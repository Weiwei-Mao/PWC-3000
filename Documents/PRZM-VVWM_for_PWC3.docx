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27F413D9" w:rsidR="008B76EE" w:rsidRPr="00D35FC7" w:rsidRDefault="009C69EF" w:rsidP="00D35FC7">
      <w:pPr>
        <w:jc w:val="center"/>
        <w:rPr>
          <w:sz w:val="40"/>
          <w:szCs w:val="40"/>
        </w:rPr>
      </w:pPr>
      <w:r w:rsidRPr="00D35FC7">
        <w:rPr>
          <w:sz w:val="40"/>
          <w:szCs w:val="40"/>
        </w:rPr>
        <w:t>PRZM5</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27FDCC50"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6F15E3EF" w14:textId="043CFAFC"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35D646C1" w14:textId="61AA9F63"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D35FC7">
              <w:rPr>
                <w:noProof/>
                <w:webHidden/>
              </w:rPr>
              <w:t>2</w:t>
            </w:r>
            <w:r w:rsidR="00D35FC7">
              <w:rPr>
                <w:noProof/>
                <w:webHidden/>
              </w:rPr>
              <w:fldChar w:fldCharType="end"/>
            </w:r>
          </w:hyperlink>
        </w:p>
        <w:p w14:paraId="7865288F" w14:textId="173AA9D2"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D35FC7">
              <w:rPr>
                <w:noProof/>
                <w:webHidden/>
              </w:rPr>
              <w:t>11</w:t>
            </w:r>
            <w:r w:rsidR="00D35FC7">
              <w:rPr>
                <w:noProof/>
                <w:webHidden/>
              </w:rPr>
              <w:fldChar w:fldCharType="end"/>
            </w:r>
          </w:hyperlink>
        </w:p>
        <w:p w14:paraId="5BD1FCF8" w14:textId="02D5EA0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21E29C39" w14:textId="100BDD4D"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0D90004A" w14:textId="768E8C2E"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D35FC7">
              <w:rPr>
                <w:noProof/>
                <w:webHidden/>
              </w:rPr>
              <w:t>15</w:t>
            </w:r>
            <w:r w:rsidR="00D35FC7">
              <w:rPr>
                <w:noProof/>
                <w:webHidden/>
              </w:rPr>
              <w:fldChar w:fldCharType="end"/>
            </w:r>
          </w:hyperlink>
        </w:p>
        <w:p w14:paraId="6867D898" w14:textId="1279EF42"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72ED2485" w14:textId="4557D3D9"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E9EF256" w14:textId="672343DC"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2C39600" w14:textId="099C99E0"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245E3FCA" w14:textId="2060624A"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D35FC7">
              <w:rPr>
                <w:noProof/>
                <w:webHidden/>
              </w:rPr>
              <w:t>27</w:t>
            </w:r>
            <w:r w:rsidR="00D35FC7">
              <w:rPr>
                <w:noProof/>
                <w:webHidden/>
              </w:rPr>
              <w:fldChar w:fldCharType="end"/>
            </w:r>
          </w:hyperlink>
        </w:p>
        <w:p w14:paraId="4EC1EE4B" w14:textId="38FD5A8F"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00DF8FC9" w14:textId="40D3D766"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1B9BD203" w14:textId="68757C44"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D35FC7">
              <w:rPr>
                <w:noProof/>
                <w:webHidden/>
              </w:rPr>
              <w:t>30</w:t>
            </w:r>
            <w:r w:rsidR="00D35FC7">
              <w:rPr>
                <w:noProof/>
                <w:webHidden/>
              </w:rPr>
              <w:fldChar w:fldCharType="end"/>
            </w:r>
          </w:hyperlink>
        </w:p>
        <w:p w14:paraId="43D47536" w14:textId="457B25BE"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D35FC7">
              <w:rPr>
                <w:noProof/>
                <w:webHidden/>
              </w:rPr>
              <w:t>31</w:t>
            </w:r>
            <w:r w:rsidR="00D35FC7">
              <w:rPr>
                <w:noProof/>
                <w:webHidden/>
              </w:rPr>
              <w:fldChar w:fldCharType="end"/>
            </w:r>
          </w:hyperlink>
        </w:p>
        <w:p w14:paraId="48A17FD5" w14:textId="2F327334"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D35FC7">
              <w:rPr>
                <w:noProof/>
                <w:webHidden/>
              </w:rPr>
              <w:t>33</w:t>
            </w:r>
            <w:r w:rsidR="00D35FC7">
              <w:rPr>
                <w:noProof/>
                <w:webHidden/>
              </w:rPr>
              <w:fldChar w:fldCharType="end"/>
            </w:r>
          </w:hyperlink>
        </w:p>
        <w:p w14:paraId="76B1DD0D" w14:textId="3A53CF78"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D35FC7">
              <w:rPr>
                <w:noProof/>
                <w:webHidden/>
              </w:rPr>
              <w:t>34</w:t>
            </w:r>
            <w:r w:rsidR="00D35FC7">
              <w:rPr>
                <w:noProof/>
                <w:webHidden/>
              </w:rPr>
              <w:fldChar w:fldCharType="end"/>
            </w:r>
          </w:hyperlink>
        </w:p>
        <w:p w14:paraId="207A314A" w14:textId="545F072F"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D35FC7">
              <w:rPr>
                <w:noProof/>
                <w:webHidden/>
              </w:rPr>
              <w:t>36</w:t>
            </w:r>
            <w:r w:rsidR="00D35FC7">
              <w:rPr>
                <w:noProof/>
                <w:webHidden/>
              </w:rPr>
              <w:fldChar w:fldCharType="end"/>
            </w:r>
          </w:hyperlink>
        </w:p>
        <w:p w14:paraId="0AC19736" w14:textId="18B3B352"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3FD2B65A" w14:textId="3D9CF619"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11AA7C54" w14:textId="51E69452"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54706FFE" w14:textId="00EA69B8"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D35FC7">
              <w:rPr>
                <w:noProof/>
                <w:webHidden/>
              </w:rPr>
              <w:t>39</w:t>
            </w:r>
            <w:r w:rsidR="00D35FC7">
              <w:rPr>
                <w:noProof/>
                <w:webHidden/>
              </w:rPr>
              <w:fldChar w:fldCharType="end"/>
            </w:r>
          </w:hyperlink>
        </w:p>
        <w:p w14:paraId="78853611" w14:textId="27BCCE37"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D35FC7">
              <w:rPr>
                <w:noProof/>
                <w:webHidden/>
              </w:rPr>
              <w:t>40</w:t>
            </w:r>
            <w:r w:rsidR="00D35FC7">
              <w:rPr>
                <w:noProof/>
                <w:webHidden/>
              </w:rPr>
              <w:fldChar w:fldCharType="end"/>
            </w:r>
          </w:hyperlink>
        </w:p>
        <w:p w14:paraId="29781F5E" w14:textId="6C787288"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00580FED" w14:textId="32968E43"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4D67A21B" w14:textId="3F57BBE3"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BC2C9B1" w14:textId="0D420BD4"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AC05209" w14:textId="13FA053E"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5F17E8BA" w14:textId="340BB849"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D35FC7">
              <w:rPr>
                <w:noProof/>
                <w:webHidden/>
              </w:rPr>
              <w:t>47</w:t>
            </w:r>
            <w:r w:rsidR="00D35FC7">
              <w:rPr>
                <w:noProof/>
                <w:webHidden/>
              </w:rPr>
              <w:fldChar w:fldCharType="end"/>
            </w:r>
          </w:hyperlink>
        </w:p>
        <w:p w14:paraId="33481005" w14:textId="394F400A"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D35FC7">
              <w:rPr>
                <w:noProof/>
                <w:webHidden/>
              </w:rPr>
              <w:t>48</w:t>
            </w:r>
            <w:r w:rsidR="00D35FC7">
              <w:rPr>
                <w:noProof/>
                <w:webHidden/>
              </w:rPr>
              <w:fldChar w:fldCharType="end"/>
            </w:r>
          </w:hyperlink>
        </w:p>
        <w:p w14:paraId="6E9B7198" w14:textId="6F7BD4F5"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D35FC7">
              <w:rPr>
                <w:noProof/>
                <w:webHidden/>
              </w:rPr>
              <w:t>49</w:t>
            </w:r>
            <w:r w:rsidR="00D35FC7">
              <w:rPr>
                <w:noProof/>
                <w:webHidden/>
              </w:rPr>
              <w:fldChar w:fldCharType="end"/>
            </w:r>
          </w:hyperlink>
        </w:p>
        <w:p w14:paraId="5C61D5FE" w14:textId="71157ACE"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D35FC7">
              <w:rPr>
                <w:noProof/>
                <w:webHidden/>
              </w:rPr>
              <w:t>50</w:t>
            </w:r>
            <w:r w:rsidR="00D35FC7">
              <w:rPr>
                <w:noProof/>
                <w:webHidden/>
              </w:rPr>
              <w:fldChar w:fldCharType="end"/>
            </w:r>
          </w:hyperlink>
        </w:p>
        <w:p w14:paraId="305B6231" w14:textId="2DC8A61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3CD2C160" w14:textId="3580766C"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C5155F7" w14:textId="035644F6"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575BD99E" w14:textId="787A36EF"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9B86A05" w14:textId="441BCA07"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D35FC7">
              <w:rPr>
                <w:noProof/>
                <w:webHidden/>
              </w:rPr>
              <w:t>58</w:t>
            </w:r>
            <w:r w:rsidR="00D35FC7">
              <w:rPr>
                <w:noProof/>
                <w:webHidden/>
              </w:rPr>
              <w:fldChar w:fldCharType="end"/>
            </w:r>
          </w:hyperlink>
        </w:p>
        <w:p w14:paraId="32C84A0A" w14:textId="393B9CB7"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48CD1DCD" w14:textId="794100F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7FFD15D7" w14:textId="629E1967"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B3BC72D" w14:textId="15C156B1"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F54DCBF" w14:textId="47E9F07A"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D35FC7">
              <w:rPr>
                <w:noProof/>
                <w:webHidden/>
              </w:rPr>
              <w:t>60</w:t>
            </w:r>
            <w:r w:rsidR="00D35FC7">
              <w:rPr>
                <w:noProof/>
                <w:webHidden/>
              </w:rPr>
              <w:fldChar w:fldCharType="end"/>
            </w:r>
          </w:hyperlink>
        </w:p>
        <w:p w14:paraId="65A5453B" w14:textId="454E5876"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D35FC7">
              <w:rPr>
                <w:noProof/>
                <w:webHidden/>
              </w:rPr>
              <w:t>61</w:t>
            </w:r>
            <w:r w:rsidR="00D35FC7">
              <w:rPr>
                <w:noProof/>
                <w:webHidden/>
              </w:rPr>
              <w:fldChar w:fldCharType="end"/>
            </w:r>
          </w:hyperlink>
        </w:p>
        <w:p w14:paraId="105DCAF8" w14:textId="00EE3A73"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79403A19" w14:textId="5786092C"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001BF27" w14:textId="0426A834"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4E0F0E90" w14:textId="361F489B"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2AE8A86" w14:textId="1E7B9255"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D35FC7">
              <w:rPr>
                <w:noProof/>
                <w:webHidden/>
              </w:rPr>
              <w:t>65</w:t>
            </w:r>
            <w:r w:rsidR="00D35FC7">
              <w:rPr>
                <w:noProof/>
                <w:webHidden/>
              </w:rPr>
              <w:fldChar w:fldCharType="end"/>
            </w:r>
          </w:hyperlink>
        </w:p>
        <w:p w14:paraId="6D04F2D8" w14:textId="46F6BFCA"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71E54333" w14:textId="3149F597"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034FE9C0" w14:textId="2D309E41"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2BC725B8" w14:textId="51E0BDC5"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11FEDBD1" w14:textId="5B14C998"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D35FC7">
              <w:rPr>
                <w:noProof/>
                <w:webHidden/>
              </w:rPr>
              <w:t>68</w:t>
            </w:r>
            <w:r w:rsidR="00D35FC7">
              <w:rPr>
                <w:noProof/>
                <w:webHidden/>
              </w:rPr>
              <w:fldChar w:fldCharType="end"/>
            </w:r>
          </w:hyperlink>
        </w:p>
        <w:p w14:paraId="79438E7B" w14:textId="13E7D185"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D35FC7">
              <w:rPr>
                <w:noProof/>
                <w:webHidden/>
              </w:rPr>
              <w:t>69</w:t>
            </w:r>
            <w:r w:rsidR="00D35FC7">
              <w:rPr>
                <w:noProof/>
                <w:webHidden/>
              </w:rPr>
              <w:fldChar w:fldCharType="end"/>
            </w:r>
          </w:hyperlink>
        </w:p>
        <w:p w14:paraId="2FBDEF4F" w14:textId="640DBC4B"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D35FC7">
              <w:rPr>
                <w:noProof/>
                <w:webHidden/>
              </w:rPr>
              <w:t>70</w:t>
            </w:r>
            <w:r w:rsidR="00D35FC7">
              <w:rPr>
                <w:noProof/>
                <w:webHidden/>
              </w:rPr>
              <w:fldChar w:fldCharType="end"/>
            </w:r>
          </w:hyperlink>
        </w:p>
        <w:p w14:paraId="24926F76" w14:textId="094B50A2"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D35FC7">
              <w:rPr>
                <w:noProof/>
                <w:webHidden/>
              </w:rPr>
              <w:t>73</w:t>
            </w:r>
            <w:r w:rsidR="00D35FC7">
              <w:rPr>
                <w:noProof/>
                <w:webHidden/>
              </w:rPr>
              <w:fldChar w:fldCharType="end"/>
            </w:r>
          </w:hyperlink>
        </w:p>
        <w:p w14:paraId="20CAB977" w14:textId="67BA8588"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1C39DB88" w14:textId="6846960B"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2A7A6F4" w14:textId="053DEAAE"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24BCC179" w14:textId="6FC4942D"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85708E8" w14:textId="2FB3D7F8"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D35FC7">
              <w:rPr>
                <w:noProof/>
                <w:webHidden/>
              </w:rPr>
              <w:t>76</w:t>
            </w:r>
            <w:r w:rsidR="00D35FC7">
              <w:rPr>
                <w:noProof/>
                <w:webHidden/>
              </w:rPr>
              <w:fldChar w:fldCharType="end"/>
            </w:r>
          </w:hyperlink>
        </w:p>
        <w:p w14:paraId="3DFDB733" w14:textId="1AEB093F"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D35FC7">
              <w:rPr>
                <w:noProof/>
                <w:webHidden/>
              </w:rPr>
              <w:t>77</w:t>
            </w:r>
            <w:r w:rsidR="00D35FC7">
              <w:rPr>
                <w:noProof/>
                <w:webHidden/>
              </w:rPr>
              <w:fldChar w:fldCharType="end"/>
            </w:r>
          </w:hyperlink>
        </w:p>
        <w:p w14:paraId="4969F060" w14:textId="67F4FC6E"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D35FC7">
              <w:rPr>
                <w:noProof/>
                <w:webHidden/>
              </w:rPr>
              <w:t>79</w:t>
            </w:r>
            <w:r w:rsidR="00D35FC7">
              <w:rPr>
                <w:noProof/>
                <w:webHidden/>
              </w:rPr>
              <w:fldChar w:fldCharType="end"/>
            </w:r>
          </w:hyperlink>
        </w:p>
        <w:p w14:paraId="00376C58" w14:textId="4E7F99F0"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D35FC7">
              <w:rPr>
                <w:noProof/>
                <w:webHidden/>
              </w:rPr>
              <w:t>81</w:t>
            </w:r>
            <w:r w:rsidR="00D35FC7">
              <w:rPr>
                <w:noProof/>
                <w:webHidden/>
              </w:rPr>
              <w:fldChar w:fldCharType="end"/>
            </w:r>
          </w:hyperlink>
        </w:p>
        <w:p w14:paraId="69441ACC" w14:textId="2A18A4F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D35FC7">
              <w:rPr>
                <w:noProof/>
                <w:webHidden/>
              </w:rPr>
              <w:t>82</w:t>
            </w:r>
            <w:r w:rsidR="00D35FC7">
              <w:rPr>
                <w:noProof/>
                <w:webHidden/>
              </w:rPr>
              <w:fldChar w:fldCharType="end"/>
            </w:r>
          </w:hyperlink>
        </w:p>
        <w:p w14:paraId="74C4F21A" w14:textId="79B0C407"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4288D08C" w14:textId="6B360841"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15B56381" w14:textId="42EDB3D1"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6AB6FAC4" w14:textId="588FF2B4"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08BF262B" w14:textId="705E859D"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82807DB" w14:textId="794E76D4"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2C213EF" w14:textId="01B7C23F"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D35FC7">
              <w:rPr>
                <w:noProof/>
                <w:webHidden/>
              </w:rPr>
              <w:t>87</w:t>
            </w:r>
            <w:r w:rsidR="00D35FC7">
              <w:rPr>
                <w:noProof/>
                <w:webHidden/>
              </w:rPr>
              <w:fldChar w:fldCharType="end"/>
            </w:r>
          </w:hyperlink>
        </w:p>
        <w:p w14:paraId="0A837438" w14:textId="1DEE8F8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D35FC7">
              <w:rPr>
                <w:noProof/>
                <w:webHidden/>
              </w:rPr>
              <w:t>90</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D35FC7">
      <w:pPr>
        <w:pStyle w:val="Heading1"/>
      </w:pPr>
      <w:bookmarkStart w:id="0" w:name="_Toc138340344"/>
      <w:r>
        <w:lastRenderedPageBreak/>
        <w:t>PRZM5-VVWM</w:t>
      </w:r>
      <w:bookmarkEnd w:id="0"/>
      <w:r w:rsidR="00A20572" w:rsidRPr="00B135A0">
        <w:t xml:space="preserve"> </w:t>
      </w:r>
    </w:p>
    <w:p w14:paraId="616BF4D2" w14:textId="2FAF7BE9" w:rsidR="00D41AA4" w:rsidRPr="00D35FC7" w:rsidRDefault="00883B9D" w:rsidP="00D35FC7">
      <w:r w:rsidRPr="00D35FC7">
        <w:t>PRZM5 and VVWM have been compiled into a single program. This allows for more efficient implementation especially when transferring data between PRZM5 and VVWM.</w:t>
      </w:r>
      <w:r w:rsidR="00624057" w:rsidRPr="00D35FC7">
        <w:t xml:space="preserve"> </w:t>
      </w:r>
      <w:r w:rsidR="000C0922" w:rsidRPr="00D35FC7">
        <w:t xml:space="preserve">PRZM-VVWM is designed for batch runs with large numbers of scenarios and introduces the concept of schemes, which allow for entering multiple application schemes in a single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runs with multiple water bodies and fields</w:t>
      </w:r>
      <w:r w:rsidR="00B11C10" w:rsidRPr="00D35FC7">
        <w:t xml:space="preserve">. </w:t>
      </w:r>
    </w:p>
    <w:p w14:paraId="4B5520A0" w14:textId="71C73398" w:rsidR="00D41AA4" w:rsidRDefault="00D41AA4" w:rsidP="00D35FC7"/>
    <w:p w14:paraId="02133B78" w14:textId="36DD17C7" w:rsidR="000C0922" w:rsidRDefault="000C0922" w:rsidP="00D35FC7"/>
    <w:p w14:paraId="5AE5F513" w14:textId="7E310E58" w:rsidR="000C0922" w:rsidRDefault="000C0922" w:rsidP="00D35FC7">
      <w:r>
        <w:t>Minor program changes</w:t>
      </w:r>
    </w:p>
    <w:p w14:paraId="4E1853DE" w14:textId="7C67E783" w:rsidR="00D41AA4" w:rsidRDefault="00D41AA4" w:rsidP="00D35FC7">
      <w:r>
        <w:t>CAM are renumbered.</w:t>
      </w:r>
    </w:p>
    <w:p w14:paraId="392974F7" w14:textId="13D9C1DA" w:rsidR="00B96623" w:rsidRDefault="00B96623" w:rsidP="00D35FC7">
      <w:r>
        <w:t xml:space="preserve">Manning’s N </w:t>
      </w:r>
      <w:r w:rsidR="00261418">
        <w:t>eliminated.</w:t>
      </w:r>
    </w:p>
    <w:p w14:paraId="1DEAE8F5" w14:textId="6846B962" w:rsidR="00D41AA4" w:rsidRDefault="00D41AA4" w:rsidP="00D35FC7">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35FC7">
      <w:r>
        <w:t xml:space="preserve">Application efficiencies are now internally calculated based on </w:t>
      </w:r>
      <w:r w:rsidR="004A346B">
        <w:t>drift.</w:t>
      </w:r>
    </w:p>
    <w:p w14:paraId="67A23D31" w14:textId="16BAB425" w:rsidR="003C7EAA" w:rsidRDefault="003C7EAA" w:rsidP="00D35FC7">
      <w:r>
        <w:t>Additional groundwater degradation profiles are provided, including linear, exponential, stepped ramp.</w:t>
      </w:r>
    </w:p>
    <w:p w14:paraId="139DBD5F" w14:textId="45203A7B" w:rsidR="003C7EAA" w:rsidRDefault="003C7EAA" w:rsidP="00D35FC7">
      <w:r>
        <w:t>Application window</w:t>
      </w:r>
      <w:r w:rsidR="004A346B">
        <w:t xml:space="preserve"> options are </w:t>
      </w:r>
      <w:proofErr w:type="gramStart"/>
      <w:r w:rsidR="004A346B">
        <w:t>added</w:t>
      </w:r>
      <w:proofErr w:type="gramEnd"/>
    </w:p>
    <w:p w14:paraId="5C8BE188" w14:textId="6699D35C" w:rsidR="00864872" w:rsidRDefault="00864872" w:rsidP="00D35FC7">
      <w:r>
        <w:t>Application schemes</w:t>
      </w:r>
      <w:r w:rsidR="004A346B">
        <w:t xml:space="preserve"> are </w:t>
      </w:r>
      <w:proofErr w:type="gramStart"/>
      <w:r w:rsidR="004A346B">
        <w:t>added</w:t>
      </w:r>
      <w:proofErr w:type="gramEnd"/>
    </w:p>
    <w:p w14:paraId="7ED3E75A" w14:textId="41F5EA0F" w:rsidR="000C0922" w:rsidRDefault="000C0922" w:rsidP="00D35FC7">
      <w:r>
        <w:t>Rain restriction options</w:t>
      </w:r>
      <w:r w:rsidR="004A346B">
        <w:t xml:space="preserve"> </w:t>
      </w:r>
      <w:proofErr w:type="gramStart"/>
      <w:r w:rsidR="004A346B">
        <w:t>added</w:t>
      </w:r>
      <w:proofErr w:type="gramEnd"/>
    </w:p>
    <w:p w14:paraId="22ACF480" w14:textId="45EB7A35" w:rsidR="00D41AA4" w:rsidRDefault="006E4757" w:rsidP="00D35FC7">
      <w:r>
        <w:t xml:space="preserve">Sand and </w:t>
      </w:r>
      <w:r w:rsidR="004A346B">
        <w:t>c</w:t>
      </w:r>
      <w:r>
        <w:t>lay</w:t>
      </w:r>
      <w:r w:rsidR="004A346B">
        <w:t xml:space="preserve"> are no longer required as</w:t>
      </w:r>
      <w:r>
        <w:t xml:space="preserve"> inputs</w:t>
      </w:r>
      <w:r w:rsidR="004A346B">
        <w:t>.</w:t>
      </w:r>
    </w:p>
    <w:p w14:paraId="4DDA2633" w14:textId="6914211B" w:rsidR="004A346B" w:rsidRDefault="004A346B" w:rsidP="00D35FC7">
      <w:r>
        <w:t xml:space="preserve">Temperature routine was rewritten to fix a </w:t>
      </w:r>
      <w:proofErr w:type="spellStart"/>
      <w:r>
        <w:t>misconceptualization</w:t>
      </w:r>
      <w:proofErr w:type="spellEnd"/>
      <w:r>
        <w:t xml:space="preserve"> involving mineral composition of soil.</w:t>
      </w:r>
    </w:p>
    <w:p w14:paraId="728DDCA4" w14:textId="6075B6FF" w:rsidR="004A346B" w:rsidRDefault="004A346B" w:rsidP="00D35FC7">
      <w:r>
        <w:t>Routine added to automate setup of the soil profile.</w:t>
      </w:r>
    </w:p>
    <w:p w14:paraId="740F5367" w14:textId="3397832C" w:rsidR="0008612A" w:rsidRPr="00D41AA4" w:rsidRDefault="0008612A" w:rsidP="00D35FC7">
      <w:r>
        <w:t xml:space="preserve">Only reads WEA formatted weather </w:t>
      </w:r>
      <w:proofErr w:type="gramStart"/>
      <w:r>
        <w:t>files</w:t>
      </w:r>
      <w:proofErr w:type="gramEnd"/>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D35FC7"/>
    <w:p w14:paraId="75A7B591" w14:textId="77777777" w:rsidR="006950CD" w:rsidRDefault="006950CD" w:rsidP="00D35FC7"/>
    <w:p w14:paraId="58661320" w14:textId="33C6198A" w:rsidR="00A97C42" w:rsidRDefault="00883B9D" w:rsidP="00D35FC7">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w:t>
      </w:r>
      <w:proofErr w:type="spellStart"/>
      <w:r w:rsidR="00C97F60">
        <w:t>inp</w:t>
      </w:r>
      <w:proofErr w:type="spellEnd"/>
      <w:r w:rsidR="00C97F60">
        <w:t xml:space="preserve"> is often used</w:t>
      </w:r>
      <w:r w:rsidR="00854A44">
        <w:t xml:space="preserve">.  </w:t>
      </w:r>
      <w:r w:rsidR="00624057">
        <w:t>Data in this input file</w:t>
      </w:r>
      <w:r w:rsidR="00BF6E99">
        <w:t xml:space="preserve"> </w:t>
      </w:r>
      <w:proofErr w:type="gramStart"/>
      <w:r w:rsidR="00624057">
        <w:t>are</w:t>
      </w:r>
      <w:proofErr w:type="gramEnd"/>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452409DB" w:rsidR="00624057" w:rsidRDefault="00624057" w:rsidP="00D35FC7">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D35FC7">
      <w:pPr>
        <w:pStyle w:val="ListParagraph"/>
      </w:pPr>
    </w:p>
    <w:p w14:paraId="17AC5325" w14:textId="47EA609D" w:rsidR="00624057" w:rsidRDefault="00624057" w:rsidP="00D35FC7">
      <w:pPr>
        <w:pStyle w:val="ListParagraph"/>
        <w:numPr>
          <w:ilvl w:val="0"/>
          <w:numId w:val="28"/>
        </w:numPr>
      </w:pPr>
      <w:r>
        <w:t>Water</w:t>
      </w:r>
      <w:r w:rsidR="00C97F60">
        <w:t>shed</w:t>
      </w:r>
      <w:r>
        <w:t xml:space="preserve"> File</w:t>
      </w:r>
      <w:r w:rsidR="00C97F60">
        <w:t xml:space="preserve"> (*.wat), this file contains </w:t>
      </w:r>
      <w:proofErr w:type="spellStart"/>
      <w:proofErr w:type="gramStart"/>
      <w:r w:rsidR="00C97F60">
        <w:t>al</w:t>
      </w:r>
      <w:proofErr w:type="spellEnd"/>
      <w:proofErr w:type="gramEnd"/>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57D2EDF6"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D35FC7"/>
    <w:p w14:paraId="63D52591" w14:textId="6A6A036E" w:rsidR="00ED4BBB" w:rsidRDefault="00ED4BBB" w:rsidP="00D35FC7"/>
    <w:p w14:paraId="56731FEF" w14:textId="7991C293" w:rsidR="00015737" w:rsidRDefault="00015737" w:rsidP="00D35FC7">
      <w:pPr>
        <w:pStyle w:val="Heading2"/>
      </w:pPr>
      <w:bookmarkStart w:id="2" w:name="_Toc138340346"/>
      <w:r>
        <w:lastRenderedPageBreak/>
        <w:t>PRZM5</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TEXT is any character combination  (e.g., Jack, George E. Romero, c:\youraunt\your uncle\)</w:t>
      </w:r>
    </w:p>
    <w:p w14:paraId="36A6A425" w14:textId="41FB010C" w:rsidR="00B47553" w:rsidRDefault="00B47553" w:rsidP="00D35FC7">
      <w:r>
        <w:t>TEXT IN QUOTES is any character combination  (e.g., “Jack”, “George E. Romero”, “c:\</w:t>
      </w:r>
      <w:proofErr w:type="spellStart"/>
      <w:r>
        <w:t>youraunt</w:t>
      </w:r>
      <w:proofErr w:type="spellEnd"/>
      <w:r>
        <w: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r w:rsidRPr="009F2BCC">
        <w:t>:</w:t>
      </w:r>
      <w:r w:rsidR="004C5285" w:rsidRPr="00750C3C">
        <w:t xml:space="preserve"> </w:t>
      </w:r>
      <w:r w:rsidR="002C77F9">
        <w:t>.</w:t>
      </w:r>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is_</w:t>
      </w:r>
      <w:proofErr w:type="gramStart"/>
      <w:r w:rsidR="00C97F60" w:rsidRPr="00566983">
        <w:t>nonequilibrium</w:t>
      </w:r>
      <w:proofErr w:type="gramEnd"/>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D35FC7">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lastRenderedPageBreak/>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t>N_f_input</w:t>
      </w:r>
      <w:proofErr w:type="spell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xml:space="preserve">: This specifies the number of sub-daily steps.  </w:t>
      </w:r>
      <w:proofErr w:type="gramStart"/>
      <w:r w:rsidR="00093394">
        <w:t>Usually</w:t>
      </w:r>
      <w:proofErr w:type="gramEnd"/>
      <w:r w:rsidR="00093394">
        <w:t xml:space="preserve">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r>
        <w:t>xAerobic</w:t>
      </w:r>
      <w:proofErr w:type="spellEnd"/>
      <w:r>
        <w:t>(1)</w:t>
      </w:r>
      <w:r w:rsidR="00B0726C">
        <w:t>:</w:t>
      </w:r>
      <w:r>
        <w:t xml:space="preserve"> </w:t>
      </w:r>
      <w:r w:rsidR="00E71D5F">
        <w:t xml:space="preserve">moles of daughter produced per mole parent </w:t>
      </w:r>
      <w:proofErr w:type="gramStart"/>
      <w:r w:rsidR="00E71D5F">
        <w:t>degraded</w:t>
      </w:r>
      <w:proofErr w:type="gramEnd"/>
    </w:p>
    <w:p w14:paraId="71C55D4F" w14:textId="34041139" w:rsidR="00094A04" w:rsidRDefault="00566983" w:rsidP="00D35FC7">
      <w:proofErr w:type="spellStart"/>
      <w:r>
        <w:t>xAerobic</w:t>
      </w:r>
      <w:proofErr w:type="spellEnd"/>
      <w:r>
        <w:t>(2)</w:t>
      </w:r>
      <w:r w:rsidR="00E71D5F">
        <w:t xml:space="preserve">: moles of granddaughter produced per mole daughter </w:t>
      </w:r>
      <w:proofErr w:type="gramStart"/>
      <w:r w:rsidR="00E71D5F">
        <w:t>degraded</w:t>
      </w:r>
      <w:proofErr w:type="gramEnd"/>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lastRenderedPageBreak/>
        <w:t>water_column_ref_temp(1),water_column_ref_temp(2),water_column_ref_temp(3)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r>
        <w:t>xBenthic</w:t>
      </w:r>
      <w:proofErr w:type="spellEnd"/>
      <w:r>
        <w:t>(1)</w:t>
      </w:r>
      <w:r w:rsidR="00E71D5F">
        <w:t>:</w:t>
      </w:r>
      <w:r w:rsidR="00E71D5F" w:rsidRPr="00E71D5F">
        <w:t xml:space="preserve"> </w:t>
      </w:r>
      <w:bookmarkStart w:id="15" w:name="_Hlk77855056"/>
      <w:r w:rsidR="00E71D5F">
        <w:t xml:space="preserve">moles of daughter produced per mole parent </w:t>
      </w:r>
      <w:proofErr w:type="gramStart"/>
      <w:r w:rsidR="00E71D5F">
        <w:t>degraded</w:t>
      </w:r>
      <w:bookmarkEnd w:id="15"/>
      <w:proofErr w:type="gramEnd"/>
    </w:p>
    <w:p w14:paraId="21E67271" w14:textId="57EC33D9" w:rsidR="00FC0990" w:rsidRDefault="00FC0990" w:rsidP="00D35FC7">
      <w:proofErr w:type="spellStart"/>
      <w:r>
        <w:t>xBenthic</w:t>
      </w:r>
      <w:proofErr w:type="spellEnd"/>
      <w:r>
        <w:t>(2)</w:t>
      </w:r>
      <w:r w:rsidR="00E71D5F">
        <w:t xml:space="preserve">: moles of granddaughter produced per mole daughter </w:t>
      </w:r>
      <w:proofErr w:type="gramStart"/>
      <w:r w:rsidR="00E71D5F">
        <w:t>degraded</w:t>
      </w:r>
      <w:proofErr w:type="gramEnd"/>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photo_halflife_input</w:t>
      </w:r>
      <w:proofErr w:type="spell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r w:rsidRPr="00565863">
        <w:rPr>
          <w:color w:val="000000" w:themeColor="text1"/>
        </w:rPr>
        <w:t>xPhoto</w:t>
      </w:r>
      <w:proofErr w:type="spellEnd"/>
      <w:r>
        <w:t>(1)</w:t>
      </w:r>
      <w:r w:rsidR="00E71D5F">
        <w:t>:</w:t>
      </w:r>
      <w:r>
        <w:t xml:space="preserve"> </w:t>
      </w:r>
      <w:r w:rsidR="00E71D5F">
        <w:t xml:space="preserve">moles of daughter produced per mole parent </w:t>
      </w:r>
      <w:proofErr w:type="gramStart"/>
      <w:r w:rsidR="00E71D5F">
        <w:t>degraded</w:t>
      </w:r>
      <w:proofErr w:type="gramEnd"/>
    </w:p>
    <w:p w14:paraId="0FAEE638" w14:textId="506ED6C1" w:rsidR="00F50963" w:rsidRDefault="00F50963" w:rsidP="00D35FC7">
      <w:proofErr w:type="spellStart"/>
      <w:r w:rsidRPr="00565863">
        <w:rPr>
          <w:color w:val="000000" w:themeColor="text1"/>
        </w:rPr>
        <w:t>xPhoto</w:t>
      </w:r>
      <w:proofErr w:type="spellEnd"/>
      <w:r>
        <w:t>(2)</w:t>
      </w:r>
      <w:bookmarkStart w:id="19" w:name="_Hlk77855028"/>
      <w:r w:rsidR="00E71D5F">
        <w:t>:</w:t>
      </w:r>
      <w:r>
        <w:t xml:space="preserve"> </w:t>
      </w:r>
      <w:r w:rsidR="00E71D5F">
        <w:t xml:space="preserve">moles of granddaughter produced per mole daughter </w:t>
      </w:r>
      <w:proofErr w:type="gramStart"/>
      <w:r w:rsidR="00E71D5F">
        <w:t>degraded</w:t>
      </w:r>
      <w:bookmarkEnd w:id="19"/>
      <w:proofErr w:type="gramEnd"/>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r w:rsidRPr="00565863">
        <w:t>rflat</w:t>
      </w:r>
      <w:proofErr w:type="spell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r w:rsidRPr="00565863">
        <w:t>rflat</w:t>
      </w:r>
      <w:proofErr w:type="spell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_halflife_input</w:t>
      </w:r>
      <w:proofErr w:type="spell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 xml:space="preserve">moles of daughter produced per mole parent </w:t>
      </w:r>
      <w:proofErr w:type="gramStart"/>
      <w:r w:rsidR="00E71D5F">
        <w:t>degraded</w:t>
      </w:r>
      <w:bookmarkEnd w:id="21"/>
      <w:proofErr w:type="gramEnd"/>
    </w:p>
    <w:p w14:paraId="15E22B09" w14:textId="2C4AC14D" w:rsidR="00F50963" w:rsidRDefault="00F50963" w:rsidP="00D35FC7">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 xml:space="preserve">moles of granddaughter produced per mole daughter </w:t>
      </w:r>
      <w:proofErr w:type="gramStart"/>
      <w:r w:rsidR="00E71D5F">
        <w:t>degraded</w:t>
      </w:r>
      <w:proofErr w:type="gramEnd"/>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w:t>
      </w:r>
      <w:proofErr w:type="gramStart"/>
      <w:r w:rsidR="00685DEE">
        <w:rPr>
          <w:rFonts w:ascii="Consolas" w:hAnsi="Consolas" w:cs="Consolas"/>
          <w:color w:val="000000"/>
          <w:sz w:val="19"/>
          <w:szCs w:val="19"/>
        </w:rPr>
        <w:t>degradation</w:t>
      </w:r>
      <w:proofErr w:type="spellEnd"/>
      <w:proofErr w:type="gram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 xml:space="preserve">moles of daughter produced per mole parent </w:t>
      </w:r>
      <w:proofErr w:type="gramStart"/>
      <w:r w:rsidR="00E71D5F">
        <w:t>degraded</w:t>
      </w:r>
      <w:proofErr w:type="gramEnd"/>
    </w:p>
    <w:p w14:paraId="104E5DE9" w14:textId="350BAB83" w:rsidR="00662B78" w:rsidRDefault="00662B78" w:rsidP="00D35FC7">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 xml:space="preserve">moles of granddaughter produced per mole daughter </w:t>
      </w:r>
      <w:proofErr w:type="gramStart"/>
      <w:r w:rsidR="00E71D5F">
        <w:t>degraded</w:t>
      </w:r>
      <w:bookmarkEnd w:id="22"/>
      <w:proofErr w:type="gramEnd"/>
    </w:p>
    <w:p w14:paraId="6053D91F" w14:textId="7FC59857" w:rsidR="00FC0990" w:rsidRPr="00565863" w:rsidRDefault="00685DEE" w:rsidP="00D35FC7">
      <w:pPr>
        <w:rPr>
          <w:color w:val="000000" w:themeColor="text1"/>
        </w:rPr>
      </w:pPr>
      <w:proofErr w:type="spellStart"/>
      <w:r>
        <w:lastRenderedPageBreak/>
        <w:t>is_total_degradation</w:t>
      </w:r>
      <w:proofErr w:type="spellEnd"/>
      <w:r>
        <w:t xml:space="preserve">: True if degradation occurs on sorbed and aqueous phases, False if degradation occurs only in the aqueous </w:t>
      </w:r>
      <w:proofErr w:type="gramStart"/>
      <w:r>
        <w:t>phase</w:t>
      </w:r>
      <w:proofErr w:type="gramEnd"/>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soil_ref_temp</w:t>
      </w:r>
      <w:proofErr w:type="spell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t>plant_pesticide_degrade_rate</w:t>
      </w:r>
      <w:proofErr w:type="spell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w:t>
      </w:r>
      <w:proofErr w:type="gramStart"/>
      <w:r w:rsidRPr="00565863">
        <w:t>23</w:t>
      </w:r>
      <w:proofErr w:type="gramEnd"/>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plant_pesticide_degrade_rate</w:t>
      </w:r>
      <w:proofErr w:type="spell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plant_washoff_coeff</w:t>
      </w:r>
      <w:proofErr w:type="spell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plant_washoff_coeff</w:t>
      </w:r>
      <w:proofErr w:type="spellEnd"/>
      <w:r w:rsidRPr="00565863">
        <w:t>(</w:t>
      </w:r>
      <w:r>
        <w:t xml:space="preserve">1 to </w:t>
      </w:r>
      <w:r w:rsidRPr="00565863">
        <w:t>3)</w:t>
      </w:r>
      <w:r>
        <w:t xml:space="preserve"> Fraction of pesticide washed off foliage per cm of rainfall [per cm]</w:t>
      </w:r>
      <w:bookmarkStart w:id="28" w:name="_Hlk77855328"/>
      <w:r>
        <w:t xml:space="preserve"> for parent, daughter, and </w:t>
      </w:r>
      <w:proofErr w:type="gramStart"/>
      <w:r>
        <w:t>granddaughter</w:t>
      </w:r>
      <w:bookmarkEnd w:id="28"/>
      <w:proofErr w:type="gramEnd"/>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r w:rsidRPr="00565863">
        <w:t>mwt</w:t>
      </w:r>
      <w:proofErr w:type="spell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vapor_press</w:t>
      </w:r>
      <w:proofErr w:type="spell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r w:rsidRPr="00565863">
        <w:t>solubilty</w:t>
      </w:r>
      <w:proofErr w:type="spell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spellStart"/>
      <w:r w:rsidRPr="00565863">
        <w:t>Henry_unitless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Heat_of_Henry</w:t>
      </w:r>
      <w:proofErr w:type="spell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proofErr w:type="spellStart"/>
      <w:r w:rsidRPr="00864872">
        <w:t>is_constant_</w:t>
      </w:r>
      <w:proofErr w:type="gramStart"/>
      <w:r w:rsidRPr="00864872">
        <w:t>profile</w:t>
      </w:r>
      <w:proofErr w:type="spellEnd"/>
      <w:proofErr w:type="gram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w:t>
      </w:r>
      <w:proofErr w:type="gramStart"/>
      <w:r w:rsidRPr="00864872">
        <w:t>ramp3</w:t>
      </w:r>
      <w:proofErr w:type="gramEnd"/>
      <w:r w:rsidRPr="00864872">
        <w:t xml:space="preserve">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 xml:space="preserve">If set to TRUE, then the degradation throughout the vertical soil profile is </w:t>
      </w:r>
      <w:proofErr w:type="gramStart"/>
      <w:r>
        <w:t>constant</w:t>
      </w:r>
      <w:proofErr w:type="gramEnd"/>
    </w:p>
    <w:p w14:paraId="133FBB0A" w14:textId="77777777" w:rsidR="002868DB" w:rsidRDefault="002868DB" w:rsidP="00D35FC7">
      <w:proofErr w:type="spellStart"/>
      <w:r w:rsidRPr="00864872">
        <w:t>is_ramp_</w:t>
      </w:r>
      <w:proofErr w:type="gramStart"/>
      <w:r w:rsidRPr="00864872">
        <w:t>profile</w:t>
      </w:r>
      <w:proofErr w:type="spellEnd"/>
      <w:proofErr w:type="gramEnd"/>
    </w:p>
    <w:p w14:paraId="728E634E" w14:textId="5766F6FA" w:rsidR="002868DB" w:rsidRDefault="002868DB" w:rsidP="00D35FC7">
      <w:r w:rsidRPr="00864872">
        <w:t>ramp1</w:t>
      </w:r>
      <w:r>
        <w:t xml:space="preserve">  first plateau depth (cm), surface degradation rate is constant to this </w:t>
      </w:r>
      <w:proofErr w:type="gramStart"/>
      <w:r>
        <w:t>depth</w:t>
      </w:r>
      <w:proofErr w:type="gramEnd"/>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w:t>
      </w:r>
      <w:proofErr w:type="gramStart"/>
      <w:r>
        <w:t>starts</w:t>
      </w:r>
      <w:proofErr w:type="gramEnd"/>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exp_profile1, exp_</w:t>
      </w:r>
      <w:proofErr w:type="gramStart"/>
      <w:r w:rsidRPr="00864872">
        <w:t>profile2</w:t>
      </w:r>
      <w:proofErr w:type="gramEnd"/>
      <w:r w:rsidRPr="00864872">
        <w:t xml:space="preserve">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 xml:space="preserve">If set to TRUE, then the degradation declines </w:t>
      </w:r>
      <w:proofErr w:type="gramStart"/>
      <w:r>
        <w:t>exponentially</w:t>
      </w:r>
      <w:proofErr w:type="gramEnd"/>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 xml:space="preserve">[INTEGER,  TEXT]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 xml:space="preserve">heme, only used to help users identify output </w:t>
      </w:r>
      <w:proofErr w:type="gramStart"/>
      <w:r w:rsidR="00EB71A2">
        <w:t>files</w:t>
      </w:r>
      <w:proofErr w:type="gramEnd"/>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D35FC7"/>
    <w:p w14:paraId="2CE011ED" w14:textId="362E3CE0" w:rsidR="00855734" w:rsidRPr="00DD6A72" w:rsidRDefault="00AA716A" w:rsidP="00D35FC7">
      <w:r w:rsidRPr="00DD6A72">
        <w:lastRenderedPageBreak/>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xml:space="preserve">. </w:t>
      </w:r>
      <w:proofErr w:type="gramStart"/>
      <w:r w:rsidR="005A3F36">
        <w:t>Chemical</w:t>
      </w:r>
      <w:proofErr w:type="gramEnd"/>
      <w:r w:rsidR="005A3F36">
        <w:t xml:space="preserve">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 xml:space="preserve">3 </w:t>
      </w:r>
      <w:proofErr w:type="gramStart"/>
      <w:r w:rsidR="00251CE1">
        <w:t>indicate</w:t>
      </w:r>
      <w:proofErr w:type="gramEnd"/>
      <w:r w:rsidR="00251CE1">
        <w:t xml:space="preserv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proofErr w:type="spellStart"/>
      <w:r>
        <w:t>intolerable_rain_window_schemes,min_days_between_apps_schemes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D35FC7">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D35FC7">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w:t>
      </w:r>
      <w:proofErr w:type="gramStart"/>
      <w:r>
        <w:t>scenario</w:t>
      </w:r>
      <w:proofErr w:type="spellEnd"/>
      <w:proofErr w:type="gram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xml:space="preserve">: TRUE if scenarios will be read in from a CSV format </w:t>
      </w:r>
      <w:proofErr w:type="gramStart"/>
      <w:r>
        <w:t>file</w:t>
      </w:r>
      <w:proofErr w:type="gramEnd"/>
    </w:p>
    <w:p w14:paraId="79E4373C" w14:textId="77777777" w:rsidR="00A92F6F" w:rsidRDefault="00A92F6F" w:rsidP="00D35FC7"/>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33D050DE" w14:textId="1BC12975" w:rsidR="00A92F6F" w:rsidRDefault="00A92F6F" w:rsidP="00D35FC7"/>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w:t>
      </w:r>
      <w:proofErr w:type="gramStart"/>
      <w:r>
        <w:t>cn</w:t>
      </w:r>
      <w:proofErr w:type="spellEnd"/>
      <w:proofErr w:type="gram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 xml:space="preserve">ater </w:t>
      </w:r>
      <w:proofErr w:type="gramStart"/>
      <w:r w:rsidR="00F350EF">
        <w:t>runoff</w:t>
      </w:r>
      <w:bookmarkEnd w:id="42"/>
      <w:proofErr w:type="gramEnd"/>
    </w:p>
    <w:p w14:paraId="563DB655" w14:textId="2A097AE0" w:rsidR="002843E9" w:rsidRDefault="002843E9" w:rsidP="00D35FC7"/>
    <w:p w14:paraId="7887D4E8" w14:textId="3B0ADFFB" w:rsidR="00F1618B" w:rsidRPr="00D61F36" w:rsidRDefault="00F1618B" w:rsidP="00D35FC7">
      <w:r w:rsidRPr="00D61F36">
        <w:lastRenderedPageBreak/>
        <w:t>OS Line 2</w:t>
      </w:r>
    </w:p>
    <w:p w14:paraId="5138F51E" w14:textId="013AE926" w:rsidR="002843E9" w:rsidRDefault="002843E9" w:rsidP="00D35FC7">
      <w:proofErr w:type="spellStart"/>
      <w:r w:rsidRPr="00F1618B">
        <w:t>is_erosion_output</w:t>
      </w:r>
      <w:proofErr w:type="spellEnd"/>
      <w:r w:rsidRPr="00F1618B">
        <w:t xml:space="preserve">  </w:t>
      </w:r>
      <w:r w:rsidR="00AC4A85" w:rsidRPr="00F1618B">
        <w:t xml:space="preserve"> </w:t>
      </w:r>
      <w:r w:rsidR="00AC4A85">
        <w:t xml:space="preserve">[LOGICAL], output </w:t>
      </w:r>
      <w:proofErr w:type="gramStart"/>
      <w:r w:rsidR="00AC4A85">
        <w:t>erosion</w:t>
      </w:r>
      <w:proofErr w:type="gramEnd"/>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is_erosion_chem_output</w:t>
      </w:r>
      <w:proofErr w:type="spellEnd"/>
      <w:r w:rsidRPr="00F1618B">
        <w:t xml:space="preserve"> </w:t>
      </w:r>
      <w:r w:rsidR="00AC4A85" w:rsidRPr="00F1618B">
        <w:t xml:space="preserve"> </w:t>
      </w:r>
      <w:r w:rsidR="00AC4A85">
        <w:t xml:space="preserve">[LOGICAL], output chemical mass in eroded </w:t>
      </w:r>
      <w:proofErr w:type="gramStart"/>
      <w:r w:rsidR="00AC4A85">
        <w:t>solids</w:t>
      </w:r>
      <w:proofErr w:type="gramEnd"/>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w:t>
      </w:r>
      <w:proofErr w:type="gramStart"/>
      <w:r w:rsidRPr="00F1618B">
        <w:t>output</w:t>
      </w:r>
      <w:proofErr w:type="spellEnd"/>
      <w:proofErr w:type="gram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proofErr w:type="gramStart"/>
      <w:r w:rsidR="00544BA0">
        <w:t>depth</w:t>
      </w:r>
      <w:proofErr w:type="gramEnd"/>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w:t>
      </w:r>
      <w:proofErr w:type="gramStart"/>
      <w:r w:rsidRPr="00F1618B">
        <w:t>output</w:t>
      </w:r>
      <w:proofErr w:type="spellEnd"/>
      <w:proofErr w:type="gram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w:t>
      </w:r>
      <w:proofErr w:type="gramStart"/>
      <w:r w:rsidRPr="00F1618B">
        <w:t>end</w:t>
      </w:r>
      <w:proofErr w:type="spellEnd"/>
      <w:proofErr w:type="gram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w:t>
      </w:r>
      <w:proofErr w:type="gramStart"/>
      <w:r w:rsidRPr="00F1618B">
        <w:t>output</w:t>
      </w:r>
      <w:proofErr w:type="spellEnd"/>
      <w:proofErr w:type="gram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w:t>
      </w:r>
      <w:proofErr w:type="gramStart"/>
      <w:r w:rsidRPr="00F1618B">
        <w:t>output</w:t>
      </w:r>
      <w:proofErr w:type="spellEnd"/>
      <w:proofErr w:type="gram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w:t>
      </w:r>
      <w:proofErr w:type="gramStart"/>
      <w:r w:rsidRPr="00F1618B">
        <w:t>output</w:t>
      </w:r>
      <w:proofErr w:type="spellEnd"/>
      <w:proofErr w:type="gram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w:t>
      </w:r>
      <w:proofErr w:type="gramStart"/>
      <w:r w:rsidRPr="00F1618B">
        <w:t>output</w:t>
      </w:r>
      <w:proofErr w:type="spellEnd"/>
      <w:proofErr w:type="gram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w:t>
      </w:r>
      <w:proofErr w:type="gramStart"/>
      <w:r w:rsidRPr="00F1618B">
        <w:t>output</w:t>
      </w:r>
      <w:proofErr w:type="spellEnd"/>
      <w:proofErr w:type="gram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is_infiltration_at_depth_output,infiltration_</w:t>
      </w:r>
      <w:proofErr w:type="gramStart"/>
      <w:r w:rsidRPr="00F1618B">
        <w:t>point</w:t>
      </w:r>
      <w:proofErr w:type="spellEnd"/>
      <w:proofErr w:type="gram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lastRenderedPageBreak/>
        <w:t>is_infiltrated_bottom_</w:t>
      </w:r>
      <w:proofErr w:type="gramStart"/>
      <w:r w:rsidRPr="00F1618B">
        <w:t>output</w:t>
      </w:r>
      <w:proofErr w:type="spellEnd"/>
      <w:proofErr w:type="gram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B0717B2" w:rsidR="00381DC7" w:rsidRDefault="00381DC7" w:rsidP="00D35FC7">
      <w:r>
        <w:t xml:space="preserve">CONST: output will be multiplied by this </w:t>
      </w:r>
      <w:proofErr w:type="gramStart"/>
      <w:r>
        <w:t>number</w:t>
      </w:r>
      <w:proofErr w:type="gramEnd"/>
    </w:p>
    <w:p w14:paraId="33023FB3" w14:textId="77777777" w:rsidR="00381DC7" w:rsidRDefault="00381DC7" w:rsidP="00D35FC7"/>
    <w:p w14:paraId="715E0099" w14:textId="78638DD2" w:rsidR="002843E9" w:rsidRDefault="002843E9" w:rsidP="00D35FC7"/>
    <w:p w14:paraId="1E44B8C3" w14:textId="77777777" w:rsidR="00381DC7" w:rsidRDefault="00381DC7" w:rsidP="00D35FC7"/>
    <w:p w14:paraId="27858346" w14:textId="77777777" w:rsidR="00323AE6" w:rsidRDefault="00323AE6" w:rsidP="00D35FC7"/>
    <w:p w14:paraId="4809D325" w14:textId="191325AC" w:rsidR="00795509" w:rsidRPr="005644CE" w:rsidRDefault="0032152D" w:rsidP="00D35FC7">
      <w:pPr>
        <w:pStyle w:val="Heading2"/>
      </w:pPr>
      <w:bookmarkStart w:id="48" w:name="_Toc138340347"/>
      <w:r>
        <w:t>Field Property Input File</w:t>
      </w:r>
      <w:bookmarkEnd w:id="48"/>
      <w:r w:rsidR="00795509" w:rsidRPr="005644CE">
        <w:t xml:space="preserve"> </w:t>
      </w:r>
    </w:p>
    <w:p w14:paraId="3BF60D8E" w14:textId="77777777" w:rsidR="00795509" w:rsidRPr="006950CD" w:rsidRDefault="00795509" w:rsidP="00D35FC7"/>
    <w:p w14:paraId="6972D5A1" w14:textId="7CE2C43A" w:rsidR="00B526CB" w:rsidRDefault="00980D2F" w:rsidP="00D35FC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0"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D35FC7"/>
    <w:p w14:paraId="43F6A1ED" w14:textId="167CD905" w:rsidR="00015737" w:rsidRDefault="00980D2F" w:rsidP="00D35FC7">
      <w:r>
        <w:rPr>
          <w:b/>
        </w:rPr>
        <w:lastRenderedPageBreak/>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w:t>
      </w:r>
      <w:proofErr w:type="gramStart"/>
      <w:r w:rsidR="008413E8">
        <w:t>disposition</w:t>
      </w:r>
      <w:proofErr w:type="spellEnd"/>
      <w:proofErr w:type="gram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w:t>
      </w:r>
      <w:proofErr w:type="gramStart"/>
      <w:r w:rsidR="00263B18">
        <w:t>simulated</w:t>
      </w:r>
      <w:proofErr w:type="spellEnd"/>
      <w:proofErr w:type="gramEnd"/>
    </w:p>
    <w:p w14:paraId="518CA029" w14:textId="3E0F570C" w:rsidR="00015737" w:rsidRPr="00311B04" w:rsidRDefault="00221FC1" w:rsidP="00D35FC7">
      <w:proofErr w:type="spellStart"/>
      <w:r>
        <w:lastRenderedPageBreak/>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 xml:space="preserve">Usually ~0.45 – 0.55; PRZM accepts values between 0.0 and </w:t>
      </w:r>
      <w:proofErr w:type="gramStart"/>
      <w:r w:rsidRPr="00EB61A4">
        <w:t>0.9</w:t>
      </w:r>
      <w:proofErr w:type="gramEnd"/>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proofErr w:type="gramStart"/>
      <w:r>
        <w:t>irrigate</w:t>
      </w:r>
      <w:proofErr w:type="gramEnd"/>
      <w:r>
        <w:t xml:space="preserv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xml:space="preserve">, otherwise </w:t>
      </w:r>
      <w:proofErr w:type="gramStart"/>
      <w:r w:rsidR="007A2678">
        <w:t>0</w:t>
      </w:r>
      <w:proofErr w:type="gramEnd"/>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lastRenderedPageBreak/>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 xml:space="preserve">compartments </w:t>
      </w:r>
      <w:proofErr w:type="gramStart"/>
      <w:r w:rsidR="0022397E">
        <w:t>in</w:t>
      </w:r>
      <w:proofErr w:type="gramEnd"/>
      <w:r w:rsidR="0022397E">
        <w:t xml:space="preserve">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w:t>
      </w:r>
      <w:proofErr w:type="gramStart"/>
      <w:r w:rsidR="00356C07" w:rsidRPr="00126A62">
        <w:t>in</w:t>
      </w:r>
      <w:proofErr w:type="gramEnd"/>
      <w:r w:rsidR="00356C07" w:rsidRPr="00126A62">
        <w:t xml:space="preserve">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 xml:space="preserve">ganic carbon </w:t>
      </w:r>
      <w:proofErr w:type="gramStart"/>
      <w:r w:rsidR="00356C07">
        <w:t>in</w:t>
      </w:r>
      <w:proofErr w:type="gramEnd"/>
      <w:r w:rsidR="00356C07">
        <w:t xml:space="preserve">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D35FC7">
      <w:pPr>
        <w:pStyle w:val="Heading2"/>
      </w:pPr>
      <w:bookmarkStart w:id="53" w:name="_Toc138340348"/>
      <w:r w:rsidRPr="0032152D">
        <w:t xml:space="preserve">Waterbody/Watershed </w:t>
      </w:r>
      <w:r w:rsidR="0032152D">
        <w:t xml:space="preserve">Input </w:t>
      </w:r>
      <w:r w:rsidRPr="0032152D">
        <w:t>File</w:t>
      </w:r>
      <w:bookmarkEnd w:id="53"/>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 xml:space="preserve">Line 1: </w:t>
      </w:r>
      <w:proofErr w:type="spellStart"/>
      <w:r w:rsidRPr="00A622E0">
        <w:rPr>
          <w:b/>
          <w:bCs/>
          <w:color w:val="000000"/>
        </w:rPr>
        <w:t>simtypeflag</w:t>
      </w:r>
      <w:proofErr w:type="spellEnd"/>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4" w:name="_Hlk138486174"/>
      <w:r>
        <w:t xml:space="preserve">with user supplied inputs </w:t>
      </w:r>
      <w:bookmarkEnd w:id="54"/>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 xml:space="preserve">Line 2:   </w:t>
      </w:r>
      <w:proofErr w:type="spellStart"/>
      <w:r w:rsidRPr="00DD1ED4">
        <w:rPr>
          <w:b/>
          <w:bCs/>
        </w:rPr>
        <w:t>flow_averaging</w:t>
      </w:r>
      <w:proofErr w:type="spellEnd"/>
      <w:r w:rsidRPr="00DD1ED4">
        <w:rPr>
          <w:b/>
          <w:bCs/>
        </w:rPr>
        <w:t xml:space="preserve">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proofErr w:type="spellStart"/>
      <w:r w:rsidR="00A622E0" w:rsidRPr="00DD1ED4">
        <w:rPr>
          <w:b/>
          <w:bCs/>
        </w:rPr>
        <w:t>area_waterbody</w:t>
      </w:r>
      <w:proofErr w:type="spellEnd"/>
      <w:r w:rsidR="00A622E0" w:rsidRPr="00DD1ED4">
        <w:rPr>
          <w:b/>
          <w:bCs/>
        </w:rPr>
        <w:t xml:space="preserve">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w:t>
      </w:r>
      <w:proofErr w:type="spellStart"/>
      <w:r>
        <w:t>D_over_dx</w:t>
      </w:r>
      <w:proofErr w:type="spellEnd"/>
      <w:r>
        <w:t xml:space="preserve">          </w:t>
      </w:r>
    </w:p>
    <w:p w14:paraId="67032696" w14:textId="5F109BA4" w:rsidR="00A622E0" w:rsidRDefault="00A622E0" w:rsidP="00DD1ED4">
      <w:r>
        <w:t xml:space="preserve">  </w:t>
      </w:r>
      <w:proofErr w:type="spellStart"/>
      <w:r>
        <w:t>benthic_depth</w:t>
      </w:r>
      <w:proofErr w:type="spellEnd"/>
      <w:r>
        <w:t xml:space="preserve">      </w:t>
      </w:r>
    </w:p>
    <w:p w14:paraId="7EEC4339" w14:textId="1B2FCCD4" w:rsidR="00A622E0" w:rsidRDefault="00A622E0" w:rsidP="00DD1ED4">
      <w:r>
        <w:t xml:space="preserve">  porosity           </w:t>
      </w:r>
    </w:p>
    <w:p w14:paraId="48DBCFC7" w14:textId="13D1AA39" w:rsidR="00A622E0" w:rsidRDefault="00A622E0" w:rsidP="00DD1ED4">
      <w:r>
        <w:t xml:space="preserve">  </w:t>
      </w:r>
      <w:proofErr w:type="spellStart"/>
      <w:r>
        <w:t>bulk_density</w:t>
      </w:r>
      <w:proofErr w:type="spellEnd"/>
      <w:r>
        <w:t xml:space="preserve">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depth_max</w:t>
      </w:r>
      <w:proofErr w:type="spellEnd"/>
      <w:r>
        <w:rPr>
          <w:rFonts w:ascii="Consolas" w:hAnsi="Consolas" w:cs="Consolas"/>
          <w:color w:val="000000"/>
          <w:sz w:val="19"/>
          <w:szCs w:val="19"/>
        </w:rPr>
        <w:t xml:space="preserve">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hydro_length</w:t>
      </w:r>
      <w:proofErr w:type="spellEnd"/>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is_zero_depth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zero_</w:t>
      </w:r>
      <w:proofErr w:type="gramStart"/>
      <w:r>
        <w:rPr>
          <w:rFonts w:ascii="Consolas" w:hAnsi="Consolas" w:cs="Consolas"/>
          <w:color w:val="000000"/>
          <w:sz w:val="19"/>
          <w:szCs w:val="19"/>
        </w:rPr>
        <w:t>depth</w:t>
      </w:r>
      <w:proofErr w:type="spellEnd"/>
      <w:proofErr w:type="gramEnd"/>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t>
      </w:r>
      <w:proofErr w:type="spellStart"/>
      <w:r>
        <w:rPr>
          <w:rFonts w:ascii="Consolas" w:hAnsi="Consolas" w:cs="Consolas"/>
          <w:color w:val="000000"/>
          <w:sz w:val="19"/>
          <w:szCs w:val="19"/>
        </w:rPr>
        <w:t>waterbody_file_unit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is_</w:t>
      </w:r>
      <w:proofErr w:type="gramStart"/>
      <w:r>
        <w:rPr>
          <w:rFonts w:ascii="Consolas" w:hAnsi="Consolas" w:cs="Consolas"/>
          <w:color w:val="000000"/>
          <w:sz w:val="19"/>
          <w:szCs w:val="19"/>
        </w:rPr>
        <w:t>tpez</w:t>
      </w:r>
      <w:proofErr w:type="spellEnd"/>
      <w:proofErr w:type="gramEnd"/>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D35FC7">
      <w:pPr>
        <w:pStyle w:val="Heading2"/>
      </w:pPr>
      <w:bookmarkStart w:id="55" w:name="_Toc138340349"/>
      <w:r w:rsidRPr="00B135A0">
        <w:t>Meteorological Data File</w:t>
      </w:r>
      <w:bookmarkEnd w:id="55"/>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77777777" w:rsidR="003B0799" w:rsidRDefault="003B0799" w:rsidP="00D35FC7">
      <w:pPr>
        <w:pStyle w:val="Heading1"/>
      </w:pPr>
      <w:bookmarkStart w:id="56" w:name="_Toc138340350"/>
      <w:r>
        <w:t>Parameter Estimation</w:t>
      </w:r>
      <w:bookmarkEnd w:id="56"/>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w:t>
      </w:r>
      <w:proofErr w:type="gramStart"/>
      <w:r w:rsidR="00762FEE">
        <w:t>area</w:t>
      </w:r>
      <w:proofErr w:type="gramEnd"/>
      <w:r w:rsidR="00762FEE">
        <w:t xml:space="preserve">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w:t>
      </w:r>
      <w:proofErr w:type="gramStart"/>
      <w:r w:rsidR="00681A9F">
        <w:t>purposes</w:t>
      </w:r>
      <w:proofErr w:type="gramEnd"/>
      <w:r w:rsidR="00681A9F">
        <w:t xml:space="preserve">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lastRenderedPageBreak/>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proofErr w:type="gramStart"/>
      <w:r w:rsidR="009E658B" w:rsidRPr="009E658B">
        <w:t>Values</w:t>
      </w:r>
      <w:proofErr w:type="gramEnd"/>
      <w:r w:rsidR="009E658B" w:rsidRPr="009E658B">
        <w:t xml:space="preserve">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7" w:name="_Hlk49240068"/>
      <w:proofErr w:type="spellStart"/>
      <w:r w:rsidRPr="003E4634">
        <w:rPr>
          <w:b/>
        </w:rPr>
        <w:t>application_rate</w:t>
      </w:r>
      <w:bookmarkEnd w:id="57"/>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D35FC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 xml:space="preserve">Below crop application (no crop interception). The distribution of </w:t>
      </w:r>
      <w:proofErr w:type="gramStart"/>
      <w:r w:rsidR="001A75EE">
        <w:t>chemical</w:t>
      </w:r>
      <w:proofErr w:type="gramEnd"/>
      <w:r w:rsidR="001A75EE">
        <w:t xml:space="preserve">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8"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8"/>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59"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9"/>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w:t>
      </w:r>
      <w:proofErr w:type="gramStart"/>
      <w:r>
        <w:t>time period</w:t>
      </w:r>
      <w:proofErr w:type="gramEnd"/>
      <w:r>
        <w:t xml:space="preserve">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xml:space="preserve">- Flag to simulate irrigation. If irrigation is desired, the user has a choice of applying water for the </w:t>
      </w:r>
      <w:proofErr w:type="gramStart"/>
      <w:r w:rsidRPr="008E208C">
        <w:t>whole</w:t>
      </w:r>
      <w:r w:rsidR="00B92FFF">
        <w:t xml:space="preserve"> </w:t>
      </w:r>
      <w:r w:rsidRPr="008E208C">
        <w:t>year</w:t>
      </w:r>
      <w:proofErr w:type="gramEnd"/>
      <w:r w:rsidRPr="008E208C">
        <w:t xml:space="preserve">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D35FC7"/>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w:t>
      </w:r>
      <w:proofErr w:type="gramStart"/>
      <w:r w:rsidR="0022397E">
        <w:t>effectively</w:t>
      </w:r>
      <w:proofErr w:type="gramEnd"/>
      <w:r w:rsidR="0022397E">
        <w:t xml:space="preserve"> </w:t>
      </w:r>
    </w:p>
    <w:p w14:paraId="06E09387" w14:textId="77777777" w:rsidR="0022397E" w:rsidRDefault="0022397E" w:rsidP="00D35FC7"/>
    <w:p w14:paraId="70885B5C" w14:textId="77777777" w:rsidR="0022397E" w:rsidRDefault="00530D32" w:rsidP="00D35FC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7E7BC94C" w14:textId="77777777" w:rsidR="0022397E" w:rsidRDefault="00754F38" w:rsidP="00D35FC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lastRenderedPageBreak/>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w:t>
      </w:r>
      <w:proofErr w:type="gramStart"/>
      <w:r w:rsidRPr="00546A36">
        <w:rPr>
          <w:b/>
          <w:color w:val="000000"/>
          <w:highlight w:val="white"/>
        </w:rPr>
        <w:t>coeff</w:t>
      </w:r>
      <w:proofErr w:type="spellEnd"/>
      <w:proofErr w:type="gram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D35FC7"/>
    <w:p w14:paraId="4D7EAAA1" w14:textId="77777777" w:rsidR="007C4F06" w:rsidRDefault="007C4F06" w:rsidP="00D35FC7"/>
    <w:p w14:paraId="23832A92" w14:textId="77777777" w:rsidR="007C4F06" w:rsidRDefault="007C4F06" w:rsidP="00D35FC7"/>
    <w:p w14:paraId="7A04E08D" w14:textId="77777777" w:rsidR="007C4F06" w:rsidRDefault="007C4F06" w:rsidP="00D35FC7"/>
    <w:p w14:paraId="2827864C" w14:textId="77777777" w:rsidR="007C4F06" w:rsidRDefault="007C4F06" w:rsidP="00D35FC7"/>
    <w:p w14:paraId="08F3627C" w14:textId="1099565A" w:rsidR="00F16C46" w:rsidRDefault="00F16C46" w:rsidP="00D35FC7"/>
    <w:p w14:paraId="52E221FB" w14:textId="55CC3254" w:rsidR="007C4F06" w:rsidRDefault="007C4F06" w:rsidP="00D35FC7">
      <w:pPr>
        <w:pStyle w:val="Caption"/>
      </w:pPr>
    </w:p>
    <w:p w14:paraId="15B39D21" w14:textId="77777777" w:rsidR="007C4F06" w:rsidRDefault="007C4F06" w:rsidP="00D35FC7"/>
    <w:p w14:paraId="296FADE7" w14:textId="77777777" w:rsidR="007C4F06" w:rsidRDefault="007C4F06" w:rsidP="00D35FC7"/>
    <w:p w14:paraId="3C6F32DC" w14:textId="77777777" w:rsidR="007C4F06" w:rsidRDefault="007C4F06" w:rsidP="00D35FC7"/>
    <w:p w14:paraId="61E9234A" w14:textId="77777777" w:rsidR="007C4F06" w:rsidRDefault="007C4F06" w:rsidP="00D35FC7"/>
    <w:p w14:paraId="52126D57" w14:textId="77777777" w:rsidR="007C4F06" w:rsidRDefault="007C4F06" w:rsidP="00D35FC7"/>
    <w:p w14:paraId="37E09A30" w14:textId="77777777" w:rsidR="000C1CC3" w:rsidRDefault="000C1CC3" w:rsidP="00D35FC7"/>
    <w:p w14:paraId="19B0F1CB" w14:textId="77777777" w:rsidR="000C1CC3" w:rsidRDefault="000C1CC3"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 xml:space="preserve">Vertical water </w:t>
            </w:r>
            <w:proofErr w:type="gramStart"/>
            <w:r>
              <w:t>flow</w:t>
            </w:r>
            <w:proofErr w:type="gramEnd"/>
            <w:r>
              <w:t xml:space="preserve">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lastRenderedPageBreak/>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 xml:space="preserve">emperatures in the lower profile should be </w:t>
      </w:r>
      <w:proofErr w:type="gramStart"/>
      <w:r w:rsidR="00122812">
        <w:t>similar to</w:t>
      </w:r>
      <w:proofErr w:type="gramEnd"/>
      <w:r w:rsidR="00122812">
        <w:t xml:space="preserve">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w:t>
      </w:r>
      <w:proofErr w:type="gramStart"/>
      <w:r w:rsidR="00436329">
        <w:t>little impact</w:t>
      </w:r>
      <w:proofErr w:type="gramEnd"/>
      <w:r w:rsidR="00436329">
        <w:t xml:space="preserve">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7E03A74E" w14:textId="0645EC65" w:rsidR="00F60077" w:rsidRPr="00F60077"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w:t>
      </w:r>
      <w:proofErr w:type="gramStart"/>
      <w:r w:rsidRPr="00F60077">
        <w:t>the 17</w:t>
      </w:r>
      <w:proofErr w:type="gramEnd"/>
      <w:r w:rsidRPr="00F60077">
        <w:t xml:space="preserve">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t>
      </w:r>
      <w:proofErr w:type="gramStart"/>
      <w:r w:rsidRPr="00A6078C">
        <w:t>well managed</w:t>
      </w:r>
      <w:proofErr w:type="gramEnd"/>
      <w:r w:rsidRPr="00A6078C">
        <w:t>)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0" w:name="_Toc138340351"/>
      <w:r>
        <w:t>PRZM5 Theory</w:t>
      </w:r>
      <w:bookmarkEnd w:id="60"/>
    </w:p>
    <w:p w14:paraId="1E4764A8" w14:textId="77777777" w:rsidR="009E651C" w:rsidRDefault="009E651C" w:rsidP="00D35FC7">
      <w:pPr>
        <w:pStyle w:val="Heading2"/>
      </w:pPr>
      <w:bookmarkStart w:id="61" w:name="_Toc138340352"/>
      <w:r>
        <w:t>Overview</w:t>
      </w:r>
      <w:bookmarkEnd w:id="61"/>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D35FC7">
      <w:pPr>
        <w:pStyle w:val="Heading2"/>
      </w:pPr>
      <w:bookmarkStart w:id="62" w:name="_Toc138340353"/>
      <w:r>
        <w:t>Description of the Algorithms</w:t>
      </w:r>
      <w:bookmarkEnd w:id="62"/>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5533B8BD" w14:textId="77777777" w:rsidR="00512889" w:rsidRDefault="00512889" w:rsidP="00D35FC7">
      <w:pPr>
        <w:pStyle w:val="Heading2"/>
      </w:pPr>
      <w:bookmarkStart w:id="63" w:name="_Toc138340354"/>
      <w:r>
        <w:t>Crop Growth</w:t>
      </w:r>
      <w:bookmarkEnd w:id="63"/>
    </w:p>
    <w:p w14:paraId="3C42FECE" w14:textId="7A8FEB3A" w:rsidR="00512889" w:rsidRDefault="00512889" w:rsidP="00D35FC7">
      <w:r>
        <w:t xml:space="preserve">Crop size is assumed to increase proportionally with </w:t>
      </w:r>
      <w:proofErr w:type="gramStart"/>
      <w:r>
        <w:t>time</w:t>
      </w:r>
      <w:proofErr w:type="gramEnd"/>
      <w:r>
        <w:t xml:space="preserv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 xml:space="preserve">pecial consideration should be given to </w:t>
      </w:r>
      <w:r w:rsidR="000C7025">
        <w:lastRenderedPageBreak/>
        <w:t>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D35FC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D35FC7">
      <w:pPr>
        <w:pStyle w:val="Heading2"/>
      </w:pPr>
      <w:bookmarkStart w:id="64" w:name="_Toc138340355"/>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D35FC7">
      <w:pPr>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 xml:space="preserve">There is no </w:t>
      </w:r>
      <w:r w:rsidR="00E2787A">
        <w:lastRenderedPageBreak/>
        <w:t>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D35FC7">
      <w:pPr>
        <w:pStyle w:val="Heading2"/>
      </w:pPr>
      <w:bookmarkStart w:id="65" w:name="_Toc138340356"/>
      <w:r>
        <w:t>Precipitation</w:t>
      </w:r>
      <w:r w:rsidR="002A2EA0">
        <w:t xml:space="preserve"> &amp; Snowmelt</w:t>
      </w:r>
      <w:bookmarkEnd w:id="65"/>
    </w:p>
    <w:p w14:paraId="1A3928EA" w14:textId="38477982" w:rsidR="00804464" w:rsidRDefault="00804464" w:rsidP="00D35FC7">
      <w:r>
        <w:t xml:space="preserve">Incoming precipitation is </w:t>
      </w:r>
      <w:proofErr w:type="gramStart"/>
      <w:r>
        <w:t>first</w:t>
      </w:r>
      <w:proofErr w:type="gramEnd"/>
      <w:r>
        <w:t xml:space="preserve">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D35FC7">
      <w:pPr>
        <w:pStyle w:val="Heading2"/>
      </w:pPr>
      <w:bookmarkStart w:id="66" w:name="_Toc138340357"/>
      <w:r>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D35FC7">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lastRenderedPageBreak/>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D35FC7">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w:t>
      </w:r>
      <w:proofErr w:type="gramStart"/>
      <w:r w:rsidR="000F090A">
        <w:t>on a daily basis</w:t>
      </w:r>
      <w:proofErr w:type="gramEnd"/>
      <w:r w:rsidR="000F090A">
        <w:t xml:space="preserve">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D35FC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D35FC7">
      <w:pPr>
        <w:pStyle w:val="Heading2"/>
      </w:pPr>
      <w:bookmarkStart w:id="67" w:name="_Toc365363860"/>
      <w:bookmarkStart w:id="68" w:name="_Toc365363912"/>
      <w:bookmarkStart w:id="69" w:name="_Toc365363970"/>
      <w:bookmarkStart w:id="70" w:name="_Toc365528289"/>
      <w:bookmarkStart w:id="71" w:name="_Toc138340358"/>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w:t>
      </w:r>
      <w:proofErr w:type="gramStart"/>
      <w:r>
        <w:t>in reality canopy</w:t>
      </w:r>
      <w:proofErr w:type="gramEnd"/>
      <w:r>
        <w:t xml:space="preserve">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D35FC7">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D35FC7">
      <w:pPr>
        <w:pStyle w:val="Heading2"/>
      </w:pPr>
      <w:bookmarkStart w:id="72" w:name="_Toc138340359"/>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D35FC7">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D35FC7">
      <w:pPr>
        <w:rPr>
          <w:rFonts w:eastAsia="Times New Roman"/>
          <w:sz w:val="24"/>
          <w:szCs w:val="24"/>
        </w:rPr>
      </w:pPr>
      <w:r>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49305056"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Pr="00656657" w:rsidRDefault="00656657" w:rsidP="00D35FC7">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49305057"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D35FC7"/>
    <w:p w14:paraId="0B3E0CC2" w14:textId="354533CE"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lastRenderedPageBreak/>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w:t>
      </w:r>
      <w:proofErr w:type="gramStart"/>
      <w:r w:rsidRPr="006C2D18">
        <w:t>influence on</w:t>
      </w:r>
      <w:proofErr w:type="gramEnd"/>
      <w:r w:rsidRPr="006C2D18">
        <w:t xml:space="preserve">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 xml:space="preserve">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w:t>
      </w:r>
      <w:proofErr w:type="gramStart"/>
      <w:r w:rsidRPr="00847EF0">
        <w:t>and also</w:t>
      </w:r>
      <w:proofErr w:type="gramEnd"/>
      <w:r w:rsidRPr="00847EF0">
        <w:t xml:space="preserve">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49305058"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49305059"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49305060"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 xml:space="preserve">an additional constraint: if the soil moisture is less </w:t>
      </w:r>
      <w:proofErr w:type="gramStart"/>
      <w:r w:rsidRPr="00864592">
        <w:t>that</w:t>
      </w:r>
      <w:proofErr w:type="gramEnd"/>
      <w:r w:rsidRPr="00864592">
        <w:t xml:space="preserve">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49305061" r:id="rId29"/>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49305062" r:id="rId31"/>
        </w:object>
      </w:r>
      <w:r>
        <w:tab/>
      </w:r>
      <w:r w:rsidR="00193560" w:rsidRPr="000A72CC">
        <w:t>(4-1</w:t>
      </w:r>
      <w:r w:rsidR="00792D8B">
        <w:t>4</w:t>
      </w:r>
      <w:r w:rsidR="00193560" w:rsidRPr="000A72CC">
        <w:t>)</w:t>
      </w:r>
    </w:p>
    <w:p w14:paraId="2EDFBBA8" w14:textId="77777777" w:rsidR="005F3AE6" w:rsidRDefault="0098621E" w:rsidP="00D35FC7">
      <w:pPr>
        <w:pStyle w:val="Heading2"/>
      </w:pPr>
      <w:bookmarkStart w:id="73" w:name="_Toc138340360"/>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r w:rsidR="0044727A" w:rsidRPr="00983EAB">
        <w:t>θ</w:t>
      </w:r>
      <w:r w:rsidR="0044727A">
        <w:rPr>
          <w:vertAlign w:val="subscript"/>
        </w:rPr>
        <w:t xml:space="preserve">i,max </w:t>
      </w:r>
      <w:r w:rsidR="0044727A">
        <w:t xml:space="preserve">is the maximum water capacity of layer </w:t>
      </w:r>
      <w:proofErr w:type="gramStart"/>
      <w:r w:rsidR="0044727A">
        <w:t>i</w:t>
      </w:r>
      <w:proofErr w:type="gram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proofErr w:type="gramStart"/>
      <w:r w:rsidR="0012768F">
        <w:t xml:space="preserve">from </w:t>
      </w:r>
      <w:r w:rsidR="00EE66E3">
        <w:t>of</w:t>
      </w:r>
      <w:proofErr w:type="gramEnd"/>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D35FC7">
      <w:pPr>
        <w:pStyle w:val="Heading2"/>
      </w:pPr>
      <w:bookmarkStart w:id="75" w:name="_Toc138340361"/>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38340362"/>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38340363"/>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D35FC7">
      <w:pPr>
        <w:pStyle w:val="Heading2"/>
      </w:pPr>
      <w:bookmarkStart w:id="78" w:name="_Toc138340364"/>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38340365"/>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1"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3"/>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4" w:author="Dirk Young" w:date="2023-04-27T11:48:00Z"/>
        </w:rPr>
      </w:pPr>
      <w:r>
        <w:tab/>
      </w:r>
      <w:del w:id="85"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6" w:author="Dirk Young" w:date="2023-04-27T11:48:00Z"/>
        </w:rPr>
        <w:pPrChange w:id="87" w:author="Dirk Young" w:date="2023-04-27T11:48:00Z">
          <w:pPr>
            <w:tabs>
              <w:tab w:val="center" w:pos="4320"/>
            </w:tabs>
          </w:pPr>
        </w:pPrChange>
      </w:pPr>
    </w:p>
    <w:p w14:paraId="6B872D25" w14:textId="3F39D689" w:rsidR="005F3AE6" w:rsidDel="0013053D" w:rsidRDefault="00CD1D49" w:rsidP="00D35FC7">
      <w:pPr>
        <w:rPr>
          <w:del w:id="88" w:author="Dirk Young" w:date="2023-04-27T11:48:00Z"/>
        </w:rPr>
      </w:pPr>
      <w:del w:id="89" w:author="Dirk Young" w:date="2023-04-27T11:48:00Z">
        <w:r w:rsidDel="0013053D">
          <w:tab/>
        </w:r>
        <w:bookmarkStart w:id="90" w:name="_Hlk133477879"/>
      </w:del>
      <m:oMath>
        <m:sSub>
          <m:sSubPr>
            <m:ctrlPr>
              <w:del w:id="91" w:author="Dirk Young" w:date="2023-04-27T11:48:00Z">
                <w:rPr>
                  <w:rFonts w:ascii="Cambria Math" w:hAnsi="Cambria Math"/>
                </w:rPr>
              </w:del>
            </m:ctrlPr>
          </m:sSubPr>
          <m:e>
            <m:r>
              <w:del w:id="92" w:author="Dirk Young" w:date="2023-04-27T11:48:00Z">
                <w:rPr>
                  <w:rFonts w:ascii="Cambria Math" w:hAnsi="Cambria Math"/>
                </w:rPr>
                <m:t>X</m:t>
              </w:del>
            </m:r>
          </m:e>
          <m:sub>
            <m:r>
              <w:del w:id="93" w:author="Dirk Young" w:date="2023-04-27T11:48:00Z">
                <w:rPr>
                  <w:rFonts w:ascii="Cambria Math" w:hAnsi="Cambria Math"/>
                </w:rPr>
                <m:t>sand</m:t>
              </w:del>
            </m:r>
          </m:sub>
        </m:sSub>
        <m:r>
          <w:del w:id="94" w:author="Dirk Young" w:date="2023-04-27T11:48:00Z">
            <m:rPr>
              <m:sty m:val="p"/>
            </m:rPr>
            <w:rPr>
              <w:rFonts w:ascii="Cambria Math" w:hAnsi="Cambria Math"/>
            </w:rPr>
            <m:t xml:space="preserve">= </m:t>
          </w:del>
        </m:r>
        <m:f>
          <m:fPr>
            <m:ctrlPr>
              <w:del w:id="95" w:author="Dirk Young" w:date="2023-04-27T11:48:00Z">
                <w:rPr>
                  <w:rFonts w:ascii="Cambria Math" w:hAnsi="Cambria Math"/>
                </w:rPr>
              </w:del>
            </m:ctrlPr>
          </m:fPr>
          <m:num>
            <m:r>
              <w:del w:id="96" w:author="Dirk Young" w:date="2023-04-27T11:48:00Z">
                <w:rPr>
                  <w:rFonts w:ascii="Cambria Math" w:hAnsi="Cambria Math"/>
                </w:rPr>
                <m:t>sand</m:t>
              </w:del>
            </m:r>
            <m:r>
              <w:del w:id="97" w:author="Dirk Young" w:date="2023-04-27T11:48:00Z">
                <m:rPr>
                  <m:sty m:val="p"/>
                </m:rPr>
                <w:rPr>
                  <w:rFonts w:ascii="Cambria Math" w:hAnsi="Cambria Math"/>
                </w:rPr>
                <m:t>*</m:t>
              </w:del>
            </m:r>
            <m:sSub>
              <m:sSubPr>
                <m:ctrlPr>
                  <w:del w:id="98" w:author="Dirk Young" w:date="2023-04-27T11:48:00Z">
                    <w:rPr>
                      <w:rFonts w:ascii="Cambria Math" w:hAnsi="Cambria Math"/>
                    </w:rPr>
                  </w:del>
                </m:ctrlPr>
              </m:sSubPr>
              <m:e>
                <m:r>
                  <w:del w:id="99" w:author="Dirk Young" w:date="2023-04-27T11:48:00Z">
                    <w:rPr>
                      <w:rFonts w:ascii="Cambria Math" w:hAnsi="Cambria Math"/>
                    </w:rPr>
                    <m:t>ρ</m:t>
                  </w:del>
                </m:r>
              </m:e>
              <m:sub>
                <m:r>
                  <w:del w:id="100" w:author="Dirk Young" w:date="2023-04-27T11:48:00Z">
                    <w:rPr>
                      <w:rFonts w:ascii="Cambria Math" w:hAnsi="Cambria Math"/>
                    </w:rPr>
                    <m:t>b</m:t>
                  </w:del>
                </m:r>
              </m:sub>
            </m:sSub>
          </m:num>
          <m:den>
            <m:r>
              <w:del w:id="101" w:author="Dirk Young" w:date="2023-04-27T11:48:00Z">
                <m:rPr>
                  <m:sty m:val="p"/>
                </m:rPr>
                <w:rPr>
                  <w:rFonts w:ascii="Cambria Math" w:hAnsi="Cambria Math"/>
                </w:rPr>
                <m:t>2.65</m:t>
              </w:del>
            </m:r>
            <m:f>
              <m:fPr>
                <m:ctrlPr>
                  <w:del w:id="102" w:author="Dirk Young" w:date="2023-04-27T11:48:00Z">
                    <w:rPr>
                      <w:rFonts w:ascii="Cambria Math" w:hAnsi="Cambria Math"/>
                    </w:rPr>
                  </w:del>
                </m:ctrlPr>
              </m:fPr>
              <m:num>
                <m:r>
                  <w:del w:id="103" w:author="Dirk Young" w:date="2023-04-27T11:48:00Z">
                    <w:rPr>
                      <w:rFonts w:ascii="Cambria Math" w:hAnsi="Cambria Math"/>
                    </w:rPr>
                    <m:t>g</m:t>
                  </w:del>
                </m:r>
              </m:num>
              <m:den>
                <m:sSup>
                  <m:sSupPr>
                    <m:ctrlPr>
                      <w:del w:id="104" w:author="Dirk Young" w:date="2023-04-27T11:48:00Z">
                        <w:rPr>
                          <w:rFonts w:ascii="Cambria Math" w:hAnsi="Cambria Math"/>
                        </w:rPr>
                      </w:del>
                    </m:ctrlPr>
                  </m:sSupPr>
                  <m:e>
                    <m:r>
                      <w:del w:id="105" w:author="Dirk Young" w:date="2023-04-27T11:48:00Z">
                        <w:rPr>
                          <w:rFonts w:ascii="Cambria Math" w:hAnsi="Cambria Math"/>
                        </w:rPr>
                        <m:t>cm</m:t>
                      </w:del>
                    </m:r>
                  </m:e>
                  <m:sup>
                    <m:r>
                      <w:del w:id="106" w:author="Dirk Young" w:date="2023-04-27T11:48:00Z">
                        <m:rPr>
                          <m:sty m:val="p"/>
                        </m:rPr>
                        <w:rPr>
                          <w:rFonts w:ascii="Cambria Math" w:hAnsi="Cambria Math"/>
                        </w:rPr>
                        <m:t>3</m:t>
                      </w:del>
                    </m:r>
                  </m:sup>
                </m:sSup>
              </m:den>
            </m:f>
          </m:den>
        </m:f>
        <m:r>
          <w:del w:id="107" w:author="Dirk Young" w:date="2023-04-27T11:48:00Z">
            <m:rPr>
              <m:sty m:val="p"/>
            </m:rPr>
            <w:rPr>
              <w:rFonts w:ascii="Cambria Math" w:hAnsi="Cambria Math"/>
            </w:rPr>
            <m:t>*</m:t>
          </w:del>
        </m:r>
        <m:sSub>
          <m:sSubPr>
            <m:ctrlPr>
              <w:del w:id="108" w:author="Dirk Young" w:date="2023-04-27T11:48:00Z">
                <w:rPr>
                  <w:rFonts w:ascii="Cambria Math" w:hAnsi="Cambria Math"/>
                </w:rPr>
              </w:del>
            </m:ctrlPr>
          </m:sSubPr>
          <m:e>
            <m:r>
              <w:del w:id="109" w:author="Dirk Young" w:date="2023-04-27T11:48:00Z">
                <w:rPr>
                  <w:rFonts w:ascii="Cambria Math" w:hAnsi="Cambria Math"/>
                </w:rPr>
                <m:t>V</m:t>
              </w:del>
            </m:r>
          </m:e>
          <m:sub>
            <m:r>
              <w:del w:id="110" w:author="Dirk Young" w:date="2023-04-27T11:48:00Z">
                <w:rPr>
                  <w:rFonts w:ascii="Cambria Math" w:hAnsi="Cambria Math"/>
                </w:rPr>
                <m:t>corrected</m:t>
              </w:del>
            </m:r>
          </m:sub>
        </m:sSub>
      </m:oMath>
      <w:del w:id="111" w:author="Dirk Young" w:date="2023-04-27T11:48:00Z">
        <w:r w:rsidR="003A0548" w:rsidDel="0013053D">
          <w:delText xml:space="preserve"> </w:delText>
        </w:r>
        <w:bookmarkEnd w:id="90"/>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2" w:author="Dirk Young" w:date="2023-04-27T11:48:00Z"/>
        </w:rPr>
        <w:pPrChange w:id="113" w:author="Dirk Young" w:date="2023-04-27T11:48:00Z">
          <w:pPr>
            <w:tabs>
              <w:tab w:val="center" w:pos="4320"/>
            </w:tabs>
          </w:pPr>
        </w:pPrChange>
      </w:pPr>
    </w:p>
    <w:p w14:paraId="7C4CF1CA" w14:textId="5132ED87" w:rsidR="005F3AE6" w:rsidDel="0013053D" w:rsidRDefault="00CD1D49" w:rsidP="00D35FC7">
      <w:pPr>
        <w:rPr>
          <w:del w:id="114" w:author="Dirk Young" w:date="2023-04-27T11:48:00Z"/>
        </w:rPr>
      </w:pPr>
      <w:del w:id="115" w:author="Dirk Young" w:date="2023-04-27T11:48:00Z">
        <w:r w:rsidDel="0013053D">
          <w:tab/>
        </w:r>
      </w:del>
      <m:oMath>
        <m:sSub>
          <m:sSubPr>
            <m:ctrlPr>
              <w:del w:id="116" w:author="Dirk Young" w:date="2023-04-27T11:48:00Z">
                <w:rPr>
                  <w:rFonts w:ascii="Cambria Math" w:hAnsi="Cambria Math"/>
                </w:rPr>
              </w:del>
            </m:ctrlPr>
          </m:sSubPr>
          <m:e>
            <m:r>
              <w:del w:id="117" w:author="Dirk Young" w:date="2023-04-27T11:48:00Z">
                <w:rPr>
                  <w:rFonts w:ascii="Cambria Math" w:hAnsi="Cambria Math"/>
                </w:rPr>
                <m:t>X</m:t>
              </w:del>
            </m:r>
          </m:e>
          <m:sub>
            <m:r>
              <w:del w:id="118" w:author="Dirk Young" w:date="2023-04-27T11:48:00Z">
                <w:rPr>
                  <w:rFonts w:ascii="Cambria Math" w:hAnsi="Cambria Math"/>
                </w:rPr>
                <m:t>oc</m:t>
              </w:del>
            </m:r>
          </m:sub>
        </m:sSub>
        <m:r>
          <w:del w:id="119" w:author="Dirk Young" w:date="2023-04-27T11:48:00Z">
            <m:rPr>
              <m:sty m:val="p"/>
            </m:rPr>
            <w:rPr>
              <w:rFonts w:ascii="Cambria Math" w:hAnsi="Cambria Math"/>
            </w:rPr>
            <m:t xml:space="preserve">= </m:t>
          </w:del>
        </m:r>
        <m:f>
          <m:fPr>
            <m:ctrlPr>
              <w:del w:id="120" w:author="Dirk Young" w:date="2023-04-27T11:48:00Z">
                <w:rPr>
                  <w:rFonts w:ascii="Cambria Math" w:hAnsi="Cambria Math"/>
                </w:rPr>
              </w:del>
            </m:ctrlPr>
          </m:fPr>
          <m:num>
            <m:r>
              <w:del w:id="121" w:author="Dirk Young" w:date="2023-04-27T11:48:00Z">
                <w:rPr>
                  <w:rFonts w:ascii="Cambria Math" w:hAnsi="Cambria Math"/>
                </w:rPr>
                <m:t>OC</m:t>
              </w:del>
            </m:r>
            <m:r>
              <w:del w:id="122" w:author="Dirk Young" w:date="2023-04-27T11:48:00Z">
                <m:rPr>
                  <m:sty m:val="p"/>
                </m:rPr>
                <w:rPr>
                  <w:rFonts w:ascii="Cambria Math" w:hAnsi="Cambria Math"/>
                </w:rPr>
                <m:t>*1.724*</m:t>
              </w:del>
            </m:r>
            <m:sSub>
              <m:sSubPr>
                <m:ctrlPr>
                  <w:del w:id="123" w:author="Dirk Young" w:date="2023-04-27T11:48:00Z">
                    <w:rPr>
                      <w:rFonts w:ascii="Cambria Math" w:hAnsi="Cambria Math"/>
                    </w:rPr>
                  </w:del>
                </m:ctrlPr>
              </m:sSubPr>
              <m:e>
                <m:r>
                  <w:del w:id="124" w:author="Dirk Young" w:date="2023-04-27T11:48:00Z">
                    <w:rPr>
                      <w:rFonts w:ascii="Cambria Math" w:hAnsi="Cambria Math"/>
                    </w:rPr>
                    <m:t>ρ</m:t>
                  </w:del>
                </m:r>
              </m:e>
              <m:sub>
                <m:r>
                  <w:del w:id="125" w:author="Dirk Young" w:date="2023-04-27T11:48:00Z">
                    <w:rPr>
                      <w:rFonts w:ascii="Cambria Math" w:hAnsi="Cambria Math"/>
                    </w:rPr>
                    <m:t>b</m:t>
                  </w:del>
                </m:r>
              </m:sub>
            </m:sSub>
          </m:num>
          <m:den>
            <m:f>
              <m:fPr>
                <m:ctrlPr>
                  <w:del w:id="126" w:author="Dirk Young" w:date="2023-04-27T11:48:00Z">
                    <w:rPr>
                      <w:rFonts w:ascii="Cambria Math" w:hAnsi="Cambria Math"/>
                    </w:rPr>
                  </w:del>
                </m:ctrlPr>
              </m:fPr>
              <m:num>
                <m:r>
                  <w:del w:id="127" w:author="Dirk Young" w:date="2023-04-27T11:48:00Z">
                    <m:rPr>
                      <m:sty m:val="p"/>
                    </m:rPr>
                    <w:rPr>
                      <w:rFonts w:ascii="Cambria Math" w:hAnsi="Cambria Math"/>
                    </w:rPr>
                    <m:t>1.30</m:t>
                  </w:del>
                </m:r>
                <m:r>
                  <w:del w:id="128" w:author="Dirk Young" w:date="2023-04-27T11:48:00Z">
                    <w:rPr>
                      <w:rFonts w:ascii="Cambria Math" w:hAnsi="Cambria Math"/>
                    </w:rPr>
                    <m:t>g</m:t>
                  </w:del>
                </m: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D35FC7">
      <w:pPr>
        <w:rPr>
          <w:del w:id="139" w:author="Dirk Young" w:date="2023-04-27T11:48:00Z"/>
        </w:rPr>
      </w:pPr>
      <w:del w:id="140" w:author="Dirk Young" w:date="2023-04-27T11:48:00Z">
        <w:r w:rsidDel="0013053D">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5" w:author="Dirk Young" w:date="2023-04-27T11:48:00Z"/>
        </w:rPr>
      </w:pPr>
    </w:p>
    <w:p w14:paraId="084F7B76" w14:textId="3A4A691C" w:rsidR="00403C99" w:rsidDel="0013053D" w:rsidRDefault="00C351C1" w:rsidP="00D35FC7">
      <w:pPr>
        <w:rPr>
          <w:del w:id="156" w:author="Dirk Young" w:date="2023-04-27T11:48:00Z"/>
        </w:rPr>
      </w:pPr>
      <w:del w:id="157"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8" w:author="Dirk Young" w:date="2023-04-27T11:48:00Z"/>
        </w:rPr>
        <w:pPrChange w:id="159" w:author="Dirk Young" w:date="2023-04-27T11:48:00Z">
          <w:pPr>
            <w:tabs>
              <w:tab w:val="right" w:pos="720"/>
              <w:tab w:val="left" w:pos="900"/>
            </w:tabs>
          </w:pPr>
        </w:pPrChange>
      </w:pPr>
      <w:del w:id="160" w:author="Dirk Young" w:date="2023-04-27T11:48:00Z">
        <w:r w:rsidDel="0013053D">
          <w:lastRenderedPageBreak/>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6" w:author="Dirk Young" w:date="2023-04-27T11:48:00Z"/>
        </w:rPr>
        <w:pPrChange w:id="177" w:author="Dirk Young" w:date="2023-04-27T11:48:00Z">
          <w:pPr>
            <w:tabs>
              <w:tab w:val="right" w:pos="720"/>
              <w:tab w:val="left" w:pos="900"/>
            </w:tabs>
          </w:pPr>
        </w:pPrChange>
      </w:pPr>
    </w:p>
    <w:p w14:paraId="40439035" w14:textId="171EF163" w:rsidR="005F3AE6" w:rsidDel="0013053D" w:rsidRDefault="00403C99">
      <w:pPr>
        <w:rPr>
          <w:del w:id="178" w:author="Dirk Young" w:date="2023-04-27T11:48:00Z"/>
        </w:rPr>
        <w:pPrChange w:id="179" w:author="Dirk Young" w:date="2023-04-27T11:48:00Z">
          <w:pPr>
            <w:pStyle w:val="ListParagraph"/>
            <w:tabs>
              <w:tab w:val="right" w:pos="720"/>
              <w:tab w:val="left" w:pos="900"/>
            </w:tabs>
            <w:ind w:left="0"/>
          </w:pPr>
        </w:pPrChange>
      </w:pPr>
      <w:del w:id="180"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1" w:author="Dirk Young" w:date="2023-04-27T11:48:00Z">
          <w:pPr>
            <w:tabs>
              <w:tab w:val="right" w:pos="720"/>
              <w:tab w:val="left" w:pos="900"/>
            </w:tabs>
          </w:pPr>
        </w:pPrChange>
      </w:pPr>
      <w:del w:id="182"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w:t>
      </w:r>
      <w:proofErr w:type="gramStart"/>
      <w:r w:rsidR="003F136C">
        <w:t>set to</w:t>
      </w:r>
      <w:proofErr w:type="gramEnd"/>
      <w:r w:rsidR="003F136C">
        <w:t xml:space="preserve">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3" w:author="Dirk Young" w:date="2023-04-27T11:49:00Z">
        <w:r w:rsidR="00656A5D" w:rsidDel="0013053D">
          <w:delText>c</w:delText>
        </w:r>
        <w:r w:rsidR="00187446" w:rsidDel="0013053D">
          <w:delText>volume</w:delText>
        </w:r>
      </w:del>
      <w:ins w:id="184"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5"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5"/>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lastRenderedPageBreak/>
        <w:t>k</w:t>
      </w:r>
      <w:r>
        <w:rPr>
          <w:rFonts w:eastAsiaTheme="minorEastAsia"/>
          <w:vertAlign w:val="subscript"/>
        </w:rPr>
        <w:t>1</w:t>
      </w:r>
      <w:r w:rsidR="00EF25EF">
        <w:t xml:space="preserve"> is calculated </w:t>
      </w:r>
      <w:r w:rsidR="002014C2">
        <w:t xml:space="preserve">in PRZM5, </w:t>
      </w:r>
      <w:proofErr w:type="gramStart"/>
      <w:r w:rsidR="00EF25EF">
        <w:t>assuming that</w:t>
      </w:r>
      <w:proofErr w:type="gramEnd"/>
      <w:r w:rsidR="00EF25EF">
        <w:t xml:space="preserve">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6" w:name="_Hlk133488630"/>
    </w:p>
    <w:p w14:paraId="7D7326BD" w14:textId="5B70E25D" w:rsidR="0013053D" w:rsidRDefault="00CD1D49" w:rsidP="00D35FC7">
      <w:pPr>
        <w:rPr>
          <w:ins w:id="187" w:author="Dirk Young" w:date="2023-04-27T11:50:00Z"/>
        </w:rPr>
      </w:pPr>
      <w:del w:id="18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6"/>
    </w:p>
    <w:p w14:paraId="4ECFEBFE" w14:textId="77777777" w:rsidR="0013053D" w:rsidRDefault="0013053D" w:rsidP="00D35FC7">
      <w:pPr>
        <w:rPr>
          <w:ins w:id="189" w:author="Dirk Young" w:date="2023-04-27T11:50:00Z"/>
        </w:rPr>
      </w:pPr>
    </w:p>
    <w:p w14:paraId="47AB9849" w14:textId="4FAEF3BD" w:rsidR="0013053D" w:rsidRDefault="0013053D" w:rsidP="00D35FC7">
      <w:ins w:id="190"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191" w:author="Dirk Young" w:date="2023-04-27T11:55:00Z">
        <w:r w:rsidR="00A770AA">
          <w:t xml:space="preserve">soil </w:t>
        </w:r>
      </w:ins>
      <w:r w:rsidR="00256E61">
        <w:t xml:space="preserve">organic </w:t>
      </w:r>
      <w:ins w:id="192" w:author="Dirk Young" w:date="2023-04-27T11:55:00Z">
        <w:r w:rsidR="00A770AA">
          <w:t>matter</w:t>
        </w:r>
      </w:ins>
      <w:del w:id="193"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4" w:name="_Toc138340366"/>
      <w:r w:rsidRPr="0031526B">
        <w:t xml:space="preserve">Upper </w:t>
      </w:r>
      <w:r w:rsidRPr="002D6560">
        <w:t>Boundary</w:t>
      </w:r>
      <w:r w:rsidRPr="0031526B">
        <w:t xml:space="preserve"> Temperature</w:t>
      </w:r>
      <w:bookmarkEnd w:id="194"/>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lastRenderedPageBreak/>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5" w:name="_Toc138340367"/>
      <w:r w:rsidRPr="0031526B">
        <w:t>Temperature</w:t>
      </w:r>
      <w:r>
        <w:t xml:space="preserve"> </w:t>
      </w:r>
      <w:r w:rsidR="006A2AB0">
        <w:t>D</w:t>
      </w:r>
      <w:r>
        <w:t xml:space="preserve">ependent </w:t>
      </w:r>
      <w:r w:rsidR="006A2AB0">
        <w:t>D</w:t>
      </w:r>
      <w:r>
        <w:t>egradation</w:t>
      </w:r>
      <w:bookmarkEnd w:id="195"/>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w:t>
      </w:r>
      <w:proofErr w:type="gramStart"/>
      <w:r>
        <w:t>similar to</w:t>
      </w:r>
      <w:proofErr w:type="gramEnd"/>
      <w:r>
        <w:t xml:space="preserve">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D35FC7">
      <w:pPr>
        <w:pStyle w:val="Heading2"/>
      </w:pPr>
      <w:bookmarkStart w:id="196" w:name="_Toc376441533"/>
      <w:bookmarkStart w:id="197" w:name="_Toc376441534"/>
      <w:bookmarkStart w:id="198" w:name="_Toc376441535"/>
      <w:bookmarkStart w:id="199" w:name="_Toc376441536"/>
      <w:bookmarkStart w:id="200" w:name="_Toc376441537"/>
      <w:bookmarkStart w:id="201" w:name="_Toc376441538"/>
      <w:bookmarkStart w:id="202" w:name="_Toc376441539"/>
      <w:bookmarkStart w:id="203" w:name="_Toc376441540"/>
      <w:bookmarkStart w:id="204" w:name="_Toc376441541"/>
      <w:bookmarkStart w:id="205" w:name="_Toc376441542"/>
      <w:bookmarkStart w:id="206" w:name="_Toc376441543"/>
      <w:bookmarkStart w:id="207" w:name="_Toc376441544"/>
      <w:bookmarkStart w:id="208" w:name="_Toc376441545"/>
      <w:bookmarkStart w:id="209" w:name="_Toc376441546"/>
      <w:bookmarkStart w:id="210" w:name="_Toc376441547"/>
      <w:bookmarkStart w:id="211" w:name="_Toc376441548"/>
      <w:bookmarkStart w:id="212" w:name="_Toc376441549"/>
      <w:bookmarkStart w:id="213" w:name="_Toc376441550"/>
      <w:bookmarkStart w:id="214" w:name="_Toc376441551"/>
      <w:bookmarkStart w:id="215" w:name="_Toc376441552"/>
      <w:bookmarkStart w:id="216" w:name="_Toc376441553"/>
      <w:bookmarkStart w:id="217" w:name="_Toc376441554"/>
      <w:bookmarkStart w:id="218" w:name="_Toc376441555"/>
      <w:bookmarkStart w:id="219" w:name="_Toc376441556"/>
      <w:bookmarkStart w:id="220" w:name="_Toc376441557"/>
      <w:bookmarkStart w:id="221" w:name="_Toc376441558"/>
      <w:bookmarkStart w:id="222" w:name="_Toc376441559"/>
      <w:bookmarkStart w:id="223" w:name="_Toc376441560"/>
      <w:bookmarkStart w:id="224" w:name="_Toc376441561"/>
      <w:bookmarkStart w:id="225" w:name="_Toc365363870"/>
      <w:bookmarkStart w:id="226" w:name="_Toc365363922"/>
      <w:bookmarkStart w:id="227" w:name="_Toc365363980"/>
      <w:bookmarkStart w:id="228" w:name="_Toc365528299"/>
      <w:bookmarkStart w:id="229" w:name="_Toc376441562"/>
      <w:bookmarkStart w:id="230" w:name="_Toc365363871"/>
      <w:bookmarkStart w:id="231" w:name="_Toc365363923"/>
      <w:bookmarkStart w:id="232" w:name="_Toc365363981"/>
      <w:bookmarkStart w:id="233" w:name="_Toc365528300"/>
      <w:bookmarkStart w:id="234" w:name="_Toc376441563"/>
      <w:bookmarkStart w:id="235" w:name="_Toc365363872"/>
      <w:bookmarkStart w:id="236" w:name="_Toc365363924"/>
      <w:bookmarkStart w:id="237" w:name="_Toc365363982"/>
      <w:bookmarkStart w:id="238" w:name="_Toc365528301"/>
      <w:bookmarkStart w:id="239" w:name="_Toc376441564"/>
      <w:bookmarkStart w:id="240" w:name="_Toc365363873"/>
      <w:bookmarkStart w:id="241" w:name="_Toc365363925"/>
      <w:bookmarkStart w:id="242" w:name="_Toc365363983"/>
      <w:bookmarkStart w:id="243" w:name="_Toc365528302"/>
      <w:bookmarkStart w:id="244" w:name="_Toc376441565"/>
      <w:bookmarkStart w:id="245" w:name="_Toc365363874"/>
      <w:bookmarkStart w:id="246" w:name="_Toc365363926"/>
      <w:bookmarkStart w:id="247" w:name="_Toc365363984"/>
      <w:bookmarkStart w:id="248" w:name="_Toc365528303"/>
      <w:bookmarkStart w:id="249" w:name="_Toc376441566"/>
      <w:bookmarkStart w:id="250" w:name="_Toc365363875"/>
      <w:bookmarkStart w:id="251" w:name="_Toc365363927"/>
      <w:bookmarkStart w:id="252" w:name="_Toc365363985"/>
      <w:bookmarkStart w:id="253" w:name="_Toc365528304"/>
      <w:bookmarkStart w:id="254" w:name="_Toc376441567"/>
      <w:bookmarkStart w:id="255" w:name="_Toc365363876"/>
      <w:bookmarkStart w:id="256" w:name="_Toc365363928"/>
      <w:bookmarkStart w:id="257" w:name="_Toc365363986"/>
      <w:bookmarkStart w:id="258" w:name="_Toc365528305"/>
      <w:bookmarkStart w:id="259" w:name="_Toc376441568"/>
      <w:bookmarkStart w:id="260" w:name="_Toc365363877"/>
      <w:bookmarkStart w:id="261" w:name="_Toc365363929"/>
      <w:bookmarkStart w:id="262" w:name="_Toc365363987"/>
      <w:bookmarkStart w:id="263" w:name="_Toc365528306"/>
      <w:bookmarkStart w:id="264" w:name="_Toc376441569"/>
      <w:bookmarkStart w:id="265" w:name="_Toc365363878"/>
      <w:bookmarkStart w:id="266" w:name="_Toc365363930"/>
      <w:bookmarkStart w:id="267" w:name="_Toc365363988"/>
      <w:bookmarkStart w:id="268" w:name="_Toc365528307"/>
      <w:bookmarkStart w:id="269" w:name="_Toc376441570"/>
      <w:bookmarkStart w:id="270" w:name="_Toc138340368"/>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t xml:space="preserve">Chemical Application </w:t>
      </w:r>
      <w:r w:rsidR="00A630A0">
        <w:t xml:space="preserve">&amp; </w:t>
      </w:r>
      <w:r>
        <w:t>Foliar Washoff</w:t>
      </w:r>
      <w:bookmarkEnd w:id="270"/>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D35FC7">
      <w:pPr>
        <w:pStyle w:val="Heading2"/>
      </w:pPr>
      <w:bookmarkStart w:id="271" w:name="_Toc138340369"/>
      <w:r>
        <w:lastRenderedPageBreak/>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1"/>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w:t>
      </w:r>
      <w:proofErr w:type="gramStart"/>
      <w:r>
        <w:t>into</w:t>
      </w:r>
      <w:proofErr w:type="gramEnd"/>
      <w:r>
        <w:t xml:space="preserve">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272" w:name="_Hlk49243233"/>
      <w:r w:rsidR="00494C06" w:rsidRPr="00CD61C6">
        <w:t>(yellow shaded range)</w:t>
      </w:r>
      <w:bookmarkEnd w:id="27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D35FC7">
      <w:pPr>
        <w:pStyle w:val="Caption"/>
      </w:pPr>
      <w:r>
        <w:t xml:space="preserve">Figure 4.4. Algorithm for choosing application </w:t>
      </w:r>
      <w:proofErr w:type="gramStart"/>
      <w:r>
        <w:t>date</w:t>
      </w:r>
      <w:proofErr w:type="gramEnd"/>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D35FC7">
      <w:pPr>
        <w:pStyle w:val="Heading2"/>
      </w:pPr>
      <w:bookmarkStart w:id="273" w:name="_Toc138340370"/>
      <w:r>
        <w:lastRenderedPageBreak/>
        <w:t>Chemical Processes on Canopy</w:t>
      </w:r>
      <w:bookmarkEnd w:id="273"/>
    </w:p>
    <w:p w14:paraId="16753E26" w14:textId="72AC24EC" w:rsidR="00E57144" w:rsidRDefault="00E57144" w:rsidP="00D35FC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D35FC7">
      <w:pPr>
        <w:pStyle w:val="Heading2"/>
      </w:pPr>
      <w:bookmarkStart w:id="274" w:name="_Toc138340371"/>
      <w:r>
        <w:t>Chemical Runoff &amp; Vertical Transport in Soil</w:t>
      </w:r>
      <w:bookmarkEnd w:id="274"/>
    </w:p>
    <w:p w14:paraId="19A7257C" w14:textId="77777777" w:rsidR="008D68F3" w:rsidRDefault="00E06673" w:rsidP="00EB6DCA">
      <w:pPr>
        <w:pStyle w:val="Heading3"/>
      </w:pPr>
      <w:bookmarkStart w:id="275" w:name="_Toc138340372"/>
      <w:r>
        <w:t>Transport Model</w:t>
      </w:r>
      <w:bookmarkEnd w:id="275"/>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D35FC7">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6" w:name="_Hlk64374976"/>
        <m:r>
          <m:rPr>
            <m:sty m:val="p"/>
          </m:rPr>
          <w:rPr>
            <w:rFonts w:ascii="Cambria Math" w:hAnsi="Cambria Math"/>
          </w:rPr>
          <m:t>∆</m:t>
        </m:r>
        <m:r>
          <w:rPr>
            <w:rFonts w:ascii="Cambria Math" w:hAnsi="Cambria Math"/>
          </w:rPr>
          <m:t>z</m:t>
        </m:r>
        <w:bookmarkEnd w:id="27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379A9D9" w:rsidR="00CD47FA" w:rsidRPr="00CD47FA" w:rsidRDefault="00CD47FA" w:rsidP="00D35FC7">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lastRenderedPageBreak/>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D35FC7">
      <w:pPr>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77777777" w:rsidR="00E06673" w:rsidRDefault="00E06673" w:rsidP="00D35FC7">
      <w:r>
        <w:t xml:space="preserve">The upper boundary conditions for aqueous transport are no advective chemical flux and no aqueous dispersive chemical flux. For the gas-phase, the condition is a </w:t>
      </w:r>
      <w:proofErr w:type="gramStart"/>
      <w:r>
        <w:t>zero concentration</w:t>
      </w:r>
      <w:proofErr w:type="gramEnd"/>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D35FC7">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D35FC7">
      <w:pPr>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 xml:space="preserve">The lower boundary is zero concentration for both gas and aqueous </w:t>
      </w:r>
      <w:proofErr w:type="gramStart"/>
      <w:r>
        <w:t>phase</w:t>
      </w:r>
      <w:proofErr w:type="gramEnd"/>
    </w:p>
    <w:p w14:paraId="3C758736" w14:textId="77777777" w:rsidR="00E06673" w:rsidRDefault="00E06673" w:rsidP="00D35FC7"/>
    <w:p w14:paraId="03D103F4"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w:t>
      </w:r>
      <w:proofErr w:type="gramStart"/>
      <w:r>
        <w:t>chemical</w:t>
      </w:r>
      <w:proofErr w:type="gramEnd"/>
      <w:r>
        <w:t xml:space="preserve">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lastRenderedPageBreak/>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w:t>
      </w:r>
      <w:proofErr w:type="gramStart"/>
      <w:r>
        <w:t>the region</w:t>
      </w:r>
      <w:proofErr w:type="gramEnd"/>
      <w:r>
        <w:t xml:space="preserve">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D35FC7">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D35FC7">
      <w:pPr>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D35FC7">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w:t>
      </w:r>
      <w:proofErr w:type="gramStart"/>
      <w:r>
        <w:t>form</w:t>
      </w:r>
      <w:proofErr w:type="gramEnd"/>
    </w:p>
    <w:p w14:paraId="0C2D011B" w14:textId="77777777" w:rsidR="007636ED" w:rsidRPr="007636ED" w:rsidRDefault="007636ED" w:rsidP="00D35FC7">
      <w:pPr>
        <w:rPr>
          <w:sz w:val="24"/>
        </w:rPr>
      </w:pPr>
      <w:r w:rsidRPr="007636ED">
        <w:rPr>
          <w:sz w:val="24"/>
        </w:rPr>
        <w:tab/>
      </w:r>
      <w:r w:rsidRPr="007636ED">
        <w:object w:dxaOrig="1579" w:dyaOrig="620" w14:anchorId="2E16D822">
          <v:shape id="_x0000_i1032" type="#_x0000_t75" style="width:1in;height:28.2pt" o:ole="">
            <v:imagedata r:id="rId33" o:title=""/>
          </v:shape>
          <o:OLEObject Type="Embed" ProgID="Equation.3" ShapeID="_x0000_i1032" DrawAspect="Content" ObjectID="_1749305063"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77777777" w:rsidR="007636ED" w:rsidRDefault="007636ED" w:rsidP="00D35FC7">
      <w:pPr>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49305064"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77777777" w:rsidR="007636ED" w:rsidRPr="007636ED" w:rsidRDefault="007636ED" w:rsidP="00D35FC7">
      <w:pPr>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49305065"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77777777" w:rsidR="007636ED" w:rsidRDefault="007636ED" w:rsidP="00D35FC7">
      <w:pPr>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49305066"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77777777" w:rsidR="007636ED" w:rsidRPr="007636ED" w:rsidRDefault="007F3027" w:rsidP="00D35FC7">
      <w:pPr>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49305067" r:id="rId42"/>
        </w:object>
      </w:r>
      <w:r w:rsidRPr="007636ED">
        <w:rPr>
          <w:sz w:val="24"/>
        </w:rPr>
        <w:tab/>
        <w:t>(</w:t>
      </w:r>
      <w:r>
        <w:rPr>
          <w:sz w:val="24"/>
        </w:rPr>
        <w:t>4-67</w:t>
      </w:r>
      <w:r w:rsidRPr="007636ED">
        <w:rPr>
          <w:sz w:val="24"/>
        </w:rPr>
        <w:t>)</w:t>
      </w:r>
    </w:p>
    <w:p w14:paraId="686B92B7" w14:textId="77777777" w:rsidR="007636ED" w:rsidRPr="007636ED" w:rsidRDefault="007F3027" w:rsidP="00D35FC7">
      <w:pPr>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49305068" r:id="rId44"/>
        </w:object>
      </w:r>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77777777" w:rsidR="007636ED" w:rsidRPr="007636ED" w:rsidRDefault="007F3027" w:rsidP="00D35FC7">
      <w:pPr>
        <w:rPr>
          <w:sz w:val="24"/>
        </w:rPr>
      </w:pPr>
      <w:r>
        <w:lastRenderedPageBreak/>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49305069" r:id="rId46"/>
        </w:object>
      </w:r>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77777777" w:rsidR="007636ED" w:rsidRPr="007636ED" w:rsidRDefault="007F3027" w:rsidP="00D35FC7">
      <w:pPr>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49305070" r:id="rId48"/>
        </w:object>
      </w:r>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7"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lastRenderedPageBreak/>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w:t>
      </w:r>
      <w:proofErr w:type="gramStart"/>
      <w:r w:rsidRPr="002E1265">
        <w:t>sim</w:t>
      </w:r>
      <w:r w:rsidR="00FA24EE">
        <w:t>ilar to</w:t>
      </w:r>
      <w:proofErr w:type="gramEnd"/>
      <w:r w:rsidR="00FA24EE">
        <w:t xml:space="preserve">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w:t>
      </w:r>
      <w:proofErr w:type="gramStart"/>
      <w:r w:rsidR="00AE784F">
        <w:t>direct</w:t>
      </w:r>
      <w:proofErr w:type="gramEnd"/>
      <w:r w:rsidR="00AE784F">
        <w:t xml:space="preserve">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8" w:name="_Toc138340373"/>
      <w:r>
        <w:lastRenderedPageBreak/>
        <w:t>Runoff Extraction of Chemical</w:t>
      </w:r>
      <w:bookmarkEnd w:id="278"/>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 xml:space="preserve">PRZM3 invoked an abstract concept of partial concentrations that interact with runoff in a nonequilibrium manner, PRZM5 maintains equilibrium conditions between the runoff and soil in a manner </w:t>
      </w:r>
      <w:proofErr w:type="gramStart"/>
      <w:r>
        <w:t>si</w:t>
      </w:r>
      <w:r w:rsidR="007F719B">
        <w:t>milar to</w:t>
      </w:r>
      <w:proofErr w:type="gramEnd"/>
      <w:r w:rsidR="007F719B">
        <w:t xml:space="preserve">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lastRenderedPageBreak/>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4CCA192D"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79" w:name="_Toc138340374"/>
      <w:r>
        <w:t>Erosion Extraction of Chemical</w:t>
      </w:r>
      <w:bookmarkEnd w:id="279"/>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in a manner </w:t>
      </w:r>
      <w:proofErr w:type="gramStart"/>
      <w:r>
        <w:t>similar to</w:t>
      </w:r>
      <w:proofErr w:type="gramEnd"/>
      <w:r>
        <w:t xml:space="preserve">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D35FC7">
      <w:pPr>
        <w:pStyle w:val="Heading2"/>
      </w:pPr>
      <w:bookmarkStart w:id="280" w:name="_Toc138340375"/>
      <w:r>
        <w:lastRenderedPageBreak/>
        <w:t>Chemical Vo</w:t>
      </w:r>
      <w:r w:rsidRPr="00975526">
        <w:t>l</w:t>
      </w:r>
      <w:r>
        <w:t>atilization</w:t>
      </w:r>
      <w:bookmarkEnd w:id="280"/>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1"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1"/>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t>dP/dz = pesticide concentration gradient (g m</w:t>
      </w:r>
      <w:r w:rsidRPr="00E3757C">
        <w:rPr>
          <w:vertAlign w:val="superscript"/>
        </w:rPr>
        <w:t>-2</w:t>
      </w:r>
      <w:r>
        <w:t>)</w:t>
      </w:r>
    </w:p>
    <w:p w14:paraId="1DC97864" w14:textId="77777777" w:rsidR="005F3AE6" w:rsidRDefault="00E3757C" w:rsidP="00D35FC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lastRenderedPageBreak/>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w:t>
      </w:r>
      <w:proofErr w:type="gramStart"/>
      <w:r>
        <w:t>z</w:t>
      </w:r>
      <w:r w:rsidRPr="00EF5169">
        <w:rPr>
          <w:vertAlign w:val="subscript"/>
        </w:rPr>
        <w:t>o</w:t>
      </w:r>
      <w:proofErr w:type="gramEnd"/>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 xml:space="preserve">as </w:t>
      </w:r>
      <w:proofErr w:type="gramStart"/>
      <w:r>
        <w:t>z</w:t>
      </w:r>
      <w:r w:rsidRPr="001B185C">
        <w:rPr>
          <w:vertAlign w:val="subscript"/>
        </w:rPr>
        <w:t>o</w:t>
      </w:r>
      <w:proofErr w:type="gramEnd"/>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lastRenderedPageBreak/>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(Mehlenbacher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r>
        <w:t>R</w:t>
      </w:r>
      <w:r w:rsidRPr="00B9088C">
        <w:rPr>
          <w:vertAlign w:val="subscript"/>
        </w:rPr>
        <w:t>bd</w:t>
      </w:r>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r>
        <w:lastRenderedPageBreak/>
        <w:t>R</w:t>
      </w:r>
      <w:r w:rsidRPr="00B9088C">
        <w:rPr>
          <w:vertAlign w:val="subscript"/>
        </w:rPr>
        <w:t>pc</w:t>
      </w:r>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t>C</w:t>
      </w:r>
      <w:r w:rsidRPr="00E90D10">
        <w:rPr>
          <w:vertAlign w:val="subscript"/>
        </w:rPr>
        <w:t xml:space="preserve">g,l </w:t>
      </w:r>
      <w:r>
        <w:t xml:space="preserve">= pesticide vapor concentration in </w:t>
      </w:r>
      <w:proofErr w:type="gramStart"/>
      <w:r>
        <w:t>top soil</w:t>
      </w:r>
      <w:proofErr w:type="gramEnd"/>
      <w:r>
        <w:t xml:space="preserve">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2" w:name="_Toc365363883"/>
      <w:bookmarkStart w:id="283" w:name="_Toc365363935"/>
      <w:bookmarkStart w:id="284" w:name="_Toc365363993"/>
      <w:bookmarkStart w:id="285" w:name="_Toc365363884"/>
      <w:bookmarkStart w:id="286" w:name="_Toc365363936"/>
      <w:bookmarkStart w:id="287" w:name="_Toc365363994"/>
      <w:bookmarkEnd w:id="282"/>
      <w:bookmarkEnd w:id="283"/>
      <w:bookmarkEnd w:id="284"/>
      <w:bookmarkEnd w:id="285"/>
      <w:bookmarkEnd w:id="286"/>
      <w:bookmarkEnd w:id="287"/>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2D169492" w:rsidR="00B92006" w:rsidRDefault="00167E51" w:rsidP="00D35FC7">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D35FC7"/>
    <w:p w14:paraId="67D53A79" w14:textId="77777777" w:rsidR="00B92006" w:rsidRDefault="00B92006" w:rsidP="00D35FC7"/>
    <w:p w14:paraId="73960F14" w14:textId="7E4A71D9" w:rsidR="008B363D" w:rsidRPr="008B363D" w:rsidRDefault="00B92006" w:rsidP="00D35FC7">
      <w:pPr>
        <w:pStyle w:val="Heading1"/>
      </w:pPr>
      <w:bookmarkStart w:id="288" w:name="_Toc138340377"/>
      <w:r>
        <w:t>Waterbody Calculations (VVWM)</w:t>
      </w:r>
      <w:bookmarkEnd w:id="288"/>
    </w:p>
    <w:p w14:paraId="0A17BE12" w14:textId="296EB26E" w:rsidR="008B363D" w:rsidRPr="008B363D" w:rsidRDefault="008B363D" w:rsidP="00D35FC7">
      <w:pPr>
        <w:pStyle w:val="Heading2"/>
      </w:pPr>
      <w:bookmarkStart w:id="289" w:name="_Toc451238549"/>
      <w:bookmarkStart w:id="290" w:name="_Toc138340378"/>
      <w:r w:rsidRPr="008B363D">
        <w:t>Introduction</w:t>
      </w:r>
      <w:bookmarkEnd w:id="289"/>
      <w:bookmarkEnd w:id="290"/>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w:t>
      </w:r>
      <w:r w:rsidRPr="008B363D">
        <w:lastRenderedPageBreak/>
        <w:t xml:space="preserve">fields over a simulation period (typically 30 years).  These standard fields are parameterized to represent </w:t>
      </w:r>
      <w:proofErr w:type="gramStart"/>
      <w:r w:rsidRPr="008B363D">
        <w:t>particular crops</w:t>
      </w:r>
      <w:proofErr w:type="gramEnd"/>
      <w:r w:rsidRPr="008B363D">
        <w:t xml:space="preserve">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w:t>
      </w:r>
      <w:proofErr w:type="gramStart"/>
      <w:r w:rsidRPr="008B363D">
        <w:t>on a daily basis</w:t>
      </w:r>
      <w:proofErr w:type="gramEnd"/>
      <w:r w:rsidRPr="008B363D">
        <w:t xml:space="preserve">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D35FC7">
      <w:pPr>
        <w:pStyle w:val="Heading2"/>
      </w:pPr>
      <w:bookmarkStart w:id="291" w:name="_Toc451238550"/>
      <w:r w:rsidRPr="008B363D">
        <w:tab/>
      </w:r>
      <w:bookmarkStart w:id="292" w:name="_Toc138340379"/>
      <w:r w:rsidRPr="008B363D">
        <w:t>The Varying Volume Water Body Model</w:t>
      </w:r>
      <w:bookmarkEnd w:id="291"/>
      <w:bookmarkEnd w:id="292"/>
    </w:p>
    <w:p w14:paraId="190A4E56" w14:textId="50C39CF3" w:rsidR="008B363D" w:rsidRPr="008B363D" w:rsidRDefault="008B363D" w:rsidP="00EB6DCA">
      <w:pPr>
        <w:pStyle w:val="Heading3"/>
      </w:pPr>
      <w:r w:rsidRPr="008B363D">
        <w:t xml:space="preserve"> </w:t>
      </w:r>
      <w:bookmarkStart w:id="293" w:name="_Toc451238551"/>
      <w:bookmarkStart w:id="294" w:name="_Toc138340380"/>
      <w:r w:rsidRPr="008B363D">
        <w:t>Conceptualization and Mathematics</w:t>
      </w:r>
      <w:bookmarkEnd w:id="293"/>
      <w:bookmarkEnd w:id="294"/>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w:t>
      </w:r>
      <w:r w:rsidRPr="008B363D">
        <w:lastRenderedPageBreak/>
        <w:t xml:space="preserve">daily values, consistent with the input data resolution. For the analytic solution, water body properties are held constant each day, but may vary from day to day.  </w:t>
      </w:r>
    </w:p>
    <w:p w14:paraId="2EE7E963" w14:textId="77777777" w:rsidR="008B363D" w:rsidRP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D35FC7"/>
    <w:p w14:paraId="6EEB1B90" w14:textId="77777777" w:rsidR="008B363D" w:rsidRPr="008B363D" w:rsidRDefault="008B363D" w:rsidP="00D35FC7">
      <w:r w:rsidRPr="008B363D">
        <w:object w:dxaOrig="8700" w:dyaOrig="2560" w14:anchorId="01482E7D">
          <v:shape id="_x0000_i1040" type="#_x0000_t75" style="width:408pt;height:132pt" o:ole="">
            <v:imagedata r:id="rId52" o:title=""/>
          </v:shape>
          <o:OLEObject Type="Embed" ProgID="Equation.3" ShapeID="_x0000_i1040" DrawAspect="Content" ObjectID="_1749305071" r:id="rId53"/>
        </w:object>
      </w:r>
      <w:r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D35FC7">
      <w:r w:rsidRPr="008B363D">
        <w:object w:dxaOrig="8760" w:dyaOrig="1380" w14:anchorId="492C2ACE">
          <v:shape id="_x0000_i1041" type="#_x0000_t75" style="width:420pt;height:66pt" o:ole="">
            <v:imagedata r:id="rId54" o:title=""/>
          </v:shape>
          <o:OLEObject Type="Embed" ProgID="Equation.3" ShapeID="_x0000_i1041" DrawAspect="Content" ObjectID="_1749305072" r:id="rId55"/>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lastRenderedPageBreak/>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7777777" w:rsidR="008B363D" w:rsidRPr="008B363D" w:rsidRDefault="008B363D" w:rsidP="00D35FC7">
      <w:r w:rsidRPr="008B363D">
        <w:tab/>
      </w:r>
      <w:r w:rsidRPr="008B363D">
        <w:object w:dxaOrig="2500" w:dyaOrig="620" w14:anchorId="3E72FFEC">
          <v:shape id="_x0000_i1042" type="#_x0000_t75" style="width:114pt;height:30pt" o:ole="">
            <v:imagedata r:id="rId56" o:title=""/>
          </v:shape>
          <o:OLEObject Type="Embed" ProgID="Equation.3" ShapeID="_x0000_i1042" DrawAspect="Content" ObjectID="_1749305073" r:id="rId57"/>
        </w:object>
      </w:r>
      <w:r w:rsidRPr="008B363D">
        <w:tab/>
        <w:t>(3)</w:t>
      </w:r>
    </w:p>
    <w:p w14:paraId="5E71988B" w14:textId="77777777" w:rsidR="008B363D" w:rsidRPr="008B363D" w:rsidRDefault="008B363D" w:rsidP="00D35FC7"/>
    <w:p w14:paraId="46F5FCAA" w14:textId="77777777" w:rsidR="008B363D" w:rsidRPr="008B363D" w:rsidRDefault="008B363D" w:rsidP="00D35FC7">
      <w:r w:rsidRPr="008B363D">
        <w:tab/>
      </w:r>
      <w:r w:rsidRPr="008B363D">
        <w:object w:dxaOrig="2420" w:dyaOrig="620" w14:anchorId="5CD0D2EE">
          <v:shape id="_x0000_i1043" type="#_x0000_t75" style="width:114pt;height:30pt" o:ole="">
            <v:imagedata r:id="rId58" o:title=""/>
          </v:shape>
          <o:OLEObject Type="Embed" ProgID="Equation.3" ShapeID="_x0000_i1043" DrawAspect="Content" ObjectID="_1749305074" r:id="rId59"/>
        </w:object>
      </w:r>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77777777" w:rsidR="008B363D" w:rsidRPr="008B363D" w:rsidRDefault="008B363D" w:rsidP="00D35FC7">
      <w:r w:rsidRPr="008B363D">
        <w:tab/>
      </w:r>
      <w:r w:rsidRPr="008B363D">
        <w:object w:dxaOrig="3640" w:dyaOrig="680" w14:anchorId="5238D844">
          <v:shape id="_x0000_i1044" type="#_x0000_t75" style="width:174pt;height:36pt" o:ole="">
            <v:imagedata r:id="rId60" o:title=""/>
          </v:shape>
          <o:OLEObject Type="Embed" ProgID="Equation.3" ShapeID="_x0000_i1044" DrawAspect="Content" ObjectID="_1749305075" r:id="rId61"/>
        </w:object>
      </w:r>
      <w:r w:rsidRPr="008B363D">
        <w:tab/>
        <w:t>(5)</w:t>
      </w:r>
    </w:p>
    <w:p w14:paraId="3BBCA905" w14:textId="77777777" w:rsidR="008B363D" w:rsidRPr="008B363D" w:rsidRDefault="008B363D" w:rsidP="00D35FC7"/>
    <w:p w14:paraId="4FACFC7B" w14:textId="77777777" w:rsidR="008B363D" w:rsidRPr="008B363D" w:rsidRDefault="008B363D" w:rsidP="00D35FC7">
      <w:r w:rsidRPr="008B363D">
        <w:tab/>
      </w:r>
      <w:bookmarkStart w:id="295" w:name="_Hlk49323308"/>
      <w:r w:rsidRPr="008B363D">
        <w:object w:dxaOrig="2780" w:dyaOrig="680" w14:anchorId="69CD8071">
          <v:shape id="_x0000_i1045" type="#_x0000_t75" style="width:132pt;height:36pt" o:ole="">
            <v:imagedata r:id="rId62" o:title=""/>
          </v:shape>
          <o:OLEObject Type="Embed" ProgID="Equation.3" ShapeID="_x0000_i1045" DrawAspect="Content" ObjectID="_1749305076" r:id="rId63"/>
        </w:object>
      </w:r>
      <w:bookmarkEnd w:id="295"/>
      <w:r w:rsidRPr="008B363D">
        <w:tab/>
        <w:t>(6)</w:t>
      </w:r>
    </w:p>
    <w:p w14:paraId="3A5EE874" w14:textId="77777777" w:rsidR="008B363D" w:rsidRPr="008B363D" w:rsidRDefault="008B363D" w:rsidP="00D35FC7"/>
    <w:p w14:paraId="660887F3" w14:textId="77777777" w:rsidR="008B363D" w:rsidRPr="008B363D" w:rsidRDefault="008B363D" w:rsidP="00D35FC7">
      <w:r w:rsidRPr="008B363D">
        <w:tab/>
      </w:r>
      <w:r w:rsidRPr="008B363D">
        <w:object w:dxaOrig="4980" w:dyaOrig="700" w14:anchorId="0BC563CB">
          <v:shape id="_x0000_i1046" type="#_x0000_t75" style="width:240pt;height:36pt" o:ole="">
            <v:imagedata r:id="rId64" o:title=""/>
          </v:shape>
          <o:OLEObject Type="Embed" ProgID="Equation.3" ShapeID="_x0000_i1046" DrawAspect="Content" ObjectID="_1749305077" r:id="rId65"/>
        </w:object>
      </w:r>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77777777" w:rsidR="008B363D" w:rsidRPr="008B363D" w:rsidRDefault="008B363D" w:rsidP="00D35FC7">
      <w:r w:rsidRPr="008B363D">
        <w:tab/>
      </w:r>
      <w:r w:rsidRPr="008B363D">
        <w:object w:dxaOrig="4980" w:dyaOrig="740" w14:anchorId="2E921613">
          <v:shape id="_x0000_i1047" type="#_x0000_t75" style="width:240pt;height:36pt" o:ole="">
            <v:imagedata r:id="rId66" o:title=""/>
          </v:shape>
          <o:OLEObject Type="Embed" ProgID="Equation.3" ShapeID="_x0000_i1047" DrawAspect="Content" ObjectID="_1749305078" r:id="rId67"/>
        </w:object>
      </w:r>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77777777" w:rsidR="008B363D" w:rsidRPr="008B363D" w:rsidRDefault="008B363D" w:rsidP="00D35FC7">
      <w:r w:rsidRPr="008B363D">
        <w:lastRenderedPageBreak/>
        <w:tab/>
      </w:r>
      <w:r w:rsidRPr="008B363D">
        <w:object w:dxaOrig="5000" w:dyaOrig="700" w14:anchorId="35659AA3">
          <v:shape id="_x0000_i1048" type="#_x0000_t75" style="width:240pt;height:36pt" o:ole="">
            <v:imagedata r:id="rId68" o:title=""/>
          </v:shape>
          <o:OLEObject Type="Embed" ProgID="Equation.3" ShapeID="_x0000_i1048" DrawAspect="Content" ObjectID="_1749305079" r:id="rId69"/>
        </w:object>
      </w:r>
      <w:r w:rsidRPr="008B363D">
        <w:tab/>
        <w:t>(9)</w:t>
      </w:r>
    </w:p>
    <w:p w14:paraId="44BDE6A6" w14:textId="77777777" w:rsidR="008B363D" w:rsidRPr="008B363D" w:rsidRDefault="008B363D" w:rsidP="00D35FC7"/>
    <w:p w14:paraId="4446351D" w14:textId="77777777" w:rsidR="008B363D" w:rsidRPr="008B363D" w:rsidRDefault="008B363D" w:rsidP="00D35FC7">
      <w:r w:rsidRPr="008B363D">
        <w:tab/>
      </w:r>
      <w:r w:rsidRPr="008B363D">
        <w:object w:dxaOrig="5100" w:dyaOrig="700" w14:anchorId="15EA40D9">
          <v:shape id="_x0000_i1049" type="#_x0000_t75" style="width:246pt;height:36pt" o:ole="">
            <v:imagedata r:id="rId70" o:title=""/>
          </v:shape>
          <o:OLEObject Type="Embed" ProgID="Equation.3" ShapeID="_x0000_i1049" DrawAspect="Content" ObjectID="_1749305080" r:id="rId71"/>
        </w:object>
      </w:r>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xml:space="preserve">.  We assume that the mass of sediment, biota, and DOC remain constant.  However, this assumption has </w:t>
      </w:r>
      <w:proofErr w:type="gramStart"/>
      <w:r w:rsidRPr="008B363D">
        <w:t>very little</w:t>
      </w:r>
      <w:proofErr w:type="gramEnd"/>
      <w:r w:rsidRPr="008B363D">
        <w:t xml:space="preserv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 xml:space="preserve">Given a set of initial conditions, equations (3) and (4) completely describe the standard water bodies.  </w:t>
      </w:r>
      <w:proofErr w:type="gramStart"/>
      <w:r w:rsidRPr="008B363D">
        <w:t>It is clear that there</w:t>
      </w:r>
      <w:proofErr w:type="gramEnd"/>
      <w:r w:rsidRPr="008B363D">
        <w:t xml:space="preserv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6" w:name="_Toc451238552"/>
      <w:bookmarkStart w:id="297" w:name="_Toc138340381"/>
      <w:r w:rsidRPr="008B363D">
        <w:t>2.2</w:t>
      </w:r>
      <w:r w:rsidRPr="008B363D">
        <w:tab/>
        <w:t>Solute Holding Capacity Ratio (</w:t>
      </w:r>
      <w:r w:rsidRPr="008B363D">
        <w:sym w:font="Symbol" w:char="F051"/>
      </w:r>
      <w:r w:rsidRPr="008B363D">
        <w:t>)</w:t>
      </w:r>
      <w:bookmarkEnd w:id="296"/>
      <w:bookmarkEnd w:id="297"/>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D35FC7">
      <w:r w:rsidRPr="008B363D">
        <w:tab/>
      </w:r>
      <w:r w:rsidRPr="008B363D">
        <w:object w:dxaOrig="3620" w:dyaOrig="440" w14:anchorId="56C6924F">
          <v:shape id="_x0000_i1050" type="#_x0000_t75" style="width:180pt;height:24pt" o:ole="">
            <v:imagedata r:id="rId72" o:title=""/>
          </v:shape>
          <o:OLEObject Type="Embed" ProgID="Equation.3" ShapeID="_x0000_i1050" DrawAspect="Content" ObjectID="_1749305081" r:id="rId73"/>
        </w:object>
      </w:r>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lastRenderedPageBreak/>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2A6E19FD" w:rsidR="008B363D" w:rsidRPr="008B363D" w:rsidRDefault="000873B0" w:rsidP="00D35FC7">
      <w:r>
        <w:tab/>
      </w:r>
      <w:r w:rsidR="008B363D" w:rsidRPr="008B363D">
        <w:object w:dxaOrig="3080" w:dyaOrig="440" w14:anchorId="1AE7B37F">
          <v:shape id="_x0000_i1051" type="#_x0000_t75" style="width:150pt;height:24pt" o:ole="">
            <v:imagedata r:id="rId74" o:title=""/>
          </v:shape>
          <o:OLEObject Type="Embed" ProgID="Equation.3" ShapeID="_x0000_i1051" DrawAspect="Content" ObjectID="_1749305082" r:id="rId75"/>
        </w:object>
      </w:r>
      <w:r w:rsidR="008B363D" w:rsidRPr="008B363D">
        <w:tab/>
        <w:t>(12)</w:t>
      </w:r>
    </w:p>
    <w:p w14:paraId="64541C94" w14:textId="1478DD2C" w:rsidR="008B363D" w:rsidRPr="008B363D" w:rsidRDefault="000873B0" w:rsidP="00D35FC7">
      <w:r>
        <w:tab/>
      </w:r>
      <w:r w:rsidR="008B363D" w:rsidRPr="008B363D">
        <w:object w:dxaOrig="2460" w:dyaOrig="440" w14:anchorId="45DDDDF6">
          <v:shape id="_x0000_i1052" type="#_x0000_t75" style="width:120pt;height:24pt" o:ole="">
            <v:imagedata r:id="rId76" o:title=""/>
          </v:shape>
          <o:OLEObject Type="Embed" ProgID="Equation.3" ShapeID="_x0000_i1052" DrawAspect="Content" ObjectID="_1749305083" r:id="rId77"/>
        </w:object>
      </w:r>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77777777" w:rsidR="008B363D" w:rsidRPr="008B363D" w:rsidRDefault="008B363D" w:rsidP="00D35FC7">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49305084" r:id="rId79"/>
        </w:object>
      </w:r>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8" w:name="_Toc451238553"/>
      <w:bookmarkStart w:id="299" w:name="_Toc138340382"/>
      <w:r w:rsidRPr="008B363D">
        <w:t>Effective Water Column Dissipation (</w:t>
      </w:r>
      <w:r w:rsidRPr="008B363D">
        <w:sym w:font="Symbol" w:char="F047"/>
      </w:r>
      <w:r w:rsidRPr="008B363D">
        <w:rPr>
          <w:vertAlign w:val="subscript"/>
        </w:rPr>
        <w:t>1</w:t>
      </w:r>
      <w:r w:rsidRPr="008B363D">
        <w:t>)</w:t>
      </w:r>
      <w:bookmarkEnd w:id="298"/>
      <w:bookmarkEnd w:id="299"/>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0" w:name="_Toc451238554"/>
      <w:bookmarkStart w:id="301" w:name="_Toc138340383"/>
      <w:r w:rsidRPr="000873B0">
        <w:rPr>
          <w:rStyle w:val="Heading3Char"/>
        </w:rPr>
        <w:t xml:space="preserve">Hydrologic Washout </w:t>
      </w:r>
      <w:bookmarkEnd w:id="300"/>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1"/>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2" w:name="_Toc451238555"/>
      <w:bookmarkStart w:id="303" w:name="_Toc138340384"/>
      <w:r w:rsidRPr="008B363D">
        <w:t>Metabolism (</w:t>
      </w:r>
      <w:r w:rsidRPr="008B363D">
        <w:sym w:font="Symbol" w:char="F06D"/>
      </w:r>
      <w:r w:rsidRPr="008B363D">
        <w:rPr>
          <w:vertAlign w:val="subscript"/>
        </w:rPr>
        <w:t>bio_1</w:t>
      </w:r>
      <w:r w:rsidRPr="008B363D">
        <w:t>)</w:t>
      </w:r>
      <w:bookmarkEnd w:id="302"/>
      <w:bookmarkEnd w:id="303"/>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w:t>
      </w:r>
      <w:r w:rsidRPr="008B363D">
        <w:lastRenderedPageBreak/>
        <w:t xml:space="preserve">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54" type="#_x0000_t75" style="width:102pt;height:36pt" o:ole="">
            <v:imagedata r:id="rId80" o:title=""/>
          </v:shape>
          <o:OLEObject Type="Embed" ProgID="Equation.3" ShapeID="_x0000_i1054" DrawAspect="Content" ObjectID="_1749305085" r:id="rId81"/>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4" w:name="_Toc451238556"/>
      <w:bookmarkStart w:id="305" w:name="_Toc138340385"/>
      <w:r w:rsidRPr="008B363D">
        <w:t>Hydrolysis (</w:t>
      </w:r>
      <w:r w:rsidRPr="008B363D">
        <w:sym w:font="Symbol" w:char="F06D"/>
      </w:r>
      <w:r w:rsidRPr="008B363D">
        <w:rPr>
          <w:vertAlign w:val="subscript"/>
        </w:rPr>
        <w:t>hydr_1</w:t>
      </w:r>
      <w:r w:rsidRPr="008B363D">
        <w:t>)</w:t>
      </w:r>
      <w:bookmarkEnd w:id="304"/>
      <w:bookmarkEnd w:id="305"/>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6" w:name="_Toc451238557"/>
      <w:bookmarkStart w:id="307" w:name="_Toc138340386"/>
      <w:r w:rsidRPr="008B363D">
        <w:t>Photolysis (</w:t>
      </w:r>
      <w:r w:rsidRPr="008B363D">
        <w:sym w:font="Symbol" w:char="F06D"/>
      </w:r>
      <w:r w:rsidRPr="008B363D">
        <w:rPr>
          <w:vertAlign w:val="subscript"/>
        </w:rPr>
        <w:t>photo</w:t>
      </w:r>
      <w:r w:rsidRPr="008B363D">
        <w:t>)</w:t>
      </w:r>
      <w:bookmarkEnd w:id="306"/>
      <w:bookmarkEnd w:id="307"/>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lastRenderedPageBreak/>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55" type="#_x0000_t75" style="width:180pt;height:30pt" o:ole="">
            <v:imagedata r:id="rId82" o:title=""/>
          </v:shape>
          <o:OLEObject Type="Embed" ProgID="Equation.3" ShapeID="_x0000_i1055" DrawAspect="Content" ObjectID="_1749305086" r:id="rId83"/>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56" type="#_x0000_t75" style="width:132pt;height:36pt" o:ole="">
            <v:imagedata r:id="rId84" o:title=""/>
          </v:shape>
          <o:OLEObject Type="Embed" ProgID="Equation.3" ShapeID="_x0000_i1056" DrawAspect="Content" ObjectID="_1749305087" r:id="rId85"/>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w:t>
      </w:r>
      <w:proofErr w:type="gramStart"/>
      <w:r w:rsidRPr="008B363D">
        <w:t>assuming that</w:t>
      </w:r>
      <w:proofErr w:type="gramEnd"/>
      <w:r w:rsidRPr="008B363D">
        <w:t xml:space="preserve">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8" w:name="_Toc451238558"/>
      <w:bookmarkStart w:id="309" w:name="_Toc138340387"/>
      <w:r w:rsidRPr="008B363D">
        <w:lastRenderedPageBreak/>
        <w:t>Volatilization (</w:t>
      </w:r>
      <w:r w:rsidRPr="008B363D">
        <w:sym w:font="Symbol" w:char="F06D"/>
      </w:r>
      <w:r w:rsidRPr="008B363D">
        <w:rPr>
          <w:vertAlign w:val="subscript"/>
        </w:rPr>
        <w:t>volatilization</w:t>
      </w:r>
      <w:r w:rsidRPr="008B363D">
        <w:t>)</w:t>
      </w:r>
      <w:bookmarkEnd w:id="308"/>
      <w:bookmarkEnd w:id="309"/>
    </w:p>
    <w:p w14:paraId="09BBA317" w14:textId="77777777" w:rsidR="008B363D" w:rsidRPr="008B363D" w:rsidRDefault="008B363D" w:rsidP="00D35FC7">
      <w:r w:rsidRPr="008B363D">
        <w:tab/>
        <w:t xml:space="preserve">The VVWM uses a two-film model for volatilization calculations and </w:t>
      </w:r>
      <w:proofErr w:type="gramStart"/>
      <w:r w:rsidRPr="008B363D">
        <w:t>all of</w:t>
      </w:r>
      <w:proofErr w:type="gramEnd"/>
      <w:r w:rsidRPr="008B363D">
        <w:t xml:space="preserve">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57" type="#_x0000_t75" style="width:60pt;height:36pt" o:ole="">
            <v:imagedata r:id="rId86" o:title=""/>
          </v:shape>
          <o:OLEObject Type="Embed" ProgID="Equation.3" ShapeID="_x0000_i1057" DrawAspect="Content" ObjectID="_1749305088" r:id="rId87"/>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58" type="#_x0000_t75" style="width:96pt;height:36pt" o:ole="">
            <v:imagedata r:id="rId88" o:title=""/>
          </v:shape>
          <o:OLEObject Type="Embed" ProgID="Equation.3" ShapeID="_x0000_i1058" DrawAspect="Content" ObjectID="_1749305089" r:id="rId89"/>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59" type="#_x0000_t75" style="width:78pt;height:36pt" o:ole="">
            <v:imagedata r:id="rId90" o:title=""/>
          </v:shape>
          <o:OLEObject Type="Embed" ProgID="Equation.3" ShapeID="_x0000_i1059" DrawAspect="Content" ObjectID="_1749305090" r:id="rId91"/>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60" type="#_x0000_t75" style="width:168pt;height:24pt" o:ole="">
            <v:imagedata r:id="rId92" o:title=""/>
          </v:shape>
          <o:OLEObject Type="Embed" ProgID="Equation.3" ShapeID="_x0000_i1060" DrawAspect="Content" ObjectID="_1749305091" r:id="rId93"/>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lastRenderedPageBreak/>
        <w:tab/>
      </w:r>
      <w:r w:rsidRPr="008B363D">
        <w:object w:dxaOrig="3220" w:dyaOrig="400" w14:anchorId="468576D0">
          <v:shape id="_x0000_i1061" type="#_x0000_t75" style="width:156pt;height:24pt" o:ole="">
            <v:imagedata r:id="rId94" o:title=""/>
          </v:shape>
          <o:OLEObject Type="Embed" ProgID="Equation.3" ShapeID="_x0000_i1061" DrawAspect="Content" ObjectID="_1749305092" r:id="rId95"/>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62" type="#_x0000_t75" style="width:78pt;height:36pt" o:ole="">
            <v:imagedata r:id="rId96" o:title=""/>
          </v:shape>
          <o:OLEObject Type="Embed" ProgID="Equation.3" ShapeID="_x0000_i1062" DrawAspect="Content" ObjectID="_1749305093" r:id="rId97"/>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63" type="#_x0000_t75" style="width:156pt;height:36pt" o:ole="">
            <v:imagedata r:id="rId98" o:title=""/>
          </v:shape>
          <o:OLEObject Type="Embed" ProgID="Equation.3" ShapeID="_x0000_i1063" DrawAspect="Content" ObjectID="_1749305094" r:id="rId99"/>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w:t>
      </w:r>
      <w:proofErr w:type="gramStart"/>
      <w:r w:rsidRPr="008B363D">
        <w:t>on a daily basis</w:t>
      </w:r>
      <w:proofErr w:type="gramEnd"/>
      <w:r w:rsidRPr="008B363D">
        <w:t xml:space="preserve">,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64" type="#_x0000_t75" style="width:102pt;height:42pt" o:ole="">
            <v:imagedata r:id="rId100" o:title=""/>
          </v:shape>
          <o:OLEObject Type="Embed" ProgID="Equation.3" ShapeID="_x0000_i1064" DrawAspect="Content" ObjectID="_1749305095" r:id="rId101"/>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65" type="#_x0000_t75" style="width:96pt;height:42pt" o:ole="">
            <v:imagedata r:id="rId102" o:title=""/>
          </v:shape>
          <o:OLEObject Type="Embed" ProgID="Equation.3" ShapeID="_x0000_i1065" DrawAspect="Content" ObjectID="_1749305096" r:id="rId103"/>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lastRenderedPageBreak/>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66" type="#_x0000_t75" style="width:102pt;height:36pt" o:ole="">
            <v:imagedata r:id="rId104" o:title=""/>
          </v:shape>
          <o:OLEObject Type="Embed" ProgID="Equation.3" ShapeID="_x0000_i1066" DrawAspect="Content" ObjectID="_1749305097" r:id="rId105"/>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67" type="#_x0000_t75" style="width:168pt;height:36pt" o:ole="">
            <v:imagedata r:id="rId106" o:title=""/>
          </v:shape>
          <o:OLEObject Type="Embed" ProgID="Equation.3" ShapeID="_x0000_i1067" DrawAspect="Content" ObjectID="_1749305098" r:id="rId107"/>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68" type="#_x0000_t75" style="width:1in;height:36pt" o:ole="">
            <v:imagedata r:id="rId108" o:title=""/>
          </v:shape>
          <o:OLEObject Type="Embed" ProgID="Equation.3" ShapeID="_x0000_i1068" DrawAspect="Content" ObjectID="_1749305099" r:id="rId109"/>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0" w:name="_Toc451238559"/>
      <w:bookmarkStart w:id="311"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0"/>
      <w:bookmarkEnd w:id="311"/>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2" w:name="_Toc451238560"/>
      <w:bookmarkStart w:id="313" w:name="_Toc138340389"/>
      <w:r w:rsidRPr="008B363D">
        <w:t>Benthic Hydrolysis (</w:t>
      </w:r>
      <w:r w:rsidRPr="008B363D">
        <w:sym w:font="Symbol" w:char="F06D"/>
      </w:r>
      <w:r w:rsidRPr="008B363D">
        <w:t>hydr_2)</w:t>
      </w:r>
      <w:bookmarkEnd w:id="312"/>
      <w:bookmarkEnd w:id="313"/>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69" type="#_x0000_t75" style="width:1in;height:24pt" o:ole="">
            <v:imagedata r:id="rId110" o:title=""/>
          </v:shape>
          <o:OLEObject Type="Embed" ProgID="Equation.3" ShapeID="_x0000_i1069" DrawAspect="Content" ObjectID="_1749305100" r:id="rId111"/>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4" w:name="_Toc451238561"/>
      <w:bookmarkStart w:id="315" w:name="_Toc138340390"/>
      <w:r w:rsidRPr="008B363D">
        <w:lastRenderedPageBreak/>
        <w:t>Benthic Metabolism (</w:t>
      </w:r>
      <w:r w:rsidRPr="008B363D">
        <w:sym w:font="Symbol" w:char="F06D"/>
      </w:r>
      <w:r w:rsidRPr="008B363D">
        <w:rPr>
          <w:vertAlign w:val="subscript"/>
        </w:rPr>
        <w:t>bio_2</w:t>
      </w:r>
      <w:r w:rsidRPr="008B363D">
        <w:t>)</w:t>
      </w:r>
      <w:bookmarkEnd w:id="314"/>
      <w:bookmarkEnd w:id="315"/>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70" type="#_x0000_t75" style="width:114pt;height:24pt" o:ole="">
            <v:imagedata r:id="rId112" o:title=""/>
          </v:shape>
          <o:OLEObject Type="Embed" ProgID="Equation.3" ShapeID="_x0000_i1070" DrawAspect="Content" ObjectID="_1749305101" r:id="rId113"/>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6"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6"/>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7" w:name="_Toc451238562"/>
    </w:p>
    <w:p w14:paraId="1617C4A8" w14:textId="2C7BA89C" w:rsidR="008B363D" w:rsidRPr="008B363D" w:rsidRDefault="008B363D" w:rsidP="00EB6DCA">
      <w:pPr>
        <w:pStyle w:val="Heading3"/>
      </w:pPr>
      <w:bookmarkStart w:id="318" w:name="_Toc138340392"/>
      <w:r w:rsidRPr="008B363D">
        <w:t>2.5</w:t>
      </w:r>
      <w:r w:rsidRPr="008B363D">
        <w:tab/>
        <w:t>Mass Transfer Coefficient (</w:t>
      </w:r>
      <w:r w:rsidRPr="008B363D">
        <w:sym w:font="Symbol" w:char="F057"/>
      </w:r>
      <w:r w:rsidRPr="008B363D">
        <w:t>)</w:t>
      </w:r>
      <w:bookmarkEnd w:id="317"/>
      <w:bookmarkEnd w:id="318"/>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71" type="#_x0000_t75" style="width:12pt;height:12pt" o:ole="" o:bullet="t">
            <v:imagedata r:id="rId114" o:title=""/>
          </v:shape>
          <o:OLEObject Type="Embed" ProgID="Equation.3" ShapeID="_x0000_i1071" DrawAspect="Content" ObjectID="_1749305102" r:id="rId115"/>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72" type="#_x0000_t75" style="width:120pt;height:36pt" o:ole="">
            <v:imagedata r:id="rId116" o:title=""/>
          </v:shape>
          <o:OLEObject Type="Embed" ProgID="Equation.3" ShapeID="_x0000_i1072" DrawAspect="Content" ObjectID="_1749305103" r:id="rId117"/>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73" type="#_x0000_t75" style="width:132pt;height:36pt" o:ole="">
            <v:imagedata r:id="rId118" o:title=""/>
          </v:shape>
          <o:OLEObject Type="Embed" ProgID="Equation.3" ShapeID="_x0000_i1073" DrawAspect="Content" ObjectID="_1749305104" r:id="rId119"/>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74" type="#_x0000_t75" style="width:42pt;height:36pt" o:ole="">
            <v:imagedata r:id="rId120" o:title=""/>
          </v:shape>
          <o:OLEObject Type="Embed" ProgID="Equation.3" ShapeID="_x0000_i1074" DrawAspect="Content" ObjectID="_1749305105" r:id="rId121"/>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75" type="#_x0000_t75" style="width:120pt;height:36pt" o:ole="">
            <v:imagedata r:id="rId122" o:title=""/>
          </v:shape>
          <o:OLEObject Type="Embed" ProgID="Equation.3" ShapeID="_x0000_i1075" DrawAspect="Content" ObjectID="_1749305106" r:id="rId123"/>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76" type="#_x0000_t75" style="width:180pt;height:36pt" o:ole="">
            <v:imagedata r:id="rId124" o:title=""/>
          </v:shape>
          <o:OLEObject Type="Embed" ProgID="Equation.3" ShapeID="_x0000_i1076" DrawAspect="Content" ObjectID="_1749305107" r:id="rId125"/>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lastRenderedPageBreak/>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77" type="#_x0000_t75" style="width:60pt;height:36pt" o:ole="">
            <v:imagedata r:id="rId126" o:title=""/>
          </v:shape>
          <o:OLEObject Type="Embed" ProgID="Equation.3" ShapeID="_x0000_i1077" DrawAspect="Content" ObjectID="_1749305108" r:id="rId127"/>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9" w:name="_Toc451238563"/>
      <w:bookmarkStart w:id="320" w:name="_Toc138340393"/>
      <w:r w:rsidRPr="008B363D">
        <w:t>Daily Piecewise Calculations</w:t>
      </w:r>
      <w:bookmarkEnd w:id="319"/>
      <w:bookmarkEnd w:id="320"/>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1" w:name="_Toc451238564"/>
      <w:bookmarkStart w:id="322" w:name="_Toc138340394"/>
      <w:r w:rsidRPr="008B363D">
        <w:t>Volume Calculations</w:t>
      </w:r>
      <w:bookmarkEnd w:id="321"/>
      <w:bookmarkEnd w:id="322"/>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lastRenderedPageBreak/>
        <w:t xml:space="preserve">Daily runoff is taken from the PRZM model output. Daily precipitation and evaporation are taken from the meteorological file.  Seepage </w:t>
      </w:r>
      <w:proofErr w:type="gramStart"/>
      <w:r w:rsidRPr="008B363D">
        <w:t>at this time</w:t>
      </w:r>
      <w:proofErr w:type="gramEnd"/>
      <w:r w:rsidRPr="008B363D">
        <w:t xml:space="preserv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3" w:name="_Toc451238565"/>
      <w:bookmarkStart w:id="324" w:name="_Toc138340395"/>
      <w:r w:rsidRPr="008B363D">
        <w:t>Initial Conditions</w:t>
      </w:r>
      <w:bookmarkEnd w:id="323"/>
      <w:bookmarkEnd w:id="324"/>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w:t>
      </w:r>
      <w:proofErr w:type="gramStart"/>
      <w:r w:rsidRPr="008B363D">
        <w:t>chemical</w:t>
      </w:r>
      <w:proofErr w:type="gramEnd"/>
      <w:r w:rsidRPr="008B363D">
        <w:t xml:space="preserve">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5" w:name="_Toc138340396"/>
      <w:r w:rsidRPr="008B363D">
        <w:t>Fixed Fraction of Eroded Pesticide</w:t>
      </w:r>
      <w:bookmarkEnd w:id="325"/>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78" type="#_x0000_t75" style="width:318pt;height:42pt" o:ole="">
            <v:imagedata r:id="rId128" o:title=""/>
          </v:shape>
          <o:OLEObject Type="Embed" ProgID="Equation.3" ShapeID="_x0000_i1078" DrawAspect="Content" ObjectID="_1749305109" r:id="rId129"/>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79" type="#_x0000_t75" style="width:168pt;height:36pt" o:ole="">
            <v:imagedata r:id="rId130" o:title=""/>
          </v:shape>
          <o:OLEObject Type="Embed" ProgID="Equation.3" ShapeID="_x0000_i1079" DrawAspect="Content" ObjectID="_1749305110" r:id="rId131"/>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6" w:name="_Toc138340397"/>
      <w:r w:rsidRPr="008B363D">
        <w:t>Initial Distribution of Eroded Pesticide</w:t>
      </w:r>
      <w:bookmarkEnd w:id="326"/>
    </w:p>
    <w:p w14:paraId="6D88E758" w14:textId="77777777" w:rsidR="008B363D" w:rsidRPr="008B363D" w:rsidRDefault="008B363D" w:rsidP="00D35FC7"/>
    <w:p w14:paraId="381FF9D4" w14:textId="77777777" w:rsidR="008B363D" w:rsidRPr="008B363D" w:rsidRDefault="008B363D" w:rsidP="00D35FC7">
      <w:r w:rsidRPr="008B363D">
        <w:t xml:space="preserve">The basis for the variable option to handle eroded pesticide in VVWM, is to maintain equilibrium in the water column when eroded sediment enters.  With this option, the eroded pesticide and the eroded soil mass </w:t>
      </w:r>
      <w:proofErr w:type="gramStart"/>
      <w:r w:rsidRPr="008B363D">
        <w:t>is</w:t>
      </w:r>
      <w:proofErr w:type="gramEnd"/>
      <w:r w:rsidRPr="008B363D">
        <w:t xml:space="preserve">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80" type="#_x0000_t75" style="width:324pt;height:42pt" o:ole="">
            <v:imagedata r:id="rId132" o:title=""/>
          </v:shape>
          <o:OLEObject Type="Embed" ProgID="Equation.3" ShapeID="_x0000_i1080" DrawAspect="Content" ObjectID="_1749305111" r:id="rId133"/>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tab/>
      </w:r>
      <w:r w:rsidRPr="008B363D">
        <w:object w:dxaOrig="5160" w:dyaOrig="700" w14:anchorId="5B4A90E2">
          <v:shape id="_x0000_i1081" type="#_x0000_t75" style="width:258pt;height:36pt" o:ole="">
            <v:imagedata r:id="rId134" o:title=""/>
          </v:shape>
          <o:OLEObject Type="Embed" ProgID="Equation.3" ShapeID="_x0000_i1081" DrawAspect="Content" ObjectID="_1749305112" r:id="rId135"/>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82" type="#_x0000_t75" style="width:336pt;height:36pt" o:ole="">
            <v:imagedata r:id="rId136" o:title=""/>
          </v:shape>
          <o:OLEObject Type="Embed" ProgID="Equation.3" ShapeID="_x0000_i1082" DrawAspect="Content" ObjectID="_1749305113" r:id="rId137"/>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7" w:name="_Toc451238566"/>
      <w:bookmarkStart w:id="328" w:name="_Toc138340398"/>
      <w:r w:rsidRPr="008B363D">
        <w:t>Analytical Solution</w:t>
      </w:r>
      <w:bookmarkEnd w:id="327"/>
      <w:bookmarkEnd w:id="328"/>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83" type="#_x0000_t75" style="width:1in;height:30pt" o:ole="">
            <v:imagedata r:id="rId33" o:title=""/>
          </v:shape>
          <o:OLEObject Type="Embed" ProgID="Equation.3" ShapeID="_x0000_i1083" DrawAspect="Content" ObjectID="_1749305114" r:id="rId138"/>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84" type="#_x0000_t75" style="width:1in;height:30pt" o:ole="">
            <v:imagedata r:id="rId35" o:title=""/>
          </v:shape>
          <o:OLEObject Type="Embed" ProgID="Equation.3" ShapeID="_x0000_i1084" DrawAspect="Content" ObjectID="_1749305115" r:id="rId139"/>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85" type="#_x0000_t75" style="width:66pt;height:12pt" o:ole="">
            <v:imagedata r:id="rId140" o:title=""/>
          </v:shape>
          <o:OLEObject Type="Embed" ProgID="Equation.3" ShapeID="_x0000_i1085" DrawAspect="Content" ObjectID="_1749305116" r:id="rId141"/>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86" type="#_x0000_t75" style="width:42pt;height:12pt" o:ole="">
            <v:imagedata r:id="rId142" o:title=""/>
          </v:shape>
          <o:OLEObject Type="Embed" ProgID="Equation.3" ShapeID="_x0000_i1086" DrawAspect="Content" ObjectID="_1749305117" r:id="rId143"/>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87" type="#_x0000_t75" style="width:36pt;height:12pt" o:ole="">
            <v:imagedata r:id="rId144" o:title=""/>
          </v:shape>
          <o:OLEObject Type="Embed" ProgID="Equation.3" ShapeID="_x0000_i1087" DrawAspect="Content" ObjectID="_1749305118" r:id="rId145"/>
        </w:object>
      </w:r>
      <w:r w:rsidRPr="008B363D">
        <w:tab/>
      </w:r>
    </w:p>
    <w:p w14:paraId="63FEC633" w14:textId="77777777" w:rsidR="008B363D" w:rsidRPr="008B363D" w:rsidRDefault="008B363D" w:rsidP="00D35FC7">
      <w:r w:rsidRPr="008B363D">
        <w:lastRenderedPageBreak/>
        <w:tab/>
      </w:r>
    </w:p>
    <w:p w14:paraId="40067E93" w14:textId="77777777" w:rsidR="008B363D" w:rsidRPr="008B363D" w:rsidRDefault="008B363D" w:rsidP="00D35FC7">
      <w:r w:rsidRPr="008B363D">
        <w:object w:dxaOrig="1200" w:dyaOrig="340" w14:anchorId="0A45F72B">
          <v:shape id="_x0000_i1088" type="#_x0000_t75" style="width:60pt;height:12pt" o:ole="">
            <v:imagedata r:id="rId146" o:title=""/>
          </v:shape>
          <o:OLEObject Type="Embed" ProgID="Equation.3" ShapeID="_x0000_i1088" DrawAspect="Content" ObjectID="_1749305119" r:id="rId147"/>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89" type="#_x0000_t75" style="width:96pt;height:24pt" o:ole="">
            <v:imagedata r:id="rId37" o:title=""/>
          </v:shape>
          <o:OLEObject Type="Embed" ProgID="Equation.3" ShapeID="_x0000_i1089" DrawAspect="Content" ObjectID="_1749305120" r:id="rId148"/>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90" type="#_x0000_t75" style="width:180pt;height:30pt" o:ole="">
            <v:imagedata r:id="rId39" o:title=""/>
          </v:shape>
          <o:OLEObject Type="Embed" ProgID="Equation.3" ShapeID="_x0000_i1090" DrawAspect="Content" ObjectID="_1749305121" r:id="rId149"/>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91" type="#_x0000_t75" style="width:180pt;height:36pt" o:ole="">
            <v:imagedata r:id="rId41" o:title=""/>
          </v:shape>
          <o:OLEObject Type="Embed" ProgID="Equation.3" ShapeID="_x0000_i1091" DrawAspect="Content" ObjectID="_1749305122" r:id="rId150"/>
        </w:object>
      </w:r>
      <w:r w:rsidRPr="008B363D">
        <w:tab/>
        <w:t>(54)</w:t>
      </w:r>
    </w:p>
    <w:p w14:paraId="087CF9B3" w14:textId="77777777" w:rsidR="008B363D" w:rsidRPr="008B363D" w:rsidRDefault="008B363D" w:rsidP="00D35FC7">
      <w:r w:rsidRPr="008B363D">
        <w:object w:dxaOrig="3620" w:dyaOrig="720" w14:anchorId="20B606E4">
          <v:shape id="_x0000_i1092" type="#_x0000_t75" style="width:180pt;height:36pt" o:ole="">
            <v:imagedata r:id="rId43" o:title=""/>
          </v:shape>
          <o:OLEObject Type="Embed" ProgID="Equation.3" ShapeID="_x0000_i1092" DrawAspect="Content" ObjectID="_1749305123" r:id="rId151"/>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93" type="#_x0000_t75" style="width:168pt;height:36pt" o:ole="">
            <v:imagedata r:id="rId45" o:title=""/>
          </v:shape>
          <o:OLEObject Type="Embed" ProgID="Equation.3" ShapeID="_x0000_i1093" DrawAspect="Content" ObjectID="_1749305124" r:id="rId152"/>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94" type="#_x0000_t75" style="width:168pt;height:36pt" o:ole="">
            <v:imagedata r:id="rId47" o:title=""/>
          </v:shape>
          <o:OLEObject Type="Embed" ProgID="Equation.3" ShapeID="_x0000_i1094" DrawAspect="Content" ObjectID="_1749305125" r:id="rId153"/>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 xml:space="preserve">Average concentrations can be determined over any interval in which all parameters remain constant.   In the VVWM, parameters change </w:t>
      </w:r>
      <w:proofErr w:type="gramStart"/>
      <w:r w:rsidRPr="008B363D">
        <w:t>on a daily basis</w:t>
      </w:r>
      <w:proofErr w:type="gramEnd"/>
      <w:r w:rsidRPr="008B363D">
        <w:t>,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95" type="#_x0000_t75" style="width:336pt;height:36pt" o:ole="">
            <v:imagedata r:id="rId154" o:title=""/>
          </v:shape>
          <o:OLEObject Type="Embed" ProgID="Equation.3" ShapeID="_x0000_i1095" DrawAspect="Content" ObjectID="_1749305126" r:id="rId155"/>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D35FC7">
      <w:pPr>
        <w:pStyle w:val="Heading2"/>
      </w:pPr>
      <w:bookmarkStart w:id="329" w:name="_Toc451238567"/>
      <w:bookmarkStart w:id="330" w:name="_Toc138340399"/>
      <w:r w:rsidRPr="008B363D">
        <w:t>The USEPA Standard Water Bodies</w:t>
      </w:r>
      <w:bookmarkEnd w:id="329"/>
      <w:bookmarkEnd w:id="330"/>
    </w:p>
    <w:p w14:paraId="4927CF70" w14:textId="77777777" w:rsidR="008B363D" w:rsidRPr="008B363D" w:rsidRDefault="008B363D" w:rsidP="00D35FC7">
      <w:r w:rsidRPr="008B363D">
        <w:t xml:space="preserve">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w:t>
      </w:r>
      <w:r w:rsidRPr="008B363D">
        <w:lastRenderedPageBreak/>
        <w:t>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96" type="#_x0000_t75" style="width:3in;height:36pt" o:ole="">
                  <v:imagedata r:id="rId156" o:title=""/>
                </v:shape>
                <o:OLEObject Type="Embed" ProgID="Equation.3" ShapeID="_x0000_i1096" DrawAspect="Content" ObjectID="_1749305127" r:id="rId157"/>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lastRenderedPageBreak/>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97" type="#_x0000_t75" style="width:156pt;height:36pt" o:ole="">
                  <v:imagedata r:id="rId158" o:title=""/>
                </v:shape>
                <o:OLEObject Type="Embed" ProgID="Equation.3" ShapeID="_x0000_i1097" DrawAspect="Content" ObjectID="_1749305128" r:id="rId159"/>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98" type="#_x0000_t75" style="width:222pt;height:48pt" o:ole="">
                  <v:imagedata r:id="rId160" o:title=""/>
                </v:shape>
                <o:OLEObject Type="Embed" ProgID="Equation.3" ShapeID="_x0000_i1098" DrawAspect="Content" ObjectID="_1749305129" r:id="rId161"/>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99" type="#_x0000_t75" style="width:222pt;height:48pt" o:ole="">
                  <v:imagedata r:id="rId162" o:title=""/>
                </v:shape>
                <o:OLEObject Type="Embed" ProgID="Equation.3" ShapeID="_x0000_i1099" DrawAspect="Content" ObjectID="_1749305130" r:id="rId163"/>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100" type="#_x0000_t75" style="width:96pt;height:36pt" o:ole="">
                  <v:imagedata r:id="rId164" o:title=""/>
                </v:shape>
                <o:OLEObject Type="Embed" ProgID="Equation.3" ShapeID="_x0000_i1100" DrawAspect="Content" ObjectID="_1749305131" r:id="rId165"/>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r w:rsidRPr="008B363D">
              <w:t>cfu/100g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r w:rsidRPr="008B363D">
              <w:t>cfu/mL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r w:rsidRPr="008B363D">
              <w:t>metfile</w:t>
            </w:r>
          </w:p>
        </w:tc>
        <w:tc>
          <w:tcPr>
            <w:tcW w:w="2070" w:type="dxa"/>
          </w:tcPr>
          <w:p w14:paraId="6330099E" w14:textId="77777777" w:rsidR="008B363D" w:rsidRPr="008B363D" w:rsidRDefault="008B363D" w:rsidP="00D35FC7">
            <w:r w:rsidRPr="008B363D">
              <w:t xml:space="preserve">metfile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1"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2" w:name="_Toc138340400"/>
      <w:r w:rsidRPr="008B363D">
        <w:t>3.1</w:t>
      </w:r>
      <w:r w:rsidRPr="008B363D">
        <w:tab/>
        <w:t>Farm Pond</w:t>
      </w:r>
      <w:bookmarkEnd w:id="331"/>
      <w:bookmarkEnd w:id="332"/>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3" w:name="_Toc451238569"/>
      <w:bookmarkStart w:id="334" w:name="_Toc138340401"/>
      <w:r w:rsidRPr="008B363D">
        <w:lastRenderedPageBreak/>
        <w:t>3.2</w:t>
      </w:r>
      <w:r w:rsidRPr="008B363D">
        <w:tab/>
        <w:t>Index Reservoir</w:t>
      </w:r>
      <w:bookmarkEnd w:id="333"/>
      <w:bookmarkEnd w:id="334"/>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5" w:name="_Toc451238570"/>
      <w:bookmarkStart w:id="336" w:name="_Toc138340402"/>
      <w:r w:rsidRPr="008B363D">
        <w:t>Custom Water Body</w:t>
      </w:r>
      <w:bookmarkEnd w:id="335"/>
      <w:bookmarkEnd w:id="336"/>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D35FC7">
      <w:pPr>
        <w:pStyle w:val="Heading2"/>
      </w:pPr>
      <w:bookmarkStart w:id="337" w:name="_Toc451238571"/>
      <w:bookmarkStart w:id="338" w:name="_Toc138340403"/>
      <w:r w:rsidRPr="008B363D">
        <w:t>VVWM Evaluations</w:t>
      </w:r>
      <w:bookmarkEnd w:id="337"/>
      <w:bookmarkEnd w:id="338"/>
    </w:p>
    <w:p w14:paraId="68F130B7" w14:textId="7E7EA8B6" w:rsidR="008B363D" w:rsidRPr="008B363D" w:rsidRDefault="008B363D" w:rsidP="00EB6DCA">
      <w:pPr>
        <w:pStyle w:val="Heading3"/>
      </w:pPr>
      <w:bookmarkStart w:id="339" w:name="_Toc451238572"/>
      <w:bookmarkStart w:id="340" w:name="_Toc138340404"/>
      <w:r w:rsidRPr="008B363D">
        <w:t>Solute Holding Capacity Ratio Sensitivity</w:t>
      </w:r>
      <w:bookmarkEnd w:id="339"/>
      <w:bookmarkEnd w:id="340"/>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t>
      </w:r>
      <w:proofErr w:type="gramStart"/>
      <w:r w:rsidRPr="008B363D">
        <w:t>with regard to</w:t>
      </w:r>
      <w:proofErr w:type="gramEnd"/>
      <w:r w:rsidRPr="008B363D">
        <w:t xml:space="preserve">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w:t>
      </w:r>
      <w:proofErr w:type="gramStart"/>
      <w:r w:rsidRPr="008B363D">
        <w:t>sorbed to</w:t>
      </w:r>
      <w:proofErr w:type="gramEnd"/>
      <w:r w:rsidRPr="008B363D">
        <w:t xml:space="preserve">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1" w:name="_Toc451238573"/>
      <w:bookmarkStart w:id="342" w:name="_Toc138340405"/>
      <w:r w:rsidRPr="008B363D">
        <w:t>Washout and Overflow Sensitivity</w:t>
      </w:r>
      <w:bookmarkEnd w:id="341"/>
      <w:bookmarkEnd w:id="342"/>
    </w:p>
    <w:p w14:paraId="7E4C0DC7" w14:textId="77777777" w:rsidR="008B363D" w:rsidRDefault="008B363D" w:rsidP="00D35FC7">
      <w:r w:rsidRPr="008B363D">
        <w:t xml:space="preserve"> </w:t>
      </w:r>
      <w:r w:rsidRPr="008B363D">
        <w:tab/>
        <w:t xml:space="preserve">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w:t>
      </w:r>
      <w:proofErr w:type="gramStart"/>
      <w:r w:rsidRPr="008B363D">
        <w:t>on a daily basis</w:t>
      </w:r>
      <w:proofErr w:type="gramEnd"/>
      <w:r w:rsidRPr="008B363D">
        <w:t>,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9"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hA area, 2 m deep). </w:t>
      </w:r>
      <w:proofErr w:type="gramStart"/>
      <w:r w:rsidRPr="008B363D">
        <w:t>Range</w:t>
      </w:r>
      <w:proofErr w:type="gramEnd"/>
      <w:r w:rsidRPr="008B363D">
        <w:t xml:space="preserv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0"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hA, 2 m deep). </w:t>
      </w:r>
      <w:proofErr w:type="gramStart"/>
      <w:r w:rsidRPr="008B363D">
        <w:t>Range</w:t>
      </w:r>
      <w:proofErr w:type="gramEnd"/>
      <w:r w:rsidRPr="008B363D">
        <w:t xml:space="preserve"> of flow rates are for the current standard field size (10 hA).</w:t>
      </w:r>
    </w:p>
    <w:p w14:paraId="68B72DB4" w14:textId="77777777" w:rsidR="008B363D" w:rsidRPr="008B363D" w:rsidRDefault="008B363D" w:rsidP="00EB6DCA">
      <w:pPr>
        <w:pStyle w:val="Heading3"/>
      </w:pPr>
      <w:bookmarkStart w:id="343" w:name="_Toc451238574"/>
      <w:bookmarkStart w:id="344" w:name="_Toc138340406"/>
      <w:r w:rsidRPr="008B363D">
        <w:t>4.3</w:t>
      </w:r>
      <w:r w:rsidRPr="008B363D">
        <w:tab/>
        <w:t>Photolysis Sensitivity</w:t>
      </w:r>
      <w:bookmarkEnd w:id="343"/>
      <w:bookmarkEnd w:id="344"/>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w:t>
      </w:r>
      <w:proofErr w:type="gramStart"/>
      <w:r w:rsidRPr="008B363D">
        <w:t>the factor</w:t>
      </w:r>
      <w:proofErr w:type="gramEnd"/>
      <w:r w:rsidRPr="008B363D">
        <w:t xml:space="preserve">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1"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2"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5" w:name="_Toc451238575"/>
      <w:bookmarkStart w:id="346" w:name="_Toc138340407"/>
      <w:r w:rsidRPr="008B363D">
        <w:t>Volatilization</w:t>
      </w:r>
      <w:bookmarkEnd w:id="345"/>
      <w:bookmarkEnd w:id="346"/>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4"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75"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7" w:name="_Toc451238584"/>
      <w:r w:rsidRPr="00EB6DCA">
        <w:t xml:space="preserve"> </w:t>
      </w:r>
      <w:bookmarkStart w:id="348" w:name="_Toc138340408"/>
      <w:r w:rsidR="008B363D" w:rsidRPr="00EB6DCA">
        <w:t>Regulatory Summary Output File</w:t>
      </w:r>
      <w:bookmarkEnd w:id="347"/>
      <w:bookmarkEnd w:id="348"/>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r w:rsidRPr="008B363D">
        <w:rPr>
          <w:i/>
        </w:rPr>
        <w:lastRenderedPageBreak/>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9" w:name="_Toc451238585"/>
      <w:bookmarkStart w:id="350" w:name="_Toc138340409"/>
      <w:r w:rsidRPr="008B363D">
        <w:t>Daily Values Output File</w:t>
      </w:r>
      <w:bookmarkEnd w:id="349"/>
      <w:bookmarkEnd w:id="350"/>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016C9ED6" w14:textId="77777777" w:rsidR="008B363D" w:rsidRPr="008B363D" w:rsidRDefault="008B363D" w:rsidP="00D35FC7"/>
    <w:p w14:paraId="1BC77A0D" w14:textId="4EA207A2" w:rsidR="00173927" w:rsidRDefault="00173927" w:rsidP="00D35FC7"/>
    <w:p w14:paraId="73EE6CBF" w14:textId="1CCECEDB" w:rsidR="00173927" w:rsidRDefault="00173927" w:rsidP="00D35FC7"/>
    <w:p w14:paraId="7B3B42CD" w14:textId="77777777" w:rsidR="001A1867" w:rsidRDefault="001A1867" w:rsidP="00D35FC7"/>
    <w:p w14:paraId="356E760C" w14:textId="560A504F" w:rsidR="001A1867" w:rsidRDefault="00CB645F" w:rsidP="00D35FC7">
      <w:pPr>
        <w:pStyle w:val="Heading1"/>
      </w:pPr>
      <w:bookmarkStart w:id="351" w:name="_Toc138340410"/>
      <w:r>
        <w:t>Single Mixing Cell (</w:t>
      </w:r>
      <w:r w:rsidR="001A1867">
        <w:t>TPEZ</w:t>
      </w:r>
      <w:r>
        <w:t>)</w:t>
      </w:r>
      <w:r w:rsidR="001A1867">
        <w:t xml:space="preserve"> Calculations</w:t>
      </w:r>
      <w:bookmarkEnd w:id="351"/>
    </w:p>
    <w:p w14:paraId="69B46D47" w14:textId="720AFBE4"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 xml:space="preserve">This TPEZ represents a zone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66303A46"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e way that VVWM is, albeit with fewer degradation mechanisms and a single comaprtmemt instead of two.</w:t>
      </w:r>
    </w:p>
    <w:p w14:paraId="7AFE35BA" w14:textId="32FF3EDD" w:rsidR="00BA7F15" w:rsidRDefault="00BA7F15" w:rsidP="00D35FC7">
      <w:pPr>
        <w:pStyle w:val="Heading2"/>
      </w:pPr>
      <w:bookmarkStart w:id="352" w:name="_Toc138340411"/>
      <w:r>
        <w:t>Water Balance</w:t>
      </w:r>
      <w:bookmarkEnd w:id="352"/>
    </w:p>
    <w:p w14:paraId="4D2BDB4E" w14:textId="382E36B6"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 xml:space="preserve">The TPEZ water volume can </w:t>
      </w:r>
      <w:proofErr w:type="gramStart"/>
      <w:r w:rsidR="00523A90">
        <w:t>from</w:t>
      </w:r>
      <w:proofErr w:type="gramEnd"/>
      <w:r w:rsidR="00523A90">
        <w:t xml:space="preserve"> day to day according to the amount of runoff, precipitation, and evaporation.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4E2CBE87" w:rsidR="00B917EA" w:rsidRDefault="00975B90" w:rsidP="00D35FC7">
      <w:pPr>
        <w:tabs>
          <w:tab w:val="center" w:pos="4320"/>
          <w:tab w:val="right" w:pos="9360"/>
        </w:tabs>
      </w:pPr>
      <w:bookmarkStart w:id="353" w:name="_Hlk138244979"/>
      <w:r>
        <w:rPr>
          <w:rFonts w:eastAsiaTheme="minorEastAsia"/>
        </w:rPr>
        <w:tab/>
      </w:r>
      <m:oMath>
        <m:sSub>
          <m:sSubPr>
            <m:ctrlPr>
              <w:rPr>
                <w:rFonts w:ascii="Cambria Math" w:hAnsi="Cambria Math" w:hint="cs"/>
              </w:rPr>
            </m:ctrlPr>
          </m:sSubPr>
          <m:e>
            <m:r>
              <w:rPr>
                <w:rFonts w:ascii="Cambria Math" w:hAnsi="Cambria Math" w:hint="cs"/>
              </w:rPr>
              <m:t>v</m:t>
            </m:r>
          </m:e>
          <m:sub>
            <m:r>
              <w:rPr>
                <w:rFonts w:ascii="Cambria Math" w:hAnsi="Cambria Math" w:hint="cs"/>
              </w:rPr>
              <m:t>a</m:t>
            </m:r>
          </m:sub>
        </m:sSub>
        <w:bookmarkEnd w:id="353"/>
        <m:r>
          <m:rPr>
            <m:sty m:val="p"/>
          </m:rPr>
          <w:rPr>
            <w:rFonts w:ascii="Cambria Math" w:hAnsi="Cambria Math" w:hint="cs"/>
          </w:rPr>
          <m:t>=</m:t>
        </m:r>
        <w:bookmarkStart w:id="354" w:name="_Hlk138322181"/>
        <m:sSub>
          <m:sSubPr>
            <m:ctrlPr>
              <w:rPr>
                <w:rFonts w:ascii="Cambria Math" w:hAnsi="Cambria Math" w:hint="cs"/>
              </w:rPr>
            </m:ctrlPr>
          </m:sSubPr>
          <m:e>
            <m:r>
              <w:rPr>
                <w:rFonts w:ascii="Cambria Math" w:hAnsi="Cambria Math" w:hint="cs"/>
              </w:rPr>
              <m:t>v</m:t>
            </m:r>
          </m:e>
          <m:sub>
            <m:r>
              <m:rPr>
                <m:sty m:val="p"/>
              </m:rPr>
              <w:rPr>
                <w:rFonts w:ascii="Cambria Math" w:hAnsi="Cambria Math" w:hint="cs"/>
              </w:rPr>
              <m:t>0</m:t>
            </m:r>
          </m:sub>
        </m:sSub>
        <w:bookmarkEnd w:id="354"/>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46485435" w:rsidR="004414EF" w:rsidRDefault="00000000" w:rsidP="00D35FC7">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151CAE01" w:rsidR="004414EF" w:rsidRPr="00CC6F41" w:rsidRDefault="00000000" w:rsidP="00D35FC7">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151A6B40"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w:t>
      </w:r>
      <w:proofErr w:type="gramStart"/>
      <w:r>
        <w:t>in excess of</w:t>
      </w:r>
      <w:proofErr w:type="gramEnd"/>
      <w:r>
        <w:t xml:space="preserve">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p>
    <w:p w14:paraId="3014DA16" w14:textId="77777777" w:rsidR="00975B90" w:rsidRDefault="00975B90" w:rsidP="00D35FC7"/>
    <w:p w14:paraId="763AE237" w14:textId="65DE8F05"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7D0B9F86"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5"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5"/>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77777777" w:rsidR="0024370A" w:rsidRDefault="0024370A" w:rsidP="0024370A">
      <w:pPr>
        <w:ind w:firstLine="720"/>
        <w:rPr>
          <w:rFonts w:eastAsiaTheme="minorEastAsia"/>
        </w:rPr>
      </w:pPr>
      <m:oMath>
        <m:r>
          <w:rPr>
            <w:rFonts w:ascii="Cambria Math" w:hAnsi="Cambria Math"/>
          </w:rPr>
          <m:t>v</m:t>
        </m:r>
      </m:oMath>
      <w:r>
        <w:t xml:space="preserve"> = the water volume for the day</w:t>
      </w:r>
    </w:p>
    <w:p w14:paraId="37E2246E" w14:textId="77777777"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77777777"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6BBA81F3" w:rsidR="0024370A" w:rsidRDefault="0024370A" w:rsidP="0024370A">
      <w:pPr>
        <w:tabs>
          <w:tab w:val="center" w:pos="4320"/>
          <w:tab w:val="right" w:pos="9360"/>
        </w:tabs>
        <w:rPr>
          <w:rFonts w:eastAsiaTheme="minorEastAsia"/>
        </w:rPr>
      </w:pPr>
      <w:r>
        <w:rPr>
          <w:rFonts w:eastAsiaTheme="minorEastAsia"/>
        </w:rPr>
        <w:lastRenderedPageBreak/>
        <w:t xml:space="preserve">Because this model operates on </w:t>
      </w:r>
      <w:proofErr w:type="gramStart"/>
      <w:r>
        <w:rPr>
          <w:rFonts w:eastAsiaTheme="minorEastAsia"/>
        </w:rPr>
        <w:t>a 1</w:t>
      </w:r>
      <w:proofErr w:type="gramEnd"/>
      <w:r>
        <w:rPr>
          <w:rFonts w:eastAsiaTheme="minorEastAsia"/>
        </w:rPr>
        <w:t xml:space="preserve">-day time intervals, and all events (runoff, precipitation, evaporation) are reported as daily values. Flow volumes can be converted to flowrates by simply dividing the volumes by 1 day.  So, the flow out of the TPEZ </w:t>
      </w:r>
      <w:proofErr w:type="gramStart"/>
      <w:r>
        <w:rPr>
          <w:rFonts w:eastAsiaTheme="minorEastAsia"/>
        </w:rPr>
        <w:t>is</w:t>
      </w:r>
      <w:proofErr w:type="gramEnd"/>
      <w:r>
        <w:rPr>
          <w:rFonts w:eastAsiaTheme="minorEastAsia"/>
        </w:rPr>
        <w:t xml:space="preserve"> </w:t>
      </w:r>
    </w:p>
    <w:p w14:paraId="3241E228" w14:textId="77777777" w:rsidR="0024370A" w:rsidRDefault="0024370A" w:rsidP="0024370A">
      <w:pPr>
        <w:tabs>
          <w:tab w:val="center" w:pos="4320"/>
          <w:tab w:val="right" w:pos="9360"/>
        </w:tabs>
        <w:rPr>
          <w:rFonts w:eastAsiaTheme="minorEastAsia"/>
        </w:rPr>
      </w:pPr>
    </w:p>
    <w:p w14:paraId="7C44A68F" w14:textId="07C60651"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2B492DEB" w14:textId="77777777" w:rsidR="0024370A" w:rsidRDefault="0024370A" w:rsidP="0024370A">
      <w:pPr>
        <w:tabs>
          <w:tab w:val="center" w:pos="4320"/>
          <w:tab w:val="right" w:pos="9360"/>
        </w:tabs>
        <w:rPr>
          <w:rFonts w:eastAsiaTheme="minorEastAsia"/>
        </w:rPr>
      </w:pPr>
    </w:p>
    <w:p w14:paraId="19A425B0" w14:textId="77777777" w:rsidR="00975B90" w:rsidRDefault="00975B90" w:rsidP="00D35FC7"/>
    <w:p w14:paraId="521B526F" w14:textId="5B8AA62A"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556F1AE5"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4C0EE86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26E4C8E7" w14:textId="34FC8603" w:rsidR="00B917EA" w:rsidRDefault="00B917EA" w:rsidP="00D35FC7"/>
    <w:p w14:paraId="56AE03FE" w14:textId="12993EFB" w:rsidR="00BA7F15" w:rsidRDefault="00BA7F15" w:rsidP="00D35FC7">
      <w:pPr>
        <w:pStyle w:val="Heading2"/>
      </w:pPr>
      <w:bookmarkStart w:id="356" w:name="_Toc138340412"/>
      <w:r>
        <w:t>Sediment Balance</w:t>
      </w:r>
      <w:bookmarkEnd w:id="356"/>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 xml:space="preserve">movement with runoff </w:t>
      </w:r>
      <w:proofErr w:type="gramStart"/>
      <w:r w:rsidR="008B0C4F">
        <w:t>of</w:t>
      </w:r>
      <w:proofErr w:type="gramEnd"/>
      <w:r w:rsidR="008B0C4F">
        <w:t xml:space="preserve"> by burial. In any case, the TPEZ mass and size remains the same.  </w:t>
      </w:r>
      <w:proofErr w:type="gramStart"/>
      <w:r w:rsidR="008B0C4F">
        <w:t>Flow</w:t>
      </w:r>
      <w:proofErr w:type="gramEnd"/>
      <w:r w:rsidR="008B0C4F">
        <w:t xml:space="preserve">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5357D597" w14:textId="77777777" w:rsidR="00BA7F15" w:rsidRDefault="00BA7F15" w:rsidP="00D35FC7"/>
    <w:p w14:paraId="4817D6E3" w14:textId="77777777" w:rsidR="00B917EA" w:rsidRDefault="00B917EA" w:rsidP="00D35FC7"/>
    <w:p w14:paraId="4D7D715F" w14:textId="29F0A91D" w:rsidR="00B917EA" w:rsidRDefault="00BA7F15" w:rsidP="00D35FC7">
      <w:pPr>
        <w:pStyle w:val="Heading2"/>
      </w:pPr>
      <w:bookmarkStart w:id="357" w:name="_Toc138340413"/>
      <w:r>
        <w:t>Solute Mass Balance</w:t>
      </w:r>
      <w:bookmarkEnd w:id="357"/>
    </w:p>
    <w:p w14:paraId="331A58CD" w14:textId="6341FC2E" w:rsidR="00CB54DB" w:rsidRDefault="00B917EA" w:rsidP="00D35FC7">
      <w:r>
        <w:t>Mass balance of chemical</w:t>
      </w:r>
      <w:r w:rsidR="0079544B">
        <w:t xml:space="preserve"> is described by the following differential </w:t>
      </w:r>
      <w:proofErr w:type="gramStart"/>
      <w:r w:rsidR="00846C8E">
        <w:t>equation</w:t>
      </w:r>
      <w:proofErr w:type="gramEnd"/>
    </w:p>
    <w:p w14:paraId="2826BFF1" w14:textId="77777777" w:rsidR="00CB54DB" w:rsidRDefault="00CB54DB" w:rsidP="00D35FC7"/>
    <w:p w14:paraId="75AB9179" w14:textId="0853183D"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5A4FBA6E" w:rsidR="00854E86" w:rsidRDefault="00854E86" w:rsidP="00D35FC7">
      <w:r>
        <w:t>B = the sediment outflow rate [kg/day]</w:t>
      </w:r>
    </w:p>
    <w:p w14:paraId="3FB00433" w14:textId="6AD2F7BD" w:rsidR="00854E86" w:rsidRDefault="00854E86" w:rsidP="00D35FC7">
      <m:oMath>
        <m:r>
          <w:rPr>
            <w:rFonts w:ascii="Cambria Math" w:hAnsi="Cambria Math"/>
          </w:rPr>
          <m:t>v</m:t>
        </m:r>
      </m:oMath>
      <w:r>
        <w:t xml:space="preserve"> = volume of water in TPEZ</w:t>
      </w:r>
    </w:p>
    <w:p w14:paraId="3A770D1D" w14:textId="49AC6983" w:rsidR="00854E86" w:rsidRDefault="00854E86" w:rsidP="00D35FC7">
      <w:r>
        <w:t>m = mass of soil in TPEZ</w:t>
      </w:r>
    </w:p>
    <w:p w14:paraId="7658A944" w14:textId="09645B0A" w:rsidR="00854E86" w:rsidRDefault="00854E86" w:rsidP="00D35FC7">
      <w:r>
        <w:lastRenderedPageBreak/>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77777777" w:rsidR="0079544B" w:rsidRDefault="0079544B" w:rsidP="00D35FC7"/>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8"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8"/>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w:t>
      </w:r>
      <w:proofErr w:type="spellStart"/>
      <w:r>
        <w:rPr>
          <w:rFonts w:eastAsiaTheme="minorEastAsia"/>
          <w:iCs/>
        </w:rPr>
        <w:t>uu</w:t>
      </w:r>
      <w:proofErr w:type="spellEnd"/>
      <w:r>
        <w:rPr>
          <w:rFonts w:eastAsiaTheme="minorEastAsia"/>
          <w:iCs/>
        </w:rPr>
        <w:t>)</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w:t>
      </w:r>
      <w:proofErr w:type="spellStart"/>
      <w:r>
        <w:rPr>
          <w:rFonts w:eastAsiaTheme="minorEastAsia"/>
        </w:rPr>
        <w:t>ll</w:t>
      </w:r>
      <w:proofErr w:type="spellEnd"/>
      <w:r>
        <w:rPr>
          <w:rFonts w:eastAsiaTheme="minorEastAsia"/>
        </w:rPr>
        <w:t>)</w:t>
      </w:r>
    </w:p>
    <w:p w14:paraId="30B63785" w14:textId="437FBA65" w:rsidR="003D1E0B" w:rsidRDefault="003D1E0B" w:rsidP="00CB54DB">
      <w:pPr>
        <w:tabs>
          <w:tab w:val="center" w:pos="4320"/>
          <w:tab w:val="right" w:pos="9360"/>
        </w:tabs>
      </w:pPr>
    </w:p>
    <w:p w14:paraId="161E9919" w14:textId="7ADA161D" w:rsidR="003D1E0B" w:rsidRDefault="003D1E0B" w:rsidP="00CB54DB">
      <w:pPr>
        <w:tabs>
          <w:tab w:val="center" w:pos="4320"/>
          <w:tab w:val="right" w:pos="9360"/>
        </w:tabs>
      </w:pPr>
      <w:r>
        <w:t xml:space="preserve">For a given initial concentration, equation UU has thew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proofErr w:type="spellStart"/>
      <w:r w:rsidR="003D1E0B">
        <w:rPr>
          <w:rFonts w:eastAsiaTheme="minorEastAsia"/>
        </w:rPr>
        <w:t>qq</w:t>
      </w:r>
      <w:proofErr w:type="spellEnd"/>
      <w:r w:rsidR="003D1E0B">
        <w:rPr>
          <w:rFonts w:eastAsiaTheme="minorEastAsia"/>
        </w:rPr>
        <w:t>)</w:t>
      </w:r>
    </w:p>
    <w:p w14:paraId="6615F11A" w14:textId="72CF60A9" w:rsidR="003D1E0B" w:rsidRDefault="003D1E0B" w:rsidP="00D35FC7"/>
    <w:p w14:paraId="5EE6DF79" w14:textId="77777777" w:rsidR="003D1E0B" w:rsidRDefault="003D1E0B" w:rsidP="003D1E0B">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 xml:space="preserve">then calculated </w:t>
      </w:r>
      <w:proofErr w:type="gramStart"/>
      <w:r w:rsidR="00585374">
        <w:t>from</w:t>
      </w:r>
      <w:proofErr w:type="gramEnd"/>
    </w:p>
    <w:p w14:paraId="667A488C" w14:textId="7C3E1905" w:rsidR="00585374" w:rsidRDefault="00585374" w:rsidP="003D1E0B"/>
    <w:p w14:paraId="7552BFD0" w14:textId="01A21C6B"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w:t>
      </w:r>
      <w:proofErr w:type="gramStart"/>
      <w:r>
        <w:t>come</w:t>
      </w:r>
      <w:proofErr w:type="gramEnd"/>
      <w:r>
        <w:t xml:space="preserv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D35FC7">
      <w:pPr>
        <w:pStyle w:val="Heading2"/>
      </w:pPr>
      <w:bookmarkStart w:id="359" w:name="_Toc138340414"/>
      <w:r>
        <w:t xml:space="preserve">Time </w:t>
      </w:r>
      <w:bookmarkEnd w:id="359"/>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2FF3F7E" w14:textId="77777777" w:rsidR="001A1867" w:rsidRDefault="001A1867" w:rsidP="00D35FC7"/>
    <w:p w14:paraId="4ACE4262" w14:textId="77777777" w:rsidR="001A1867" w:rsidRDefault="001A1867" w:rsidP="00D35FC7"/>
    <w:p w14:paraId="4DC99912" w14:textId="77777777" w:rsidR="001A1867" w:rsidRDefault="001A1867" w:rsidP="00D35FC7"/>
    <w:p w14:paraId="5858FE87" w14:textId="77777777" w:rsidR="001A1867" w:rsidRDefault="001A1867" w:rsidP="00D35FC7"/>
    <w:p w14:paraId="75CC3C86" w14:textId="1D14461A" w:rsidR="001A1867" w:rsidRDefault="00A33D0C" w:rsidP="00A33D0C">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 xml:space="preserve">Q, the daily water runoff comes from the PRZM portion of the </w:t>
      </w:r>
      <w:proofErr w:type="gramStart"/>
      <w:r>
        <w:t>program</w:t>
      </w:r>
      <w:proofErr w:type="gramEnd"/>
    </w:p>
    <w:p w14:paraId="7B9C8CE3" w14:textId="2910D044" w:rsidR="002F26C9" w:rsidRDefault="002F26C9" w:rsidP="00D35FC7">
      <w:r>
        <w:t xml:space="preserve">B, the daily water eroded solids come from the PRZM portion of the </w:t>
      </w:r>
      <w:proofErr w:type="gramStart"/>
      <w:r>
        <w:t>program</w:t>
      </w:r>
      <w:proofErr w:type="gramEnd"/>
    </w:p>
    <w:p w14:paraId="1DFDE539" w14:textId="77777777" w:rsidR="002F26C9" w:rsidRDefault="002F26C9" w:rsidP="00D35FC7">
      <w:r>
        <w:t xml:space="preserve">V the water volume in </w:t>
      </w:r>
      <w:proofErr w:type="spellStart"/>
      <w:r>
        <w:t>th</w:t>
      </w:r>
      <w:proofErr w:type="spellEnd"/>
      <w:r>
        <w:t xml:space="preserve"> TPEZ is calculated from PRZM portion and the evaporation from the weather </w:t>
      </w:r>
      <w:proofErr w:type="spellStart"/>
      <w:r>
        <w:t>filke</w:t>
      </w:r>
      <w:proofErr w:type="spellEnd"/>
      <w:r>
        <w:t xml:space="preserve">. </w:t>
      </w:r>
      <w:proofErr w:type="spellStart"/>
      <w:r>
        <w:t>Vmin</w:t>
      </w:r>
      <w:proofErr w:type="spellEnd"/>
      <w:r>
        <w:t xml:space="preserve"> and Vmax are </w:t>
      </w:r>
      <w:proofErr w:type="gramStart"/>
      <w:r>
        <w:t>the soil</w:t>
      </w:r>
      <w:proofErr w:type="gramEnd"/>
      <w:r>
        <w:t xml:space="preserve"> inputs and are averaged over 10 cm of soil </w:t>
      </w:r>
      <w:proofErr w:type="spellStart"/>
      <w:r>
        <w:t>deopth</w:t>
      </w:r>
      <w:proofErr w:type="spellEnd"/>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 xml:space="preserve">Volume of TOPEZ is determined from its dimensions 300 m x 30 m x 0.10 </w:t>
      </w:r>
      <w:proofErr w:type="gramStart"/>
      <w:r>
        <w:t>m</w:t>
      </w:r>
      <w:proofErr w:type="gramEnd"/>
    </w:p>
    <w:p w14:paraId="285CD0C3" w14:textId="77777777" w:rsidR="002F26C9" w:rsidRDefault="002F26C9" w:rsidP="00D35FC7"/>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0" w:name="_Toc138340415"/>
      <w:r>
        <w:t>Computer Implementation</w:t>
      </w:r>
      <w:bookmarkEnd w:id="360"/>
    </w:p>
    <w:p w14:paraId="4595505E" w14:textId="77777777" w:rsidR="00173927" w:rsidRPr="00480DFC" w:rsidRDefault="00173927" w:rsidP="00D35FC7">
      <w:r>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input</w:t>
      </w:r>
      <w:r w:rsidRPr="00BB26CA">
        <w:rPr>
          <w:i/>
        </w:rPr>
        <w:t>filepath</w:t>
      </w:r>
    </w:p>
    <w:p w14:paraId="2B3805D7" w14:textId="77777777" w:rsidR="00173927" w:rsidRPr="00BB26CA" w:rsidRDefault="00173927" w:rsidP="00D35FC7"/>
    <w:p w14:paraId="1F44E08D" w14:textId="77777777" w:rsidR="00173927" w:rsidRDefault="00173927" w:rsidP="00D35FC7">
      <w:r>
        <w:lastRenderedPageBreak/>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r>
        <w:t>testrun\”</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1" w:name="_Toc451238578"/>
      <w:r w:rsidRPr="008B363D">
        <w:t>6.1</w:t>
      </w:r>
      <w:r w:rsidRPr="008B363D">
        <w:tab/>
        <w:t>Executable and the Command Line</w:t>
      </w:r>
      <w:bookmarkEnd w:id="361"/>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r w:rsidRPr="008B363D">
        <w:rPr>
          <w:i/>
        </w:rPr>
        <w:t>inputfilename”</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2" w:name="_Toc138340416"/>
      <w:r>
        <w:t>References</w:t>
      </w:r>
      <w:bookmarkEnd w:id="362"/>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lastRenderedPageBreak/>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 xml:space="preserve">Douglas J.J. and B.F. Jones, 1963. </w:t>
      </w:r>
      <w:proofErr w:type="gramStart"/>
      <w:r>
        <w:t>On predictor</w:t>
      </w:r>
      <w:proofErr w:type="gramEnd"/>
      <w:r>
        <w:t>-corrector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w:t>
      </w:r>
      <w:proofErr w:type="gramStart"/>
      <w:r>
        <w:t>M.</w:t>
      </w:r>
      <w:proofErr w:type="gramEnd"/>
      <w:r>
        <w:t xml:space="preserve">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lastRenderedPageBreak/>
        <w:t>Williams</w:t>
      </w:r>
      <w:r>
        <w:t xml:space="preserve">, J. R., 1975. Sediment </w:t>
      </w:r>
      <w:proofErr w:type="gramStart"/>
      <w:r>
        <w:t>yield</w:t>
      </w:r>
      <w:proofErr w:type="gramEnd"/>
      <w:r>
        <w:t xml:space="preserve">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3" w:name="_Toc451238587"/>
      <w:bookmarkStart w:id="364" w:name="_Toc138340417"/>
      <w:r w:rsidRPr="008B363D">
        <w:t>References</w:t>
      </w:r>
      <w:bookmarkEnd w:id="363"/>
      <w:bookmarkEnd w:id="364"/>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lastRenderedPageBreak/>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5"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5"/>
    <w:p w14:paraId="3EA58A61" w14:textId="77777777" w:rsidR="008B363D" w:rsidRPr="008B363D" w:rsidRDefault="008B363D" w:rsidP="00D35FC7"/>
    <w:p w14:paraId="6FBA8F57" w14:textId="77777777" w:rsidR="008B363D" w:rsidRPr="008B363D" w:rsidRDefault="008B363D" w:rsidP="00D35FC7">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76"/>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34ECD" w14:textId="77777777" w:rsidR="005D1865" w:rsidRDefault="005D1865" w:rsidP="00D35FC7">
      <w:r>
        <w:separator/>
      </w:r>
    </w:p>
  </w:endnote>
  <w:endnote w:type="continuationSeparator" w:id="0">
    <w:p w14:paraId="5977DFBB" w14:textId="77777777" w:rsidR="005D1865" w:rsidRDefault="005D1865" w:rsidP="00D35FC7">
      <w:r>
        <w:continuationSeparator/>
      </w:r>
    </w:p>
  </w:endnote>
  <w:endnote w:type="continuationNotice" w:id="1">
    <w:p w14:paraId="2A1AF4E3" w14:textId="77777777" w:rsidR="005D1865" w:rsidRDefault="005D1865"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F5066" w14:textId="77777777" w:rsidR="005D1865" w:rsidRDefault="005D1865" w:rsidP="00D35FC7">
      <w:r>
        <w:separator/>
      </w:r>
    </w:p>
  </w:footnote>
  <w:footnote w:type="continuationSeparator" w:id="0">
    <w:p w14:paraId="1BF62247" w14:textId="77777777" w:rsidR="005D1865" w:rsidRDefault="005D1865" w:rsidP="00D35FC7">
      <w:r>
        <w:continuationSeparator/>
      </w:r>
    </w:p>
  </w:footnote>
  <w:footnote w:type="continuationNotice" w:id="1">
    <w:p w14:paraId="74DEBE54" w14:textId="77777777" w:rsidR="005D1865" w:rsidRDefault="005D1865"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F69205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C9C"/>
    <w:rsid w:val="00092F61"/>
    <w:rsid w:val="00093253"/>
    <w:rsid w:val="00093394"/>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865"/>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6C0"/>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1F88"/>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38" Type="http://schemas.openxmlformats.org/officeDocument/2006/relationships/oleObject" Target="embeddings/oleObject59.bin"/><Relationship Id="rId154" Type="http://schemas.openxmlformats.org/officeDocument/2006/relationships/image" Target="media/image73.wmf"/><Relationship Id="rId159" Type="http://schemas.openxmlformats.org/officeDocument/2006/relationships/oleObject" Target="embeddings/oleObject73.bin"/><Relationship Id="rId175" Type="http://schemas.openxmlformats.org/officeDocument/2006/relationships/image" Target="media/image88.wmf"/><Relationship Id="rId170" Type="http://schemas.openxmlformats.org/officeDocument/2006/relationships/image" Target="media/image83.emf"/><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image" Target="media/image71.wmf"/><Relationship Id="rId149" Type="http://schemas.openxmlformats.org/officeDocument/2006/relationships/oleObject" Target="embeddings/oleObject66.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76.wmf"/><Relationship Id="rId165" Type="http://schemas.openxmlformats.org/officeDocument/2006/relationships/oleObject" Target="embeddings/oleObject76.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60.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oleObject" Target="embeddings/oleObject67.bin"/><Relationship Id="rId155" Type="http://schemas.openxmlformats.org/officeDocument/2006/relationships/oleObject" Target="embeddings/oleObject71.bin"/><Relationship Id="rId171" Type="http://schemas.openxmlformats.org/officeDocument/2006/relationships/image" Target="media/image84.emf"/><Relationship Id="rId176" Type="http://schemas.openxmlformats.org/officeDocument/2006/relationships/footer" Target="footer2.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69.wmf"/><Relationship Id="rId145" Type="http://schemas.openxmlformats.org/officeDocument/2006/relationships/oleObject" Target="embeddings/oleObject63.bin"/><Relationship Id="rId161" Type="http://schemas.openxmlformats.org/officeDocument/2006/relationships/oleObject" Target="embeddings/oleObject74.bin"/><Relationship Id="rId166" Type="http://schemas.openxmlformats.org/officeDocument/2006/relationships/image" Target="media/image7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44" Type="http://schemas.openxmlformats.org/officeDocument/2006/relationships/oleObject" Target="embeddings/oleObject13.bin"/><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9.wmf"/><Relationship Id="rId81" Type="http://schemas.openxmlformats.org/officeDocument/2006/relationships/oleObject" Target="embeddings/oleObject30.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30" Type="http://schemas.openxmlformats.org/officeDocument/2006/relationships/image" Target="media/image65.wmf"/><Relationship Id="rId135" Type="http://schemas.openxmlformats.org/officeDocument/2006/relationships/oleObject" Target="embeddings/oleObject57.bin"/><Relationship Id="rId143" Type="http://schemas.openxmlformats.org/officeDocument/2006/relationships/oleObject" Target="embeddings/oleObject62.bin"/><Relationship Id="rId148" Type="http://schemas.openxmlformats.org/officeDocument/2006/relationships/oleObject" Target="embeddings/oleObject65.bin"/><Relationship Id="rId151" Type="http://schemas.openxmlformats.org/officeDocument/2006/relationships/oleObject" Target="embeddings/oleObject68.bin"/><Relationship Id="rId156" Type="http://schemas.openxmlformats.org/officeDocument/2006/relationships/image" Target="media/image74.wmf"/><Relationship Id="rId164" Type="http://schemas.openxmlformats.org/officeDocument/2006/relationships/image" Target="media/image78.wmf"/><Relationship Id="rId169" Type="http://schemas.openxmlformats.org/officeDocument/2006/relationships/image" Target="media/image82.emf"/><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image" Target="media/image85.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1.bin"/><Relationship Id="rId146" Type="http://schemas.openxmlformats.org/officeDocument/2006/relationships/image" Target="media/image72.wmf"/><Relationship Id="rId167" Type="http://schemas.openxmlformats.org/officeDocument/2006/relationships/image" Target="media/image80.emf"/><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77.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72.bin"/><Relationship Id="rId178" Type="http://schemas.microsoft.com/office/2011/relationships/people" Target="people.xml"/><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oleObject" Target="embeddings/oleObject69.bin"/><Relationship Id="rId173" Type="http://schemas.openxmlformats.org/officeDocument/2006/relationships/image" Target="media/image86.emf"/><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4.bin"/><Relationship Id="rId168" Type="http://schemas.openxmlformats.org/officeDocument/2006/relationships/image" Target="media/image81.emf"/><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0.wmf"/><Relationship Id="rId163" Type="http://schemas.openxmlformats.org/officeDocument/2006/relationships/oleObject" Target="embeddings/oleObject75.bin"/><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5.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70.bin"/><Relationship Id="rId174" Type="http://schemas.openxmlformats.org/officeDocument/2006/relationships/image" Target="media/image87.emf"/><Relationship Id="rId179" Type="http://schemas.openxmlformats.org/officeDocument/2006/relationships/theme" Target="theme/theme1.xml"/><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9085</TotalTime>
  <Pages>97</Pages>
  <Words>26625</Words>
  <Characters>151767</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Dirk Young</cp:lastModifiedBy>
  <cp:revision>2</cp:revision>
  <cp:lastPrinted>2013-05-14T18:29:00Z</cp:lastPrinted>
  <dcterms:created xsi:type="dcterms:W3CDTF">2022-05-13T12:50:00Z</dcterms:created>
  <dcterms:modified xsi:type="dcterms:W3CDTF">2023-06-26T21:17:00Z</dcterms:modified>
</cp:coreProperties>
</file>