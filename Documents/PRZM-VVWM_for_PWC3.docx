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D35FC7" w:rsidRDefault="001B0B98"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7BB7E0C" w:rsidR="007518F4" w:rsidRPr="00D35FC7" w:rsidRDefault="006E4757" w:rsidP="00D35FC7">
      <w:pPr>
        <w:jc w:val="center"/>
        <w:rPr>
          <w:sz w:val="40"/>
          <w:szCs w:val="40"/>
        </w:rPr>
      </w:pPr>
      <w:r w:rsidRPr="00D35FC7">
        <w:rPr>
          <w:sz w:val="40"/>
          <w:szCs w:val="40"/>
        </w:rPr>
        <w:t>Ju</w:t>
      </w:r>
      <w:r w:rsidR="00D35FC7">
        <w:rPr>
          <w:sz w:val="40"/>
          <w:szCs w:val="40"/>
        </w:rPr>
        <w:t>ly</w:t>
      </w:r>
      <w:r w:rsidR="007518F4" w:rsidRPr="00D35FC7">
        <w:rPr>
          <w:sz w:val="40"/>
          <w:szCs w:val="40"/>
        </w:rPr>
        <w:t xml:space="preserve"> </w:t>
      </w:r>
      <w:r w:rsidR="00251B53" w:rsidRPr="00D35FC7">
        <w:rPr>
          <w:sz w:val="40"/>
          <w:szCs w:val="40"/>
        </w:rPr>
        <w:t>20</w:t>
      </w:r>
      <w:r w:rsidR="006D269E" w:rsidRPr="00D35FC7">
        <w:rPr>
          <w:sz w:val="40"/>
          <w:szCs w:val="40"/>
        </w:rPr>
        <w:t>2</w:t>
      </w:r>
      <w:r w:rsidRPr="00D35FC7">
        <w:rPr>
          <w:sz w:val="40"/>
          <w:szCs w:val="40"/>
        </w:rPr>
        <w:t>3</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7777777" w:rsidR="00D8103F" w:rsidRPr="00D35FC7" w:rsidRDefault="001B0B98" w:rsidP="00D35FC7">
      <w:pPr>
        <w:jc w:val="center"/>
        <w:rPr>
          <w:sz w:val="24"/>
          <w:szCs w:val="24"/>
        </w:rPr>
      </w:pPr>
      <w:r w:rsidRPr="00D35FC7">
        <w:rPr>
          <w:sz w:val="24"/>
          <w:szCs w:val="24"/>
        </w:rPr>
        <w:t>By</w:t>
      </w: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5869D4CF" w14:textId="649E1ED5" w:rsidR="00D35FC7" w:rsidRDefault="00120FD4">
          <w:pPr>
            <w:pStyle w:val="TOC1"/>
            <w:rPr>
              <w:rFonts w:eastAsiaTheme="minorEastAsia" w:cstheme="minorBidi"/>
              <w:noProof/>
            </w:rPr>
          </w:pPr>
          <w:r>
            <w:fldChar w:fldCharType="begin"/>
          </w:r>
          <w:r w:rsidR="00104FEF">
            <w:instrText xml:space="preserve"> TOC \o "1-3" \h \z \u </w:instrText>
          </w:r>
          <w:r>
            <w:fldChar w:fldCharType="separate"/>
          </w:r>
          <w:hyperlink w:anchor="_Toc138340344" w:history="1">
            <w:r w:rsidR="00D35FC7" w:rsidRPr="003B0302">
              <w:rPr>
                <w:rStyle w:val="Hyperlink"/>
                <w:noProof/>
              </w:rPr>
              <w:t>1</w:t>
            </w:r>
            <w:r w:rsidR="00D35FC7">
              <w:rPr>
                <w:rFonts w:eastAsiaTheme="minorEastAsia" w:cstheme="minorBidi"/>
                <w:noProof/>
              </w:rPr>
              <w:tab/>
            </w:r>
            <w:r w:rsidR="00D35FC7" w:rsidRPr="003B0302">
              <w:rPr>
                <w:rStyle w:val="Hyperlink"/>
                <w:noProof/>
              </w:rPr>
              <w:t>PRZM5-VVWM</w:t>
            </w:r>
            <w:r w:rsidR="00D35FC7">
              <w:rPr>
                <w:noProof/>
                <w:webHidden/>
              </w:rPr>
              <w:tab/>
            </w:r>
            <w:r w:rsidR="00D35FC7">
              <w:rPr>
                <w:noProof/>
                <w:webHidden/>
              </w:rPr>
              <w:fldChar w:fldCharType="begin"/>
            </w:r>
            <w:r w:rsidR="00D35FC7">
              <w:rPr>
                <w:noProof/>
                <w:webHidden/>
              </w:rPr>
              <w:instrText xml:space="preserve"> PAGEREF _Toc138340344 \h </w:instrText>
            </w:r>
            <w:r w:rsidR="00D35FC7">
              <w:rPr>
                <w:noProof/>
                <w:webHidden/>
              </w:rPr>
            </w:r>
            <w:r w:rsidR="00D35FC7">
              <w:rPr>
                <w:noProof/>
                <w:webHidden/>
              </w:rPr>
              <w:fldChar w:fldCharType="separate"/>
            </w:r>
            <w:r w:rsidR="00B724D6">
              <w:rPr>
                <w:noProof/>
                <w:webHidden/>
              </w:rPr>
              <w:t>1</w:t>
            </w:r>
            <w:r w:rsidR="00D35FC7">
              <w:rPr>
                <w:noProof/>
                <w:webHidden/>
              </w:rPr>
              <w:fldChar w:fldCharType="end"/>
            </w:r>
          </w:hyperlink>
        </w:p>
        <w:p w14:paraId="6F15E3EF" w14:textId="33C66593" w:rsidR="00D35FC7" w:rsidRDefault="00000000">
          <w:pPr>
            <w:pStyle w:val="TOC1"/>
            <w:rPr>
              <w:rFonts w:eastAsiaTheme="minorEastAsia" w:cstheme="minorBidi"/>
              <w:noProof/>
            </w:rPr>
          </w:pPr>
          <w:hyperlink w:anchor="_Toc138340345" w:history="1">
            <w:r w:rsidR="00D35FC7" w:rsidRPr="003B0302">
              <w:rPr>
                <w:rStyle w:val="Hyperlink"/>
                <w:noProof/>
              </w:rPr>
              <w:t>2</w:t>
            </w:r>
            <w:r w:rsidR="00D35FC7">
              <w:rPr>
                <w:rFonts w:eastAsiaTheme="minorEastAsia" w:cstheme="minorBidi"/>
                <w:noProof/>
              </w:rPr>
              <w:tab/>
            </w:r>
            <w:r w:rsidR="00D35FC7" w:rsidRPr="003B0302">
              <w:rPr>
                <w:rStyle w:val="Hyperlink"/>
                <w:noProof/>
              </w:rPr>
              <w:t>Input Files for PRZM5-VVWM</w:t>
            </w:r>
            <w:r w:rsidR="00D35FC7">
              <w:rPr>
                <w:noProof/>
                <w:webHidden/>
              </w:rPr>
              <w:tab/>
            </w:r>
            <w:r w:rsidR="00D35FC7">
              <w:rPr>
                <w:noProof/>
                <w:webHidden/>
              </w:rPr>
              <w:fldChar w:fldCharType="begin"/>
            </w:r>
            <w:r w:rsidR="00D35FC7">
              <w:rPr>
                <w:noProof/>
                <w:webHidden/>
              </w:rPr>
              <w:instrText xml:space="preserve"> PAGEREF _Toc138340345 \h </w:instrText>
            </w:r>
            <w:r w:rsidR="00D35FC7">
              <w:rPr>
                <w:noProof/>
                <w:webHidden/>
              </w:rPr>
            </w:r>
            <w:r w:rsidR="00D35FC7">
              <w:rPr>
                <w:noProof/>
                <w:webHidden/>
              </w:rPr>
              <w:fldChar w:fldCharType="separate"/>
            </w:r>
            <w:r w:rsidR="00B724D6">
              <w:rPr>
                <w:noProof/>
                <w:webHidden/>
              </w:rPr>
              <w:t>1</w:t>
            </w:r>
            <w:r w:rsidR="00D35FC7">
              <w:rPr>
                <w:noProof/>
                <w:webHidden/>
              </w:rPr>
              <w:fldChar w:fldCharType="end"/>
            </w:r>
          </w:hyperlink>
        </w:p>
        <w:p w14:paraId="35D646C1" w14:textId="1EC8E2D6" w:rsidR="00D35FC7" w:rsidRDefault="00000000">
          <w:pPr>
            <w:pStyle w:val="TOC2"/>
            <w:tabs>
              <w:tab w:val="left" w:pos="880"/>
              <w:tab w:val="right" w:leader="dot" w:pos="9350"/>
            </w:tabs>
            <w:rPr>
              <w:rFonts w:eastAsiaTheme="minorEastAsia" w:cstheme="minorBidi"/>
              <w:noProof/>
            </w:rPr>
          </w:pPr>
          <w:hyperlink w:anchor="_Toc138340346" w:history="1">
            <w:r w:rsidR="00D35FC7" w:rsidRPr="003B0302">
              <w:rPr>
                <w:rStyle w:val="Hyperlink"/>
                <w:noProof/>
              </w:rPr>
              <w:t>2.1</w:t>
            </w:r>
            <w:r w:rsidR="00D35FC7">
              <w:rPr>
                <w:rFonts w:eastAsiaTheme="minorEastAsia" w:cstheme="minorBidi"/>
                <w:noProof/>
              </w:rPr>
              <w:tab/>
            </w:r>
            <w:r w:rsidR="00D35FC7" w:rsidRPr="003B0302">
              <w:rPr>
                <w:rStyle w:val="Hyperlink"/>
                <w:noProof/>
              </w:rPr>
              <w:t>PRZM5VVWM Input File</w:t>
            </w:r>
            <w:r w:rsidR="00D35FC7">
              <w:rPr>
                <w:noProof/>
                <w:webHidden/>
              </w:rPr>
              <w:tab/>
            </w:r>
            <w:r w:rsidR="00D35FC7">
              <w:rPr>
                <w:noProof/>
                <w:webHidden/>
              </w:rPr>
              <w:fldChar w:fldCharType="begin"/>
            </w:r>
            <w:r w:rsidR="00D35FC7">
              <w:rPr>
                <w:noProof/>
                <w:webHidden/>
              </w:rPr>
              <w:instrText xml:space="preserve"> PAGEREF _Toc138340346 \h </w:instrText>
            </w:r>
            <w:r w:rsidR="00D35FC7">
              <w:rPr>
                <w:noProof/>
                <w:webHidden/>
              </w:rPr>
            </w:r>
            <w:r w:rsidR="00D35FC7">
              <w:rPr>
                <w:noProof/>
                <w:webHidden/>
              </w:rPr>
              <w:fldChar w:fldCharType="separate"/>
            </w:r>
            <w:r w:rsidR="00B724D6">
              <w:rPr>
                <w:noProof/>
                <w:webHidden/>
              </w:rPr>
              <w:t>2</w:t>
            </w:r>
            <w:r w:rsidR="00D35FC7">
              <w:rPr>
                <w:noProof/>
                <w:webHidden/>
              </w:rPr>
              <w:fldChar w:fldCharType="end"/>
            </w:r>
          </w:hyperlink>
        </w:p>
        <w:p w14:paraId="7865288F" w14:textId="3949AC15" w:rsidR="00D35FC7" w:rsidRDefault="00000000">
          <w:pPr>
            <w:pStyle w:val="TOC2"/>
            <w:tabs>
              <w:tab w:val="left" w:pos="880"/>
              <w:tab w:val="right" w:leader="dot" w:pos="9350"/>
            </w:tabs>
            <w:rPr>
              <w:rFonts w:eastAsiaTheme="minorEastAsia" w:cstheme="minorBidi"/>
              <w:noProof/>
            </w:rPr>
          </w:pPr>
          <w:hyperlink w:anchor="_Toc138340347" w:history="1">
            <w:r w:rsidR="00D35FC7" w:rsidRPr="003B0302">
              <w:rPr>
                <w:rStyle w:val="Hyperlink"/>
                <w:noProof/>
              </w:rPr>
              <w:t>2.2</w:t>
            </w:r>
            <w:r w:rsidR="00D35FC7">
              <w:rPr>
                <w:rFonts w:eastAsiaTheme="minorEastAsia" w:cstheme="minorBidi"/>
                <w:noProof/>
              </w:rPr>
              <w:tab/>
            </w:r>
            <w:r w:rsidR="00D35FC7" w:rsidRPr="003B0302">
              <w:rPr>
                <w:rStyle w:val="Hyperlink"/>
                <w:noProof/>
              </w:rPr>
              <w:t>Field Property Input File</w:t>
            </w:r>
            <w:r w:rsidR="00D35FC7">
              <w:rPr>
                <w:noProof/>
                <w:webHidden/>
              </w:rPr>
              <w:tab/>
            </w:r>
            <w:r w:rsidR="00D35FC7">
              <w:rPr>
                <w:noProof/>
                <w:webHidden/>
              </w:rPr>
              <w:fldChar w:fldCharType="begin"/>
            </w:r>
            <w:r w:rsidR="00D35FC7">
              <w:rPr>
                <w:noProof/>
                <w:webHidden/>
              </w:rPr>
              <w:instrText xml:space="preserve"> PAGEREF _Toc138340347 \h </w:instrText>
            </w:r>
            <w:r w:rsidR="00D35FC7">
              <w:rPr>
                <w:noProof/>
                <w:webHidden/>
              </w:rPr>
            </w:r>
            <w:r w:rsidR="00D35FC7">
              <w:rPr>
                <w:noProof/>
                <w:webHidden/>
              </w:rPr>
              <w:fldChar w:fldCharType="separate"/>
            </w:r>
            <w:r w:rsidR="00B724D6">
              <w:rPr>
                <w:noProof/>
                <w:webHidden/>
              </w:rPr>
              <w:t>11</w:t>
            </w:r>
            <w:r w:rsidR="00D35FC7">
              <w:rPr>
                <w:noProof/>
                <w:webHidden/>
              </w:rPr>
              <w:fldChar w:fldCharType="end"/>
            </w:r>
          </w:hyperlink>
        </w:p>
        <w:p w14:paraId="5BD1FCF8" w14:textId="0406ABF9" w:rsidR="00D35FC7" w:rsidRDefault="00000000">
          <w:pPr>
            <w:pStyle w:val="TOC2"/>
            <w:tabs>
              <w:tab w:val="left" w:pos="880"/>
              <w:tab w:val="right" w:leader="dot" w:pos="9350"/>
            </w:tabs>
            <w:rPr>
              <w:rFonts w:eastAsiaTheme="minorEastAsia" w:cstheme="minorBidi"/>
              <w:noProof/>
            </w:rPr>
          </w:pPr>
          <w:hyperlink w:anchor="_Toc138340348" w:history="1">
            <w:r w:rsidR="00D35FC7" w:rsidRPr="003B0302">
              <w:rPr>
                <w:rStyle w:val="Hyperlink"/>
                <w:noProof/>
              </w:rPr>
              <w:t>2.3</w:t>
            </w:r>
            <w:r w:rsidR="00D35FC7">
              <w:rPr>
                <w:rFonts w:eastAsiaTheme="minorEastAsia" w:cstheme="minorBidi"/>
                <w:noProof/>
              </w:rPr>
              <w:tab/>
            </w:r>
            <w:r w:rsidR="00D35FC7" w:rsidRPr="003B0302">
              <w:rPr>
                <w:rStyle w:val="Hyperlink"/>
                <w:noProof/>
              </w:rPr>
              <w:t>Waterbody/Watershed Input File</w:t>
            </w:r>
            <w:r w:rsidR="00D35FC7">
              <w:rPr>
                <w:noProof/>
                <w:webHidden/>
              </w:rPr>
              <w:tab/>
            </w:r>
            <w:r w:rsidR="00D35FC7">
              <w:rPr>
                <w:noProof/>
                <w:webHidden/>
              </w:rPr>
              <w:fldChar w:fldCharType="begin"/>
            </w:r>
            <w:r w:rsidR="00D35FC7">
              <w:rPr>
                <w:noProof/>
                <w:webHidden/>
              </w:rPr>
              <w:instrText xml:space="preserve"> PAGEREF _Toc138340348 \h </w:instrText>
            </w:r>
            <w:r w:rsidR="00D35FC7">
              <w:rPr>
                <w:noProof/>
                <w:webHidden/>
              </w:rPr>
            </w:r>
            <w:r w:rsidR="00D35FC7">
              <w:rPr>
                <w:noProof/>
                <w:webHidden/>
              </w:rPr>
              <w:fldChar w:fldCharType="separate"/>
            </w:r>
            <w:r w:rsidR="00B724D6">
              <w:rPr>
                <w:noProof/>
                <w:webHidden/>
              </w:rPr>
              <w:t>14</w:t>
            </w:r>
            <w:r w:rsidR="00D35FC7">
              <w:rPr>
                <w:noProof/>
                <w:webHidden/>
              </w:rPr>
              <w:fldChar w:fldCharType="end"/>
            </w:r>
          </w:hyperlink>
        </w:p>
        <w:p w14:paraId="21E29C39" w14:textId="15E3DE7F" w:rsidR="00D35FC7" w:rsidRDefault="00000000">
          <w:pPr>
            <w:pStyle w:val="TOC2"/>
            <w:tabs>
              <w:tab w:val="left" w:pos="880"/>
              <w:tab w:val="right" w:leader="dot" w:pos="9350"/>
            </w:tabs>
            <w:rPr>
              <w:rFonts w:eastAsiaTheme="minorEastAsia" w:cstheme="minorBidi"/>
              <w:noProof/>
            </w:rPr>
          </w:pPr>
          <w:hyperlink w:anchor="_Toc138340349" w:history="1">
            <w:r w:rsidR="00D35FC7" w:rsidRPr="003B0302">
              <w:rPr>
                <w:rStyle w:val="Hyperlink"/>
                <w:noProof/>
              </w:rPr>
              <w:t>2.4</w:t>
            </w:r>
            <w:r w:rsidR="00D35FC7">
              <w:rPr>
                <w:rFonts w:eastAsiaTheme="minorEastAsia" w:cstheme="minorBidi"/>
                <w:noProof/>
              </w:rPr>
              <w:tab/>
            </w:r>
            <w:r w:rsidR="00D35FC7" w:rsidRPr="003B0302">
              <w:rPr>
                <w:rStyle w:val="Hyperlink"/>
                <w:noProof/>
              </w:rPr>
              <w:t>Meteorological Data File</w:t>
            </w:r>
            <w:r w:rsidR="00D35FC7">
              <w:rPr>
                <w:noProof/>
                <w:webHidden/>
              </w:rPr>
              <w:tab/>
            </w:r>
            <w:r w:rsidR="00D35FC7">
              <w:rPr>
                <w:noProof/>
                <w:webHidden/>
              </w:rPr>
              <w:fldChar w:fldCharType="begin"/>
            </w:r>
            <w:r w:rsidR="00D35FC7">
              <w:rPr>
                <w:noProof/>
                <w:webHidden/>
              </w:rPr>
              <w:instrText xml:space="preserve"> PAGEREF _Toc138340349 \h </w:instrText>
            </w:r>
            <w:r w:rsidR="00D35FC7">
              <w:rPr>
                <w:noProof/>
                <w:webHidden/>
              </w:rPr>
            </w:r>
            <w:r w:rsidR="00D35FC7">
              <w:rPr>
                <w:noProof/>
                <w:webHidden/>
              </w:rPr>
              <w:fldChar w:fldCharType="separate"/>
            </w:r>
            <w:r w:rsidR="00B724D6">
              <w:rPr>
                <w:noProof/>
                <w:webHidden/>
              </w:rPr>
              <w:t>15</w:t>
            </w:r>
            <w:r w:rsidR="00D35FC7">
              <w:rPr>
                <w:noProof/>
                <w:webHidden/>
              </w:rPr>
              <w:fldChar w:fldCharType="end"/>
            </w:r>
          </w:hyperlink>
        </w:p>
        <w:p w14:paraId="0D90004A" w14:textId="389E5150" w:rsidR="00D35FC7" w:rsidRDefault="00000000">
          <w:pPr>
            <w:pStyle w:val="TOC1"/>
            <w:rPr>
              <w:rFonts w:eastAsiaTheme="minorEastAsia" w:cstheme="minorBidi"/>
              <w:noProof/>
            </w:rPr>
          </w:pPr>
          <w:hyperlink w:anchor="_Toc138340350" w:history="1">
            <w:r w:rsidR="00D35FC7" w:rsidRPr="003B0302">
              <w:rPr>
                <w:rStyle w:val="Hyperlink"/>
                <w:noProof/>
              </w:rPr>
              <w:t>3</w:t>
            </w:r>
            <w:r w:rsidR="00D35FC7">
              <w:rPr>
                <w:rFonts w:eastAsiaTheme="minorEastAsia" w:cstheme="minorBidi"/>
                <w:noProof/>
              </w:rPr>
              <w:tab/>
            </w:r>
            <w:r w:rsidR="00D35FC7" w:rsidRPr="003B0302">
              <w:rPr>
                <w:rStyle w:val="Hyperlink"/>
                <w:noProof/>
              </w:rPr>
              <w:t>Parameter Estimation</w:t>
            </w:r>
            <w:r w:rsidR="00D35FC7">
              <w:rPr>
                <w:noProof/>
                <w:webHidden/>
              </w:rPr>
              <w:tab/>
            </w:r>
            <w:r w:rsidR="00D35FC7">
              <w:rPr>
                <w:noProof/>
                <w:webHidden/>
              </w:rPr>
              <w:fldChar w:fldCharType="begin"/>
            </w:r>
            <w:r w:rsidR="00D35FC7">
              <w:rPr>
                <w:noProof/>
                <w:webHidden/>
              </w:rPr>
              <w:instrText xml:space="preserve"> PAGEREF _Toc138340350 \h </w:instrText>
            </w:r>
            <w:r w:rsidR="00D35FC7">
              <w:rPr>
                <w:noProof/>
                <w:webHidden/>
              </w:rPr>
            </w:r>
            <w:r w:rsidR="00D35FC7">
              <w:rPr>
                <w:noProof/>
                <w:webHidden/>
              </w:rPr>
              <w:fldChar w:fldCharType="separate"/>
            </w:r>
            <w:r w:rsidR="00B724D6">
              <w:rPr>
                <w:noProof/>
                <w:webHidden/>
              </w:rPr>
              <w:t>16</w:t>
            </w:r>
            <w:r w:rsidR="00D35FC7">
              <w:rPr>
                <w:noProof/>
                <w:webHidden/>
              </w:rPr>
              <w:fldChar w:fldCharType="end"/>
            </w:r>
          </w:hyperlink>
        </w:p>
        <w:p w14:paraId="6867D898" w14:textId="6442728F" w:rsidR="00D35FC7" w:rsidRDefault="00000000">
          <w:pPr>
            <w:pStyle w:val="TOC1"/>
            <w:rPr>
              <w:rFonts w:eastAsiaTheme="minorEastAsia" w:cstheme="minorBidi"/>
              <w:noProof/>
            </w:rPr>
          </w:pPr>
          <w:hyperlink w:anchor="_Toc138340351" w:history="1">
            <w:r w:rsidR="00D35FC7" w:rsidRPr="003B0302">
              <w:rPr>
                <w:rStyle w:val="Hyperlink"/>
                <w:noProof/>
              </w:rPr>
              <w:t>4</w:t>
            </w:r>
            <w:r w:rsidR="00D35FC7">
              <w:rPr>
                <w:rFonts w:eastAsiaTheme="minorEastAsia" w:cstheme="minorBidi"/>
                <w:noProof/>
              </w:rPr>
              <w:tab/>
            </w:r>
            <w:r w:rsidR="00D35FC7" w:rsidRPr="003B0302">
              <w:rPr>
                <w:rStyle w:val="Hyperlink"/>
                <w:noProof/>
              </w:rPr>
              <w:t>PRZM5 Theory</w:t>
            </w:r>
            <w:r w:rsidR="00D35FC7">
              <w:rPr>
                <w:noProof/>
                <w:webHidden/>
              </w:rPr>
              <w:tab/>
            </w:r>
            <w:r w:rsidR="00D35FC7">
              <w:rPr>
                <w:noProof/>
                <w:webHidden/>
              </w:rPr>
              <w:fldChar w:fldCharType="begin"/>
            </w:r>
            <w:r w:rsidR="00D35FC7">
              <w:rPr>
                <w:noProof/>
                <w:webHidden/>
              </w:rPr>
              <w:instrText xml:space="preserve"> PAGEREF _Toc138340351 \h </w:instrText>
            </w:r>
            <w:r w:rsidR="00D35FC7">
              <w:rPr>
                <w:noProof/>
                <w:webHidden/>
              </w:rPr>
            </w:r>
            <w:r w:rsidR="00D35FC7">
              <w:rPr>
                <w:noProof/>
                <w:webHidden/>
              </w:rPr>
              <w:fldChar w:fldCharType="separate"/>
            </w:r>
            <w:r w:rsidR="00B724D6">
              <w:rPr>
                <w:noProof/>
                <w:webHidden/>
              </w:rPr>
              <w:t>26</w:t>
            </w:r>
            <w:r w:rsidR="00D35FC7">
              <w:rPr>
                <w:noProof/>
                <w:webHidden/>
              </w:rPr>
              <w:fldChar w:fldCharType="end"/>
            </w:r>
          </w:hyperlink>
        </w:p>
        <w:p w14:paraId="72ED2485" w14:textId="646F822B" w:rsidR="00D35FC7" w:rsidRDefault="00000000">
          <w:pPr>
            <w:pStyle w:val="TOC2"/>
            <w:tabs>
              <w:tab w:val="left" w:pos="880"/>
              <w:tab w:val="right" w:leader="dot" w:pos="9350"/>
            </w:tabs>
            <w:rPr>
              <w:rFonts w:eastAsiaTheme="minorEastAsia" w:cstheme="minorBidi"/>
              <w:noProof/>
            </w:rPr>
          </w:pPr>
          <w:hyperlink w:anchor="_Toc138340352" w:history="1">
            <w:r w:rsidR="00D35FC7" w:rsidRPr="003B0302">
              <w:rPr>
                <w:rStyle w:val="Hyperlink"/>
                <w:noProof/>
              </w:rPr>
              <w:t>4.1</w:t>
            </w:r>
            <w:r w:rsidR="00D35FC7">
              <w:rPr>
                <w:rFonts w:eastAsiaTheme="minorEastAsia" w:cstheme="minorBidi"/>
                <w:noProof/>
              </w:rPr>
              <w:tab/>
            </w:r>
            <w:r w:rsidR="00D35FC7" w:rsidRPr="003B0302">
              <w:rPr>
                <w:rStyle w:val="Hyperlink"/>
                <w:noProof/>
              </w:rPr>
              <w:t>Overview</w:t>
            </w:r>
            <w:r w:rsidR="00D35FC7">
              <w:rPr>
                <w:noProof/>
                <w:webHidden/>
              </w:rPr>
              <w:tab/>
            </w:r>
            <w:r w:rsidR="00D35FC7">
              <w:rPr>
                <w:noProof/>
                <w:webHidden/>
              </w:rPr>
              <w:fldChar w:fldCharType="begin"/>
            </w:r>
            <w:r w:rsidR="00D35FC7">
              <w:rPr>
                <w:noProof/>
                <w:webHidden/>
              </w:rPr>
              <w:instrText xml:space="preserve"> PAGEREF _Toc138340352 \h </w:instrText>
            </w:r>
            <w:r w:rsidR="00D35FC7">
              <w:rPr>
                <w:noProof/>
                <w:webHidden/>
              </w:rPr>
            </w:r>
            <w:r w:rsidR="00D35FC7">
              <w:rPr>
                <w:noProof/>
                <w:webHidden/>
              </w:rPr>
              <w:fldChar w:fldCharType="separate"/>
            </w:r>
            <w:r w:rsidR="00B724D6">
              <w:rPr>
                <w:noProof/>
                <w:webHidden/>
              </w:rPr>
              <w:t>26</w:t>
            </w:r>
            <w:r w:rsidR="00D35FC7">
              <w:rPr>
                <w:noProof/>
                <w:webHidden/>
              </w:rPr>
              <w:fldChar w:fldCharType="end"/>
            </w:r>
          </w:hyperlink>
        </w:p>
        <w:p w14:paraId="0E9EF256" w14:textId="7FA399AB" w:rsidR="00D35FC7" w:rsidRDefault="00000000">
          <w:pPr>
            <w:pStyle w:val="TOC2"/>
            <w:tabs>
              <w:tab w:val="left" w:pos="880"/>
              <w:tab w:val="right" w:leader="dot" w:pos="9350"/>
            </w:tabs>
            <w:rPr>
              <w:rFonts w:eastAsiaTheme="minorEastAsia" w:cstheme="minorBidi"/>
              <w:noProof/>
            </w:rPr>
          </w:pPr>
          <w:hyperlink w:anchor="_Toc138340353" w:history="1">
            <w:r w:rsidR="00D35FC7" w:rsidRPr="003B0302">
              <w:rPr>
                <w:rStyle w:val="Hyperlink"/>
                <w:noProof/>
              </w:rPr>
              <w:t>4.2</w:t>
            </w:r>
            <w:r w:rsidR="00D35FC7">
              <w:rPr>
                <w:rFonts w:eastAsiaTheme="minorEastAsia" w:cstheme="minorBidi"/>
                <w:noProof/>
              </w:rPr>
              <w:tab/>
            </w:r>
            <w:r w:rsidR="00D35FC7" w:rsidRPr="003B0302">
              <w:rPr>
                <w:rStyle w:val="Hyperlink"/>
                <w:noProof/>
              </w:rPr>
              <w:t>Description of the Algorithms</w:t>
            </w:r>
            <w:r w:rsidR="00D35FC7">
              <w:rPr>
                <w:noProof/>
                <w:webHidden/>
              </w:rPr>
              <w:tab/>
            </w:r>
            <w:r w:rsidR="00D35FC7">
              <w:rPr>
                <w:noProof/>
                <w:webHidden/>
              </w:rPr>
              <w:fldChar w:fldCharType="begin"/>
            </w:r>
            <w:r w:rsidR="00D35FC7">
              <w:rPr>
                <w:noProof/>
                <w:webHidden/>
              </w:rPr>
              <w:instrText xml:space="preserve"> PAGEREF _Toc138340353 \h </w:instrText>
            </w:r>
            <w:r w:rsidR="00D35FC7">
              <w:rPr>
                <w:noProof/>
                <w:webHidden/>
              </w:rPr>
            </w:r>
            <w:r w:rsidR="00D35FC7">
              <w:rPr>
                <w:noProof/>
                <w:webHidden/>
              </w:rPr>
              <w:fldChar w:fldCharType="separate"/>
            </w:r>
            <w:r w:rsidR="00B724D6">
              <w:rPr>
                <w:noProof/>
                <w:webHidden/>
              </w:rPr>
              <w:t>27</w:t>
            </w:r>
            <w:r w:rsidR="00D35FC7">
              <w:rPr>
                <w:noProof/>
                <w:webHidden/>
              </w:rPr>
              <w:fldChar w:fldCharType="end"/>
            </w:r>
          </w:hyperlink>
        </w:p>
        <w:p w14:paraId="02C39600" w14:textId="57E25E93" w:rsidR="00D35FC7" w:rsidRDefault="00000000">
          <w:pPr>
            <w:pStyle w:val="TOC2"/>
            <w:tabs>
              <w:tab w:val="left" w:pos="880"/>
              <w:tab w:val="right" w:leader="dot" w:pos="9350"/>
            </w:tabs>
            <w:rPr>
              <w:rFonts w:eastAsiaTheme="minorEastAsia" w:cstheme="minorBidi"/>
              <w:noProof/>
            </w:rPr>
          </w:pPr>
          <w:hyperlink w:anchor="_Toc138340354" w:history="1">
            <w:r w:rsidR="00D35FC7" w:rsidRPr="003B0302">
              <w:rPr>
                <w:rStyle w:val="Hyperlink"/>
                <w:noProof/>
              </w:rPr>
              <w:t>4.3</w:t>
            </w:r>
            <w:r w:rsidR="00D35FC7">
              <w:rPr>
                <w:rFonts w:eastAsiaTheme="minorEastAsia" w:cstheme="minorBidi"/>
                <w:noProof/>
              </w:rPr>
              <w:tab/>
            </w:r>
            <w:r w:rsidR="00D35FC7" w:rsidRPr="003B0302">
              <w:rPr>
                <w:rStyle w:val="Hyperlink"/>
                <w:noProof/>
              </w:rPr>
              <w:t>Crop Growth</w:t>
            </w:r>
            <w:r w:rsidR="00D35FC7">
              <w:rPr>
                <w:noProof/>
                <w:webHidden/>
              </w:rPr>
              <w:tab/>
            </w:r>
            <w:r w:rsidR="00D35FC7">
              <w:rPr>
                <w:noProof/>
                <w:webHidden/>
              </w:rPr>
              <w:fldChar w:fldCharType="begin"/>
            </w:r>
            <w:r w:rsidR="00D35FC7">
              <w:rPr>
                <w:noProof/>
                <w:webHidden/>
              </w:rPr>
              <w:instrText xml:space="preserve"> PAGEREF _Toc138340354 \h </w:instrText>
            </w:r>
            <w:r w:rsidR="00D35FC7">
              <w:rPr>
                <w:noProof/>
                <w:webHidden/>
              </w:rPr>
            </w:r>
            <w:r w:rsidR="00D35FC7">
              <w:rPr>
                <w:noProof/>
                <w:webHidden/>
              </w:rPr>
              <w:fldChar w:fldCharType="separate"/>
            </w:r>
            <w:r w:rsidR="00B724D6">
              <w:rPr>
                <w:noProof/>
                <w:webHidden/>
              </w:rPr>
              <w:t>28</w:t>
            </w:r>
            <w:r w:rsidR="00D35FC7">
              <w:rPr>
                <w:noProof/>
                <w:webHidden/>
              </w:rPr>
              <w:fldChar w:fldCharType="end"/>
            </w:r>
          </w:hyperlink>
        </w:p>
        <w:p w14:paraId="245E3FCA" w14:textId="67327CB8" w:rsidR="00D35FC7" w:rsidRDefault="00000000">
          <w:pPr>
            <w:pStyle w:val="TOC2"/>
            <w:tabs>
              <w:tab w:val="left" w:pos="880"/>
              <w:tab w:val="right" w:leader="dot" w:pos="9350"/>
            </w:tabs>
            <w:rPr>
              <w:rFonts w:eastAsiaTheme="minorEastAsia" w:cstheme="minorBidi"/>
              <w:noProof/>
            </w:rPr>
          </w:pPr>
          <w:hyperlink w:anchor="_Toc138340355" w:history="1">
            <w:r w:rsidR="00D35FC7" w:rsidRPr="003B0302">
              <w:rPr>
                <w:rStyle w:val="Hyperlink"/>
                <w:noProof/>
              </w:rPr>
              <w:t>4.4</w:t>
            </w:r>
            <w:r w:rsidR="00D35FC7">
              <w:rPr>
                <w:rFonts w:eastAsiaTheme="minorEastAsia" w:cstheme="minorBidi"/>
                <w:noProof/>
              </w:rPr>
              <w:tab/>
            </w:r>
            <w:r w:rsidR="00D35FC7" w:rsidRPr="003B0302">
              <w:rPr>
                <w:rStyle w:val="Hyperlink"/>
                <w:noProof/>
              </w:rPr>
              <w:t>Irrigation</w:t>
            </w:r>
            <w:r w:rsidR="00D35FC7">
              <w:rPr>
                <w:noProof/>
                <w:webHidden/>
              </w:rPr>
              <w:tab/>
            </w:r>
            <w:r w:rsidR="00D35FC7">
              <w:rPr>
                <w:noProof/>
                <w:webHidden/>
              </w:rPr>
              <w:fldChar w:fldCharType="begin"/>
            </w:r>
            <w:r w:rsidR="00D35FC7">
              <w:rPr>
                <w:noProof/>
                <w:webHidden/>
              </w:rPr>
              <w:instrText xml:space="preserve"> PAGEREF _Toc138340355 \h </w:instrText>
            </w:r>
            <w:r w:rsidR="00D35FC7">
              <w:rPr>
                <w:noProof/>
                <w:webHidden/>
              </w:rPr>
            </w:r>
            <w:r w:rsidR="00D35FC7">
              <w:rPr>
                <w:noProof/>
                <w:webHidden/>
              </w:rPr>
              <w:fldChar w:fldCharType="separate"/>
            </w:r>
            <w:r w:rsidR="00B724D6">
              <w:rPr>
                <w:noProof/>
                <w:webHidden/>
              </w:rPr>
              <w:t>29</w:t>
            </w:r>
            <w:r w:rsidR="00D35FC7">
              <w:rPr>
                <w:noProof/>
                <w:webHidden/>
              </w:rPr>
              <w:fldChar w:fldCharType="end"/>
            </w:r>
          </w:hyperlink>
        </w:p>
        <w:p w14:paraId="4EC1EE4B" w14:textId="4AB4303C" w:rsidR="00D35FC7" w:rsidRDefault="00000000">
          <w:pPr>
            <w:pStyle w:val="TOC2"/>
            <w:tabs>
              <w:tab w:val="left" w:pos="880"/>
              <w:tab w:val="right" w:leader="dot" w:pos="9350"/>
            </w:tabs>
            <w:rPr>
              <w:rFonts w:eastAsiaTheme="minorEastAsia" w:cstheme="minorBidi"/>
              <w:noProof/>
            </w:rPr>
          </w:pPr>
          <w:hyperlink w:anchor="_Toc138340356" w:history="1">
            <w:r w:rsidR="00D35FC7" w:rsidRPr="003B0302">
              <w:rPr>
                <w:rStyle w:val="Hyperlink"/>
                <w:noProof/>
              </w:rPr>
              <w:t>4.5</w:t>
            </w:r>
            <w:r w:rsidR="00D35FC7">
              <w:rPr>
                <w:rFonts w:eastAsiaTheme="minorEastAsia" w:cstheme="minorBidi"/>
                <w:noProof/>
              </w:rPr>
              <w:tab/>
            </w:r>
            <w:r w:rsidR="00D35FC7" w:rsidRPr="003B0302">
              <w:rPr>
                <w:rStyle w:val="Hyperlink"/>
                <w:noProof/>
              </w:rPr>
              <w:t>Precipitation &amp; Snowmelt</w:t>
            </w:r>
            <w:r w:rsidR="00D35FC7">
              <w:rPr>
                <w:noProof/>
                <w:webHidden/>
              </w:rPr>
              <w:tab/>
            </w:r>
            <w:r w:rsidR="00D35FC7">
              <w:rPr>
                <w:noProof/>
                <w:webHidden/>
              </w:rPr>
              <w:fldChar w:fldCharType="begin"/>
            </w:r>
            <w:r w:rsidR="00D35FC7">
              <w:rPr>
                <w:noProof/>
                <w:webHidden/>
              </w:rPr>
              <w:instrText xml:space="preserve"> PAGEREF _Toc138340356 \h </w:instrText>
            </w:r>
            <w:r w:rsidR="00D35FC7">
              <w:rPr>
                <w:noProof/>
                <w:webHidden/>
              </w:rPr>
            </w:r>
            <w:r w:rsidR="00D35FC7">
              <w:rPr>
                <w:noProof/>
                <w:webHidden/>
              </w:rPr>
              <w:fldChar w:fldCharType="separate"/>
            </w:r>
            <w:r w:rsidR="00B724D6">
              <w:rPr>
                <w:noProof/>
                <w:webHidden/>
              </w:rPr>
              <w:t>30</w:t>
            </w:r>
            <w:r w:rsidR="00D35FC7">
              <w:rPr>
                <w:noProof/>
                <w:webHidden/>
              </w:rPr>
              <w:fldChar w:fldCharType="end"/>
            </w:r>
          </w:hyperlink>
        </w:p>
        <w:p w14:paraId="00DF8FC9" w14:textId="300A5CD3" w:rsidR="00D35FC7" w:rsidRDefault="00000000">
          <w:pPr>
            <w:pStyle w:val="TOC2"/>
            <w:tabs>
              <w:tab w:val="left" w:pos="880"/>
              <w:tab w:val="right" w:leader="dot" w:pos="9350"/>
            </w:tabs>
            <w:rPr>
              <w:rFonts w:eastAsiaTheme="minorEastAsia" w:cstheme="minorBidi"/>
              <w:noProof/>
            </w:rPr>
          </w:pPr>
          <w:hyperlink w:anchor="_Toc138340357" w:history="1">
            <w:r w:rsidR="00D35FC7" w:rsidRPr="003B0302">
              <w:rPr>
                <w:rStyle w:val="Hyperlink"/>
                <w:noProof/>
              </w:rPr>
              <w:t>4.6</w:t>
            </w:r>
            <w:r w:rsidR="00D35FC7">
              <w:rPr>
                <w:rFonts w:eastAsiaTheme="minorEastAsia" w:cstheme="minorBidi"/>
                <w:noProof/>
              </w:rPr>
              <w:tab/>
            </w:r>
            <w:r w:rsidR="00D35FC7" w:rsidRPr="003B0302">
              <w:rPr>
                <w:rStyle w:val="Hyperlink"/>
                <w:noProof/>
              </w:rPr>
              <w:t>Runoff</w:t>
            </w:r>
            <w:r w:rsidR="00D35FC7">
              <w:rPr>
                <w:noProof/>
                <w:webHidden/>
              </w:rPr>
              <w:tab/>
            </w:r>
            <w:r w:rsidR="00D35FC7">
              <w:rPr>
                <w:noProof/>
                <w:webHidden/>
              </w:rPr>
              <w:fldChar w:fldCharType="begin"/>
            </w:r>
            <w:r w:rsidR="00D35FC7">
              <w:rPr>
                <w:noProof/>
                <w:webHidden/>
              </w:rPr>
              <w:instrText xml:space="preserve"> PAGEREF _Toc138340357 \h </w:instrText>
            </w:r>
            <w:r w:rsidR="00D35FC7">
              <w:rPr>
                <w:noProof/>
                <w:webHidden/>
              </w:rPr>
            </w:r>
            <w:r w:rsidR="00D35FC7">
              <w:rPr>
                <w:noProof/>
                <w:webHidden/>
              </w:rPr>
              <w:fldChar w:fldCharType="separate"/>
            </w:r>
            <w:r w:rsidR="00B724D6">
              <w:rPr>
                <w:noProof/>
                <w:webHidden/>
              </w:rPr>
              <w:t>30</w:t>
            </w:r>
            <w:r w:rsidR="00D35FC7">
              <w:rPr>
                <w:noProof/>
                <w:webHidden/>
              </w:rPr>
              <w:fldChar w:fldCharType="end"/>
            </w:r>
          </w:hyperlink>
        </w:p>
        <w:p w14:paraId="1B9BD203" w14:textId="16F47E23" w:rsidR="00D35FC7" w:rsidRDefault="00000000">
          <w:pPr>
            <w:pStyle w:val="TOC2"/>
            <w:tabs>
              <w:tab w:val="left" w:pos="880"/>
              <w:tab w:val="right" w:leader="dot" w:pos="9350"/>
            </w:tabs>
            <w:rPr>
              <w:rFonts w:eastAsiaTheme="minorEastAsia" w:cstheme="minorBidi"/>
              <w:noProof/>
            </w:rPr>
          </w:pPr>
          <w:hyperlink w:anchor="_Toc138340358" w:history="1">
            <w:r w:rsidR="00D35FC7" w:rsidRPr="003B0302">
              <w:rPr>
                <w:rStyle w:val="Hyperlink"/>
                <w:noProof/>
              </w:rPr>
              <w:t>4.7</w:t>
            </w:r>
            <w:r w:rsidR="00D35FC7">
              <w:rPr>
                <w:rFonts w:eastAsiaTheme="minorEastAsia" w:cstheme="minorBidi"/>
                <w:noProof/>
              </w:rPr>
              <w:tab/>
            </w:r>
            <w:r w:rsidR="00D35FC7" w:rsidRPr="003B0302">
              <w:rPr>
                <w:rStyle w:val="Hyperlink"/>
                <w:noProof/>
              </w:rPr>
              <w:t>Canopy Water Interception</w:t>
            </w:r>
            <w:r w:rsidR="00D35FC7">
              <w:rPr>
                <w:noProof/>
                <w:webHidden/>
              </w:rPr>
              <w:tab/>
            </w:r>
            <w:r w:rsidR="00D35FC7">
              <w:rPr>
                <w:noProof/>
                <w:webHidden/>
              </w:rPr>
              <w:fldChar w:fldCharType="begin"/>
            </w:r>
            <w:r w:rsidR="00D35FC7">
              <w:rPr>
                <w:noProof/>
                <w:webHidden/>
              </w:rPr>
              <w:instrText xml:space="preserve"> PAGEREF _Toc138340358 \h </w:instrText>
            </w:r>
            <w:r w:rsidR="00D35FC7">
              <w:rPr>
                <w:noProof/>
                <w:webHidden/>
              </w:rPr>
            </w:r>
            <w:r w:rsidR="00D35FC7">
              <w:rPr>
                <w:noProof/>
                <w:webHidden/>
              </w:rPr>
              <w:fldChar w:fldCharType="separate"/>
            </w:r>
            <w:r w:rsidR="00B724D6">
              <w:rPr>
                <w:noProof/>
                <w:webHidden/>
              </w:rPr>
              <w:t>32</w:t>
            </w:r>
            <w:r w:rsidR="00D35FC7">
              <w:rPr>
                <w:noProof/>
                <w:webHidden/>
              </w:rPr>
              <w:fldChar w:fldCharType="end"/>
            </w:r>
          </w:hyperlink>
        </w:p>
        <w:p w14:paraId="43D47536" w14:textId="24F7B0AA" w:rsidR="00D35FC7" w:rsidRDefault="00000000">
          <w:pPr>
            <w:pStyle w:val="TOC2"/>
            <w:tabs>
              <w:tab w:val="left" w:pos="880"/>
              <w:tab w:val="right" w:leader="dot" w:pos="9350"/>
            </w:tabs>
            <w:rPr>
              <w:rFonts w:eastAsiaTheme="minorEastAsia" w:cstheme="minorBidi"/>
              <w:noProof/>
            </w:rPr>
          </w:pPr>
          <w:hyperlink w:anchor="_Toc138340359" w:history="1">
            <w:r w:rsidR="00D35FC7" w:rsidRPr="003B0302">
              <w:rPr>
                <w:rStyle w:val="Hyperlink"/>
                <w:noProof/>
              </w:rPr>
              <w:t>4.8</w:t>
            </w:r>
            <w:r w:rsidR="00D35FC7">
              <w:rPr>
                <w:rFonts w:eastAsiaTheme="minorEastAsia" w:cstheme="minorBidi"/>
                <w:noProof/>
              </w:rPr>
              <w:tab/>
            </w:r>
            <w:r w:rsidR="00D35FC7" w:rsidRPr="003B0302">
              <w:rPr>
                <w:rStyle w:val="Hyperlink"/>
                <w:noProof/>
              </w:rPr>
              <w:t>Evaporation</w:t>
            </w:r>
            <w:r w:rsidR="00D35FC7">
              <w:rPr>
                <w:noProof/>
                <w:webHidden/>
              </w:rPr>
              <w:tab/>
            </w:r>
            <w:r w:rsidR="00D35FC7">
              <w:rPr>
                <w:noProof/>
                <w:webHidden/>
              </w:rPr>
              <w:fldChar w:fldCharType="begin"/>
            </w:r>
            <w:r w:rsidR="00D35FC7">
              <w:rPr>
                <w:noProof/>
                <w:webHidden/>
              </w:rPr>
              <w:instrText xml:space="preserve"> PAGEREF _Toc138340359 \h </w:instrText>
            </w:r>
            <w:r w:rsidR="00D35FC7">
              <w:rPr>
                <w:noProof/>
                <w:webHidden/>
              </w:rPr>
            </w:r>
            <w:r w:rsidR="00D35FC7">
              <w:rPr>
                <w:noProof/>
                <w:webHidden/>
              </w:rPr>
              <w:fldChar w:fldCharType="separate"/>
            </w:r>
            <w:r w:rsidR="00B724D6">
              <w:rPr>
                <w:noProof/>
                <w:webHidden/>
              </w:rPr>
              <w:t>33</w:t>
            </w:r>
            <w:r w:rsidR="00D35FC7">
              <w:rPr>
                <w:noProof/>
                <w:webHidden/>
              </w:rPr>
              <w:fldChar w:fldCharType="end"/>
            </w:r>
          </w:hyperlink>
        </w:p>
        <w:p w14:paraId="48A17FD5" w14:textId="562DD6EA" w:rsidR="00D35FC7" w:rsidRDefault="00000000">
          <w:pPr>
            <w:pStyle w:val="TOC2"/>
            <w:tabs>
              <w:tab w:val="left" w:pos="880"/>
              <w:tab w:val="right" w:leader="dot" w:pos="9350"/>
            </w:tabs>
            <w:rPr>
              <w:rFonts w:eastAsiaTheme="minorEastAsia" w:cstheme="minorBidi"/>
              <w:noProof/>
            </w:rPr>
          </w:pPr>
          <w:hyperlink w:anchor="_Toc138340360" w:history="1">
            <w:r w:rsidR="00D35FC7" w:rsidRPr="003B0302">
              <w:rPr>
                <w:rStyle w:val="Hyperlink"/>
                <w:noProof/>
              </w:rPr>
              <w:t>4.9</w:t>
            </w:r>
            <w:r w:rsidR="00D35FC7">
              <w:rPr>
                <w:rFonts w:eastAsiaTheme="minorEastAsia" w:cstheme="minorBidi"/>
                <w:noProof/>
              </w:rPr>
              <w:tab/>
            </w:r>
            <w:r w:rsidR="00D35FC7" w:rsidRPr="003B0302">
              <w:rPr>
                <w:rStyle w:val="Hyperlink"/>
                <w:noProof/>
              </w:rPr>
              <w:t>Leaching</w:t>
            </w:r>
            <w:r w:rsidR="00D35FC7">
              <w:rPr>
                <w:noProof/>
                <w:webHidden/>
              </w:rPr>
              <w:tab/>
            </w:r>
            <w:r w:rsidR="00D35FC7">
              <w:rPr>
                <w:noProof/>
                <w:webHidden/>
              </w:rPr>
              <w:fldChar w:fldCharType="begin"/>
            </w:r>
            <w:r w:rsidR="00D35FC7">
              <w:rPr>
                <w:noProof/>
                <w:webHidden/>
              </w:rPr>
              <w:instrText xml:space="preserve"> PAGEREF _Toc138340360 \h </w:instrText>
            </w:r>
            <w:r w:rsidR="00D35FC7">
              <w:rPr>
                <w:noProof/>
                <w:webHidden/>
              </w:rPr>
            </w:r>
            <w:r w:rsidR="00D35FC7">
              <w:rPr>
                <w:noProof/>
                <w:webHidden/>
              </w:rPr>
              <w:fldChar w:fldCharType="separate"/>
            </w:r>
            <w:r w:rsidR="00B724D6">
              <w:rPr>
                <w:noProof/>
                <w:webHidden/>
              </w:rPr>
              <w:t>35</w:t>
            </w:r>
            <w:r w:rsidR="00D35FC7">
              <w:rPr>
                <w:noProof/>
                <w:webHidden/>
              </w:rPr>
              <w:fldChar w:fldCharType="end"/>
            </w:r>
          </w:hyperlink>
        </w:p>
        <w:p w14:paraId="76B1DD0D" w14:textId="47517035" w:rsidR="00D35FC7" w:rsidRDefault="00000000">
          <w:pPr>
            <w:pStyle w:val="TOC2"/>
            <w:tabs>
              <w:tab w:val="left" w:pos="880"/>
              <w:tab w:val="right" w:leader="dot" w:pos="9350"/>
            </w:tabs>
            <w:rPr>
              <w:rFonts w:eastAsiaTheme="minorEastAsia" w:cstheme="minorBidi"/>
              <w:noProof/>
            </w:rPr>
          </w:pPr>
          <w:hyperlink w:anchor="_Toc138340361" w:history="1">
            <w:r w:rsidR="00D35FC7" w:rsidRPr="003B0302">
              <w:rPr>
                <w:rStyle w:val="Hyperlink"/>
                <w:noProof/>
              </w:rPr>
              <w:t>4.10</w:t>
            </w:r>
            <w:r w:rsidR="00D35FC7">
              <w:rPr>
                <w:rFonts w:eastAsiaTheme="minorEastAsia" w:cstheme="minorBidi"/>
                <w:noProof/>
              </w:rPr>
              <w:tab/>
            </w:r>
            <w:r w:rsidR="00D35FC7" w:rsidRPr="003B0302">
              <w:rPr>
                <w:rStyle w:val="Hyperlink"/>
                <w:noProof/>
              </w:rPr>
              <w:t>Erosion</w:t>
            </w:r>
            <w:r w:rsidR="00D35FC7">
              <w:rPr>
                <w:noProof/>
                <w:webHidden/>
              </w:rPr>
              <w:tab/>
            </w:r>
            <w:r w:rsidR="00D35FC7">
              <w:rPr>
                <w:noProof/>
                <w:webHidden/>
              </w:rPr>
              <w:fldChar w:fldCharType="begin"/>
            </w:r>
            <w:r w:rsidR="00D35FC7">
              <w:rPr>
                <w:noProof/>
                <w:webHidden/>
              </w:rPr>
              <w:instrText xml:space="preserve"> PAGEREF _Toc138340361 \h </w:instrText>
            </w:r>
            <w:r w:rsidR="00D35FC7">
              <w:rPr>
                <w:noProof/>
                <w:webHidden/>
              </w:rPr>
            </w:r>
            <w:r w:rsidR="00D35FC7">
              <w:rPr>
                <w:noProof/>
                <w:webHidden/>
              </w:rPr>
              <w:fldChar w:fldCharType="separate"/>
            </w:r>
            <w:r w:rsidR="00B724D6">
              <w:rPr>
                <w:noProof/>
                <w:webHidden/>
              </w:rPr>
              <w:t>36</w:t>
            </w:r>
            <w:r w:rsidR="00D35FC7">
              <w:rPr>
                <w:noProof/>
                <w:webHidden/>
              </w:rPr>
              <w:fldChar w:fldCharType="end"/>
            </w:r>
          </w:hyperlink>
        </w:p>
        <w:p w14:paraId="207A314A" w14:textId="33AF386E" w:rsidR="00D35FC7" w:rsidRDefault="00000000">
          <w:pPr>
            <w:pStyle w:val="TOC3"/>
            <w:tabs>
              <w:tab w:val="left" w:pos="1320"/>
              <w:tab w:val="right" w:leader="dot" w:pos="9350"/>
            </w:tabs>
            <w:rPr>
              <w:rFonts w:eastAsiaTheme="minorEastAsia" w:cstheme="minorBidi"/>
              <w:noProof/>
            </w:rPr>
          </w:pPr>
          <w:hyperlink w:anchor="_Toc138340362" w:history="1">
            <w:r w:rsidR="00D35FC7" w:rsidRPr="003B0302">
              <w:rPr>
                <w:rStyle w:val="Hyperlink"/>
                <w:noProof/>
              </w:rPr>
              <w:t>4.10.1</w:t>
            </w:r>
            <w:r w:rsidR="00D35FC7">
              <w:rPr>
                <w:rFonts w:eastAsiaTheme="minorEastAsia" w:cstheme="minorBidi"/>
                <w:noProof/>
              </w:rPr>
              <w:tab/>
            </w:r>
            <w:r w:rsidR="00D35FC7" w:rsidRPr="003B0302">
              <w:rPr>
                <w:rStyle w:val="Hyperlink"/>
                <w:noProof/>
              </w:rPr>
              <w:t>Time of Concentration: Velocity Method</w:t>
            </w:r>
            <w:r w:rsidR="00D35FC7">
              <w:rPr>
                <w:noProof/>
                <w:webHidden/>
              </w:rPr>
              <w:tab/>
            </w:r>
            <w:r w:rsidR="00D35FC7">
              <w:rPr>
                <w:noProof/>
                <w:webHidden/>
              </w:rPr>
              <w:fldChar w:fldCharType="begin"/>
            </w:r>
            <w:r w:rsidR="00D35FC7">
              <w:rPr>
                <w:noProof/>
                <w:webHidden/>
              </w:rPr>
              <w:instrText xml:space="preserve"> PAGEREF _Toc138340362 \h </w:instrText>
            </w:r>
            <w:r w:rsidR="00D35FC7">
              <w:rPr>
                <w:noProof/>
                <w:webHidden/>
              </w:rPr>
            </w:r>
            <w:r w:rsidR="00D35FC7">
              <w:rPr>
                <w:noProof/>
                <w:webHidden/>
              </w:rPr>
              <w:fldChar w:fldCharType="separate"/>
            </w:r>
            <w:r w:rsidR="00B724D6">
              <w:rPr>
                <w:noProof/>
                <w:webHidden/>
              </w:rPr>
              <w:t>38</w:t>
            </w:r>
            <w:r w:rsidR="00D35FC7">
              <w:rPr>
                <w:noProof/>
                <w:webHidden/>
              </w:rPr>
              <w:fldChar w:fldCharType="end"/>
            </w:r>
          </w:hyperlink>
        </w:p>
        <w:p w14:paraId="0AC19736" w14:textId="07093269" w:rsidR="00D35FC7" w:rsidRDefault="00000000">
          <w:pPr>
            <w:pStyle w:val="TOC3"/>
            <w:tabs>
              <w:tab w:val="left" w:pos="1320"/>
              <w:tab w:val="right" w:leader="dot" w:pos="9350"/>
            </w:tabs>
            <w:rPr>
              <w:rFonts w:eastAsiaTheme="minorEastAsia" w:cstheme="minorBidi"/>
              <w:noProof/>
            </w:rPr>
          </w:pPr>
          <w:hyperlink w:anchor="_Toc138340363" w:history="1">
            <w:r w:rsidR="00D35FC7" w:rsidRPr="003B0302">
              <w:rPr>
                <w:rStyle w:val="Hyperlink"/>
                <w:noProof/>
              </w:rPr>
              <w:t>4.10.2</w:t>
            </w:r>
            <w:r w:rsidR="00D35FC7">
              <w:rPr>
                <w:rFonts w:eastAsiaTheme="minorEastAsia" w:cstheme="minorBidi"/>
                <w:noProof/>
              </w:rPr>
              <w:tab/>
            </w:r>
            <w:r w:rsidR="00D35FC7" w:rsidRPr="003B0302">
              <w:rPr>
                <w:rStyle w:val="Hyperlink"/>
                <w:noProof/>
              </w:rPr>
              <w:t>Time of Concentration: Watershed Lag Method</w:t>
            </w:r>
            <w:r w:rsidR="00D35FC7">
              <w:rPr>
                <w:noProof/>
                <w:webHidden/>
              </w:rPr>
              <w:tab/>
            </w:r>
            <w:r w:rsidR="00D35FC7">
              <w:rPr>
                <w:noProof/>
                <w:webHidden/>
              </w:rPr>
              <w:fldChar w:fldCharType="begin"/>
            </w:r>
            <w:r w:rsidR="00D35FC7">
              <w:rPr>
                <w:noProof/>
                <w:webHidden/>
              </w:rPr>
              <w:instrText xml:space="preserve"> PAGEREF _Toc138340363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3FD2B65A" w14:textId="4926D0AD" w:rsidR="00D35FC7" w:rsidRDefault="00000000">
          <w:pPr>
            <w:pStyle w:val="TOC2"/>
            <w:tabs>
              <w:tab w:val="left" w:pos="880"/>
              <w:tab w:val="right" w:leader="dot" w:pos="9350"/>
            </w:tabs>
            <w:rPr>
              <w:rFonts w:eastAsiaTheme="minorEastAsia" w:cstheme="minorBidi"/>
              <w:noProof/>
            </w:rPr>
          </w:pPr>
          <w:hyperlink w:anchor="_Toc138340364" w:history="1">
            <w:r w:rsidR="00D35FC7" w:rsidRPr="003B0302">
              <w:rPr>
                <w:rStyle w:val="Hyperlink"/>
                <w:noProof/>
              </w:rPr>
              <w:t>4.11</w:t>
            </w:r>
            <w:r w:rsidR="00D35FC7">
              <w:rPr>
                <w:rFonts w:eastAsiaTheme="minorEastAsia" w:cstheme="minorBidi"/>
                <w:noProof/>
              </w:rPr>
              <w:tab/>
            </w:r>
            <w:r w:rsidR="00D35FC7" w:rsidRPr="003B0302">
              <w:rPr>
                <w:rStyle w:val="Hyperlink"/>
                <w:noProof/>
              </w:rPr>
              <w:t>Soil Temperature</w:t>
            </w:r>
            <w:r w:rsidR="00D35FC7">
              <w:rPr>
                <w:noProof/>
                <w:webHidden/>
              </w:rPr>
              <w:tab/>
            </w:r>
            <w:r w:rsidR="00D35FC7">
              <w:rPr>
                <w:noProof/>
                <w:webHidden/>
              </w:rPr>
              <w:fldChar w:fldCharType="begin"/>
            </w:r>
            <w:r w:rsidR="00D35FC7">
              <w:rPr>
                <w:noProof/>
                <w:webHidden/>
              </w:rPr>
              <w:instrText xml:space="preserve"> PAGEREF _Toc138340364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11AA7C54" w14:textId="035690D5" w:rsidR="00D35FC7" w:rsidRDefault="00000000">
          <w:pPr>
            <w:pStyle w:val="TOC3"/>
            <w:tabs>
              <w:tab w:val="left" w:pos="1320"/>
              <w:tab w:val="right" w:leader="dot" w:pos="9350"/>
            </w:tabs>
            <w:rPr>
              <w:rFonts w:eastAsiaTheme="minorEastAsia" w:cstheme="minorBidi"/>
              <w:noProof/>
            </w:rPr>
          </w:pPr>
          <w:hyperlink w:anchor="_Toc138340365" w:history="1">
            <w:r w:rsidR="00D35FC7" w:rsidRPr="003B0302">
              <w:rPr>
                <w:rStyle w:val="Hyperlink"/>
                <w:noProof/>
              </w:rPr>
              <w:t>4.11.1</w:t>
            </w:r>
            <w:r w:rsidR="00D35FC7">
              <w:rPr>
                <w:rFonts w:eastAsiaTheme="minorEastAsia" w:cstheme="minorBidi"/>
                <w:noProof/>
              </w:rPr>
              <w:tab/>
            </w:r>
            <w:r w:rsidR="00D35FC7" w:rsidRPr="003B0302">
              <w:rPr>
                <w:rStyle w:val="Hyperlink"/>
                <w:noProof/>
              </w:rPr>
              <w:t>Thermal Diffusivity</w:t>
            </w:r>
            <w:r w:rsidR="00D35FC7">
              <w:rPr>
                <w:noProof/>
                <w:webHidden/>
              </w:rPr>
              <w:tab/>
            </w:r>
            <w:r w:rsidR="00D35FC7">
              <w:rPr>
                <w:noProof/>
                <w:webHidden/>
              </w:rPr>
              <w:fldChar w:fldCharType="begin"/>
            </w:r>
            <w:r w:rsidR="00D35FC7">
              <w:rPr>
                <w:noProof/>
                <w:webHidden/>
              </w:rPr>
              <w:instrText xml:space="preserve"> PAGEREF _Toc138340365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54706FFE" w14:textId="138AFD4D" w:rsidR="00D35FC7" w:rsidRDefault="00000000">
          <w:pPr>
            <w:pStyle w:val="TOC3"/>
            <w:tabs>
              <w:tab w:val="left" w:pos="1320"/>
              <w:tab w:val="right" w:leader="dot" w:pos="9350"/>
            </w:tabs>
            <w:rPr>
              <w:rFonts w:eastAsiaTheme="minorEastAsia" w:cstheme="minorBidi"/>
              <w:noProof/>
            </w:rPr>
          </w:pPr>
          <w:hyperlink w:anchor="_Toc138340366" w:history="1">
            <w:r w:rsidR="00D35FC7" w:rsidRPr="003B0302">
              <w:rPr>
                <w:rStyle w:val="Hyperlink"/>
                <w:noProof/>
              </w:rPr>
              <w:t>4.11.2</w:t>
            </w:r>
            <w:r w:rsidR="00D35FC7">
              <w:rPr>
                <w:rFonts w:eastAsiaTheme="minorEastAsia" w:cstheme="minorBidi"/>
                <w:noProof/>
              </w:rPr>
              <w:tab/>
            </w:r>
            <w:r w:rsidR="00D35FC7" w:rsidRPr="003B0302">
              <w:rPr>
                <w:rStyle w:val="Hyperlink"/>
                <w:noProof/>
              </w:rPr>
              <w:t>Upper Boundary Temperature</w:t>
            </w:r>
            <w:r w:rsidR="00D35FC7">
              <w:rPr>
                <w:noProof/>
                <w:webHidden/>
              </w:rPr>
              <w:tab/>
            </w:r>
            <w:r w:rsidR="00D35FC7">
              <w:rPr>
                <w:noProof/>
                <w:webHidden/>
              </w:rPr>
              <w:fldChar w:fldCharType="begin"/>
            </w:r>
            <w:r w:rsidR="00D35FC7">
              <w:rPr>
                <w:noProof/>
                <w:webHidden/>
              </w:rPr>
              <w:instrText xml:space="preserve"> PAGEREF _Toc138340366 \h </w:instrText>
            </w:r>
            <w:r w:rsidR="00D35FC7">
              <w:rPr>
                <w:noProof/>
                <w:webHidden/>
              </w:rPr>
            </w:r>
            <w:r w:rsidR="00D35FC7">
              <w:rPr>
                <w:noProof/>
                <w:webHidden/>
              </w:rPr>
              <w:fldChar w:fldCharType="separate"/>
            </w:r>
            <w:r w:rsidR="00B724D6">
              <w:rPr>
                <w:noProof/>
                <w:webHidden/>
              </w:rPr>
              <w:t>41</w:t>
            </w:r>
            <w:r w:rsidR="00D35FC7">
              <w:rPr>
                <w:noProof/>
                <w:webHidden/>
              </w:rPr>
              <w:fldChar w:fldCharType="end"/>
            </w:r>
          </w:hyperlink>
        </w:p>
        <w:p w14:paraId="78853611" w14:textId="42A7A9AD" w:rsidR="00D35FC7" w:rsidRDefault="00000000">
          <w:pPr>
            <w:pStyle w:val="TOC3"/>
            <w:tabs>
              <w:tab w:val="left" w:pos="1320"/>
              <w:tab w:val="right" w:leader="dot" w:pos="9350"/>
            </w:tabs>
            <w:rPr>
              <w:rFonts w:eastAsiaTheme="minorEastAsia" w:cstheme="minorBidi"/>
              <w:noProof/>
            </w:rPr>
          </w:pPr>
          <w:hyperlink w:anchor="_Toc138340367" w:history="1">
            <w:r w:rsidR="00D35FC7" w:rsidRPr="003B0302">
              <w:rPr>
                <w:rStyle w:val="Hyperlink"/>
                <w:noProof/>
              </w:rPr>
              <w:t>4.11.3</w:t>
            </w:r>
            <w:r w:rsidR="00D35FC7">
              <w:rPr>
                <w:rFonts w:eastAsiaTheme="minorEastAsia" w:cstheme="minorBidi"/>
                <w:noProof/>
              </w:rPr>
              <w:tab/>
            </w:r>
            <w:r w:rsidR="00D35FC7" w:rsidRPr="003B0302">
              <w:rPr>
                <w:rStyle w:val="Hyperlink"/>
                <w:noProof/>
              </w:rPr>
              <w:t>Temperature Dependent Degradation</w:t>
            </w:r>
            <w:r w:rsidR="00D35FC7">
              <w:rPr>
                <w:noProof/>
                <w:webHidden/>
              </w:rPr>
              <w:tab/>
            </w:r>
            <w:r w:rsidR="00D35FC7">
              <w:rPr>
                <w:noProof/>
                <w:webHidden/>
              </w:rPr>
              <w:fldChar w:fldCharType="begin"/>
            </w:r>
            <w:r w:rsidR="00D35FC7">
              <w:rPr>
                <w:noProof/>
                <w:webHidden/>
              </w:rPr>
              <w:instrText xml:space="preserve"> PAGEREF _Toc138340367 \h </w:instrText>
            </w:r>
            <w:r w:rsidR="00D35FC7">
              <w:rPr>
                <w:noProof/>
                <w:webHidden/>
              </w:rPr>
            </w:r>
            <w:r w:rsidR="00D35FC7">
              <w:rPr>
                <w:noProof/>
                <w:webHidden/>
              </w:rPr>
              <w:fldChar w:fldCharType="separate"/>
            </w:r>
            <w:r w:rsidR="00B724D6">
              <w:rPr>
                <w:noProof/>
                <w:webHidden/>
              </w:rPr>
              <w:t>42</w:t>
            </w:r>
            <w:r w:rsidR="00D35FC7">
              <w:rPr>
                <w:noProof/>
                <w:webHidden/>
              </w:rPr>
              <w:fldChar w:fldCharType="end"/>
            </w:r>
          </w:hyperlink>
        </w:p>
        <w:p w14:paraId="29781F5E" w14:textId="6CEA5D8A" w:rsidR="00D35FC7" w:rsidRDefault="00000000">
          <w:pPr>
            <w:pStyle w:val="TOC2"/>
            <w:tabs>
              <w:tab w:val="left" w:pos="880"/>
              <w:tab w:val="right" w:leader="dot" w:pos="9350"/>
            </w:tabs>
            <w:rPr>
              <w:rFonts w:eastAsiaTheme="minorEastAsia" w:cstheme="minorBidi"/>
              <w:noProof/>
            </w:rPr>
          </w:pPr>
          <w:hyperlink w:anchor="_Toc138340368" w:history="1">
            <w:r w:rsidR="00D35FC7" w:rsidRPr="003B0302">
              <w:rPr>
                <w:rStyle w:val="Hyperlink"/>
                <w:noProof/>
              </w:rPr>
              <w:t>4.12</w:t>
            </w:r>
            <w:r w:rsidR="00D35FC7">
              <w:rPr>
                <w:rFonts w:eastAsiaTheme="minorEastAsia" w:cstheme="minorBidi"/>
                <w:noProof/>
              </w:rPr>
              <w:tab/>
            </w:r>
            <w:r w:rsidR="00D35FC7" w:rsidRPr="003B0302">
              <w:rPr>
                <w:rStyle w:val="Hyperlink"/>
                <w:noProof/>
              </w:rPr>
              <w:t>Chemical Application &amp; Foliar Washoff</w:t>
            </w:r>
            <w:r w:rsidR="00D35FC7">
              <w:rPr>
                <w:noProof/>
                <w:webHidden/>
              </w:rPr>
              <w:tab/>
            </w:r>
            <w:r w:rsidR="00D35FC7">
              <w:rPr>
                <w:noProof/>
                <w:webHidden/>
              </w:rPr>
              <w:fldChar w:fldCharType="begin"/>
            </w:r>
            <w:r w:rsidR="00D35FC7">
              <w:rPr>
                <w:noProof/>
                <w:webHidden/>
              </w:rPr>
              <w:instrText xml:space="preserve"> PAGEREF _Toc138340368 \h </w:instrText>
            </w:r>
            <w:r w:rsidR="00D35FC7">
              <w:rPr>
                <w:noProof/>
                <w:webHidden/>
              </w:rPr>
            </w:r>
            <w:r w:rsidR="00D35FC7">
              <w:rPr>
                <w:noProof/>
                <w:webHidden/>
              </w:rPr>
              <w:fldChar w:fldCharType="separate"/>
            </w:r>
            <w:r w:rsidR="00B724D6">
              <w:rPr>
                <w:noProof/>
                <w:webHidden/>
              </w:rPr>
              <w:t>43</w:t>
            </w:r>
            <w:r w:rsidR="00D35FC7">
              <w:rPr>
                <w:noProof/>
                <w:webHidden/>
              </w:rPr>
              <w:fldChar w:fldCharType="end"/>
            </w:r>
          </w:hyperlink>
        </w:p>
        <w:p w14:paraId="00580FED" w14:textId="624941D6" w:rsidR="00D35FC7" w:rsidRDefault="00000000">
          <w:pPr>
            <w:pStyle w:val="TOC2"/>
            <w:tabs>
              <w:tab w:val="left" w:pos="880"/>
              <w:tab w:val="right" w:leader="dot" w:pos="9350"/>
            </w:tabs>
            <w:rPr>
              <w:rFonts w:eastAsiaTheme="minorEastAsia" w:cstheme="minorBidi"/>
              <w:noProof/>
            </w:rPr>
          </w:pPr>
          <w:hyperlink w:anchor="_Toc138340369" w:history="1">
            <w:r w:rsidR="00D35FC7" w:rsidRPr="003B0302">
              <w:rPr>
                <w:rStyle w:val="Hyperlink"/>
                <w:noProof/>
              </w:rPr>
              <w:t>4.13</w:t>
            </w:r>
            <w:r w:rsidR="00D35FC7">
              <w:rPr>
                <w:rFonts w:eastAsiaTheme="minorEastAsia" w:cstheme="minorBidi"/>
                <w:noProof/>
              </w:rPr>
              <w:tab/>
            </w:r>
            <w:r w:rsidR="00D35FC7" w:rsidRPr="003B0302">
              <w:rPr>
                <w:rStyle w:val="Hyperlink"/>
                <w:noProof/>
              </w:rPr>
              <w:t>Chemical Application Timing with Respect to Rainfall</w:t>
            </w:r>
            <w:r w:rsidR="00D35FC7">
              <w:rPr>
                <w:noProof/>
                <w:webHidden/>
              </w:rPr>
              <w:tab/>
            </w:r>
            <w:r w:rsidR="00D35FC7">
              <w:rPr>
                <w:noProof/>
                <w:webHidden/>
              </w:rPr>
              <w:fldChar w:fldCharType="begin"/>
            </w:r>
            <w:r w:rsidR="00D35FC7">
              <w:rPr>
                <w:noProof/>
                <w:webHidden/>
              </w:rPr>
              <w:instrText xml:space="preserve"> PAGEREF _Toc138340369 \h </w:instrText>
            </w:r>
            <w:r w:rsidR="00D35FC7">
              <w:rPr>
                <w:noProof/>
                <w:webHidden/>
              </w:rPr>
            </w:r>
            <w:r w:rsidR="00D35FC7">
              <w:rPr>
                <w:noProof/>
                <w:webHidden/>
              </w:rPr>
              <w:fldChar w:fldCharType="separate"/>
            </w:r>
            <w:r w:rsidR="00B724D6">
              <w:rPr>
                <w:noProof/>
                <w:webHidden/>
              </w:rPr>
              <w:t>43</w:t>
            </w:r>
            <w:r w:rsidR="00D35FC7">
              <w:rPr>
                <w:noProof/>
                <w:webHidden/>
              </w:rPr>
              <w:fldChar w:fldCharType="end"/>
            </w:r>
          </w:hyperlink>
        </w:p>
        <w:p w14:paraId="4D67A21B" w14:textId="64D1CE0F" w:rsidR="00D35FC7" w:rsidRDefault="00000000">
          <w:pPr>
            <w:pStyle w:val="TOC2"/>
            <w:tabs>
              <w:tab w:val="left" w:pos="880"/>
              <w:tab w:val="right" w:leader="dot" w:pos="9350"/>
            </w:tabs>
            <w:rPr>
              <w:rFonts w:eastAsiaTheme="minorEastAsia" w:cstheme="minorBidi"/>
              <w:noProof/>
            </w:rPr>
          </w:pPr>
          <w:hyperlink w:anchor="_Toc138340370" w:history="1">
            <w:r w:rsidR="00D35FC7" w:rsidRPr="003B0302">
              <w:rPr>
                <w:rStyle w:val="Hyperlink"/>
                <w:noProof/>
              </w:rPr>
              <w:t>4.14</w:t>
            </w:r>
            <w:r w:rsidR="00D35FC7">
              <w:rPr>
                <w:rFonts w:eastAsiaTheme="minorEastAsia" w:cstheme="minorBidi"/>
                <w:noProof/>
              </w:rPr>
              <w:tab/>
            </w:r>
            <w:r w:rsidR="00D35FC7" w:rsidRPr="003B0302">
              <w:rPr>
                <w:rStyle w:val="Hyperlink"/>
                <w:noProof/>
              </w:rPr>
              <w:t>Chemical Processes on Canopy</w:t>
            </w:r>
            <w:r w:rsidR="00D35FC7">
              <w:rPr>
                <w:noProof/>
                <w:webHidden/>
              </w:rPr>
              <w:tab/>
            </w:r>
            <w:r w:rsidR="00D35FC7">
              <w:rPr>
                <w:noProof/>
                <w:webHidden/>
              </w:rPr>
              <w:fldChar w:fldCharType="begin"/>
            </w:r>
            <w:r w:rsidR="00D35FC7">
              <w:rPr>
                <w:noProof/>
                <w:webHidden/>
              </w:rPr>
              <w:instrText xml:space="preserve"> PAGEREF _Toc138340370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1BC2C9B1" w14:textId="6E45AE1A" w:rsidR="00D35FC7" w:rsidRDefault="00000000">
          <w:pPr>
            <w:pStyle w:val="TOC2"/>
            <w:tabs>
              <w:tab w:val="left" w:pos="880"/>
              <w:tab w:val="right" w:leader="dot" w:pos="9350"/>
            </w:tabs>
            <w:rPr>
              <w:rFonts w:eastAsiaTheme="minorEastAsia" w:cstheme="minorBidi"/>
              <w:noProof/>
            </w:rPr>
          </w:pPr>
          <w:hyperlink w:anchor="_Toc138340371" w:history="1">
            <w:r w:rsidR="00D35FC7" w:rsidRPr="003B0302">
              <w:rPr>
                <w:rStyle w:val="Hyperlink"/>
                <w:noProof/>
              </w:rPr>
              <w:t>4.15</w:t>
            </w:r>
            <w:r w:rsidR="00D35FC7">
              <w:rPr>
                <w:rFonts w:eastAsiaTheme="minorEastAsia" w:cstheme="minorBidi"/>
                <w:noProof/>
              </w:rPr>
              <w:tab/>
            </w:r>
            <w:r w:rsidR="00D35FC7" w:rsidRPr="003B0302">
              <w:rPr>
                <w:rStyle w:val="Hyperlink"/>
                <w:noProof/>
              </w:rPr>
              <w:t>Chemical Runoff &amp; Vertical Transport in Soil</w:t>
            </w:r>
            <w:r w:rsidR="00D35FC7">
              <w:rPr>
                <w:noProof/>
                <w:webHidden/>
              </w:rPr>
              <w:tab/>
            </w:r>
            <w:r w:rsidR="00D35FC7">
              <w:rPr>
                <w:noProof/>
                <w:webHidden/>
              </w:rPr>
              <w:fldChar w:fldCharType="begin"/>
            </w:r>
            <w:r w:rsidR="00D35FC7">
              <w:rPr>
                <w:noProof/>
                <w:webHidden/>
              </w:rPr>
              <w:instrText xml:space="preserve"> PAGEREF _Toc138340371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1AC05209" w14:textId="49644D35" w:rsidR="00D35FC7" w:rsidRDefault="00000000">
          <w:pPr>
            <w:pStyle w:val="TOC3"/>
            <w:tabs>
              <w:tab w:val="left" w:pos="1320"/>
              <w:tab w:val="right" w:leader="dot" w:pos="9350"/>
            </w:tabs>
            <w:rPr>
              <w:rFonts w:eastAsiaTheme="minorEastAsia" w:cstheme="minorBidi"/>
              <w:noProof/>
            </w:rPr>
          </w:pPr>
          <w:hyperlink w:anchor="_Toc138340372" w:history="1">
            <w:r w:rsidR="00D35FC7" w:rsidRPr="003B0302">
              <w:rPr>
                <w:rStyle w:val="Hyperlink"/>
                <w:noProof/>
              </w:rPr>
              <w:t>4.15.1</w:t>
            </w:r>
            <w:r w:rsidR="00D35FC7">
              <w:rPr>
                <w:rFonts w:eastAsiaTheme="minorEastAsia" w:cstheme="minorBidi"/>
                <w:noProof/>
              </w:rPr>
              <w:tab/>
            </w:r>
            <w:r w:rsidR="00D35FC7" w:rsidRPr="003B0302">
              <w:rPr>
                <w:rStyle w:val="Hyperlink"/>
                <w:noProof/>
              </w:rPr>
              <w:t>Transport Model</w:t>
            </w:r>
            <w:r w:rsidR="00D35FC7">
              <w:rPr>
                <w:noProof/>
                <w:webHidden/>
              </w:rPr>
              <w:tab/>
            </w:r>
            <w:r w:rsidR="00D35FC7">
              <w:rPr>
                <w:noProof/>
                <w:webHidden/>
              </w:rPr>
              <w:fldChar w:fldCharType="begin"/>
            </w:r>
            <w:r w:rsidR="00D35FC7">
              <w:rPr>
                <w:noProof/>
                <w:webHidden/>
              </w:rPr>
              <w:instrText xml:space="preserve"> PAGEREF _Toc138340372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5F17E8BA" w14:textId="28E383AD" w:rsidR="00D35FC7" w:rsidRDefault="00000000">
          <w:pPr>
            <w:pStyle w:val="TOC3"/>
            <w:tabs>
              <w:tab w:val="left" w:pos="1320"/>
              <w:tab w:val="right" w:leader="dot" w:pos="9350"/>
            </w:tabs>
            <w:rPr>
              <w:rFonts w:eastAsiaTheme="minorEastAsia" w:cstheme="minorBidi"/>
              <w:noProof/>
            </w:rPr>
          </w:pPr>
          <w:hyperlink w:anchor="_Toc138340373" w:history="1">
            <w:r w:rsidR="00D35FC7" w:rsidRPr="003B0302">
              <w:rPr>
                <w:rStyle w:val="Hyperlink"/>
                <w:noProof/>
              </w:rPr>
              <w:t>4.15.2</w:t>
            </w:r>
            <w:r w:rsidR="00D35FC7">
              <w:rPr>
                <w:rFonts w:eastAsiaTheme="minorEastAsia" w:cstheme="minorBidi"/>
                <w:noProof/>
              </w:rPr>
              <w:tab/>
            </w:r>
            <w:r w:rsidR="00D35FC7" w:rsidRPr="003B0302">
              <w:rPr>
                <w:rStyle w:val="Hyperlink"/>
                <w:noProof/>
              </w:rPr>
              <w:t>Runoff Extraction of Chemical</w:t>
            </w:r>
            <w:r w:rsidR="00D35FC7">
              <w:rPr>
                <w:noProof/>
                <w:webHidden/>
              </w:rPr>
              <w:tab/>
            </w:r>
            <w:r w:rsidR="00D35FC7">
              <w:rPr>
                <w:noProof/>
                <w:webHidden/>
              </w:rPr>
              <w:fldChar w:fldCharType="begin"/>
            </w:r>
            <w:r w:rsidR="00D35FC7">
              <w:rPr>
                <w:noProof/>
                <w:webHidden/>
              </w:rPr>
              <w:instrText xml:space="preserve"> PAGEREF _Toc138340373 \h </w:instrText>
            </w:r>
            <w:r w:rsidR="00D35FC7">
              <w:rPr>
                <w:noProof/>
                <w:webHidden/>
              </w:rPr>
            </w:r>
            <w:r w:rsidR="00D35FC7">
              <w:rPr>
                <w:noProof/>
                <w:webHidden/>
              </w:rPr>
              <w:fldChar w:fldCharType="separate"/>
            </w:r>
            <w:r w:rsidR="00B724D6">
              <w:rPr>
                <w:noProof/>
                <w:webHidden/>
              </w:rPr>
              <w:t>49</w:t>
            </w:r>
            <w:r w:rsidR="00D35FC7">
              <w:rPr>
                <w:noProof/>
                <w:webHidden/>
              </w:rPr>
              <w:fldChar w:fldCharType="end"/>
            </w:r>
          </w:hyperlink>
        </w:p>
        <w:p w14:paraId="33481005" w14:textId="092DB849" w:rsidR="00D35FC7" w:rsidRDefault="00000000">
          <w:pPr>
            <w:pStyle w:val="TOC3"/>
            <w:tabs>
              <w:tab w:val="left" w:pos="1320"/>
              <w:tab w:val="right" w:leader="dot" w:pos="9350"/>
            </w:tabs>
            <w:rPr>
              <w:rFonts w:eastAsiaTheme="minorEastAsia" w:cstheme="minorBidi"/>
              <w:noProof/>
            </w:rPr>
          </w:pPr>
          <w:hyperlink w:anchor="_Toc138340374" w:history="1">
            <w:r w:rsidR="00D35FC7" w:rsidRPr="003B0302">
              <w:rPr>
                <w:rStyle w:val="Hyperlink"/>
                <w:noProof/>
              </w:rPr>
              <w:t>4.15.3</w:t>
            </w:r>
            <w:r w:rsidR="00D35FC7">
              <w:rPr>
                <w:rFonts w:eastAsiaTheme="minorEastAsia" w:cstheme="minorBidi"/>
                <w:noProof/>
              </w:rPr>
              <w:tab/>
            </w:r>
            <w:r w:rsidR="00D35FC7" w:rsidRPr="003B0302">
              <w:rPr>
                <w:rStyle w:val="Hyperlink"/>
                <w:noProof/>
              </w:rPr>
              <w:t>Erosion Extraction of Chemical</w:t>
            </w:r>
            <w:r w:rsidR="00D35FC7">
              <w:rPr>
                <w:noProof/>
                <w:webHidden/>
              </w:rPr>
              <w:tab/>
            </w:r>
            <w:r w:rsidR="00D35FC7">
              <w:rPr>
                <w:noProof/>
                <w:webHidden/>
              </w:rPr>
              <w:fldChar w:fldCharType="begin"/>
            </w:r>
            <w:r w:rsidR="00D35FC7">
              <w:rPr>
                <w:noProof/>
                <w:webHidden/>
              </w:rPr>
              <w:instrText xml:space="preserve"> PAGEREF _Toc138340374 \h </w:instrText>
            </w:r>
            <w:r w:rsidR="00D35FC7">
              <w:rPr>
                <w:noProof/>
                <w:webHidden/>
              </w:rPr>
            </w:r>
            <w:r w:rsidR="00D35FC7">
              <w:rPr>
                <w:noProof/>
                <w:webHidden/>
              </w:rPr>
              <w:fldChar w:fldCharType="separate"/>
            </w:r>
            <w:r w:rsidR="00B724D6">
              <w:rPr>
                <w:noProof/>
                <w:webHidden/>
              </w:rPr>
              <w:t>50</w:t>
            </w:r>
            <w:r w:rsidR="00D35FC7">
              <w:rPr>
                <w:noProof/>
                <w:webHidden/>
              </w:rPr>
              <w:fldChar w:fldCharType="end"/>
            </w:r>
          </w:hyperlink>
        </w:p>
        <w:p w14:paraId="6E9B7198" w14:textId="330933B0" w:rsidR="00D35FC7" w:rsidRDefault="00000000">
          <w:pPr>
            <w:pStyle w:val="TOC2"/>
            <w:tabs>
              <w:tab w:val="left" w:pos="880"/>
              <w:tab w:val="right" w:leader="dot" w:pos="9350"/>
            </w:tabs>
            <w:rPr>
              <w:rFonts w:eastAsiaTheme="minorEastAsia" w:cstheme="minorBidi"/>
              <w:noProof/>
            </w:rPr>
          </w:pPr>
          <w:hyperlink w:anchor="_Toc138340375" w:history="1">
            <w:r w:rsidR="00D35FC7" w:rsidRPr="003B0302">
              <w:rPr>
                <w:rStyle w:val="Hyperlink"/>
                <w:noProof/>
              </w:rPr>
              <w:t>4.16</w:t>
            </w:r>
            <w:r w:rsidR="00D35FC7">
              <w:rPr>
                <w:rFonts w:eastAsiaTheme="minorEastAsia" w:cstheme="minorBidi"/>
                <w:noProof/>
              </w:rPr>
              <w:tab/>
            </w:r>
            <w:r w:rsidR="00D35FC7" w:rsidRPr="003B0302">
              <w:rPr>
                <w:rStyle w:val="Hyperlink"/>
                <w:noProof/>
              </w:rPr>
              <w:t>Chemical Volatilization</w:t>
            </w:r>
            <w:r w:rsidR="00D35FC7">
              <w:rPr>
                <w:noProof/>
                <w:webHidden/>
              </w:rPr>
              <w:tab/>
            </w:r>
            <w:r w:rsidR="00D35FC7">
              <w:rPr>
                <w:noProof/>
                <w:webHidden/>
              </w:rPr>
              <w:fldChar w:fldCharType="begin"/>
            </w:r>
            <w:r w:rsidR="00D35FC7">
              <w:rPr>
                <w:noProof/>
                <w:webHidden/>
              </w:rPr>
              <w:instrText xml:space="preserve"> PAGEREF _Toc138340375 \h </w:instrText>
            </w:r>
            <w:r w:rsidR="00D35FC7">
              <w:rPr>
                <w:noProof/>
                <w:webHidden/>
              </w:rPr>
            </w:r>
            <w:r w:rsidR="00D35FC7">
              <w:rPr>
                <w:noProof/>
                <w:webHidden/>
              </w:rPr>
              <w:fldChar w:fldCharType="separate"/>
            </w:r>
            <w:r w:rsidR="00B724D6">
              <w:rPr>
                <w:noProof/>
                <w:webHidden/>
              </w:rPr>
              <w:t>51</w:t>
            </w:r>
            <w:r w:rsidR="00D35FC7">
              <w:rPr>
                <w:noProof/>
                <w:webHidden/>
              </w:rPr>
              <w:fldChar w:fldCharType="end"/>
            </w:r>
          </w:hyperlink>
        </w:p>
        <w:p w14:paraId="5C61D5FE" w14:textId="34A3A542" w:rsidR="00D35FC7" w:rsidRDefault="00000000">
          <w:pPr>
            <w:pStyle w:val="TOC3"/>
            <w:tabs>
              <w:tab w:val="left" w:pos="1320"/>
              <w:tab w:val="right" w:leader="dot" w:pos="9350"/>
            </w:tabs>
            <w:rPr>
              <w:rFonts w:eastAsiaTheme="minorEastAsia" w:cstheme="minorBidi"/>
              <w:noProof/>
            </w:rPr>
          </w:pPr>
          <w:hyperlink w:anchor="_Toc138340376" w:history="1">
            <w:r w:rsidR="00D35FC7" w:rsidRPr="003B0302">
              <w:rPr>
                <w:rStyle w:val="Hyperlink"/>
                <w:noProof/>
              </w:rPr>
              <w:t>4.16.1</w:t>
            </w:r>
            <w:r w:rsidR="00D35FC7">
              <w:rPr>
                <w:rFonts w:eastAsiaTheme="minorEastAsia" w:cstheme="minorBidi"/>
                <w:noProof/>
              </w:rPr>
              <w:tab/>
            </w:r>
            <w:r w:rsidR="00D35FC7" w:rsidRPr="003B0302">
              <w:rPr>
                <w:rStyle w:val="Hyperlink"/>
                <w:noProof/>
              </w:rPr>
              <w:t>Soil Vapor Phase and Volatilization Flux</w:t>
            </w:r>
            <w:r w:rsidR="00D35FC7">
              <w:rPr>
                <w:noProof/>
                <w:webHidden/>
              </w:rPr>
              <w:tab/>
            </w:r>
            <w:r w:rsidR="00D35FC7">
              <w:rPr>
                <w:noProof/>
                <w:webHidden/>
              </w:rPr>
              <w:fldChar w:fldCharType="begin"/>
            </w:r>
            <w:r w:rsidR="00D35FC7">
              <w:rPr>
                <w:noProof/>
                <w:webHidden/>
              </w:rPr>
              <w:instrText xml:space="preserve"> PAGEREF _Toc138340376 \h </w:instrText>
            </w:r>
            <w:r w:rsidR="00D35FC7">
              <w:rPr>
                <w:noProof/>
                <w:webHidden/>
              </w:rPr>
            </w:r>
            <w:r w:rsidR="00D35FC7">
              <w:rPr>
                <w:noProof/>
                <w:webHidden/>
              </w:rPr>
              <w:fldChar w:fldCharType="separate"/>
            </w:r>
            <w:r w:rsidR="00B724D6">
              <w:rPr>
                <w:noProof/>
                <w:webHidden/>
              </w:rPr>
              <w:t>51</w:t>
            </w:r>
            <w:r w:rsidR="00D35FC7">
              <w:rPr>
                <w:noProof/>
                <w:webHidden/>
              </w:rPr>
              <w:fldChar w:fldCharType="end"/>
            </w:r>
          </w:hyperlink>
        </w:p>
        <w:p w14:paraId="305B6231" w14:textId="13266C77" w:rsidR="00D35FC7" w:rsidRDefault="00000000">
          <w:pPr>
            <w:pStyle w:val="TOC1"/>
            <w:rPr>
              <w:rFonts w:eastAsiaTheme="minorEastAsia" w:cstheme="minorBidi"/>
              <w:noProof/>
            </w:rPr>
          </w:pPr>
          <w:hyperlink w:anchor="_Toc138340377" w:history="1">
            <w:r w:rsidR="00D35FC7" w:rsidRPr="003B0302">
              <w:rPr>
                <w:rStyle w:val="Hyperlink"/>
                <w:noProof/>
              </w:rPr>
              <w:t>5</w:t>
            </w:r>
            <w:r w:rsidR="00D35FC7">
              <w:rPr>
                <w:rFonts w:eastAsiaTheme="minorEastAsia" w:cstheme="minorBidi"/>
                <w:noProof/>
              </w:rPr>
              <w:tab/>
            </w:r>
            <w:r w:rsidR="00D35FC7" w:rsidRPr="003B0302">
              <w:rPr>
                <w:rStyle w:val="Hyperlink"/>
                <w:noProof/>
              </w:rPr>
              <w:t>Waterbody Calculations (VVWM)</w:t>
            </w:r>
            <w:r w:rsidR="00D35FC7">
              <w:rPr>
                <w:noProof/>
                <w:webHidden/>
              </w:rPr>
              <w:tab/>
            </w:r>
            <w:r w:rsidR="00D35FC7">
              <w:rPr>
                <w:noProof/>
                <w:webHidden/>
              </w:rPr>
              <w:fldChar w:fldCharType="begin"/>
            </w:r>
            <w:r w:rsidR="00D35FC7">
              <w:rPr>
                <w:noProof/>
                <w:webHidden/>
              </w:rPr>
              <w:instrText xml:space="preserve"> PAGEREF _Toc138340377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3CD2C160" w14:textId="7A24F09A" w:rsidR="00D35FC7" w:rsidRDefault="00000000">
          <w:pPr>
            <w:pStyle w:val="TOC2"/>
            <w:tabs>
              <w:tab w:val="left" w:pos="880"/>
              <w:tab w:val="right" w:leader="dot" w:pos="9350"/>
            </w:tabs>
            <w:rPr>
              <w:rFonts w:eastAsiaTheme="minorEastAsia" w:cstheme="minorBidi"/>
              <w:noProof/>
            </w:rPr>
          </w:pPr>
          <w:hyperlink w:anchor="_Toc138340378" w:history="1">
            <w:r w:rsidR="00D35FC7" w:rsidRPr="003B0302">
              <w:rPr>
                <w:rStyle w:val="Hyperlink"/>
                <w:noProof/>
              </w:rPr>
              <w:t>5.1</w:t>
            </w:r>
            <w:r w:rsidR="00D35FC7">
              <w:rPr>
                <w:rFonts w:eastAsiaTheme="minorEastAsia" w:cstheme="minorBidi"/>
                <w:noProof/>
              </w:rPr>
              <w:tab/>
            </w:r>
            <w:r w:rsidR="00D35FC7" w:rsidRPr="003B0302">
              <w:rPr>
                <w:rStyle w:val="Hyperlink"/>
                <w:noProof/>
              </w:rPr>
              <w:t>Introduction</w:t>
            </w:r>
            <w:r w:rsidR="00D35FC7">
              <w:rPr>
                <w:noProof/>
                <w:webHidden/>
              </w:rPr>
              <w:tab/>
            </w:r>
            <w:r w:rsidR="00D35FC7">
              <w:rPr>
                <w:noProof/>
                <w:webHidden/>
              </w:rPr>
              <w:fldChar w:fldCharType="begin"/>
            </w:r>
            <w:r w:rsidR="00D35FC7">
              <w:rPr>
                <w:noProof/>
                <w:webHidden/>
              </w:rPr>
              <w:instrText xml:space="preserve"> PAGEREF _Toc138340378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7C5155F7" w14:textId="0C92EBEF" w:rsidR="00D35FC7" w:rsidRDefault="00000000">
          <w:pPr>
            <w:pStyle w:val="TOC2"/>
            <w:tabs>
              <w:tab w:val="left" w:pos="880"/>
              <w:tab w:val="right" w:leader="dot" w:pos="9350"/>
            </w:tabs>
            <w:rPr>
              <w:rFonts w:eastAsiaTheme="minorEastAsia" w:cstheme="minorBidi"/>
              <w:noProof/>
            </w:rPr>
          </w:pPr>
          <w:hyperlink w:anchor="_Toc138340379" w:history="1">
            <w:r w:rsidR="00D35FC7" w:rsidRPr="003B0302">
              <w:rPr>
                <w:rStyle w:val="Hyperlink"/>
                <w:noProof/>
              </w:rPr>
              <w:t>5.2</w:t>
            </w:r>
            <w:r w:rsidR="00D35FC7">
              <w:rPr>
                <w:rFonts w:eastAsiaTheme="minorEastAsia" w:cstheme="minorBidi"/>
                <w:noProof/>
              </w:rPr>
              <w:tab/>
            </w:r>
            <w:r w:rsidR="00D35FC7" w:rsidRPr="003B0302">
              <w:rPr>
                <w:rStyle w:val="Hyperlink"/>
                <w:noProof/>
              </w:rPr>
              <w:t>The Varying Volume Water Body Model</w:t>
            </w:r>
            <w:r w:rsidR="00D35FC7">
              <w:rPr>
                <w:noProof/>
                <w:webHidden/>
              </w:rPr>
              <w:tab/>
            </w:r>
            <w:r w:rsidR="00D35FC7">
              <w:rPr>
                <w:noProof/>
                <w:webHidden/>
              </w:rPr>
              <w:fldChar w:fldCharType="begin"/>
            </w:r>
            <w:r w:rsidR="00D35FC7">
              <w:rPr>
                <w:noProof/>
                <w:webHidden/>
              </w:rPr>
              <w:instrText xml:space="preserve"> PAGEREF _Toc138340379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575BD99E" w14:textId="5C6BC429" w:rsidR="00D35FC7" w:rsidRDefault="00000000">
          <w:pPr>
            <w:pStyle w:val="TOC3"/>
            <w:tabs>
              <w:tab w:val="left" w:pos="1320"/>
              <w:tab w:val="right" w:leader="dot" w:pos="9350"/>
            </w:tabs>
            <w:rPr>
              <w:rFonts w:eastAsiaTheme="minorEastAsia" w:cstheme="minorBidi"/>
              <w:noProof/>
            </w:rPr>
          </w:pPr>
          <w:hyperlink w:anchor="_Toc138340380" w:history="1">
            <w:r w:rsidR="00D35FC7" w:rsidRPr="003B0302">
              <w:rPr>
                <w:rStyle w:val="Hyperlink"/>
                <w:noProof/>
              </w:rPr>
              <w:t>5.2.1</w:t>
            </w:r>
            <w:r w:rsidR="00D35FC7">
              <w:rPr>
                <w:rFonts w:eastAsiaTheme="minorEastAsia" w:cstheme="minorBidi"/>
                <w:noProof/>
              </w:rPr>
              <w:tab/>
            </w:r>
            <w:r w:rsidR="00D35FC7" w:rsidRPr="003B0302">
              <w:rPr>
                <w:rStyle w:val="Hyperlink"/>
                <w:noProof/>
              </w:rPr>
              <w:t>Conceptualization and Mathematics</w:t>
            </w:r>
            <w:r w:rsidR="00D35FC7">
              <w:rPr>
                <w:noProof/>
                <w:webHidden/>
              </w:rPr>
              <w:tab/>
            </w:r>
            <w:r w:rsidR="00D35FC7">
              <w:rPr>
                <w:noProof/>
                <w:webHidden/>
              </w:rPr>
              <w:fldChar w:fldCharType="begin"/>
            </w:r>
            <w:r w:rsidR="00D35FC7">
              <w:rPr>
                <w:noProof/>
                <w:webHidden/>
              </w:rPr>
              <w:instrText xml:space="preserve"> PAGEREF _Toc138340380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79B86A05" w14:textId="1EDAAA8F" w:rsidR="00D35FC7" w:rsidRDefault="00000000">
          <w:pPr>
            <w:pStyle w:val="TOC3"/>
            <w:tabs>
              <w:tab w:val="left" w:pos="1320"/>
              <w:tab w:val="right" w:leader="dot" w:pos="9350"/>
            </w:tabs>
            <w:rPr>
              <w:rFonts w:eastAsiaTheme="minorEastAsia" w:cstheme="minorBidi"/>
              <w:noProof/>
            </w:rPr>
          </w:pPr>
          <w:hyperlink w:anchor="_Toc138340381" w:history="1">
            <w:r w:rsidR="00D35FC7" w:rsidRPr="003B0302">
              <w:rPr>
                <w:rStyle w:val="Hyperlink"/>
                <w:noProof/>
              </w:rPr>
              <w:t>5.2.2</w:t>
            </w:r>
            <w:r w:rsidR="00D35FC7">
              <w:rPr>
                <w:rFonts w:eastAsiaTheme="minorEastAsia" w:cstheme="minorBidi"/>
                <w:noProof/>
              </w:rPr>
              <w:tab/>
            </w:r>
            <w:r w:rsidR="00D35FC7" w:rsidRPr="003B0302">
              <w:rPr>
                <w:rStyle w:val="Hyperlink"/>
                <w:noProof/>
              </w:rPr>
              <w:t>2.2 Solute Holding Capacity Ratio (</w:t>
            </w:r>
            <w:r w:rsidR="00D35FC7" w:rsidRPr="003B0302">
              <w:rPr>
                <w:rStyle w:val="Hyperlink"/>
                <w:noProof/>
              </w:rPr>
              <w:sym w:font="Symbol" w:char="F051"/>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_Toc138340381 \h </w:instrText>
            </w:r>
            <w:r w:rsidR="00D35FC7">
              <w:rPr>
                <w:noProof/>
                <w:webHidden/>
              </w:rPr>
            </w:r>
            <w:r w:rsidR="00D35FC7">
              <w:rPr>
                <w:noProof/>
                <w:webHidden/>
              </w:rPr>
              <w:fldChar w:fldCharType="separate"/>
            </w:r>
            <w:r w:rsidR="00B724D6">
              <w:rPr>
                <w:noProof/>
                <w:webHidden/>
              </w:rPr>
              <w:t>59</w:t>
            </w:r>
            <w:r w:rsidR="00D35FC7">
              <w:rPr>
                <w:noProof/>
                <w:webHidden/>
              </w:rPr>
              <w:fldChar w:fldCharType="end"/>
            </w:r>
          </w:hyperlink>
        </w:p>
        <w:p w14:paraId="32C84A0A" w14:textId="0763D538" w:rsidR="00D35FC7" w:rsidRDefault="00000000">
          <w:pPr>
            <w:pStyle w:val="TOC3"/>
            <w:tabs>
              <w:tab w:val="left" w:pos="1320"/>
              <w:tab w:val="right" w:leader="dot" w:pos="9350"/>
            </w:tabs>
            <w:rPr>
              <w:rFonts w:eastAsiaTheme="minorEastAsia" w:cstheme="minorBidi"/>
              <w:noProof/>
            </w:rPr>
          </w:pPr>
          <w:hyperlink w:anchor="_Toc138340382" w:history="1">
            <w:r w:rsidR="00D35FC7" w:rsidRPr="003B0302">
              <w:rPr>
                <w:rStyle w:val="Hyperlink"/>
                <w:noProof/>
              </w:rPr>
              <w:t>5.2.3</w:t>
            </w:r>
            <w:r w:rsidR="00D35FC7">
              <w:rPr>
                <w:rFonts w:eastAsiaTheme="minorEastAsia" w:cstheme="minorBidi"/>
                <w:noProof/>
              </w:rPr>
              <w:tab/>
            </w:r>
            <w:r w:rsidR="00D35FC7" w:rsidRPr="003B0302">
              <w:rPr>
                <w:rStyle w:val="Hyperlink"/>
                <w:noProof/>
              </w:rPr>
              <w:t>Effective Water Column Dissipation (</w:t>
            </w:r>
            <w:r w:rsidR="00D35FC7" w:rsidRPr="003B0302">
              <w:rPr>
                <w:rStyle w:val="Hyperlink"/>
                <w:noProof/>
              </w:rPr>
              <w:sym w:font="Symbol" w:char="F047"/>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_Toc138340382 \h </w:instrText>
            </w:r>
            <w:r w:rsidR="00D35FC7">
              <w:rPr>
                <w:noProof/>
                <w:webHidden/>
              </w:rPr>
            </w:r>
            <w:r w:rsidR="00D35FC7">
              <w:rPr>
                <w:noProof/>
                <w:webHidden/>
              </w:rPr>
              <w:fldChar w:fldCharType="separate"/>
            </w:r>
            <w:r w:rsidR="00B724D6">
              <w:rPr>
                <w:noProof/>
                <w:webHidden/>
              </w:rPr>
              <w:t>60</w:t>
            </w:r>
            <w:r w:rsidR="00D35FC7">
              <w:rPr>
                <w:noProof/>
                <w:webHidden/>
              </w:rPr>
              <w:fldChar w:fldCharType="end"/>
            </w:r>
          </w:hyperlink>
        </w:p>
        <w:p w14:paraId="48CD1DCD" w14:textId="0294C2ED" w:rsidR="00D35FC7" w:rsidRDefault="00000000">
          <w:pPr>
            <w:pStyle w:val="TOC3"/>
            <w:tabs>
              <w:tab w:val="left" w:pos="1320"/>
              <w:tab w:val="right" w:leader="dot" w:pos="9350"/>
            </w:tabs>
            <w:rPr>
              <w:rFonts w:eastAsiaTheme="minorEastAsia" w:cstheme="minorBidi"/>
              <w:noProof/>
            </w:rPr>
          </w:pPr>
          <w:hyperlink w:anchor="_Toc138340383" w:history="1">
            <w:r w:rsidR="00D35FC7" w:rsidRPr="003B0302">
              <w:rPr>
                <w:rStyle w:val="Hyperlink"/>
                <w:noProof/>
              </w:rPr>
              <w:t>5.2.4</w:t>
            </w:r>
            <w:r w:rsidR="00D35FC7">
              <w:rPr>
                <w:rFonts w:eastAsiaTheme="minorEastAsia" w:cstheme="minorBidi"/>
                <w:noProof/>
              </w:rPr>
              <w:tab/>
            </w:r>
            <w:r w:rsidR="00D35FC7" w:rsidRPr="003B0302">
              <w:rPr>
                <w:rStyle w:val="Hyperlink"/>
                <w:noProof/>
              </w:rPr>
              <w:t>Hydrologic Washout (Q/V</w:t>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_Toc138340383 \h </w:instrText>
            </w:r>
            <w:r w:rsidR="00D35FC7">
              <w:rPr>
                <w:noProof/>
                <w:webHidden/>
              </w:rPr>
            </w:r>
            <w:r w:rsidR="00D35FC7">
              <w:rPr>
                <w:noProof/>
                <w:webHidden/>
              </w:rPr>
              <w:fldChar w:fldCharType="separate"/>
            </w:r>
            <w:r w:rsidR="00B724D6">
              <w:rPr>
                <w:noProof/>
                <w:webHidden/>
              </w:rPr>
              <w:t>60</w:t>
            </w:r>
            <w:r w:rsidR="00D35FC7">
              <w:rPr>
                <w:noProof/>
                <w:webHidden/>
              </w:rPr>
              <w:fldChar w:fldCharType="end"/>
            </w:r>
          </w:hyperlink>
        </w:p>
        <w:p w14:paraId="7FFD15D7" w14:textId="3D07D85E" w:rsidR="00D35FC7" w:rsidRDefault="00000000">
          <w:pPr>
            <w:pStyle w:val="TOC3"/>
            <w:tabs>
              <w:tab w:val="left" w:pos="1320"/>
              <w:tab w:val="right" w:leader="dot" w:pos="9350"/>
            </w:tabs>
            <w:rPr>
              <w:rFonts w:eastAsiaTheme="minorEastAsia" w:cstheme="minorBidi"/>
              <w:noProof/>
            </w:rPr>
          </w:pPr>
          <w:hyperlink w:anchor="_Toc138340384" w:history="1">
            <w:r w:rsidR="00D35FC7" w:rsidRPr="003B0302">
              <w:rPr>
                <w:rStyle w:val="Hyperlink"/>
                <w:noProof/>
              </w:rPr>
              <w:t>5.2.5</w:t>
            </w:r>
            <w:r w:rsidR="00D35FC7">
              <w:rPr>
                <w:rFonts w:eastAsiaTheme="minorEastAsia" w:cstheme="minorBidi"/>
                <w:noProof/>
              </w:rPr>
              <w:tab/>
            </w:r>
            <w:r w:rsidR="00D35FC7" w:rsidRPr="003B0302">
              <w:rPr>
                <w:rStyle w:val="Hyperlink"/>
                <w:noProof/>
              </w:rPr>
              <w:t>Metabolism (</w:t>
            </w:r>
            <w:r w:rsidR="00D35FC7" w:rsidRPr="003B0302">
              <w:rPr>
                <w:rStyle w:val="Hyperlink"/>
                <w:noProof/>
              </w:rPr>
              <w:sym w:font="Symbol" w:char="F06D"/>
            </w:r>
            <w:r w:rsidR="00D35FC7" w:rsidRPr="003B0302">
              <w:rPr>
                <w:rStyle w:val="Hyperlink"/>
                <w:noProof/>
                <w:vertAlign w:val="subscript"/>
              </w:rPr>
              <w:t>bio_1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_Toc138340384 \h </w:instrText>
            </w:r>
            <w:r w:rsidR="00D35FC7">
              <w:rPr>
                <w:noProof/>
                <w:webHidden/>
              </w:rPr>
            </w:r>
            <w:r w:rsidR="00D35FC7">
              <w:rPr>
                <w:noProof/>
                <w:webHidden/>
              </w:rPr>
              <w:fldChar w:fldCharType="separate"/>
            </w:r>
            <w:r w:rsidR="00B724D6">
              <w:rPr>
                <w:noProof/>
                <w:webHidden/>
              </w:rPr>
              <w:t>61</w:t>
            </w:r>
            <w:r w:rsidR="00D35FC7">
              <w:rPr>
                <w:noProof/>
                <w:webHidden/>
              </w:rPr>
              <w:fldChar w:fldCharType="end"/>
            </w:r>
          </w:hyperlink>
        </w:p>
        <w:p w14:paraId="2B3BC72D" w14:textId="523E3943" w:rsidR="00D35FC7" w:rsidRDefault="00000000">
          <w:pPr>
            <w:pStyle w:val="TOC3"/>
            <w:tabs>
              <w:tab w:val="left" w:pos="1320"/>
              <w:tab w:val="right" w:leader="dot" w:pos="9350"/>
            </w:tabs>
            <w:rPr>
              <w:rFonts w:eastAsiaTheme="minorEastAsia" w:cstheme="minorBidi"/>
              <w:noProof/>
            </w:rPr>
          </w:pPr>
          <w:hyperlink w:anchor="_Toc138340385" w:history="1">
            <w:r w:rsidR="00D35FC7" w:rsidRPr="003B0302">
              <w:rPr>
                <w:rStyle w:val="Hyperlink"/>
                <w:noProof/>
              </w:rPr>
              <w:t>5.2.6</w:t>
            </w:r>
            <w:r w:rsidR="00D35FC7">
              <w:rPr>
                <w:rFonts w:eastAsiaTheme="minorEastAsia" w:cstheme="minorBidi"/>
                <w:noProof/>
              </w:rPr>
              <w:tab/>
            </w:r>
            <w:r w:rsidR="00D35FC7" w:rsidRPr="003B0302">
              <w:rPr>
                <w:rStyle w:val="Hyperlink"/>
                <w:noProof/>
              </w:rPr>
              <w:t>Hydrolysis (</w:t>
            </w:r>
            <w:r w:rsidR="00D35FC7" w:rsidRPr="003B0302">
              <w:rPr>
                <w:rStyle w:val="Hyperlink"/>
                <w:noProof/>
              </w:rPr>
              <w:sym w:font="Symbol" w:char="F06D"/>
            </w:r>
            <w:r w:rsidR="00D35FC7" w:rsidRPr="003B0302">
              <w:rPr>
                <w:rStyle w:val="Hyperlink"/>
                <w:noProof/>
                <w:vertAlign w:val="subscript"/>
              </w:rPr>
              <w:t>hydr_1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_Toc138340385 \h </w:instrText>
            </w:r>
            <w:r w:rsidR="00D35FC7">
              <w:rPr>
                <w:noProof/>
                <w:webHidden/>
              </w:rPr>
            </w:r>
            <w:r w:rsidR="00D35FC7">
              <w:rPr>
                <w:noProof/>
                <w:webHidden/>
              </w:rPr>
              <w:fldChar w:fldCharType="separate"/>
            </w:r>
            <w:r w:rsidR="00B724D6">
              <w:rPr>
                <w:noProof/>
                <w:webHidden/>
              </w:rPr>
              <w:t>61</w:t>
            </w:r>
            <w:r w:rsidR="00D35FC7">
              <w:rPr>
                <w:noProof/>
                <w:webHidden/>
              </w:rPr>
              <w:fldChar w:fldCharType="end"/>
            </w:r>
          </w:hyperlink>
        </w:p>
        <w:p w14:paraId="2F54DCBF" w14:textId="61BF104C" w:rsidR="00D35FC7" w:rsidRDefault="00000000">
          <w:pPr>
            <w:pStyle w:val="TOC3"/>
            <w:tabs>
              <w:tab w:val="left" w:pos="1320"/>
              <w:tab w:val="right" w:leader="dot" w:pos="9350"/>
            </w:tabs>
            <w:rPr>
              <w:rFonts w:eastAsiaTheme="minorEastAsia" w:cstheme="minorBidi"/>
              <w:noProof/>
            </w:rPr>
          </w:pPr>
          <w:hyperlink w:anchor="_Toc138340386" w:history="1">
            <w:r w:rsidR="00D35FC7" w:rsidRPr="003B0302">
              <w:rPr>
                <w:rStyle w:val="Hyperlink"/>
                <w:noProof/>
              </w:rPr>
              <w:t>5.2.7</w:t>
            </w:r>
            <w:r w:rsidR="00D35FC7">
              <w:rPr>
                <w:rFonts w:eastAsiaTheme="minorEastAsia" w:cstheme="minorBidi"/>
                <w:noProof/>
              </w:rPr>
              <w:tab/>
            </w:r>
            <w:r w:rsidR="00D35FC7" w:rsidRPr="003B0302">
              <w:rPr>
                <w:rStyle w:val="Hyperlink"/>
                <w:noProof/>
              </w:rPr>
              <w:t>Photolysis (</w:t>
            </w:r>
            <w:r w:rsidR="00D35FC7" w:rsidRPr="003B0302">
              <w:rPr>
                <w:rStyle w:val="Hyperlink"/>
                <w:noProof/>
              </w:rPr>
              <w:sym w:font="Symbol" w:char="F06D"/>
            </w:r>
            <w:r w:rsidR="00D35FC7" w:rsidRPr="003B0302">
              <w:rPr>
                <w:rStyle w:val="Hyperlink"/>
                <w:noProof/>
                <w:vertAlign w:val="subscript"/>
              </w:rPr>
              <w:t>photo</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_Toc138340386 \h </w:instrText>
            </w:r>
            <w:r w:rsidR="00D35FC7">
              <w:rPr>
                <w:noProof/>
                <w:webHidden/>
              </w:rPr>
            </w:r>
            <w:r w:rsidR="00D35FC7">
              <w:rPr>
                <w:noProof/>
                <w:webHidden/>
              </w:rPr>
              <w:fldChar w:fldCharType="separate"/>
            </w:r>
            <w:r w:rsidR="00B724D6">
              <w:rPr>
                <w:noProof/>
                <w:webHidden/>
              </w:rPr>
              <w:t>62</w:t>
            </w:r>
            <w:r w:rsidR="00D35FC7">
              <w:rPr>
                <w:noProof/>
                <w:webHidden/>
              </w:rPr>
              <w:fldChar w:fldCharType="end"/>
            </w:r>
          </w:hyperlink>
        </w:p>
        <w:p w14:paraId="65A5453B" w14:textId="4A3541CB" w:rsidR="00D35FC7" w:rsidRDefault="00000000">
          <w:pPr>
            <w:pStyle w:val="TOC3"/>
            <w:tabs>
              <w:tab w:val="left" w:pos="1320"/>
              <w:tab w:val="right" w:leader="dot" w:pos="9350"/>
            </w:tabs>
            <w:rPr>
              <w:rFonts w:eastAsiaTheme="minorEastAsia" w:cstheme="minorBidi"/>
              <w:noProof/>
            </w:rPr>
          </w:pPr>
          <w:hyperlink w:anchor="_Toc138340387" w:history="1">
            <w:r w:rsidR="00D35FC7" w:rsidRPr="003B0302">
              <w:rPr>
                <w:rStyle w:val="Hyperlink"/>
                <w:noProof/>
              </w:rPr>
              <w:t>5.2.8</w:t>
            </w:r>
            <w:r w:rsidR="00D35FC7">
              <w:rPr>
                <w:rFonts w:eastAsiaTheme="minorEastAsia" w:cstheme="minorBidi"/>
                <w:noProof/>
              </w:rPr>
              <w:tab/>
            </w:r>
            <w:r w:rsidR="00D35FC7" w:rsidRPr="003B0302">
              <w:rPr>
                <w:rStyle w:val="Hyperlink"/>
                <w:noProof/>
              </w:rPr>
              <w:t>Volatilization (</w:t>
            </w:r>
            <w:r w:rsidR="00D35FC7" w:rsidRPr="003B0302">
              <w:rPr>
                <w:rStyle w:val="Hyperlink"/>
                <w:noProof/>
              </w:rPr>
              <w:sym w:font="Symbol" w:char="F06D"/>
            </w:r>
            <w:r w:rsidR="00D35FC7" w:rsidRPr="003B0302">
              <w:rPr>
                <w:rStyle w:val="Hyperlink"/>
                <w:noProof/>
                <w:vertAlign w:val="subscript"/>
              </w:rPr>
              <w:t>volatilization</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_Toc138340387 \h </w:instrText>
            </w:r>
            <w:r w:rsidR="00D35FC7">
              <w:rPr>
                <w:noProof/>
                <w:webHidden/>
              </w:rPr>
            </w:r>
            <w:r w:rsidR="00D35FC7">
              <w:rPr>
                <w:noProof/>
                <w:webHidden/>
              </w:rPr>
              <w:fldChar w:fldCharType="separate"/>
            </w:r>
            <w:r w:rsidR="00B724D6">
              <w:rPr>
                <w:noProof/>
                <w:webHidden/>
              </w:rPr>
              <w:t>63</w:t>
            </w:r>
            <w:r w:rsidR="00D35FC7">
              <w:rPr>
                <w:noProof/>
                <w:webHidden/>
              </w:rPr>
              <w:fldChar w:fldCharType="end"/>
            </w:r>
          </w:hyperlink>
        </w:p>
        <w:p w14:paraId="105DCAF8" w14:textId="7A9E5DE2" w:rsidR="00D35FC7" w:rsidRDefault="00000000">
          <w:pPr>
            <w:pStyle w:val="TOC3"/>
            <w:tabs>
              <w:tab w:val="left" w:pos="1320"/>
              <w:tab w:val="right" w:leader="dot" w:pos="9350"/>
            </w:tabs>
            <w:rPr>
              <w:rFonts w:eastAsiaTheme="minorEastAsia" w:cstheme="minorBidi"/>
              <w:noProof/>
            </w:rPr>
          </w:pPr>
          <w:hyperlink w:anchor="_Toc138340388" w:history="1">
            <w:r w:rsidR="00D35FC7" w:rsidRPr="003B0302">
              <w:rPr>
                <w:rStyle w:val="Hyperlink"/>
                <w:noProof/>
              </w:rPr>
              <w:t>5.2.9</w:t>
            </w:r>
            <w:r w:rsidR="00D35FC7">
              <w:rPr>
                <w:rFonts w:eastAsiaTheme="minorEastAsia" w:cstheme="minorBidi"/>
                <w:noProof/>
              </w:rPr>
              <w:tab/>
            </w:r>
            <w:r w:rsidR="00D35FC7" w:rsidRPr="003B0302">
              <w:rPr>
                <w:rStyle w:val="Hyperlink"/>
                <w:noProof/>
              </w:rPr>
              <w:t>2.4 Effective Benthic Region Dissipation (</w:t>
            </w:r>
            <w:r w:rsidR="00D35FC7" w:rsidRPr="003B0302">
              <w:rPr>
                <w:rStyle w:val="Hyperlink"/>
                <w:noProof/>
              </w:rPr>
              <w:sym w:font="Symbol" w:char="F047"/>
            </w:r>
            <w:r w:rsidR="00D35FC7" w:rsidRPr="003B0302">
              <w:rPr>
                <w:rStyle w:val="Hyperlink"/>
                <w:noProof/>
                <w:vertAlign w:val="subscript"/>
              </w:rPr>
              <w:t>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_Toc138340388 \h </w:instrText>
            </w:r>
            <w:r w:rsidR="00D35FC7">
              <w:rPr>
                <w:noProof/>
                <w:webHidden/>
              </w:rPr>
            </w:r>
            <w:r w:rsidR="00D35FC7">
              <w:rPr>
                <w:noProof/>
                <w:webHidden/>
              </w:rPr>
              <w:fldChar w:fldCharType="separate"/>
            </w:r>
            <w:r w:rsidR="00B724D6">
              <w:rPr>
                <w:noProof/>
                <w:webHidden/>
              </w:rPr>
              <w:t>65</w:t>
            </w:r>
            <w:r w:rsidR="00D35FC7">
              <w:rPr>
                <w:noProof/>
                <w:webHidden/>
              </w:rPr>
              <w:fldChar w:fldCharType="end"/>
            </w:r>
          </w:hyperlink>
        </w:p>
        <w:p w14:paraId="79403A19" w14:textId="04BFA554" w:rsidR="00D35FC7" w:rsidRDefault="00000000">
          <w:pPr>
            <w:pStyle w:val="TOC3"/>
            <w:tabs>
              <w:tab w:val="left" w:pos="1320"/>
              <w:tab w:val="right" w:leader="dot" w:pos="9350"/>
            </w:tabs>
            <w:rPr>
              <w:rFonts w:eastAsiaTheme="minorEastAsia" w:cstheme="minorBidi"/>
              <w:noProof/>
            </w:rPr>
          </w:pPr>
          <w:hyperlink w:anchor="_Toc138340389" w:history="1">
            <w:r w:rsidR="00D35FC7" w:rsidRPr="003B0302">
              <w:rPr>
                <w:rStyle w:val="Hyperlink"/>
                <w:noProof/>
              </w:rPr>
              <w:t>5.2.10</w:t>
            </w:r>
            <w:r w:rsidR="00D35FC7">
              <w:rPr>
                <w:rFonts w:eastAsiaTheme="minorEastAsia" w:cstheme="minorBidi"/>
                <w:noProof/>
              </w:rPr>
              <w:tab/>
            </w:r>
            <w:r w:rsidR="00D35FC7" w:rsidRPr="003B0302">
              <w:rPr>
                <w:rStyle w:val="Hyperlink"/>
                <w:noProof/>
              </w:rPr>
              <w:t>Benthic Hydrolysis (</w:t>
            </w:r>
            <w:r w:rsidR="00D35FC7" w:rsidRPr="003B0302">
              <w:rPr>
                <w:rStyle w:val="Hyperlink"/>
                <w:noProof/>
              </w:rPr>
              <w:sym w:font="Symbol" w:char="F06D"/>
            </w:r>
            <w:r w:rsidR="00D35FC7" w:rsidRPr="003B0302">
              <w:rPr>
                <w:rStyle w:val="Hyperlink"/>
                <w:noProof/>
              </w:rPr>
              <w:t>hydr_2)</w:t>
            </w:r>
            <w:r w:rsidR="00D35FC7">
              <w:rPr>
                <w:noProof/>
                <w:webHidden/>
              </w:rPr>
              <w:tab/>
            </w:r>
            <w:r w:rsidR="00D35FC7">
              <w:rPr>
                <w:noProof/>
                <w:webHidden/>
              </w:rPr>
              <w:fldChar w:fldCharType="begin"/>
            </w:r>
            <w:r w:rsidR="00D35FC7">
              <w:rPr>
                <w:noProof/>
                <w:webHidden/>
              </w:rPr>
              <w:instrText xml:space="preserve"> PAGEREF _Toc138340389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3001BF27" w14:textId="04ECA62F" w:rsidR="00D35FC7" w:rsidRDefault="00000000">
          <w:pPr>
            <w:pStyle w:val="TOC3"/>
            <w:tabs>
              <w:tab w:val="left" w:pos="1320"/>
              <w:tab w:val="right" w:leader="dot" w:pos="9350"/>
            </w:tabs>
            <w:rPr>
              <w:rFonts w:eastAsiaTheme="minorEastAsia" w:cstheme="minorBidi"/>
              <w:noProof/>
            </w:rPr>
          </w:pPr>
          <w:hyperlink w:anchor="_Toc138340390" w:history="1">
            <w:r w:rsidR="00D35FC7" w:rsidRPr="003B0302">
              <w:rPr>
                <w:rStyle w:val="Hyperlink"/>
                <w:noProof/>
              </w:rPr>
              <w:t>5.2.11</w:t>
            </w:r>
            <w:r w:rsidR="00D35FC7">
              <w:rPr>
                <w:rFonts w:eastAsiaTheme="minorEastAsia" w:cstheme="minorBidi"/>
                <w:noProof/>
              </w:rPr>
              <w:tab/>
            </w:r>
            <w:r w:rsidR="00D35FC7" w:rsidRPr="003B0302">
              <w:rPr>
                <w:rStyle w:val="Hyperlink"/>
                <w:noProof/>
              </w:rPr>
              <w:t>Benthic Metabolism (</w:t>
            </w:r>
            <w:r w:rsidR="00D35FC7" w:rsidRPr="003B0302">
              <w:rPr>
                <w:rStyle w:val="Hyperlink"/>
                <w:noProof/>
              </w:rPr>
              <w:sym w:font="Symbol" w:char="F06D"/>
            </w:r>
            <w:r w:rsidR="00D35FC7" w:rsidRPr="003B0302">
              <w:rPr>
                <w:rStyle w:val="Hyperlink"/>
                <w:noProof/>
                <w:vertAlign w:val="subscript"/>
              </w:rPr>
              <w:t>bio_2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_Toc138340390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4E0F0E90" w14:textId="4EA4A5F8" w:rsidR="00D35FC7" w:rsidRDefault="00000000">
          <w:pPr>
            <w:pStyle w:val="TOC3"/>
            <w:tabs>
              <w:tab w:val="left" w:pos="1320"/>
              <w:tab w:val="right" w:leader="dot" w:pos="9350"/>
            </w:tabs>
            <w:rPr>
              <w:rFonts w:eastAsiaTheme="minorEastAsia" w:cstheme="minorBidi"/>
              <w:noProof/>
            </w:rPr>
          </w:pPr>
          <w:hyperlink w:anchor="_Toc138340391" w:history="1">
            <w:r w:rsidR="00D35FC7" w:rsidRPr="003B0302">
              <w:rPr>
                <w:rStyle w:val="Hyperlink"/>
                <w:noProof/>
              </w:rPr>
              <w:t>5.2.12</w:t>
            </w:r>
            <w:r w:rsidR="00D35FC7">
              <w:rPr>
                <w:rFonts w:eastAsiaTheme="minorEastAsia" w:cstheme="minorBidi"/>
                <w:noProof/>
              </w:rPr>
              <w:tab/>
            </w:r>
            <w:r w:rsidR="00D35FC7" w:rsidRPr="003B0302">
              <w:rPr>
                <w:rStyle w:val="Hyperlink"/>
                <w:noProof/>
              </w:rPr>
              <w:t>2.4.3 Benthic Sediment Flow</w:t>
            </w:r>
            <m:oMath>
              <m:r>
                <w:rPr>
                  <w:rStyle w:val="Hyperlink"/>
                  <w:rFonts w:ascii="Cambria Math" w:hAnsi="Cambria Math"/>
                  <w:noProof/>
                </w:rPr>
                <m:t xml:space="preserve"> </m:t>
              </m:r>
              <m:r>
                <m:rPr>
                  <m:sty m:val="bi"/>
                </m:rPr>
                <w:rPr>
                  <w:rStyle w:val="Hyperlink"/>
                  <w:rFonts w:ascii="Cambria Math" w:hAnsi="Cambria Math"/>
                  <w:noProof/>
                </w:rPr>
                <m:t>BKd</m:t>
              </m:r>
              <m:r>
                <m:rPr>
                  <m:sty m:val="bi"/>
                </m:rPr>
                <w:rPr>
                  <w:rStyle w:val="Hyperlink"/>
                  <w:rFonts w:ascii="Cambria Math" w:hAnsi="Cambria Math"/>
                  <w:noProof/>
                </w:rPr>
                <m:t>2</m:t>
              </m:r>
              <m:r>
                <m:rPr>
                  <m:sty m:val="bi"/>
                </m:rPr>
                <w:rPr>
                  <w:rStyle w:val="Hyperlink"/>
                  <w:rFonts w:ascii="Cambria Math" w:hAnsi="Cambria Math"/>
                  <w:noProof/>
                </w:rPr>
                <m:t>X</m:t>
              </m:r>
              <m:r>
                <m:rPr>
                  <m:sty m:val="bi"/>
                </m:rPr>
                <w:rPr>
                  <w:rStyle w:val="Hyperlink"/>
                  <w:rFonts w:ascii="Cambria Math" w:hAnsi="Cambria Math"/>
                  <w:noProof/>
                </w:rPr>
                <m:t>2</m:t>
              </m:r>
            </m:oMath>
            <w:r w:rsidR="00D35FC7">
              <w:rPr>
                <w:noProof/>
                <w:webHidden/>
              </w:rPr>
              <w:tab/>
            </w:r>
            <w:r w:rsidR="00D35FC7">
              <w:rPr>
                <w:noProof/>
                <w:webHidden/>
              </w:rPr>
              <w:fldChar w:fldCharType="begin"/>
            </w:r>
            <w:r w:rsidR="00D35FC7">
              <w:rPr>
                <w:noProof/>
                <w:webHidden/>
              </w:rPr>
              <w:instrText xml:space="preserve"> PAGEREF _Toc138340391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32AE8A86" w14:textId="54344058" w:rsidR="00D35FC7" w:rsidRDefault="00000000">
          <w:pPr>
            <w:pStyle w:val="TOC3"/>
            <w:tabs>
              <w:tab w:val="left" w:pos="1320"/>
              <w:tab w:val="right" w:leader="dot" w:pos="9350"/>
            </w:tabs>
            <w:rPr>
              <w:rFonts w:eastAsiaTheme="minorEastAsia" w:cstheme="minorBidi"/>
              <w:noProof/>
            </w:rPr>
          </w:pPr>
          <w:hyperlink w:anchor="_Toc138340392" w:history="1">
            <w:r w:rsidR="00D35FC7" w:rsidRPr="003B0302">
              <w:rPr>
                <w:rStyle w:val="Hyperlink"/>
                <w:noProof/>
              </w:rPr>
              <w:t>5.2.13</w:t>
            </w:r>
            <w:r w:rsidR="00D35FC7">
              <w:rPr>
                <w:rFonts w:eastAsiaTheme="minorEastAsia" w:cstheme="minorBidi"/>
                <w:noProof/>
              </w:rPr>
              <w:tab/>
            </w:r>
            <w:r w:rsidR="00D35FC7" w:rsidRPr="003B0302">
              <w:rPr>
                <w:rStyle w:val="Hyperlink"/>
                <w:noProof/>
              </w:rPr>
              <w:t>2.5 Mass Transfer Coefficient (</w:t>
            </w:r>
            <w:r w:rsidR="00D35FC7" w:rsidRPr="003B0302">
              <w:rPr>
                <w:rStyle w:val="Hyperlink"/>
                <w:noProof/>
              </w:rPr>
              <w:sym w:font="Symbol" w:char="F057"/>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_Toc138340392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6D04F2D8" w14:textId="42F52816" w:rsidR="00D35FC7" w:rsidRDefault="00000000">
          <w:pPr>
            <w:pStyle w:val="TOC3"/>
            <w:tabs>
              <w:tab w:val="left" w:pos="1320"/>
              <w:tab w:val="right" w:leader="dot" w:pos="9350"/>
            </w:tabs>
            <w:rPr>
              <w:rFonts w:eastAsiaTheme="minorEastAsia" w:cstheme="minorBidi"/>
              <w:noProof/>
            </w:rPr>
          </w:pPr>
          <w:hyperlink w:anchor="_Toc138340393" w:history="1">
            <w:r w:rsidR="00D35FC7" w:rsidRPr="003B0302">
              <w:rPr>
                <w:rStyle w:val="Hyperlink"/>
                <w:noProof/>
              </w:rPr>
              <w:t>5.2.14</w:t>
            </w:r>
            <w:r w:rsidR="00D35FC7">
              <w:rPr>
                <w:rFonts w:eastAsiaTheme="minorEastAsia" w:cstheme="minorBidi"/>
                <w:noProof/>
              </w:rPr>
              <w:tab/>
            </w:r>
            <w:r w:rsidR="00D35FC7" w:rsidRPr="003B0302">
              <w:rPr>
                <w:rStyle w:val="Hyperlink"/>
                <w:noProof/>
              </w:rPr>
              <w:t>Daily Piecewise Calculations</w:t>
            </w:r>
            <w:r w:rsidR="00D35FC7">
              <w:rPr>
                <w:noProof/>
                <w:webHidden/>
              </w:rPr>
              <w:tab/>
            </w:r>
            <w:r w:rsidR="00D35FC7">
              <w:rPr>
                <w:noProof/>
                <w:webHidden/>
              </w:rPr>
              <w:fldChar w:fldCharType="begin"/>
            </w:r>
            <w:r w:rsidR="00D35FC7">
              <w:rPr>
                <w:noProof/>
                <w:webHidden/>
              </w:rPr>
              <w:instrText xml:space="preserve"> PAGEREF _Toc138340393 \h </w:instrText>
            </w:r>
            <w:r w:rsidR="00D35FC7">
              <w:rPr>
                <w:noProof/>
                <w:webHidden/>
              </w:rPr>
            </w:r>
            <w:r w:rsidR="00D35FC7">
              <w:rPr>
                <w:noProof/>
                <w:webHidden/>
              </w:rPr>
              <w:fldChar w:fldCharType="separate"/>
            </w:r>
            <w:r w:rsidR="00B724D6">
              <w:rPr>
                <w:noProof/>
                <w:webHidden/>
              </w:rPr>
              <w:t>68</w:t>
            </w:r>
            <w:r w:rsidR="00D35FC7">
              <w:rPr>
                <w:noProof/>
                <w:webHidden/>
              </w:rPr>
              <w:fldChar w:fldCharType="end"/>
            </w:r>
          </w:hyperlink>
        </w:p>
        <w:p w14:paraId="71E54333" w14:textId="3BFD338A" w:rsidR="00D35FC7" w:rsidRDefault="00000000">
          <w:pPr>
            <w:pStyle w:val="TOC3"/>
            <w:tabs>
              <w:tab w:val="left" w:pos="1320"/>
              <w:tab w:val="right" w:leader="dot" w:pos="9350"/>
            </w:tabs>
            <w:rPr>
              <w:rFonts w:eastAsiaTheme="minorEastAsia" w:cstheme="minorBidi"/>
              <w:noProof/>
            </w:rPr>
          </w:pPr>
          <w:hyperlink w:anchor="_Toc138340394" w:history="1">
            <w:r w:rsidR="00D35FC7" w:rsidRPr="003B0302">
              <w:rPr>
                <w:rStyle w:val="Hyperlink"/>
                <w:noProof/>
              </w:rPr>
              <w:t>5.2.15</w:t>
            </w:r>
            <w:r w:rsidR="00D35FC7">
              <w:rPr>
                <w:rFonts w:eastAsiaTheme="minorEastAsia" w:cstheme="minorBidi"/>
                <w:noProof/>
              </w:rPr>
              <w:tab/>
            </w:r>
            <w:r w:rsidR="00D35FC7" w:rsidRPr="003B0302">
              <w:rPr>
                <w:rStyle w:val="Hyperlink"/>
                <w:noProof/>
              </w:rPr>
              <w:t>Volume Calculations</w:t>
            </w:r>
            <w:r w:rsidR="00D35FC7">
              <w:rPr>
                <w:noProof/>
                <w:webHidden/>
              </w:rPr>
              <w:tab/>
            </w:r>
            <w:r w:rsidR="00D35FC7">
              <w:rPr>
                <w:noProof/>
                <w:webHidden/>
              </w:rPr>
              <w:fldChar w:fldCharType="begin"/>
            </w:r>
            <w:r w:rsidR="00D35FC7">
              <w:rPr>
                <w:noProof/>
                <w:webHidden/>
              </w:rPr>
              <w:instrText xml:space="preserve"> PAGEREF _Toc138340394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034FE9C0" w14:textId="02E19A89" w:rsidR="00D35FC7" w:rsidRDefault="00000000">
          <w:pPr>
            <w:pStyle w:val="TOC3"/>
            <w:tabs>
              <w:tab w:val="left" w:pos="1320"/>
              <w:tab w:val="right" w:leader="dot" w:pos="9350"/>
            </w:tabs>
            <w:rPr>
              <w:rFonts w:eastAsiaTheme="minorEastAsia" w:cstheme="minorBidi"/>
              <w:noProof/>
            </w:rPr>
          </w:pPr>
          <w:hyperlink w:anchor="_Toc138340395" w:history="1">
            <w:r w:rsidR="00D35FC7" w:rsidRPr="003B0302">
              <w:rPr>
                <w:rStyle w:val="Hyperlink"/>
                <w:noProof/>
              </w:rPr>
              <w:t>5.2.16</w:t>
            </w:r>
            <w:r w:rsidR="00D35FC7">
              <w:rPr>
                <w:rFonts w:eastAsiaTheme="minorEastAsia" w:cstheme="minorBidi"/>
                <w:noProof/>
              </w:rPr>
              <w:tab/>
            </w:r>
            <w:r w:rsidR="00D35FC7" w:rsidRPr="003B0302">
              <w:rPr>
                <w:rStyle w:val="Hyperlink"/>
                <w:noProof/>
              </w:rPr>
              <w:t>Initial Conditions</w:t>
            </w:r>
            <w:r w:rsidR="00D35FC7">
              <w:rPr>
                <w:noProof/>
                <w:webHidden/>
              </w:rPr>
              <w:tab/>
            </w:r>
            <w:r w:rsidR="00D35FC7">
              <w:rPr>
                <w:noProof/>
                <w:webHidden/>
              </w:rPr>
              <w:fldChar w:fldCharType="begin"/>
            </w:r>
            <w:r w:rsidR="00D35FC7">
              <w:rPr>
                <w:noProof/>
                <w:webHidden/>
              </w:rPr>
              <w:instrText xml:space="preserve"> PAGEREF _Toc138340395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2BC725B8" w14:textId="1A3AB888" w:rsidR="00D35FC7" w:rsidRDefault="00000000">
          <w:pPr>
            <w:pStyle w:val="TOC3"/>
            <w:tabs>
              <w:tab w:val="left" w:pos="1320"/>
              <w:tab w:val="right" w:leader="dot" w:pos="9350"/>
            </w:tabs>
            <w:rPr>
              <w:rFonts w:eastAsiaTheme="minorEastAsia" w:cstheme="minorBidi"/>
              <w:noProof/>
            </w:rPr>
          </w:pPr>
          <w:hyperlink w:anchor="_Toc138340396" w:history="1">
            <w:r w:rsidR="00D35FC7" w:rsidRPr="003B0302">
              <w:rPr>
                <w:rStyle w:val="Hyperlink"/>
                <w:noProof/>
              </w:rPr>
              <w:t>5.2.17</w:t>
            </w:r>
            <w:r w:rsidR="00D35FC7">
              <w:rPr>
                <w:rFonts w:eastAsiaTheme="minorEastAsia" w:cstheme="minorBidi"/>
                <w:noProof/>
              </w:rPr>
              <w:tab/>
            </w:r>
            <w:r w:rsidR="00D35FC7" w:rsidRPr="003B0302">
              <w:rPr>
                <w:rStyle w:val="Hyperlink"/>
                <w:noProof/>
              </w:rPr>
              <w:t>Fixed Fraction of Eroded Pesticide</w:t>
            </w:r>
            <w:r w:rsidR="00D35FC7">
              <w:rPr>
                <w:noProof/>
                <w:webHidden/>
              </w:rPr>
              <w:tab/>
            </w:r>
            <w:r w:rsidR="00D35FC7">
              <w:rPr>
                <w:noProof/>
                <w:webHidden/>
              </w:rPr>
              <w:fldChar w:fldCharType="begin"/>
            </w:r>
            <w:r w:rsidR="00D35FC7">
              <w:rPr>
                <w:noProof/>
                <w:webHidden/>
              </w:rPr>
              <w:instrText xml:space="preserve"> PAGEREF _Toc138340396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11FEDBD1" w14:textId="1CDAA0B6" w:rsidR="00D35FC7" w:rsidRDefault="00000000">
          <w:pPr>
            <w:pStyle w:val="TOC3"/>
            <w:tabs>
              <w:tab w:val="left" w:pos="1320"/>
              <w:tab w:val="right" w:leader="dot" w:pos="9350"/>
            </w:tabs>
            <w:rPr>
              <w:rFonts w:eastAsiaTheme="minorEastAsia" w:cstheme="minorBidi"/>
              <w:noProof/>
            </w:rPr>
          </w:pPr>
          <w:hyperlink w:anchor="_Toc138340397" w:history="1">
            <w:r w:rsidR="00D35FC7" w:rsidRPr="003B0302">
              <w:rPr>
                <w:rStyle w:val="Hyperlink"/>
                <w:noProof/>
              </w:rPr>
              <w:t>5.2.18</w:t>
            </w:r>
            <w:r w:rsidR="00D35FC7">
              <w:rPr>
                <w:rFonts w:eastAsiaTheme="minorEastAsia" w:cstheme="minorBidi"/>
                <w:noProof/>
              </w:rPr>
              <w:tab/>
            </w:r>
            <w:r w:rsidR="00D35FC7" w:rsidRPr="003B0302">
              <w:rPr>
                <w:rStyle w:val="Hyperlink"/>
                <w:noProof/>
              </w:rPr>
              <w:t>Initial Distribution of Eroded Pesticide</w:t>
            </w:r>
            <w:r w:rsidR="00D35FC7">
              <w:rPr>
                <w:noProof/>
                <w:webHidden/>
              </w:rPr>
              <w:tab/>
            </w:r>
            <w:r w:rsidR="00D35FC7">
              <w:rPr>
                <w:noProof/>
                <w:webHidden/>
              </w:rPr>
              <w:fldChar w:fldCharType="begin"/>
            </w:r>
            <w:r w:rsidR="00D35FC7">
              <w:rPr>
                <w:noProof/>
                <w:webHidden/>
              </w:rPr>
              <w:instrText xml:space="preserve"> PAGEREF _Toc138340397 \h </w:instrText>
            </w:r>
            <w:r w:rsidR="00D35FC7">
              <w:rPr>
                <w:noProof/>
                <w:webHidden/>
              </w:rPr>
            </w:r>
            <w:r w:rsidR="00D35FC7">
              <w:rPr>
                <w:noProof/>
                <w:webHidden/>
              </w:rPr>
              <w:fldChar w:fldCharType="separate"/>
            </w:r>
            <w:r w:rsidR="00B724D6">
              <w:rPr>
                <w:noProof/>
                <w:webHidden/>
              </w:rPr>
              <w:t>70</w:t>
            </w:r>
            <w:r w:rsidR="00D35FC7">
              <w:rPr>
                <w:noProof/>
                <w:webHidden/>
              </w:rPr>
              <w:fldChar w:fldCharType="end"/>
            </w:r>
          </w:hyperlink>
        </w:p>
        <w:p w14:paraId="79438E7B" w14:textId="58A5BF89" w:rsidR="00D35FC7" w:rsidRDefault="00000000">
          <w:pPr>
            <w:pStyle w:val="TOC3"/>
            <w:tabs>
              <w:tab w:val="left" w:pos="1320"/>
              <w:tab w:val="right" w:leader="dot" w:pos="9350"/>
            </w:tabs>
            <w:rPr>
              <w:rFonts w:eastAsiaTheme="minorEastAsia" w:cstheme="minorBidi"/>
              <w:noProof/>
            </w:rPr>
          </w:pPr>
          <w:hyperlink w:anchor="_Toc138340398" w:history="1">
            <w:r w:rsidR="00D35FC7" w:rsidRPr="003B0302">
              <w:rPr>
                <w:rStyle w:val="Hyperlink"/>
                <w:noProof/>
              </w:rPr>
              <w:t>5.2.19</w:t>
            </w:r>
            <w:r w:rsidR="00D35FC7">
              <w:rPr>
                <w:rFonts w:eastAsiaTheme="minorEastAsia" w:cstheme="minorBidi"/>
                <w:noProof/>
              </w:rPr>
              <w:tab/>
            </w:r>
            <w:r w:rsidR="00D35FC7" w:rsidRPr="003B0302">
              <w:rPr>
                <w:rStyle w:val="Hyperlink"/>
                <w:noProof/>
              </w:rPr>
              <w:t>Analytical Solution</w:t>
            </w:r>
            <w:r w:rsidR="00D35FC7">
              <w:rPr>
                <w:noProof/>
                <w:webHidden/>
              </w:rPr>
              <w:tab/>
            </w:r>
            <w:r w:rsidR="00D35FC7">
              <w:rPr>
                <w:noProof/>
                <w:webHidden/>
              </w:rPr>
              <w:fldChar w:fldCharType="begin"/>
            </w:r>
            <w:r w:rsidR="00D35FC7">
              <w:rPr>
                <w:noProof/>
                <w:webHidden/>
              </w:rPr>
              <w:instrText xml:space="preserve"> PAGEREF _Toc138340398 \h </w:instrText>
            </w:r>
            <w:r w:rsidR="00D35FC7">
              <w:rPr>
                <w:noProof/>
                <w:webHidden/>
              </w:rPr>
            </w:r>
            <w:r w:rsidR="00D35FC7">
              <w:rPr>
                <w:noProof/>
                <w:webHidden/>
              </w:rPr>
              <w:fldChar w:fldCharType="separate"/>
            </w:r>
            <w:r w:rsidR="00B724D6">
              <w:rPr>
                <w:noProof/>
                <w:webHidden/>
              </w:rPr>
              <w:t>71</w:t>
            </w:r>
            <w:r w:rsidR="00D35FC7">
              <w:rPr>
                <w:noProof/>
                <w:webHidden/>
              </w:rPr>
              <w:fldChar w:fldCharType="end"/>
            </w:r>
          </w:hyperlink>
        </w:p>
        <w:p w14:paraId="2FBDEF4F" w14:textId="642F4213" w:rsidR="00D35FC7" w:rsidRDefault="00000000">
          <w:pPr>
            <w:pStyle w:val="TOC2"/>
            <w:tabs>
              <w:tab w:val="left" w:pos="880"/>
              <w:tab w:val="right" w:leader="dot" w:pos="9350"/>
            </w:tabs>
            <w:rPr>
              <w:rFonts w:eastAsiaTheme="minorEastAsia" w:cstheme="minorBidi"/>
              <w:noProof/>
            </w:rPr>
          </w:pPr>
          <w:hyperlink w:anchor="_Toc138340399" w:history="1">
            <w:r w:rsidR="00D35FC7" w:rsidRPr="003B0302">
              <w:rPr>
                <w:rStyle w:val="Hyperlink"/>
                <w:noProof/>
              </w:rPr>
              <w:t>5.3</w:t>
            </w:r>
            <w:r w:rsidR="00D35FC7">
              <w:rPr>
                <w:rFonts w:eastAsiaTheme="minorEastAsia" w:cstheme="minorBidi"/>
                <w:noProof/>
              </w:rPr>
              <w:tab/>
            </w:r>
            <w:r w:rsidR="00D35FC7" w:rsidRPr="003B0302">
              <w:rPr>
                <w:rStyle w:val="Hyperlink"/>
                <w:noProof/>
              </w:rPr>
              <w:t>The USEPA Standard Water Bodies</w:t>
            </w:r>
            <w:r w:rsidR="00D35FC7">
              <w:rPr>
                <w:noProof/>
                <w:webHidden/>
              </w:rPr>
              <w:tab/>
            </w:r>
            <w:r w:rsidR="00D35FC7">
              <w:rPr>
                <w:noProof/>
                <w:webHidden/>
              </w:rPr>
              <w:fldChar w:fldCharType="begin"/>
            </w:r>
            <w:r w:rsidR="00D35FC7">
              <w:rPr>
                <w:noProof/>
                <w:webHidden/>
              </w:rPr>
              <w:instrText xml:space="preserve"> PAGEREF _Toc138340399 \h </w:instrText>
            </w:r>
            <w:r w:rsidR="00D35FC7">
              <w:rPr>
                <w:noProof/>
                <w:webHidden/>
              </w:rPr>
            </w:r>
            <w:r w:rsidR="00D35FC7">
              <w:rPr>
                <w:noProof/>
                <w:webHidden/>
              </w:rPr>
              <w:fldChar w:fldCharType="separate"/>
            </w:r>
            <w:r w:rsidR="00B724D6">
              <w:rPr>
                <w:noProof/>
                <w:webHidden/>
              </w:rPr>
              <w:t>72</w:t>
            </w:r>
            <w:r w:rsidR="00D35FC7">
              <w:rPr>
                <w:noProof/>
                <w:webHidden/>
              </w:rPr>
              <w:fldChar w:fldCharType="end"/>
            </w:r>
          </w:hyperlink>
        </w:p>
        <w:p w14:paraId="24926F76" w14:textId="11AA4957" w:rsidR="00D35FC7" w:rsidRDefault="00000000">
          <w:pPr>
            <w:pStyle w:val="TOC3"/>
            <w:tabs>
              <w:tab w:val="left" w:pos="1320"/>
              <w:tab w:val="right" w:leader="dot" w:pos="9350"/>
            </w:tabs>
            <w:rPr>
              <w:rFonts w:eastAsiaTheme="minorEastAsia" w:cstheme="minorBidi"/>
              <w:noProof/>
            </w:rPr>
          </w:pPr>
          <w:hyperlink w:anchor="_Toc138340400" w:history="1">
            <w:r w:rsidR="00D35FC7" w:rsidRPr="003B0302">
              <w:rPr>
                <w:rStyle w:val="Hyperlink"/>
                <w:noProof/>
              </w:rPr>
              <w:t>5.3.1</w:t>
            </w:r>
            <w:r w:rsidR="00D35FC7">
              <w:rPr>
                <w:rFonts w:eastAsiaTheme="minorEastAsia" w:cstheme="minorBidi"/>
                <w:noProof/>
              </w:rPr>
              <w:tab/>
            </w:r>
            <w:r w:rsidR="00D35FC7" w:rsidRPr="003B0302">
              <w:rPr>
                <w:rStyle w:val="Hyperlink"/>
                <w:noProof/>
              </w:rPr>
              <w:t>3.1 Farm Pond</w:t>
            </w:r>
            <w:r w:rsidR="00D35FC7">
              <w:rPr>
                <w:noProof/>
                <w:webHidden/>
              </w:rPr>
              <w:tab/>
            </w:r>
            <w:r w:rsidR="00D35FC7">
              <w:rPr>
                <w:noProof/>
                <w:webHidden/>
              </w:rPr>
              <w:fldChar w:fldCharType="begin"/>
            </w:r>
            <w:r w:rsidR="00D35FC7">
              <w:rPr>
                <w:noProof/>
                <w:webHidden/>
              </w:rPr>
              <w:instrText xml:space="preserve"> PAGEREF _Toc138340400 \h </w:instrText>
            </w:r>
            <w:r w:rsidR="00D35FC7">
              <w:rPr>
                <w:noProof/>
                <w:webHidden/>
              </w:rPr>
            </w:r>
            <w:r w:rsidR="00D35FC7">
              <w:rPr>
                <w:noProof/>
                <w:webHidden/>
              </w:rPr>
              <w:fldChar w:fldCharType="separate"/>
            </w:r>
            <w:r w:rsidR="00B724D6">
              <w:rPr>
                <w:noProof/>
                <w:webHidden/>
              </w:rPr>
              <w:t>74</w:t>
            </w:r>
            <w:r w:rsidR="00D35FC7">
              <w:rPr>
                <w:noProof/>
                <w:webHidden/>
              </w:rPr>
              <w:fldChar w:fldCharType="end"/>
            </w:r>
          </w:hyperlink>
        </w:p>
        <w:p w14:paraId="20CAB977" w14:textId="56882957" w:rsidR="00D35FC7" w:rsidRDefault="00000000">
          <w:pPr>
            <w:pStyle w:val="TOC3"/>
            <w:tabs>
              <w:tab w:val="left" w:pos="1320"/>
              <w:tab w:val="right" w:leader="dot" w:pos="9350"/>
            </w:tabs>
            <w:rPr>
              <w:rFonts w:eastAsiaTheme="minorEastAsia" w:cstheme="minorBidi"/>
              <w:noProof/>
            </w:rPr>
          </w:pPr>
          <w:hyperlink w:anchor="_Toc138340401" w:history="1">
            <w:r w:rsidR="00D35FC7" w:rsidRPr="003B0302">
              <w:rPr>
                <w:rStyle w:val="Hyperlink"/>
                <w:noProof/>
              </w:rPr>
              <w:t>5.3.2</w:t>
            </w:r>
            <w:r w:rsidR="00D35FC7">
              <w:rPr>
                <w:rFonts w:eastAsiaTheme="minorEastAsia" w:cstheme="minorBidi"/>
                <w:noProof/>
              </w:rPr>
              <w:tab/>
            </w:r>
            <w:r w:rsidR="00D35FC7" w:rsidRPr="003B0302">
              <w:rPr>
                <w:rStyle w:val="Hyperlink"/>
                <w:noProof/>
              </w:rPr>
              <w:t>3.2 Index Reservoir</w:t>
            </w:r>
            <w:r w:rsidR="00D35FC7">
              <w:rPr>
                <w:noProof/>
                <w:webHidden/>
              </w:rPr>
              <w:tab/>
            </w:r>
            <w:r w:rsidR="00D35FC7">
              <w:rPr>
                <w:noProof/>
                <w:webHidden/>
              </w:rPr>
              <w:fldChar w:fldCharType="begin"/>
            </w:r>
            <w:r w:rsidR="00D35FC7">
              <w:rPr>
                <w:noProof/>
                <w:webHidden/>
              </w:rPr>
              <w:instrText xml:space="preserve"> PAGEREF _Toc138340401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1C39DB88" w14:textId="5836BCAA" w:rsidR="00D35FC7" w:rsidRDefault="00000000">
          <w:pPr>
            <w:pStyle w:val="TOC3"/>
            <w:tabs>
              <w:tab w:val="left" w:pos="1320"/>
              <w:tab w:val="right" w:leader="dot" w:pos="9350"/>
            </w:tabs>
            <w:rPr>
              <w:rFonts w:eastAsiaTheme="minorEastAsia" w:cstheme="minorBidi"/>
              <w:noProof/>
            </w:rPr>
          </w:pPr>
          <w:hyperlink w:anchor="_Toc138340402" w:history="1">
            <w:r w:rsidR="00D35FC7" w:rsidRPr="003B0302">
              <w:rPr>
                <w:rStyle w:val="Hyperlink"/>
                <w:noProof/>
              </w:rPr>
              <w:t>5.3.3</w:t>
            </w:r>
            <w:r w:rsidR="00D35FC7">
              <w:rPr>
                <w:rFonts w:eastAsiaTheme="minorEastAsia" w:cstheme="minorBidi"/>
                <w:noProof/>
              </w:rPr>
              <w:tab/>
            </w:r>
            <w:r w:rsidR="00D35FC7" w:rsidRPr="003B0302">
              <w:rPr>
                <w:rStyle w:val="Hyperlink"/>
                <w:noProof/>
              </w:rPr>
              <w:t>Custom Water Body</w:t>
            </w:r>
            <w:r w:rsidR="00D35FC7">
              <w:rPr>
                <w:noProof/>
                <w:webHidden/>
              </w:rPr>
              <w:tab/>
            </w:r>
            <w:r w:rsidR="00D35FC7">
              <w:rPr>
                <w:noProof/>
                <w:webHidden/>
              </w:rPr>
              <w:fldChar w:fldCharType="begin"/>
            </w:r>
            <w:r w:rsidR="00D35FC7">
              <w:rPr>
                <w:noProof/>
                <w:webHidden/>
              </w:rPr>
              <w:instrText xml:space="preserve"> PAGEREF _Toc138340402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72A7A6F4" w14:textId="19B1508A" w:rsidR="00D35FC7" w:rsidRDefault="00000000">
          <w:pPr>
            <w:pStyle w:val="TOC2"/>
            <w:tabs>
              <w:tab w:val="left" w:pos="880"/>
              <w:tab w:val="right" w:leader="dot" w:pos="9350"/>
            </w:tabs>
            <w:rPr>
              <w:rFonts w:eastAsiaTheme="minorEastAsia" w:cstheme="minorBidi"/>
              <w:noProof/>
            </w:rPr>
          </w:pPr>
          <w:hyperlink w:anchor="_Toc138340403" w:history="1">
            <w:r w:rsidR="00D35FC7" w:rsidRPr="003B0302">
              <w:rPr>
                <w:rStyle w:val="Hyperlink"/>
                <w:noProof/>
              </w:rPr>
              <w:t>5.4</w:t>
            </w:r>
            <w:r w:rsidR="00D35FC7">
              <w:rPr>
                <w:rFonts w:eastAsiaTheme="minorEastAsia" w:cstheme="minorBidi"/>
                <w:noProof/>
              </w:rPr>
              <w:tab/>
            </w:r>
            <w:r w:rsidR="00D35FC7" w:rsidRPr="003B0302">
              <w:rPr>
                <w:rStyle w:val="Hyperlink"/>
                <w:noProof/>
              </w:rPr>
              <w:t>VVWM Evaluations</w:t>
            </w:r>
            <w:r w:rsidR="00D35FC7">
              <w:rPr>
                <w:noProof/>
                <w:webHidden/>
              </w:rPr>
              <w:tab/>
            </w:r>
            <w:r w:rsidR="00D35FC7">
              <w:rPr>
                <w:noProof/>
                <w:webHidden/>
              </w:rPr>
              <w:fldChar w:fldCharType="begin"/>
            </w:r>
            <w:r w:rsidR="00D35FC7">
              <w:rPr>
                <w:noProof/>
                <w:webHidden/>
              </w:rPr>
              <w:instrText xml:space="preserve"> PAGEREF _Toc138340403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24BCC179" w14:textId="3081CD5E" w:rsidR="00D35FC7" w:rsidRDefault="00000000">
          <w:pPr>
            <w:pStyle w:val="TOC3"/>
            <w:tabs>
              <w:tab w:val="left" w:pos="1320"/>
              <w:tab w:val="right" w:leader="dot" w:pos="9350"/>
            </w:tabs>
            <w:rPr>
              <w:rFonts w:eastAsiaTheme="minorEastAsia" w:cstheme="minorBidi"/>
              <w:noProof/>
            </w:rPr>
          </w:pPr>
          <w:hyperlink w:anchor="_Toc138340404" w:history="1">
            <w:r w:rsidR="00D35FC7" w:rsidRPr="003B0302">
              <w:rPr>
                <w:rStyle w:val="Hyperlink"/>
                <w:noProof/>
              </w:rPr>
              <w:t>5.4.1</w:t>
            </w:r>
            <w:r w:rsidR="00D35FC7">
              <w:rPr>
                <w:rFonts w:eastAsiaTheme="minorEastAsia" w:cstheme="minorBidi"/>
                <w:noProof/>
              </w:rPr>
              <w:tab/>
            </w:r>
            <w:r w:rsidR="00D35FC7" w:rsidRPr="003B0302">
              <w:rPr>
                <w:rStyle w:val="Hyperlink"/>
                <w:noProof/>
              </w:rPr>
              <w:t>Solute Holding Capacity Ratio Sensitivity</w:t>
            </w:r>
            <w:r w:rsidR="00D35FC7">
              <w:rPr>
                <w:noProof/>
                <w:webHidden/>
              </w:rPr>
              <w:tab/>
            </w:r>
            <w:r w:rsidR="00D35FC7">
              <w:rPr>
                <w:noProof/>
                <w:webHidden/>
              </w:rPr>
              <w:fldChar w:fldCharType="begin"/>
            </w:r>
            <w:r w:rsidR="00D35FC7">
              <w:rPr>
                <w:noProof/>
                <w:webHidden/>
              </w:rPr>
              <w:instrText xml:space="preserve"> PAGEREF _Toc138340404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785708E8" w14:textId="510BDFD5" w:rsidR="00D35FC7" w:rsidRDefault="00000000">
          <w:pPr>
            <w:pStyle w:val="TOC3"/>
            <w:tabs>
              <w:tab w:val="left" w:pos="1320"/>
              <w:tab w:val="right" w:leader="dot" w:pos="9350"/>
            </w:tabs>
            <w:rPr>
              <w:rFonts w:eastAsiaTheme="minorEastAsia" w:cstheme="minorBidi"/>
              <w:noProof/>
            </w:rPr>
          </w:pPr>
          <w:hyperlink w:anchor="_Toc138340405" w:history="1">
            <w:r w:rsidR="00D35FC7" w:rsidRPr="003B0302">
              <w:rPr>
                <w:rStyle w:val="Hyperlink"/>
                <w:noProof/>
              </w:rPr>
              <w:t>5.4.2</w:t>
            </w:r>
            <w:r w:rsidR="00D35FC7">
              <w:rPr>
                <w:rFonts w:eastAsiaTheme="minorEastAsia" w:cstheme="minorBidi"/>
                <w:noProof/>
              </w:rPr>
              <w:tab/>
            </w:r>
            <w:r w:rsidR="00D35FC7" w:rsidRPr="003B0302">
              <w:rPr>
                <w:rStyle w:val="Hyperlink"/>
                <w:noProof/>
              </w:rPr>
              <w:t>Washout and Overflow Sensitivity</w:t>
            </w:r>
            <w:r w:rsidR="00D35FC7">
              <w:rPr>
                <w:noProof/>
                <w:webHidden/>
              </w:rPr>
              <w:tab/>
            </w:r>
            <w:r w:rsidR="00D35FC7">
              <w:rPr>
                <w:noProof/>
                <w:webHidden/>
              </w:rPr>
              <w:fldChar w:fldCharType="begin"/>
            </w:r>
            <w:r w:rsidR="00D35FC7">
              <w:rPr>
                <w:noProof/>
                <w:webHidden/>
              </w:rPr>
              <w:instrText xml:space="preserve"> PAGEREF _Toc138340405 \h </w:instrText>
            </w:r>
            <w:r w:rsidR="00D35FC7">
              <w:rPr>
                <w:noProof/>
                <w:webHidden/>
              </w:rPr>
            </w:r>
            <w:r w:rsidR="00D35FC7">
              <w:rPr>
                <w:noProof/>
                <w:webHidden/>
              </w:rPr>
              <w:fldChar w:fldCharType="separate"/>
            </w:r>
            <w:r w:rsidR="00B724D6">
              <w:rPr>
                <w:noProof/>
                <w:webHidden/>
              </w:rPr>
              <w:t>77</w:t>
            </w:r>
            <w:r w:rsidR="00D35FC7">
              <w:rPr>
                <w:noProof/>
                <w:webHidden/>
              </w:rPr>
              <w:fldChar w:fldCharType="end"/>
            </w:r>
          </w:hyperlink>
        </w:p>
        <w:p w14:paraId="3DFDB733" w14:textId="65D3E64A" w:rsidR="00D35FC7" w:rsidRDefault="00000000">
          <w:pPr>
            <w:pStyle w:val="TOC3"/>
            <w:tabs>
              <w:tab w:val="left" w:pos="1320"/>
              <w:tab w:val="right" w:leader="dot" w:pos="9350"/>
            </w:tabs>
            <w:rPr>
              <w:rFonts w:eastAsiaTheme="minorEastAsia" w:cstheme="minorBidi"/>
              <w:noProof/>
            </w:rPr>
          </w:pPr>
          <w:hyperlink w:anchor="_Toc138340406" w:history="1">
            <w:r w:rsidR="00D35FC7" w:rsidRPr="003B0302">
              <w:rPr>
                <w:rStyle w:val="Hyperlink"/>
                <w:noProof/>
              </w:rPr>
              <w:t>5.4.3</w:t>
            </w:r>
            <w:r w:rsidR="00D35FC7">
              <w:rPr>
                <w:rFonts w:eastAsiaTheme="minorEastAsia" w:cstheme="minorBidi"/>
                <w:noProof/>
              </w:rPr>
              <w:tab/>
            </w:r>
            <w:r w:rsidR="00D35FC7" w:rsidRPr="003B0302">
              <w:rPr>
                <w:rStyle w:val="Hyperlink"/>
                <w:noProof/>
              </w:rPr>
              <w:t>4.3 Photolysis Sensitivity</w:t>
            </w:r>
            <w:r w:rsidR="00D35FC7">
              <w:rPr>
                <w:noProof/>
                <w:webHidden/>
              </w:rPr>
              <w:tab/>
            </w:r>
            <w:r w:rsidR="00D35FC7">
              <w:rPr>
                <w:noProof/>
                <w:webHidden/>
              </w:rPr>
              <w:fldChar w:fldCharType="begin"/>
            </w:r>
            <w:r w:rsidR="00D35FC7">
              <w:rPr>
                <w:noProof/>
                <w:webHidden/>
              </w:rPr>
              <w:instrText xml:space="preserve"> PAGEREF _Toc138340406 \h </w:instrText>
            </w:r>
            <w:r w:rsidR="00D35FC7">
              <w:rPr>
                <w:noProof/>
                <w:webHidden/>
              </w:rPr>
            </w:r>
            <w:r w:rsidR="00D35FC7">
              <w:rPr>
                <w:noProof/>
                <w:webHidden/>
              </w:rPr>
              <w:fldChar w:fldCharType="separate"/>
            </w:r>
            <w:r w:rsidR="00B724D6">
              <w:rPr>
                <w:noProof/>
                <w:webHidden/>
              </w:rPr>
              <w:t>78</w:t>
            </w:r>
            <w:r w:rsidR="00D35FC7">
              <w:rPr>
                <w:noProof/>
                <w:webHidden/>
              </w:rPr>
              <w:fldChar w:fldCharType="end"/>
            </w:r>
          </w:hyperlink>
        </w:p>
        <w:p w14:paraId="4969F060" w14:textId="039ED7B9" w:rsidR="00D35FC7" w:rsidRDefault="00000000">
          <w:pPr>
            <w:pStyle w:val="TOC3"/>
            <w:tabs>
              <w:tab w:val="left" w:pos="1320"/>
              <w:tab w:val="right" w:leader="dot" w:pos="9350"/>
            </w:tabs>
            <w:rPr>
              <w:rFonts w:eastAsiaTheme="minorEastAsia" w:cstheme="minorBidi"/>
              <w:noProof/>
            </w:rPr>
          </w:pPr>
          <w:hyperlink w:anchor="_Toc138340407" w:history="1">
            <w:r w:rsidR="00D35FC7" w:rsidRPr="003B0302">
              <w:rPr>
                <w:rStyle w:val="Hyperlink"/>
                <w:noProof/>
              </w:rPr>
              <w:t>5.4.4</w:t>
            </w:r>
            <w:r w:rsidR="00D35FC7">
              <w:rPr>
                <w:rFonts w:eastAsiaTheme="minorEastAsia" w:cstheme="minorBidi"/>
                <w:noProof/>
              </w:rPr>
              <w:tab/>
            </w:r>
            <w:r w:rsidR="00D35FC7" w:rsidRPr="003B0302">
              <w:rPr>
                <w:rStyle w:val="Hyperlink"/>
                <w:noProof/>
              </w:rPr>
              <w:t>Volatilization</w:t>
            </w:r>
            <w:r w:rsidR="00D35FC7">
              <w:rPr>
                <w:noProof/>
                <w:webHidden/>
              </w:rPr>
              <w:tab/>
            </w:r>
            <w:r w:rsidR="00D35FC7">
              <w:rPr>
                <w:noProof/>
                <w:webHidden/>
              </w:rPr>
              <w:fldChar w:fldCharType="begin"/>
            </w:r>
            <w:r w:rsidR="00D35FC7">
              <w:rPr>
                <w:noProof/>
                <w:webHidden/>
              </w:rPr>
              <w:instrText xml:space="preserve"> PAGEREF _Toc138340407 \h </w:instrText>
            </w:r>
            <w:r w:rsidR="00D35FC7">
              <w:rPr>
                <w:noProof/>
                <w:webHidden/>
              </w:rPr>
            </w:r>
            <w:r w:rsidR="00D35FC7">
              <w:rPr>
                <w:noProof/>
                <w:webHidden/>
              </w:rPr>
              <w:fldChar w:fldCharType="separate"/>
            </w:r>
            <w:r w:rsidR="00B724D6">
              <w:rPr>
                <w:noProof/>
                <w:webHidden/>
              </w:rPr>
              <w:t>80</w:t>
            </w:r>
            <w:r w:rsidR="00D35FC7">
              <w:rPr>
                <w:noProof/>
                <w:webHidden/>
              </w:rPr>
              <w:fldChar w:fldCharType="end"/>
            </w:r>
          </w:hyperlink>
        </w:p>
        <w:p w14:paraId="00376C58" w14:textId="7B7BB6D5" w:rsidR="00D35FC7" w:rsidRDefault="00000000">
          <w:pPr>
            <w:pStyle w:val="TOC3"/>
            <w:tabs>
              <w:tab w:val="left" w:pos="1320"/>
              <w:tab w:val="right" w:leader="dot" w:pos="9350"/>
            </w:tabs>
            <w:rPr>
              <w:rFonts w:eastAsiaTheme="minorEastAsia" w:cstheme="minorBidi"/>
              <w:noProof/>
            </w:rPr>
          </w:pPr>
          <w:hyperlink w:anchor="_Toc138340408" w:history="1">
            <w:r w:rsidR="00D35FC7" w:rsidRPr="003B0302">
              <w:rPr>
                <w:rStyle w:val="Hyperlink"/>
                <w:noProof/>
              </w:rPr>
              <w:t>5.4.5</w:t>
            </w:r>
            <w:r w:rsidR="00D35FC7">
              <w:rPr>
                <w:rFonts w:eastAsiaTheme="minorEastAsia" w:cstheme="minorBidi"/>
                <w:noProof/>
              </w:rPr>
              <w:tab/>
            </w:r>
            <w:r w:rsidR="00D35FC7" w:rsidRPr="003B0302">
              <w:rPr>
                <w:rStyle w:val="Hyperlink"/>
                <w:noProof/>
              </w:rPr>
              <w:t>Regulatory Summary Output File</w:t>
            </w:r>
            <w:r w:rsidR="00D35FC7">
              <w:rPr>
                <w:noProof/>
                <w:webHidden/>
              </w:rPr>
              <w:tab/>
            </w:r>
            <w:r w:rsidR="00D35FC7">
              <w:rPr>
                <w:noProof/>
                <w:webHidden/>
              </w:rPr>
              <w:fldChar w:fldCharType="begin"/>
            </w:r>
            <w:r w:rsidR="00D35FC7">
              <w:rPr>
                <w:noProof/>
                <w:webHidden/>
              </w:rPr>
              <w:instrText xml:space="preserve"> PAGEREF _Toc138340408 \h </w:instrText>
            </w:r>
            <w:r w:rsidR="00D35FC7">
              <w:rPr>
                <w:noProof/>
                <w:webHidden/>
              </w:rPr>
            </w:r>
            <w:r w:rsidR="00D35FC7">
              <w:rPr>
                <w:noProof/>
                <w:webHidden/>
              </w:rPr>
              <w:fldChar w:fldCharType="separate"/>
            </w:r>
            <w:r w:rsidR="00B724D6">
              <w:rPr>
                <w:noProof/>
                <w:webHidden/>
              </w:rPr>
              <w:t>82</w:t>
            </w:r>
            <w:r w:rsidR="00D35FC7">
              <w:rPr>
                <w:noProof/>
                <w:webHidden/>
              </w:rPr>
              <w:fldChar w:fldCharType="end"/>
            </w:r>
          </w:hyperlink>
        </w:p>
        <w:p w14:paraId="69441ACC" w14:textId="393266BD" w:rsidR="00D35FC7" w:rsidRDefault="00000000">
          <w:pPr>
            <w:pStyle w:val="TOC3"/>
            <w:tabs>
              <w:tab w:val="left" w:pos="1320"/>
              <w:tab w:val="right" w:leader="dot" w:pos="9350"/>
            </w:tabs>
            <w:rPr>
              <w:rFonts w:eastAsiaTheme="minorEastAsia" w:cstheme="minorBidi"/>
              <w:noProof/>
            </w:rPr>
          </w:pPr>
          <w:hyperlink w:anchor="_Toc138340409" w:history="1">
            <w:r w:rsidR="00D35FC7" w:rsidRPr="003B0302">
              <w:rPr>
                <w:rStyle w:val="Hyperlink"/>
                <w:noProof/>
              </w:rPr>
              <w:t>5.4.6</w:t>
            </w:r>
            <w:r w:rsidR="00D35FC7">
              <w:rPr>
                <w:rFonts w:eastAsiaTheme="minorEastAsia" w:cstheme="minorBidi"/>
                <w:noProof/>
              </w:rPr>
              <w:tab/>
            </w:r>
            <w:r w:rsidR="00D35FC7" w:rsidRPr="003B0302">
              <w:rPr>
                <w:rStyle w:val="Hyperlink"/>
                <w:noProof/>
              </w:rPr>
              <w:t>6.3.2 Daily Values Output File</w:t>
            </w:r>
            <w:r w:rsidR="00D35FC7">
              <w:rPr>
                <w:noProof/>
                <w:webHidden/>
              </w:rPr>
              <w:tab/>
            </w:r>
            <w:r w:rsidR="00D35FC7">
              <w:rPr>
                <w:noProof/>
                <w:webHidden/>
              </w:rPr>
              <w:fldChar w:fldCharType="begin"/>
            </w:r>
            <w:r w:rsidR="00D35FC7">
              <w:rPr>
                <w:noProof/>
                <w:webHidden/>
              </w:rPr>
              <w:instrText xml:space="preserve"> PAGEREF _Toc138340409 \h </w:instrText>
            </w:r>
            <w:r w:rsidR="00D35FC7">
              <w:rPr>
                <w:noProof/>
                <w:webHidden/>
              </w:rPr>
            </w:r>
            <w:r w:rsidR="00D35FC7">
              <w:rPr>
                <w:noProof/>
                <w:webHidden/>
              </w:rPr>
              <w:fldChar w:fldCharType="separate"/>
            </w:r>
            <w:r w:rsidR="00B724D6">
              <w:rPr>
                <w:noProof/>
                <w:webHidden/>
              </w:rPr>
              <w:t>83</w:t>
            </w:r>
            <w:r w:rsidR="00D35FC7">
              <w:rPr>
                <w:noProof/>
                <w:webHidden/>
              </w:rPr>
              <w:fldChar w:fldCharType="end"/>
            </w:r>
          </w:hyperlink>
        </w:p>
        <w:p w14:paraId="74C4F21A" w14:textId="4BF343E4" w:rsidR="00D35FC7" w:rsidRDefault="00000000">
          <w:pPr>
            <w:pStyle w:val="TOC1"/>
            <w:rPr>
              <w:rFonts w:eastAsiaTheme="minorEastAsia" w:cstheme="minorBidi"/>
              <w:noProof/>
            </w:rPr>
          </w:pPr>
          <w:hyperlink w:anchor="_Toc138340410" w:history="1">
            <w:r w:rsidR="00D35FC7" w:rsidRPr="003B0302">
              <w:rPr>
                <w:rStyle w:val="Hyperlink"/>
                <w:noProof/>
              </w:rPr>
              <w:t>6</w:t>
            </w:r>
            <w:r w:rsidR="00D35FC7">
              <w:rPr>
                <w:rFonts w:eastAsiaTheme="minorEastAsia" w:cstheme="minorBidi"/>
                <w:noProof/>
              </w:rPr>
              <w:tab/>
            </w:r>
            <w:r w:rsidR="00D35FC7" w:rsidRPr="003B0302">
              <w:rPr>
                <w:rStyle w:val="Hyperlink"/>
                <w:noProof/>
              </w:rPr>
              <w:t>Single Mixing Cell (TPEZ) Calculations</w:t>
            </w:r>
            <w:r w:rsidR="00D35FC7">
              <w:rPr>
                <w:noProof/>
                <w:webHidden/>
              </w:rPr>
              <w:tab/>
            </w:r>
            <w:r w:rsidR="00D35FC7">
              <w:rPr>
                <w:noProof/>
                <w:webHidden/>
              </w:rPr>
              <w:fldChar w:fldCharType="begin"/>
            </w:r>
            <w:r w:rsidR="00D35FC7">
              <w:rPr>
                <w:noProof/>
                <w:webHidden/>
              </w:rPr>
              <w:instrText xml:space="preserve"> PAGEREF _Toc138340410 \h </w:instrText>
            </w:r>
            <w:r w:rsidR="00D35FC7">
              <w:rPr>
                <w:noProof/>
                <w:webHidden/>
              </w:rPr>
            </w:r>
            <w:r w:rsidR="00D35FC7">
              <w:rPr>
                <w:noProof/>
                <w:webHidden/>
              </w:rPr>
              <w:fldChar w:fldCharType="separate"/>
            </w:r>
            <w:r w:rsidR="00B724D6">
              <w:rPr>
                <w:noProof/>
                <w:webHidden/>
              </w:rPr>
              <w:t>84</w:t>
            </w:r>
            <w:r w:rsidR="00D35FC7">
              <w:rPr>
                <w:noProof/>
                <w:webHidden/>
              </w:rPr>
              <w:fldChar w:fldCharType="end"/>
            </w:r>
          </w:hyperlink>
        </w:p>
        <w:p w14:paraId="4288D08C" w14:textId="2B977453" w:rsidR="00D35FC7" w:rsidRDefault="00000000">
          <w:pPr>
            <w:pStyle w:val="TOC2"/>
            <w:tabs>
              <w:tab w:val="left" w:pos="880"/>
              <w:tab w:val="right" w:leader="dot" w:pos="9350"/>
            </w:tabs>
            <w:rPr>
              <w:rFonts w:eastAsiaTheme="minorEastAsia" w:cstheme="minorBidi"/>
              <w:noProof/>
            </w:rPr>
          </w:pPr>
          <w:hyperlink w:anchor="_Toc138340411" w:history="1">
            <w:r w:rsidR="00D35FC7" w:rsidRPr="003B0302">
              <w:rPr>
                <w:rStyle w:val="Hyperlink"/>
                <w:noProof/>
              </w:rPr>
              <w:t>6.1</w:t>
            </w:r>
            <w:r w:rsidR="00D35FC7">
              <w:rPr>
                <w:rFonts w:eastAsiaTheme="minorEastAsia" w:cstheme="minorBidi"/>
                <w:noProof/>
              </w:rPr>
              <w:tab/>
            </w:r>
            <w:r w:rsidR="00D35FC7" w:rsidRPr="003B0302">
              <w:rPr>
                <w:rStyle w:val="Hyperlink"/>
                <w:noProof/>
              </w:rPr>
              <w:t>Water Balance</w:t>
            </w:r>
            <w:r w:rsidR="00D35FC7">
              <w:rPr>
                <w:noProof/>
                <w:webHidden/>
              </w:rPr>
              <w:tab/>
            </w:r>
            <w:r w:rsidR="00D35FC7">
              <w:rPr>
                <w:noProof/>
                <w:webHidden/>
              </w:rPr>
              <w:fldChar w:fldCharType="begin"/>
            </w:r>
            <w:r w:rsidR="00D35FC7">
              <w:rPr>
                <w:noProof/>
                <w:webHidden/>
              </w:rPr>
              <w:instrText xml:space="preserve"> PAGEREF _Toc138340411 \h </w:instrText>
            </w:r>
            <w:r w:rsidR="00D35FC7">
              <w:rPr>
                <w:noProof/>
                <w:webHidden/>
              </w:rPr>
            </w:r>
            <w:r w:rsidR="00D35FC7">
              <w:rPr>
                <w:noProof/>
                <w:webHidden/>
              </w:rPr>
              <w:fldChar w:fldCharType="separate"/>
            </w:r>
            <w:r w:rsidR="00B724D6">
              <w:rPr>
                <w:noProof/>
                <w:webHidden/>
              </w:rPr>
              <w:t>84</w:t>
            </w:r>
            <w:r w:rsidR="00D35FC7">
              <w:rPr>
                <w:noProof/>
                <w:webHidden/>
              </w:rPr>
              <w:fldChar w:fldCharType="end"/>
            </w:r>
          </w:hyperlink>
        </w:p>
        <w:p w14:paraId="15B56381" w14:textId="463A4F52" w:rsidR="00D35FC7" w:rsidRDefault="00000000">
          <w:pPr>
            <w:pStyle w:val="TOC2"/>
            <w:tabs>
              <w:tab w:val="left" w:pos="880"/>
              <w:tab w:val="right" w:leader="dot" w:pos="9350"/>
            </w:tabs>
            <w:rPr>
              <w:rFonts w:eastAsiaTheme="minorEastAsia" w:cstheme="minorBidi"/>
              <w:noProof/>
            </w:rPr>
          </w:pPr>
          <w:hyperlink w:anchor="_Toc138340412" w:history="1">
            <w:r w:rsidR="00D35FC7" w:rsidRPr="003B0302">
              <w:rPr>
                <w:rStyle w:val="Hyperlink"/>
                <w:noProof/>
              </w:rPr>
              <w:t>6.2</w:t>
            </w:r>
            <w:r w:rsidR="00D35FC7">
              <w:rPr>
                <w:rFonts w:eastAsiaTheme="minorEastAsia" w:cstheme="minorBidi"/>
                <w:noProof/>
              </w:rPr>
              <w:tab/>
            </w:r>
            <w:r w:rsidR="00D35FC7" w:rsidRPr="003B0302">
              <w:rPr>
                <w:rStyle w:val="Hyperlink"/>
                <w:noProof/>
              </w:rPr>
              <w:t>Sediment Balance</w:t>
            </w:r>
            <w:r w:rsidR="00D35FC7">
              <w:rPr>
                <w:noProof/>
                <w:webHidden/>
              </w:rPr>
              <w:tab/>
            </w:r>
            <w:r w:rsidR="00D35FC7">
              <w:rPr>
                <w:noProof/>
                <w:webHidden/>
              </w:rPr>
              <w:fldChar w:fldCharType="begin"/>
            </w:r>
            <w:r w:rsidR="00D35FC7">
              <w:rPr>
                <w:noProof/>
                <w:webHidden/>
              </w:rPr>
              <w:instrText xml:space="preserve"> PAGEREF _Toc138340412 \h </w:instrText>
            </w:r>
            <w:r w:rsidR="00D35FC7">
              <w:rPr>
                <w:noProof/>
                <w:webHidden/>
              </w:rPr>
            </w:r>
            <w:r w:rsidR="00D35FC7">
              <w:rPr>
                <w:noProof/>
                <w:webHidden/>
              </w:rPr>
              <w:fldChar w:fldCharType="separate"/>
            </w:r>
            <w:r w:rsidR="00B724D6">
              <w:rPr>
                <w:noProof/>
                <w:webHidden/>
              </w:rPr>
              <w:t>85</w:t>
            </w:r>
            <w:r w:rsidR="00D35FC7">
              <w:rPr>
                <w:noProof/>
                <w:webHidden/>
              </w:rPr>
              <w:fldChar w:fldCharType="end"/>
            </w:r>
          </w:hyperlink>
        </w:p>
        <w:p w14:paraId="6AB6FAC4" w14:textId="526DCF50" w:rsidR="00D35FC7" w:rsidRDefault="00000000">
          <w:pPr>
            <w:pStyle w:val="TOC2"/>
            <w:tabs>
              <w:tab w:val="left" w:pos="880"/>
              <w:tab w:val="right" w:leader="dot" w:pos="9350"/>
            </w:tabs>
            <w:rPr>
              <w:rFonts w:eastAsiaTheme="minorEastAsia" w:cstheme="minorBidi"/>
              <w:noProof/>
            </w:rPr>
          </w:pPr>
          <w:hyperlink w:anchor="_Toc138340413" w:history="1">
            <w:r w:rsidR="00D35FC7" w:rsidRPr="003B0302">
              <w:rPr>
                <w:rStyle w:val="Hyperlink"/>
                <w:noProof/>
              </w:rPr>
              <w:t>6.3</w:t>
            </w:r>
            <w:r w:rsidR="00D35FC7">
              <w:rPr>
                <w:rFonts w:eastAsiaTheme="minorEastAsia" w:cstheme="minorBidi"/>
                <w:noProof/>
              </w:rPr>
              <w:tab/>
            </w:r>
            <w:r w:rsidR="00D35FC7" w:rsidRPr="003B0302">
              <w:rPr>
                <w:rStyle w:val="Hyperlink"/>
                <w:noProof/>
              </w:rPr>
              <w:t>Solute Mass Balance</w:t>
            </w:r>
            <w:r w:rsidR="00D35FC7">
              <w:rPr>
                <w:noProof/>
                <w:webHidden/>
              </w:rPr>
              <w:tab/>
            </w:r>
            <w:r w:rsidR="00D35FC7">
              <w:rPr>
                <w:noProof/>
                <w:webHidden/>
              </w:rPr>
              <w:fldChar w:fldCharType="begin"/>
            </w:r>
            <w:r w:rsidR="00D35FC7">
              <w:rPr>
                <w:noProof/>
                <w:webHidden/>
              </w:rPr>
              <w:instrText xml:space="preserve"> PAGEREF _Toc138340413 \h </w:instrText>
            </w:r>
            <w:r w:rsidR="00D35FC7">
              <w:rPr>
                <w:noProof/>
                <w:webHidden/>
              </w:rPr>
            </w:r>
            <w:r w:rsidR="00D35FC7">
              <w:rPr>
                <w:noProof/>
                <w:webHidden/>
              </w:rPr>
              <w:fldChar w:fldCharType="separate"/>
            </w:r>
            <w:r w:rsidR="00B724D6">
              <w:rPr>
                <w:noProof/>
                <w:webHidden/>
              </w:rPr>
              <w:t>85</w:t>
            </w:r>
            <w:r w:rsidR="00D35FC7">
              <w:rPr>
                <w:noProof/>
                <w:webHidden/>
              </w:rPr>
              <w:fldChar w:fldCharType="end"/>
            </w:r>
          </w:hyperlink>
        </w:p>
        <w:p w14:paraId="08BF262B" w14:textId="5C4EC83F" w:rsidR="00D35FC7" w:rsidRDefault="00000000">
          <w:pPr>
            <w:pStyle w:val="TOC2"/>
            <w:tabs>
              <w:tab w:val="left" w:pos="880"/>
              <w:tab w:val="right" w:leader="dot" w:pos="9350"/>
            </w:tabs>
            <w:rPr>
              <w:rFonts w:eastAsiaTheme="minorEastAsia" w:cstheme="minorBidi"/>
              <w:noProof/>
            </w:rPr>
          </w:pPr>
          <w:hyperlink w:anchor="_Toc138340414" w:history="1">
            <w:r w:rsidR="00D35FC7" w:rsidRPr="003B0302">
              <w:rPr>
                <w:rStyle w:val="Hyperlink"/>
                <w:noProof/>
              </w:rPr>
              <w:t>6.4</w:t>
            </w:r>
            <w:r w:rsidR="00D35FC7">
              <w:rPr>
                <w:rFonts w:eastAsiaTheme="minorEastAsia" w:cstheme="minorBidi"/>
                <w:noProof/>
              </w:rPr>
              <w:tab/>
            </w:r>
            <w:r w:rsidR="00D35FC7" w:rsidRPr="003B0302">
              <w:rPr>
                <w:rStyle w:val="Hyperlink"/>
                <w:noProof/>
              </w:rPr>
              <w:t>Time Discretization</w:t>
            </w:r>
            <w:r w:rsidR="00D35FC7">
              <w:rPr>
                <w:noProof/>
                <w:webHidden/>
              </w:rPr>
              <w:tab/>
            </w:r>
            <w:r w:rsidR="00D35FC7">
              <w:rPr>
                <w:noProof/>
                <w:webHidden/>
              </w:rPr>
              <w:fldChar w:fldCharType="begin"/>
            </w:r>
            <w:r w:rsidR="00D35FC7">
              <w:rPr>
                <w:noProof/>
                <w:webHidden/>
              </w:rPr>
              <w:instrText xml:space="preserve"> PAGEREF _Toc138340414 \h </w:instrText>
            </w:r>
            <w:r w:rsidR="00D35FC7">
              <w:rPr>
                <w:noProof/>
                <w:webHidden/>
              </w:rPr>
            </w:r>
            <w:r w:rsidR="00D35FC7">
              <w:rPr>
                <w:noProof/>
                <w:webHidden/>
              </w:rPr>
              <w:fldChar w:fldCharType="separate"/>
            </w:r>
            <w:r w:rsidR="00B724D6">
              <w:rPr>
                <w:noProof/>
                <w:webHidden/>
              </w:rPr>
              <w:t>87</w:t>
            </w:r>
            <w:r w:rsidR="00D35FC7">
              <w:rPr>
                <w:noProof/>
                <w:webHidden/>
              </w:rPr>
              <w:fldChar w:fldCharType="end"/>
            </w:r>
          </w:hyperlink>
        </w:p>
        <w:p w14:paraId="282807DB" w14:textId="1E92464B" w:rsidR="00D35FC7" w:rsidRDefault="00000000">
          <w:pPr>
            <w:pStyle w:val="TOC1"/>
            <w:rPr>
              <w:rFonts w:eastAsiaTheme="minorEastAsia" w:cstheme="minorBidi"/>
              <w:noProof/>
            </w:rPr>
          </w:pPr>
          <w:hyperlink w:anchor="_Toc138340415" w:history="1">
            <w:r w:rsidR="00D35FC7" w:rsidRPr="003B0302">
              <w:rPr>
                <w:rStyle w:val="Hyperlink"/>
                <w:noProof/>
              </w:rPr>
              <w:t>7</w:t>
            </w:r>
            <w:r w:rsidR="00D35FC7">
              <w:rPr>
                <w:rFonts w:eastAsiaTheme="minorEastAsia" w:cstheme="minorBidi"/>
                <w:noProof/>
              </w:rPr>
              <w:tab/>
            </w:r>
            <w:r w:rsidR="00D35FC7" w:rsidRPr="003B0302">
              <w:rPr>
                <w:rStyle w:val="Hyperlink"/>
                <w:noProof/>
              </w:rPr>
              <w:t>Computer Implementation</w:t>
            </w:r>
            <w:r w:rsidR="00D35FC7">
              <w:rPr>
                <w:noProof/>
                <w:webHidden/>
              </w:rPr>
              <w:tab/>
            </w:r>
            <w:r w:rsidR="00D35FC7">
              <w:rPr>
                <w:noProof/>
                <w:webHidden/>
              </w:rPr>
              <w:fldChar w:fldCharType="begin"/>
            </w:r>
            <w:r w:rsidR="00D35FC7">
              <w:rPr>
                <w:noProof/>
                <w:webHidden/>
              </w:rPr>
              <w:instrText xml:space="preserve"> PAGEREF _Toc138340415 \h </w:instrText>
            </w:r>
            <w:r w:rsidR="00D35FC7">
              <w:rPr>
                <w:noProof/>
                <w:webHidden/>
              </w:rPr>
            </w:r>
            <w:r w:rsidR="00D35FC7">
              <w:rPr>
                <w:noProof/>
                <w:webHidden/>
              </w:rPr>
              <w:fldChar w:fldCharType="separate"/>
            </w:r>
            <w:r w:rsidR="00B724D6">
              <w:rPr>
                <w:noProof/>
                <w:webHidden/>
              </w:rPr>
              <w:t>87</w:t>
            </w:r>
            <w:r w:rsidR="00D35FC7">
              <w:rPr>
                <w:noProof/>
                <w:webHidden/>
              </w:rPr>
              <w:fldChar w:fldCharType="end"/>
            </w:r>
          </w:hyperlink>
        </w:p>
        <w:p w14:paraId="22C213EF" w14:textId="3C600A15" w:rsidR="00D35FC7" w:rsidRDefault="00000000">
          <w:pPr>
            <w:pStyle w:val="TOC1"/>
            <w:rPr>
              <w:rFonts w:eastAsiaTheme="minorEastAsia" w:cstheme="minorBidi"/>
              <w:noProof/>
            </w:rPr>
          </w:pPr>
          <w:hyperlink w:anchor="_Toc138340416" w:history="1">
            <w:r w:rsidR="00D35FC7" w:rsidRPr="003B0302">
              <w:rPr>
                <w:rStyle w:val="Hyperlink"/>
                <w:noProof/>
              </w:rPr>
              <w:t>8</w:t>
            </w:r>
            <w:r w:rsidR="00D35FC7">
              <w:rPr>
                <w:rFonts w:eastAsiaTheme="minorEastAsia" w:cstheme="minorBidi"/>
                <w:noProof/>
              </w:rPr>
              <w:tab/>
            </w:r>
            <w:r w:rsidR="00D35FC7" w:rsidRPr="003B0302">
              <w:rPr>
                <w:rStyle w:val="Hyperlink"/>
                <w:noProof/>
              </w:rPr>
              <w:t>References</w:t>
            </w:r>
            <w:r w:rsidR="00D35FC7">
              <w:rPr>
                <w:noProof/>
                <w:webHidden/>
              </w:rPr>
              <w:tab/>
            </w:r>
            <w:r w:rsidR="00D35FC7">
              <w:rPr>
                <w:noProof/>
                <w:webHidden/>
              </w:rPr>
              <w:fldChar w:fldCharType="begin"/>
            </w:r>
            <w:r w:rsidR="00D35FC7">
              <w:rPr>
                <w:noProof/>
                <w:webHidden/>
              </w:rPr>
              <w:instrText xml:space="preserve"> PAGEREF _Toc138340416 \h </w:instrText>
            </w:r>
            <w:r w:rsidR="00D35FC7">
              <w:rPr>
                <w:noProof/>
                <w:webHidden/>
              </w:rPr>
            </w:r>
            <w:r w:rsidR="00D35FC7">
              <w:rPr>
                <w:noProof/>
                <w:webHidden/>
              </w:rPr>
              <w:fldChar w:fldCharType="separate"/>
            </w:r>
            <w:r w:rsidR="00B724D6">
              <w:rPr>
                <w:noProof/>
                <w:webHidden/>
              </w:rPr>
              <w:t>88</w:t>
            </w:r>
            <w:r w:rsidR="00D35FC7">
              <w:rPr>
                <w:noProof/>
                <w:webHidden/>
              </w:rPr>
              <w:fldChar w:fldCharType="end"/>
            </w:r>
          </w:hyperlink>
        </w:p>
        <w:p w14:paraId="0A837438" w14:textId="133959CA" w:rsidR="00D35FC7" w:rsidRDefault="00000000">
          <w:pPr>
            <w:pStyle w:val="TOC1"/>
            <w:rPr>
              <w:rFonts w:eastAsiaTheme="minorEastAsia" w:cstheme="minorBidi"/>
              <w:noProof/>
            </w:rPr>
          </w:pPr>
          <w:hyperlink w:anchor="_Toc138340417" w:history="1">
            <w:r w:rsidR="00D35FC7" w:rsidRPr="003B0302">
              <w:rPr>
                <w:rStyle w:val="Hyperlink"/>
                <w:noProof/>
              </w:rPr>
              <w:t>9</w:t>
            </w:r>
            <w:r w:rsidR="00D35FC7">
              <w:rPr>
                <w:rFonts w:eastAsiaTheme="minorEastAsia" w:cstheme="minorBidi"/>
                <w:noProof/>
              </w:rPr>
              <w:tab/>
            </w:r>
            <w:r w:rsidR="00D35FC7" w:rsidRPr="003B0302">
              <w:rPr>
                <w:rStyle w:val="Hyperlink"/>
                <w:noProof/>
              </w:rPr>
              <w:t>8 References</w:t>
            </w:r>
            <w:r w:rsidR="00D35FC7">
              <w:rPr>
                <w:noProof/>
                <w:webHidden/>
              </w:rPr>
              <w:tab/>
            </w:r>
            <w:r w:rsidR="00D35FC7">
              <w:rPr>
                <w:noProof/>
                <w:webHidden/>
              </w:rPr>
              <w:fldChar w:fldCharType="begin"/>
            </w:r>
            <w:r w:rsidR="00D35FC7">
              <w:rPr>
                <w:noProof/>
                <w:webHidden/>
              </w:rPr>
              <w:instrText xml:space="preserve"> PAGEREF _Toc138340417 \h </w:instrText>
            </w:r>
            <w:r w:rsidR="00D35FC7">
              <w:rPr>
                <w:noProof/>
                <w:webHidden/>
              </w:rPr>
            </w:r>
            <w:r w:rsidR="00D35FC7">
              <w:rPr>
                <w:noProof/>
                <w:webHidden/>
              </w:rPr>
              <w:fldChar w:fldCharType="separate"/>
            </w:r>
            <w:r w:rsidR="00B724D6">
              <w:rPr>
                <w:noProof/>
                <w:webHidden/>
              </w:rPr>
              <w:t>91</w:t>
            </w:r>
            <w:r w:rsidR="00D35FC7">
              <w:rPr>
                <w:noProof/>
                <w:webHidden/>
              </w:rPr>
              <w:fldChar w:fldCharType="end"/>
            </w:r>
          </w:hyperlink>
        </w:p>
        <w:p w14:paraId="55B6DD00" w14:textId="700E4B41"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4E0D07A4" w:rsidR="005F3AE6" w:rsidRDefault="00883B9D" w:rsidP="00D35FC7">
      <w:pPr>
        <w:pStyle w:val="Heading1"/>
      </w:pPr>
      <w:bookmarkStart w:id="0" w:name="_Toc138340344"/>
      <w:r>
        <w:lastRenderedPageBreak/>
        <w:t>PRZM-VVWM</w:t>
      </w:r>
      <w:bookmarkEnd w:id="0"/>
      <w:r w:rsidR="00A20572" w:rsidRPr="00B135A0">
        <w:t xml:space="preserve"> </w:t>
      </w:r>
    </w:p>
    <w:p w14:paraId="616BF4D2" w14:textId="3C7904A7" w:rsidR="00D41AA4" w:rsidRPr="00D35FC7" w:rsidRDefault="00883B9D" w:rsidP="00D35FC7">
      <w:r w:rsidRPr="00D35FC7">
        <w:t>PRZM5 and VVWM have been compiled into a single program</w:t>
      </w:r>
      <w:r w:rsidR="0048140C">
        <w:t xml:space="preserve"> that </w:t>
      </w:r>
      <w:r w:rsidR="00E54505">
        <w:t>is now named</w:t>
      </w:r>
      <w:r w:rsidR="0048140C">
        <w:t xml:space="preserve"> </w:t>
      </w:r>
      <w:r w:rsidR="0048140C" w:rsidRPr="0048140C">
        <w:rPr>
          <w:i/>
          <w:iCs/>
        </w:rPr>
        <w:t>PRZM-VVWM</w:t>
      </w:r>
      <w:r w:rsidRPr="00D35FC7">
        <w:t xml:space="preserve">. This allows more efficient implementation </w:t>
      </w:r>
      <w:r w:rsidR="00E54505">
        <w:t>of the two programs</w:t>
      </w:r>
      <w:r w:rsidRPr="00D35FC7">
        <w:t>.</w:t>
      </w:r>
      <w:r w:rsidR="00E54505">
        <w:t xml:space="preserve"> </w:t>
      </w:r>
      <w:r w:rsidR="00624057" w:rsidRPr="00D35FC7">
        <w:t xml:space="preserve"> </w:t>
      </w:r>
      <w:r w:rsidR="000C0922" w:rsidRPr="00D35FC7">
        <w:t xml:space="preserve">PRZM-VVWM is designed </w:t>
      </w:r>
      <w:r w:rsidR="00E54505">
        <w:t xml:space="preserve">to process multiple simulations with different inputs, also called </w:t>
      </w:r>
      <w:r w:rsidR="00E54505" w:rsidRPr="00E54505">
        <w:rPr>
          <w:i/>
          <w:iCs/>
        </w:rPr>
        <w:t>batch runs</w:t>
      </w:r>
      <w:r w:rsidR="00E54505">
        <w:t>.</w:t>
      </w:r>
      <w:r w:rsidR="000C0922" w:rsidRPr="00D35FC7">
        <w:t xml:space="preserve"> </w:t>
      </w:r>
      <w:r w:rsidR="00E54505">
        <w:t xml:space="preserve">PRZM-VVWM </w:t>
      </w:r>
      <w:r w:rsidR="000C0922" w:rsidRPr="00D35FC7">
        <w:t xml:space="preserve">introduces the concept of </w:t>
      </w:r>
      <w:r w:rsidR="000C0922" w:rsidRPr="00E54505">
        <w:rPr>
          <w:i/>
          <w:iCs/>
        </w:rPr>
        <w:t>schemes</w:t>
      </w:r>
      <w:r w:rsidR="000C0922" w:rsidRPr="00D35FC7">
        <w:t xml:space="preserve">, which allow for </w:t>
      </w:r>
      <w:r w:rsidR="00E54505">
        <w:t>running</w:t>
      </w:r>
      <w:r w:rsidR="000C0922" w:rsidRPr="00D35FC7">
        <w:t xml:space="preserve"> multiple application schemes</w:t>
      </w:r>
      <w:r w:rsidR="00E54505">
        <w:t xml:space="preserve"> and scenarios</w:t>
      </w:r>
      <w:r w:rsidR="000C0922" w:rsidRPr="00D35FC7">
        <w:t xml:space="preserve"> in</w:t>
      </w:r>
      <w:r w:rsidR="00E54505">
        <w:t xml:space="preserve"> a</w:t>
      </w:r>
      <w:r w:rsidR="000C0922" w:rsidRPr="00D35FC7">
        <w:t xml:space="preserve"> batch run. </w:t>
      </w:r>
      <w:r w:rsidR="00624057" w:rsidRPr="00D35FC7">
        <w:t>This program</w:t>
      </w:r>
      <w:r w:rsidR="00261418" w:rsidRPr="00D35FC7">
        <w:t xml:space="preserve"> is nearly the same</w:t>
      </w:r>
      <w:r w:rsidR="000C0922" w:rsidRPr="00D35FC7">
        <w:t xml:space="preserve"> m</w:t>
      </w:r>
      <w:r w:rsidR="00624057" w:rsidRPr="00D35FC7">
        <w:t>echanistically as the previous version of PRZM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09385E">
        <w:t xml:space="preserve"> </w:t>
      </w:r>
      <w:r w:rsidR="00E54505">
        <w:t xml:space="preserve"> This new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p>
    <w:p w14:paraId="02133B78" w14:textId="36DD17C7" w:rsidR="000C0922" w:rsidRDefault="000C0922" w:rsidP="00D35FC7"/>
    <w:p w14:paraId="5AE5F513" w14:textId="04F80A55" w:rsidR="000C0922" w:rsidRDefault="00E54505" w:rsidP="00D35FC7">
      <w:r>
        <w:t xml:space="preserve">Several </w:t>
      </w:r>
      <w:r w:rsidR="00215F0E">
        <w:t xml:space="preserve">other </w:t>
      </w:r>
      <w:r w:rsidR="000C0922">
        <w:t>program changes</w:t>
      </w:r>
      <w:r>
        <w:t xml:space="preserve"> were made to improve the usability and to fix minor bugs in previous versions. These include the following:</w:t>
      </w:r>
    </w:p>
    <w:p w14:paraId="10A6BA23" w14:textId="77777777" w:rsidR="00E54505" w:rsidRDefault="00E54505" w:rsidP="00D35FC7"/>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712317B3" w:rsidR="00B96623" w:rsidRDefault="00B96623" w:rsidP="00D35FC7">
      <w:r>
        <w:t xml:space="preserve">Manning’s N </w:t>
      </w:r>
      <w:r w:rsidR="00261418">
        <w:t>eliminated</w:t>
      </w:r>
      <w:r w:rsidR="00761134">
        <w:t xml:space="preserve"> was eliminated. The option to calculate erosion without using a Manning’s n was offered and tested in the previous PRZM version. It is now fully and solely implemented in this version, as it unnecessarily complicates simulations without influencing pesticide exposure assessments.</w:t>
      </w:r>
    </w:p>
    <w:p w14:paraId="12F922D8" w14:textId="77777777" w:rsidR="00761134" w:rsidRDefault="00761134" w:rsidP="00D35FC7"/>
    <w:p w14:paraId="43DB080C" w14:textId="298A00FA"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3F0F7210" w:rsidR="00D41AA4" w:rsidRDefault="001873CE" w:rsidP="00D35FC7">
      <w:r>
        <w:t>Application efficienc</w:t>
      </w:r>
      <w:r w:rsidR="00055156">
        <w:t xml:space="preserve">ies have been used almost solely to compensate for drift losses in US EPA assessments and required external calculations.  These efficiencies are now calculated internally and are no longer required inputs. Efficiencies are calculated to </w:t>
      </w:r>
      <w:r w:rsidR="00D16169">
        <w:t>ensure</w:t>
      </w:r>
      <w:r w:rsidR="00055156">
        <w:t xml:space="preserve"> a mass balance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BB78D4B" w:rsidR="003C7EAA" w:rsidRDefault="003C7EAA" w:rsidP="00D35FC7">
      <w:r>
        <w:t>Application window</w:t>
      </w:r>
      <w:r w:rsidR="004A346B">
        <w:t xml:space="preserve"> options are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3661BCBC" w:rsidR="00864872" w:rsidRDefault="00864872" w:rsidP="00D35FC7">
      <w:r>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 the possibility that a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72F3272A" w:rsidR="00D41AA4" w:rsidRDefault="006E4757" w:rsidP="00D35FC7">
      <w:r>
        <w:lastRenderedPageBreak/>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 which revealed that they were not needed since the routine only needed total mineral content, not specific particle-size fractions.</w:t>
      </w:r>
    </w:p>
    <w:p w14:paraId="0D9CD556" w14:textId="77777777" w:rsidR="00055156" w:rsidRDefault="00055156" w:rsidP="00D35FC7"/>
    <w:p w14:paraId="4DDA2633" w14:textId="54B10282" w:rsidR="004A346B" w:rsidRDefault="004A346B" w:rsidP="00D35FC7">
      <w:r>
        <w:t xml:space="preserve">Temperature routine was rewritten to fix a </w:t>
      </w:r>
      <w:r w:rsidR="0009385E">
        <w:t>mis-conceptualization</w:t>
      </w:r>
      <w:r>
        <w:t xml:space="preserve"> involving mineral composition of soil.</w:t>
      </w:r>
    </w:p>
    <w:p w14:paraId="25BA0CE5" w14:textId="77777777" w:rsidR="00055156" w:rsidRDefault="00055156" w:rsidP="00D35FC7"/>
    <w:p w14:paraId="728DDCA4" w14:textId="318BEA98"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soil data and desired 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1D81C2D5" w14:textId="4B92ED2B" w:rsidR="0009385E" w:rsidRPr="00D41AA4"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also been hardcoded into PRZM-VVWM to facilitate default runs. WPEZ is s special case of VVWM and does not require additional coding except adding default input parameters.</w:t>
      </w:r>
    </w:p>
    <w:p w14:paraId="3600BD0B" w14:textId="77777777" w:rsidR="0072218F" w:rsidRDefault="0072218F" w:rsidP="00D35FC7"/>
    <w:p w14:paraId="7BCE4F8B" w14:textId="77777777" w:rsidR="005817EF" w:rsidRDefault="005817EF" w:rsidP="00D35FC7"/>
    <w:p w14:paraId="34CE81EE" w14:textId="64308AB1" w:rsidR="00F7369C" w:rsidRPr="00F7369C" w:rsidRDefault="008D551B" w:rsidP="00D35FC7">
      <w:pPr>
        <w:pStyle w:val="Heading1"/>
      </w:pPr>
      <w:bookmarkStart w:id="1" w:name="_Toc138340345"/>
      <w:r>
        <w:t>Input Files for PRZM</w:t>
      </w:r>
      <w:r w:rsidR="00A20572">
        <w:t>5</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346FF5D6"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0CF7E43B" w14:textId="6506DE12" w:rsidR="00624057"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1C8F65F8" w14:textId="71DE1DB9" w:rsidR="00624057" w:rsidRDefault="00624057" w:rsidP="00D35FC7"/>
    <w:p w14:paraId="63D52591" w14:textId="6A6A036E" w:rsidR="00ED4BBB" w:rsidRDefault="00ED4BBB" w:rsidP="00D35FC7"/>
    <w:p w14:paraId="56731FEF" w14:textId="470CAB4E" w:rsidR="00015737" w:rsidRDefault="00015737" w:rsidP="00C05760">
      <w:pPr>
        <w:pStyle w:val="Heading2"/>
      </w:pPr>
      <w:bookmarkStart w:id="2" w:name="_Toc138340346"/>
      <w:r>
        <w:t>PRZM</w:t>
      </w:r>
      <w:r w:rsidR="0048140C">
        <w:t>-</w:t>
      </w:r>
      <w:r w:rsidR="001873CE">
        <w:t>VVWM</w:t>
      </w:r>
      <w:r>
        <w:t xml:space="preserve"> Input File</w:t>
      </w:r>
      <w:bookmarkEnd w:id="2"/>
      <w:r>
        <w:t xml:space="preserve"> </w:t>
      </w:r>
    </w:p>
    <w:p w14:paraId="36CBE81C" w14:textId="12B46300"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481A5E76" w:rsidR="00B47553" w:rsidRDefault="00B47553" w:rsidP="00D35FC7">
      <w:r>
        <w:t>TEXT is any character combination  (e.g., Jack, George E. Romero, c:\youraunt\your uncle\)</w:t>
      </w:r>
    </w:p>
    <w:p w14:paraId="36A6A425" w14:textId="41FB010C" w:rsidR="00B47553" w:rsidRDefault="00B47553" w:rsidP="00D35FC7">
      <w:r>
        <w:t>TEXT IN QUOTES is any character combination  (e.g., “Jack”, “George E. Romero”, “c:\</w:t>
      </w:r>
      <w:proofErr w:type="spellStart"/>
      <w:r>
        <w:t>youraunt</w:t>
      </w:r>
      <w:proofErr w:type="spellEnd"/>
      <w:r>
        <w:t>\your uncle\”)</w:t>
      </w:r>
    </w:p>
    <w:p w14:paraId="6395BF21" w14:textId="114E1EDC" w:rsidR="00B47553" w:rsidRDefault="00B47553" w:rsidP="00D35FC7">
      <w:r>
        <w:t>LOGICAL: TRUE or FALSE, or just T or F</w:t>
      </w:r>
    </w:p>
    <w:p w14:paraId="45C5FC5C" w14:textId="4B7C7069" w:rsidR="00B11C10" w:rsidRDefault="00B47553" w:rsidP="00D35FC7">
      <w:r>
        <w:lastRenderedPageBreak/>
        <w:t>INTEGER: Whole number without a decimal point</w:t>
      </w:r>
    </w:p>
    <w:p w14:paraId="7FF154D1" w14:textId="59304F63" w:rsidR="00B47553" w:rsidRDefault="00B47553" w:rsidP="00D35FC7">
      <w:r>
        <w:t>REAL: Number with or without scientific notation (e.g., 23.1, 73.m,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2D46C095" w:rsidR="00B0726C" w:rsidRDefault="00B11C10" w:rsidP="00D35FC7">
      <w:r>
        <w:t xml:space="preserve">Line </w:t>
      </w:r>
      <w:r w:rsidR="00A8647F" w:rsidRPr="008A5E7D">
        <w:t>1:</w:t>
      </w:r>
      <w:r w:rsidR="009F2BCC">
        <w:t xml:space="preserve"> </w:t>
      </w:r>
    </w:p>
    <w:p w14:paraId="1B6D11BD" w14:textId="028AEA8A" w:rsidR="00B0726C" w:rsidRDefault="00B11C10" w:rsidP="00D35FC7">
      <w:r>
        <w:t xml:space="preserve">Ancillary Information, not used in </w:t>
      </w:r>
      <w:r w:rsidR="004A346B">
        <w:t>program.</w:t>
      </w:r>
      <w:r w:rsidR="00750C3C">
        <w:t xml:space="preserve"> </w:t>
      </w:r>
    </w:p>
    <w:p w14:paraId="4E3789F0" w14:textId="249F86BB" w:rsidR="00B0726C" w:rsidRDefault="00750C3C" w:rsidP="00D35FC7">
      <w:r>
        <w:t>[TEXT]</w:t>
      </w:r>
      <w:r w:rsidR="00B11C10">
        <w:t xml:space="preserve">  </w:t>
      </w:r>
    </w:p>
    <w:p w14:paraId="73096B99" w14:textId="424E3AEE" w:rsidR="00B11C10" w:rsidRDefault="00B11C10" w:rsidP="00D35FC7">
      <w:r>
        <w:t xml:space="preserve">For example, a date or a descriptive </w:t>
      </w:r>
      <w:r w:rsidR="00B0726C">
        <w:t>title</w:t>
      </w:r>
      <w:r>
        <w:t>.</w:t>
      </w:r>
    </w:p>
    <w:p w14:paraId="1C3CFF97" w14:textId="77777777" w:rsidR="00B0726C" w:rsidRDefault="00B0726C" w:rsidP="00D35FC7"/>
    <w:p w14:paraId="50D7EAB7" w14:textId="22DD3B69" w:rsidR="00B0726C" w:rsidRDefault="00B11C10" w:rsidP="00D35FC7">
      <w:r w:rsidRPr="00B11C10">
        <w:t>Line 2:</w:t>
      </w:r>
      <w:r w:rsidR="009F2BCC" w:rsidRPr="00750C3C">
        <w:t xml:space="preserve"> </w:t>
      </w:r>
    </w:p>
    <w:p w14:paraId="6C9AAA1C" w14:textId="77777777" w:rsidR="00B0726C" w:rsidRDefault="004C5285" w:rsidP="00D35FC7">
      <w:pPr>
        <w:rPr>
          <w:b/>
          <w:bCs/>
        </w:rPr>
      </w:pPr>
      <w:proofErr w:type="spellStart"/>
      <w:r w:rsidRPr="00F65A66">
        <w:t>working_directory</w:t>
      </w:r>
      <w:proofErr w:type="spellEnd"/>
      <w:r w:rsidR="00750C3C" w:rsidRPr="00750C3C">
        <w:rPr>
          <w:b/>
          <w:bCs/>
        </w:rPr>
        <w:t xml:space="preserve"> </w:t>
      </w:r>
    </w:p>
    <w:p w14:paraId="48561D05" w14:textId="77777777" w:rsidR="00B0726C" w:rsidRDefault="00750C3C" w:rsidP="00D35FC7">
      <w:r w:rsidRPr="00750C3C">
        <w:t>[</w:t>
      </w:r>
      <w:r w:rsidR="009F2BCC" w:rsidRPr="00750C3C">
        <w:t>TEXT</w:t>
      </w:r>
      <w:r>
        <w:t>]</w:t>
      </w:r>
      <w:r w:rsidR="004A004B">
        <w:t xml:space="preserve"> </w:t>
      </w:r>
    </w:p>
    <w:p w14:paraId="647FD2BB" w14:textId="66EB7D11" w:rsidR="00B11C10" w:rsidRDefault="00B11C10" w:rsidP="00D35FC7">
      <w:r>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77777777" w:rsidR="00B0726C" w:rsidRDefault="009F2BCC" w:rsidP="00D35FC7">
      <w:r w:rsidRPr="00B11C10">
        <w:t xml:space="preserve">Line </w:t>
      </w:r>
      <w:r>
        <w:t>3</w:t>
      </w:r>
      <w:r w:rsidRPr="00750C3C">
        <w:t>:</w:t>
      </w:r>
      <w:r w:rsidRPr="00F65A66">
        <w:t xml:space="preserve"> </w:t>
      </w:r>
    </w:p>
    <w:p w14:paraId="25157774" w14:textId="43946BBE" w:rsidR="00B0726C" w:rsidRDefault="004C5285" w:rsidP="00D35FC7">
      <w:proofErr w:type="spellStart"/>
      <w:r w:rsidRPr="00F65A66">
        <w:t>family_name</w:t>
      </w:r>
      <w:proofErr w:type="spellEnd"/>
      <w:r w:rsidR="00750C3C" w:rsidRPr="00750C3C">
        <w:t xml:space="preserve"> </w:t>
      </w:r>
    </w:p>
    <w:p w14:paraId="26E91343" w14:textId="5694C9FB" w:rsidR="00B0726C" w:rsidRDefault="00750C3C" w:rsidP="00D35FC7">
      <w:r w:rsidRPr="00750C3C">
        <w:t>[</w:t>
      </w:r>
      <w:r w:rsidR="009F2BCC" w:rsidRPr="00750C3C">
        <w:t>TEXT</w:t>
      </w:r>
      <w:r w:rsidRPr="00750C3C">
        <w:t>]</w:t>
      </w:r>
      <w:r w:rsidR="009F2BCC" w:rsidRPr="00750C3C">
        <w:t xml:space="preserve">. </w:t>
      </w:r>
    </w:p>
    <w:p w14:paraId="6557F172" w14:textId="7349FA11" w:rsidR="009F2BCC" w:rsidRDefault="009F2BCC" w:rsidP="00D35FC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w:t>
      </w:r>
      <w:proofErr w:type="spellStart"/>
      <w:r w:rsidR="004A004B" w:rsidRPr="004A004B">
        <w:t>Trioxin</w:t>
      </w:r>
      <w:proofErr w:type="spellEnd"/>
      <w:r w:rsidRPr="004A004B">
        <w:t>)</w:t>
      </w:r>
    </w:p>
    <w:p w14:paraId="6EB7211F" w14:textId="77777777" w:rsidR="004C5285" w:rsidRPr="004A004B" w:rsidRDefault="004C5285" w:rsidP="00D35FC7"/>
    <w:p w14:paraId="586E83BB" w14:textId="4BFDBADF" w:rsidR="00B0726C" w:rsidRDefault="009F2BCC" w:rsidP="00D35FC7">
      <w:r w:rsidRPr="009F2BCC">
        <w:t xml:space="preserve">Line </w:t>
      </w:r>
      <w:r>
        <w:t>4</w:t>
      </w:r>
      <w:r w:rsidRPr="009F2BCC">
        <w:t>:</w:t>
      </w:r>
      <w:r w:rsidR="004C5285" w:rsidRPr="00750C3C">
        <w:t xml:space="preserve"> </w:t>
      </w:r>
      <w:r w:rsidR="002C77F9">
        <w:t>.</w:t>
      </w:r>
    </w:p>
    <w:p w14:paraId="40DB18AF" w14:textId="304EC1D3" w:rsidR="00B0726C" w:rsidRDefault="004C5285" w:rsidP="00D35FC7">
      <w:proofErr w:type="spellStart"/>
      <w:r w:rsidRPr="00F65A66">
        <w:t>weatherfiledirectory</w:t>
      </w:r>
      <w:proofErr w:type="spellEnd"/>
      <w:r w:rsidR="009F2BCC" w:rsidRPr="00750C3C">
        <w:t xml:space="preserve"> </w:t>
      </w:r>
    </w:p>
    <w:p w14:paraId="4D80D44F" w14:textId="625DBAFB" w:rsidR="00B0726C" w:rsidRDefault="00750C3C" w:rsidP="00D35FC7">
      <w:r>
        <w:t>[</w:t>
      </w:r>
      <w:r w:rsidR="004A004B">
        <w:t>TEXT</w:t>
      </w:r>
      <w:bookmarkStart w:id="3" w:name="_Hlk77762456"/>
      <w:r w:rsidR="00514F1F">
        <w:t>]</w:t>
      </w:r>
      <w:r w:rsidR="004A004B">
        <w:t xml:space="preserve"> </w:t>
      </w:r>
      <w:bookmarkEnd w:id="3"/>
    </w:p>
    <w:p w14:paraId="0F4C8A92" w14:textId="3CA2D2E1" w:rsidR="004A004B" w:rsidRDefault="00A8647F" w:rsidP="00D35FC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D35FC7"/>
    <w:p w14:paraId="116C8449" w14:textId="77777777" w:rsidR="00B0726C" w:rsidRDefault="004A004B" w:rsidP="00D35FC7">
      <w:bookmarkStart w:id="4" w:name="_Hlk77768779"/>
      <w:r w:rsidRPr="004C5285">
        <w:t xml:space="preserve">Line 5: </w:t>
      </w:r>
    </w:p>
    <w:p w14:paraId="308591AB" w14:textId="243934B6" w:rsidR="00B0726C" w:rsidRDefault="004C5285" w:rsidP="00D35FC7">
      <w:pPr>
        <w:rPr>
          <w:rFonts w:ascii="Consolas" w:hAnsi="Consolas" w:cs="Consolas"/>
          <w:color w:val="000000"/>
          <w:sz w:val="19"/>
          <w:szCs w:val="19"/>
        </w:rPr>
      </w:pPr>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xml:space="preserve">, </w:t>
      </w:r>
      <w:proofErr w:type="spellStart"/>
      <w:r w:rsidR="00C97F60" w:rsidRPr="00566983">
        <w:t>is_nonequilibrium</w:t>
      </w:r>
      <w:proofErr w:type="spellEnd"/>
    </w:p>
    <w:p w14:paraId="54AA0764" w14:textId="583CD35E" w:rsidR="0013196F" w:rsidRDefault="00750C3C" w:rsidP="00D35FC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D35FC7">
      <w:proofErr w:type="spellStart"/>
      <w:r w:rsidRPr="00566983">
        <w:t>is_koc</w:t>
      </w:r>
      <w:proofErr w:type="spellEnd"/>
      <w:r w:rsidR="00B0726C">
        <w:t>:</w:t>
      </w:r>
      <w:r w:rsidRPr="00566983">
        <w:t xml:space="preserve"> </w:t>
      </w:r>
      <w:r w:rsidR="004C5285" w:rsidRPr="00566983">
        <w:t>T</w:t>
      </w:r>
      <w:r w:rsidRPr="00566983">
        <w:t>RUE</w:t>
      </w:r>
      <w:r w:rsidR="004C5285" w:rsidRPr="00566983">
        <w:t xml:space="preserve"> if the value in Line 6 is a Koc, False if the value is </w:t>
      </w:r>
      <w:proofErr w:type="spellStart"/>
      <w:r w:rsidR="004C5285" w:rsidRPr="00566983">
        <w:t>Kd</w:t>
      </w:r>
      <w:proofErr w:type="spellEnd"/>
      <w:r w:rsidRPr="00566983">
        <w:t xml:space="preserve">, TRUE </w:t>
      </w:r>
    </w:p>
    <w:p w14:paraId="1BE61211" w14:textId="44A93055" w:rsidR="0013196F" w:rsidRPr="00566983" w:rsidRDefault="0013196F" w:rsidP="00D35FC7">
      <w:proofErr w:type="spellStart"/>
      <w:r w:rsidRPr="00566983">
        <w:t>is_nonequilibrium</w:t>
      </w:r>
      <w:proofErr w:type="spellEnd"/>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D35FC7">
      <w:proofErr w:type="spellStart"/>
      <w:r w:rsidRPr="00566983">
        <w:t>is_freundlich</w:t>
      </w:r>
      <w:proofErr w:type="spellEnd"/>
      <w:r w:rsidR="00B0726C">
        <w:t>:</w:t>
      </w:r>
      <w:r w:rsidRPr="00566983">
        <w:t xml:space="preserve"> TRUE to use Freundlich isotherms (field only, not waterbody)</w:t>
      </w:r>
    </w:p>
    <w:bookmarkEnd w:id="4"/>
    <w:p w14:paraId="3696C1F7" w14:textId="12491FE4" w:rsidR="00750C3C" w:rsidRDefault="00750C3C" w:rsidP="00D35FC7"/>
    <w:p w14:paraId="32FA8467" w14:textId="77777777" w:rsidR="00B0726C" w:rsidRDefault="00514F1F" w:rsidP="00D35FC7">
      <w:r w:rsidRPr="00514F1F">
        <w:t>Line 6:</w:t>
      </w:r>
    </w:p>
    <w:p w14:paraId="4DC9C8A0" w14:textId="1D89B543" w:rsidR="00B0726C" w:rsidRDefault="00514F1F" w:rsidP="00D35FC7">
      <w:proofErr w:type="spellStart"/>
      <w:r>
        <w:t>nchem</w:t>
      </w:r>
      <w:proofErr w:type="spellEnd"/>
    </w:p>
    <w:p w14:paraId="46341CAC" w14:textId="77777777" w:rsidR="00B0726C" w:rsidRDefault="00514F1F" w:rsidP="00D35FC7">
      <w:r>
        <w:t xml:space="preserve">[INTEGER] </w:t>
      </w:r>
    </w:p>
    <w:p w14:paraId="1A591B2A" w14:textId="5FBBE459" w:rsidR="00514F1F" w:rsidRDefault="00514F1F" w:rsidP="00D35FC7">
      <w:r>
        <w:t>1= parent only, 2 = calculate parent and daughter, 3 = calculate parent, daughter, and granddaughter</w:t>
      </w:r>
    </w:p>
    <w:p w14:paraId="600A5E14" w14:textId="77777777" w:rsidR="00514F1F" w:rsidRDefault="00514F1F" w:rsidP="00D35FC7"/>
    <w:p w14:paraId="5BC4E456" w14:textId="77777777" w:rsidR="00B0726C" w:rsidRDefault="00750C3C" w:rsidP="00D35FC7">
      <w:r w:rsidRPr="00750C3C">
        <w:t xml:space="preserve">Line </w:t>
      </w:r>
      <w:r w:rsidR="00514F1F">
        <w:t>7</w:t>
      </w:r>
      <w:r w:rsidRPr="00750C3C">
        <w:t>:</w:t>
      </w:r>
      <w:r>
        <w:t xml:space="preserve"> </w:t>
      </w:r>
    </w:p>
    <w:p w14:paraId="0C417532" w14:textId="7291BB21" w:rsidR="00750C3C" w:rsidRDefault="00750C3C" w:rsidP="00D35FC7">
      <w:proofErr w:type="spellStart"/>
      <w:r>
        <w:t>N_f_input</w:t>
      </w:r>
      <w:proofErr w:type="spellEnd"/>
      <w:r w:rsidR="00624388">
        <w:t>(1)</w:t>
      </w:r>
      <w:r>
        <w:t xml:space="preserve">, </w:t>
      </w:r>
      <w:proofErr w:type="spellStart"/>
      <w:r>
        <w:t>N_f_input</w:t>
      </w:r>
      <w:proofErr w:type="spellEnd"/>
      <w:r w:rsidR="00624388">
        <w:t>(2)</w:t>
      </w:r>
      <w:r>
        <w:t xml:space="preserve">, </w:t>
      </w:r>
      <w:proofErr w:type="spellStart"/>
      <w:r>
        <w:t>N_f_input</w:t>
      </w:r>
      <w:proofErr w:type="spellEnd"/>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D35FC7">
      <w:bookmarkStart w:id="7" w:name="_Hlk77845227"/>
      <w:r>
        <w:t>Freundlich coefficients for</w:t>
      </w:r>
      <w:r w:rsidRPr="00126A62">
        <w:t xml:space="preserve"> each </w:t>
      </w:r>
      <w:proofErr w:type="spellStart"/>
      <w:r w:rsidR="00514F1F">
        <w:t>nchem</w:t>
      </w:r>
      <w:proofErr w:type="spellEnd"/>
      <w:r w:rsidR="00514F1F">
        <w:t xml:space="preserve"> from line 6</w:t>
      </w:r>
      <w:r w:rsidRPr="00126A62">
        <w:t>.</w:t>
      </w:r>
      <w:r>
        <w:t xml:space="preserve"> [(mg/kg)/(mg/L)</w:t>
      </w:r>
      <w:r w:rsidRPr="00F6134F">
        <w:t xml:space="preserve"> </w:t>
      </w:r>
      <w:proofErr w:type="spellStart"/>
      <w:r w:rsidRPr="00F6134F">
        <w:rPr>
          <w:vertAlign w:val="superscript"/>
        </w:rPr>
        <w:t>N_f_input</w:t>
      </w:r>
      <w:proofErr w:type="spellEnd"/>
      <w:r>
        <w:t>]</w:t>
      </w:r>
    </w:p>
    <w:bookmarkEnd w:id="7"/>
    <w:p w14:paraId="0E2528E1" w14:textId="08FBAAB5" w:rsidR="00750C3C" w:rsidRDefault="00750C3C" w:rsidP="00D35FC7"/>
    <w:p w14:paraId="614E71FB" w14:textId="77777777" w:rsidR="00223AA4" w:rsidRDefault="00514F1F" w:rsidP="00D35FC7">
      <w:r w:rsidRPr="004D6523">
        <w:t xml:space="preserve">Line 8:  </w:t>
      </w:r>
    </w:p>
    <w:p w14:paraId="0A5178BE" w14:textId="41A7E6CF" w:rsidR="00B0726C" w:rsidRPr="00223AA4" w:rsidRDefault="00514F1F" w:rsidP="00D35FC7">
      <w:proofErr w:type="spellStart"/>
      <w:r w:rsidRPr="00223AA4">
        <w:t>N_f_input</w:t>
      </w:r>
      <w:proofErr w:type="spellEnd"/>
      <w:r w:rsidRPr="00223AA4">
        <w:t xml:space="preserve">(1), </w:t>
      </w:r>
      <w:proofErr w:type="spellStart"/>
      <w:r w:rsidRPr="00223AA4">
        <w:t>N_f_input</w:t>
      </w:r>
      <w:proofErr w:type="spellEnd"/>
      <w:r w:rsidRPr="00223AA4">
        <w:t xml:space="preserve">(2), </w:t>
      </w:r>
      <w:proofErr w:type="spellStart"/>
      <w:r w:rsidRPr="00223AA4">
        <w:t>N_f_input</w:t>
      </w:r>
      <w:proofErr w:type="spellEnd"/>
      <w:r w:rsidRPr="00223AA4">
        <w:t>(3)</w:t>
      </w:r>
      <w:r w:rsidR="00F65A66" w:rsidRPr="00223AA4">
        <w:t xml:space="preserve">  </w:t>
      </w:r>
    </w:p>
    <w:p w14:paraId="473E2466" w14:textId="415F912E" w:rsidR="00514F1F" w:rsidRPr="004D6523" w:rsidRDefault="00F65A66" w:rsidP="00D35FC7">
      <w:pPr>
        <w:rPr>
          <w:b/>
          <w:bCs/>
          <w:color w:val="000000" w:themeColor="text1"/>
        </w:rPr>
      </w:pPr>
      <w:r>
        <w:t>[REAL, REAL, REAL]</w:t>
      </w:r>
    </w:p>
    <w:p w14:paraId="39D0971B" w14:textId="574CDF9B" w:rsidR="00514F1F" w:rsidRDefault="00F65A66" w:rsidP="00D35FC7">
      <w:bookmarkStart w:id="8" w:name="_Hlk77845428"/>
      <w:r w:rsidRPr="00514F1F">
        <w:lastRenderedPageBreak/>
        <w:t>Freundlich</w:t>
      </w:r>
      <w:r w:rsidR="00514F1F" w:rsidRPr="00514F1F">
        <w:t xml:space="preserve"> exponents </w:t>
      </w:r>
      <w:r w:rsidR="00093394">
        <w:t xml:space="preserve">that </w:t>
      </w:r>
      <w:r w:rsidR="00093394" w:rsidRPr="00514F1F">
        <w:t>correspond</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D35FC7"/>
    <w:p w14:paraId="59FE996D" w14:textId="77777777" w:rsidR="00B0726C" w:rsidRDefault="00750C3C" w:rsidP="00D35FC7">
      <w:r w:rsidRPr="004D6523">
        <w:t xml:space="preserve">Line </w:t>
      </w:r>
      <w:r w:rsidR="00514F1F">
        <w:t>9</w:t>
      </w:r>
      <w:r w:rsidRPr="004D6523">
        <w:t xml:space="preserve">: </w:t>
      </w:r>
    </w:p>
    <w:p w14:paraId="1397CB51" w14:textId="77777777" w:rsidR="00B0726C" w:rsidRPr="00223AA4" w:rsidRDefault="00750C3C" w:rsidP="00D35FC7">
      <w:r w:rsidRPr="00223AA4">
        <w:t>k_f_2_input</w:t>
      </w:r>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D35FC7">
      <w:pPr>
        <w:rPr>
          <w:b/>
          <w:bCs/>
        </w:rPr>
      </w:pPr>
      <w:r>
        <w:t>[REAL, REAL, REAL]</w:t>
      </w:r>
    </w:p>
    <w:p w14:paraId="18C8D208" w14:textId="77777777" w:rsidR="00514F1F" w:rsidRDefault="00514F1F" w:rsidP="00D35FC7">
      <w:r>
        <w:t>Freundlich coefficients for</w:t>
      </w:r>
      <w:r w:rsidRPr="00126A62">
        <w:t xml:space="preserve"> each </w:t>
      </w:r>
      <w:proofErr w:type="spellStart"/>
      <w:r>
        <w:t>nchem</w:t>
      </w:r>
      <w:proofErr w:type="spellEnd"/>
      <w:r>
        <w:t xml:space="preserve"> from line 6 for the nonequilibrium region</w:t>
      </w:r>
      <w:r w:rsidRPr="00126A62">
        <w:t>.</w:t>
      </w:r>
      <w:r>
        <w:t xml:space="preserve"> </w:t>
      </w:r>
    </w:p>
    <w:p w14:paraId="3B188B76" w14:textId="7B9C30DF" w:rsidR="00B0726C" w:rsidRDefault="00514F1F" w:rsidP="00D35FC7">
      <w:pPr>
        <w:rPr>
          <w:b/>
          <w:bCs/>
          <w:color w:val="000000" w:themeColor="text1"/>
        </w:rPr>
      </w:pPr>
      <w:r>
        <w:t>[(mg/kg)/(mg/L)</w:t>
      </w:r>
      <w:r w:rsidRPr="00F6134F">
        <w:t xml:space="preserve"> </w:t>
      </w:r>
      <w:proofErr w:type="spellStart"/>
      <w:r w:rsidRPr="00F6134F">
        <w:rPr>
          <w:vertAlign w:val="superscript"/>
        </w:rPr>
        <w:t>N_f_input</w:t>
      </w:r>
      <w:proofErr w:type="spellEnd"/>
      <w:r>
        <w:t>]</w:t>
      </w:r>
    </w:p>
    <w:p w14:paraId="2ADAEFB8" w14:textId="413A510D" w:rsidR="00514F1F" w:rsidRDefault="00514F1F" w:rsidP="00D35FC7"/>
    <w:p w14:paraId="7C9431F0" w14:textId="54CE8194" w:rsidR="00B0726C" w:rsidRPr="00B0726C" w:rsidRDefault="00B0726C" w:rsidP="00D35FC7">
      <w:r w:rsidRPr="00B0726C">
        <w:t>Line 10:</w:t>
      </w:r>
    </w:p>
    <w:p w14:paraId="5C4CD0AD" w14:textId="77777777" w:rsidR="00B0726C" w:rsidRPr="00B0726C" w:rsidRDefault="00B0726C" w:rsidP="00D35FC7">
      <w:r w:rsidRPr="00B0726C">
        <w:t xml:space="preserve">N_f_2_input(1), N_f_2_input(2), N_f_2_input(3) </w:t>
      </w:r>
    </w:p>
    <w:p w14:paraId="09EE6CDE" w14:textId="77777777" w:rsidR="00B0726C" w:rsidRPr="00B0726C" w:rsidRDefault="00B0726C" w:rsidP="00D35FC7">
      <w:r w:rsidRPr="00B0726C">
        <w:t>[REAL, REAL, REAL]</w:t>
      </w:r>
    </w:p>
    <w:p w14:paraId="1AD34955" w14:textId="77777777" w:rsidR="00B0726C" w:rsidRDefault="00B0726C" w:rsidP="00D35FC7">
      <w:r w:rsidRPr="00B0726C">
        <w:t>Freundlich exponents corresponding to the coefficient in Line 9 for the nonequilibrium region.</w:t>
      </w:r>
    </w:p>
    <w:p w14:paraId="0C9216F9" w14:textId="77777777" w:rsidR="00B0726C" w:rsidRPr="004D6523" w:rsidRDefault="00B0726C" w:rsidP="00D35FC7"/>
    <w:p w14:paraId="5F4B6DF2" w14:textId="77777777" w:rsidR="00B0726C" w:rsidRDefault="00750C3C" w:rsidP="00D35FC7">
      <w:r w:rsidRPr="004D6523">
        <w:t>Line</w:t>
      </w:r>
      <w:r w:rsidR="00566983">
        <w:t xml:space="preserve"> </w:t>
      </w:r>
      <w:r w:rsidR="00F65A66">
        <w:t>11</w:t>
      </w:r>
      <w:r w:rsidRPr="004D6523">
        <w:t xml:space="preserve">: </w:t>
      </w:r>
    </w:p>
    <w:p w14:paraId="5A801E86" w14:textId="001FCEC1" w:rsidR="00B0726C" w:rsidRDefault="00F65A66" w:rsidP="00D35FC7">
      <w:r>
        <w:t>k</w:t>
      </w:r>
      <w:r w:rsidR="00750C3C" w:rsidRPr="004D6523">
        <w:t xml:space="preserve">2(1), </w:t>
      </w:r>
      <w:r>
        <w:t>k</w:t>
      </w:r>
      <w:r w:rsidR="00750C3C" w:rsidRPr="004D6523">
        <w:t xml:space="preserve">2(2), </w:t>
      </w:r>
      <w:r>
        <w:t>k</w:t>
      </w:r>
      <w:r w:rsidR="00750C3C" w:rsidRPr="004D6523">
        <w:t xml:space="preserve">2(3) </w:t>
      </w:r>
    </w:p>
    <w:p w14:paraId="6F9617D7" w14:textId="3BA8EC5A" w:rsidR="00750C3C" w:rsidRDefault="00F65A66" w:rsidP="00D35FC7">
      <w:pPr>
        <w:rPr>
          <w:color w:val="000000" w:themeColor="text1"/>
        </w:rPr>
      </w:pPr>
      <w:r>
        <w:t>[REAL, REAL, REAL]</w:t>
      </w:r>
    </w:p>
    <w:p w14:paraId="4EFA9FDE" w14:textId="4813061E" w:rsidR="00F65A66" w:rsidRDefault="00F65A66" w:rsidP="00D35FC7">
      <w:r>
        <w:t>Mass transfer coefficient between equilibrium and nonequilibrium regions, referenced to region 2 (per day)</w:t>
      </w:r>
    </w:p>
    <w:p w14:paraId="1CDE8CF5" w14:textId="77777777" w:rsidR="00F65A66" w:rsidRPr="00750C3C" w:rsidRDefault="00F65A66" w:rsidP="00D35FC7"/>
    <w:p w14:paraId="4DB73E84" w14:textId="77777777" w:rsidR="00B0726C" w:rsidRDefault="00750C3C" w:rsidP="00D35FC7">
      <w:r w:rsidRPr="004D6523">
        <w:t>Line 1</w:t>
      </w:r>
      <w:r w:rsidR="00566983">
        <w:t>2</w:t>
      </w:r>
      <w:r w:rsidRPr="004D6523">
        <w:t xml:space="preserve">: </w:t>
      </w:r>
    </w:p>
    <w:p w14:paraId="5BE51BB0" w14:textId="7F64088C" w:rsidR="00B0726C" w:rsidRPr="00B0726C" w:rsidRDefault="00750C3C" w:rsidP="00D35FC7">
      <w:proofErr w:type="spellStart"/>
      <w:r w:rsidRPr="00B0726C">
        <w:t>lowest_conc</w:t>
      </w:r>
      <w:proofErr w:type="spellEnd"/>
      <w:r w:rsidRPr="00B0726C">
        <w:t>,</w:t>
      </w:r>
      <w:bookmarkStart w:id="9" w:name="_Hlk77845722"/>
      <w:r w:rsidRPr="00B0726C">
        <w:t xml:space="preserve"> </w:t>
      </w:r>
      <w:proofErr w:type="spellStart"/>
      <w:r w:rsidRPr="00B0726C">
        <w:t>number_subdelt</w:t>
      </w:r>
      <w:bookmarkEnd w:id="9"/>
      <w:proofErr w:type="spellEnd"/>
      <w:r w:rsidR="00F65A66" w:rsidRPr="00B0726C">
        <w:t xml:space="preserve"> </w:t>
      </w:r>
    </w:p>
    <w:p w14:paraId="40D8D308" w14:textId="09E61CA2" w:rsidR="00750C3C" w:rsidRPr="004D6523" w:rsidRDefault="00F65A66" w:rsidP="00D35FC7">
      <w:pPr>
        <w:rPr>
          <w:b/>
          <w:bCs/>
        </w:rPr>
      </w:pPr>
      <w:r w:rsidRPr="00F65A66">
        <w:t>[REAL, INTEGER]</w:t>
      </w:r>
    </w:p>
    <w:p w14:paraId="73E8A26B" w14:textId="45580398" w:rsidR="00F65A66" w:rsidRDefault="00F65A66" w:rsidP="00D35FC7">
      <w:proofErr w:type="spellStart"/>
      <w:r w:rsidRPr="00B0726C">
        <w:t>lowest_conc</w:t>
      </w:r>
      <w:proofErr w:type="spellEnd"/>
      <w:r w:rsidRPr="00B0726C">
        <w:t>:</w:t>
      </w:r>
      <w:r>
        <w:t xml:space="preserve"> concentration below which isotherms become linear. (mg/L)  This prevents numerical difficulties at low concentrations.</w:t>
      </w:r>
    </w:p>
    <w:p w14:paraId="6F7A45B8" w14:textId="7B3A0DA3" w:rsidR="00624388" w:rsidRPr="00094A04" w:rsidRDefault="00F65A66" w:rsidP="00D35FC7">
      <w:pPr>
        <w:rPr>
          <w:rFonts w:ascii="Consolas" w:hAnsi="Consolas" w:cs="Consolas"/>
          <w:color w:val="000000"/>
          <w:sz w:val="19"/>
          <w:szCs w:val="19"/>
        </w:rPr>
      </w:pPr>
      <w:proofErr w:type="spellStart"/>
      <w:r w:rsidRPr="00B0726C">
        <w:t>number_subdelt</w:t>
      </w:r>
      <w:proofErr w:type="spellEnd"/>
      <w:r w:rsidR="00093394">
        <w:t>: This specifies the number of sub-daily steps.  Usually this value is 1. This divides the</w:t>
      </w:r>
      <w:r>
        <w:t xml:space="preserve"> chemical transport into sub-daily time steps to alleviate numerical problems that might occur when using nonlinear isotherms. </w:t>
      </w:r>
    </w:p>
    <w:p w14:paraId="438CA92E" w14:textId="06432BDF" w:rsidR="00624388" w:rsidRDefault="00624388" w:rsidP="00D35FC7"/>
    <w:p w14:paraId="6EFC2AC3" w14:textId="77777777" w:rsidR="00B0726C" w:rsidRDefault="00566983" w:rsidP="00D35FC7">
      <w:r w:rsidRPr="00566983">
        <w:t>Line 13:</w:t>
      </w:r>
      <w:r>
        <w:t xml:space="preserve">  </w:t>
      </w:r>
    </w:p>
    <w:p w14:paraId="605643B6" w14:textId="77777777" w:rsidR="00B0726C" w:rsidRDefault="00566983" w:rsidP="00D35FC7">
      <w:proofErr w:type="spellStart"/>
      <w:r>
        <w:t>water_column_halflife_input</w:t>
      </w:r>
      <w:proofErr w:type="spellEnd"/>
      <w:r>
        <w:t xml:space="preserve">(1), </w:t>
      </w:r>
      <w:proofErr w:type="spellStart"/>
      <w:r>
        <w:t>water_column_halflife_input</w:t>
      </w:r>
      <w:proofErr w:type="spellEnd"/>
      <w:r>
        <w:t xml:space="preserve">(2), </w:t>
      </w:r>
      <w:proofErr w:type="spellStart"/>
      <w:r>
        <w:t>water_column_halflife_input</w:t>
      </w:r>
      <w:proofErr w:type="spellEnd"/>
      <w:r>
        <w:t xml:space="preserve">(3), </w:t>
      </w:r>
      <w:proofErr w:type="spellStart"/>
      <w:r>
        <w:t>xAerobic</w:t>
      </w:r>
      <w:proofErr w:type="spellEnd"/>
      <w:r>
        <w:t xml:space="preserve">(1), </w:t>
      </w:r>
      <w:bookmarkStart w:id="10" w:name="_Hlk77846329"/>
      <w:proofErr w:type="spellStart"/>
      <w:r>
        <w:t>xAerobic</w:t>
      </w:r>
      <w:proofErr w:type="spellEnd"/>
      <w:r>
        <w:t>(2)</w:t>
      </w:r>
      <w:bookmarkEnd w:id="10"/>
    </w:p>
    <w:p w14:paraId="59F6BB8A" w14:textId="5B016A42" w:rsidR="00624388" w:rsidRDefault="00566983" w:rsidP="00D35FC7">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D35FC7">
      <w:bookmarkStart w:id="12" w:name="_Hlk77848800"/>
      <w:bookmarkEnd w:id="11"/>
      <w:proofErr w:type="spellStart"/>
      <w:r>
        <w:t>water_column_halflife_input</w:t>
      </w:r>
      <w:proofErr w:type="spellEnd"/>
      <w:r>
        <w:t xml:space="preserve">(1 to 3):  water column </w:t>
      </w:r>
      <w:proofErr w:type="spellStart"/>
      <w:r>
        <w:t>halflives</w:t>
      </w:r>
      <w:proofErr w:type="spellEnd"/>
      <w:r>
        <w:t xml:space="preserve"> for parent, daughter, granddaughter (days)</w:t>
      </w:r>
    </w:p>
    <w:p w14:paraId="5206CAB6" w14:textId="0B24CC38" w:rsidR="00566983" w:rsidRDefault="00566983" w:rsidP="00D35FC7">
      <w:bookmarkStart w:id="13" w:name="_Hlk77846403"/>
      <w:proofErr w:type="spellStart"/>
      <w:r>
        <w:t>xAerobic</w:t>
      </w:r>
      <w:proofErr w:type="spellEnd"/>
      <w:r>
        <w:t>(1)</w:t>
      </w:r>
      <w:r w:rsidR="00B0726C">
        <w:t>:</w:t>
      </w:r>
      <w:r>
        <w:t xml:space="preserve"> </w:t>
      </w:r>
      <w:r w:rsidR="00E71D5F">
        <w:t>moles of daughter produced per mole parent degraded</w:t>
      </w:r>
    </w:p>
    <w:p w14:paraId="71C55D4F" w14:textId="34041139" w:rsidR="00094A04" w:rsidRDefault="00566983" w:rsidP="00D35FC7">
      <w:proofErr w:type="spellStart"/>
      <w:r>
        <w:t>xAerobic</w:t>
      </w:r>
      <w:proofErr w:type="spellEnd"/>
      <w:r>
        <w:t>(2)</w:t>
      </w:r>
      <w:r w:rsidR="00E71D5F">
        <w:t>: moles of granddaughter produced per mole daughter degraded</w:t>
      </w:r>
    </w:p>
    <w:bookmarkEnd w:id="12"/>
    <w:p w14:paraId="760598E4" w14:textId="77777777" w:rsidR="00FC0990" w:rsidRDefault="00FC0990" w:rsidP="00D35FC7"/>
    <w:p w14:paraId="5F29B76A" w14:textId="77777777" w:rsidR="00B0726C" w:rsidRDefault="00094A04" w:rsidP="00D35FC7">
      <w:r w:rsidRPr="00FC0990">
        <w:t>Line 14</w:t>
      </w:r>
      <w:r>
        <w:t xml:space="preserve">: </w:t>
      </w:r>
    </w:p>
    <w:p w14:paraId="4861BF92" w14:textId="77777777" w:rsidR="00B0726C" w:rsidRDefault="00094A04" w:rsidP="00D35FC7">
      <w:r>
        <w:t>water_column_ref_temp(1),water_column_ref_temp(2),water_column_ref_temp(3)</w:t>
      </w:r>
      <w:r w:rsidRPr="00094A04">
        <w:t xml:space="preserve"> </w:t>
      </w:r>
      <w:bookmarkStart w:id="14" w:name="_Hlk77850366"/>
    </w:p>
    <w:p w14:paraId="1B9AAFE6" w14:textId="77777777" w:rsidR="00B0726C" w:rsidRDefault="00094A04" w:rsidP="00D35FC7">
      <w:r>
        <w:t>[REAL</w:t>
      </w:r>
      <w:r w:rsidR="00FC0990">
        <w:t xml:space="preserve">, </w:t>
      </w:r>
      <w:r>
        <w:t xml:space="preserve">REAL, REAL].  </w:t>
      </w:r>
    </w:p>
    <w:p w14:paraId="76042245" w14:textId="68FF0CCB" w:rsidR="00566983" w:rsidRDefault="00094A04" w:rsidP="00D35FC7">
      <w:r>
        <w:t xml:space="preserve">The temperature (°C) </w:t>
      </w:r>
      <w:r w:rsidR="00FC0990">
        <w:t>at which the rates in Line 13 were derived.</w:t>
      </w:r>
      <w:bookmarkEnd w:id="14"/>
    </w:p>
    <w:p w14:paraId="271CD73D" w14:textId="77777777" w:rsidR="00FC0990" w:rsidRPr="00FC0990" w:rsidRDefault="00FC0990" w:rsidP="00D35FC7"/>
    <w:p w14:paraId="7489BE24" w14:textId="77777777" w:rsidR="00B0726C" w:rsidRDefault="00566983" w:rsidP="00D35FC7">
      <w:r w:rsidRPr="00FC0990">
        <w:t>Line 1</w:t>
      </w:r>
      <w:r w:rsidR="00FC0990" w:rsidRPr="00FC0990">
        <w:t>5</w:t>
      </w:r>
      <w:r w:rsidRPr="00FC0990">
        <w:t>:</w:t>
      </w:r>
    </w:p>
    <w:p w14:paraId="19A0E450" w14:textId="6350625D" w:rsidR="00566983" w:rsidRDefault="00FC0990" w:rsidP="00D35FC7">
      <w:r>
        <w:t xml:space="preserve"> </w:t>
      </w:r>
      <w:proofErr w:type="spellStart"/>
      <w:r>
        <w:t>benthic_halflife_input</w:t>
      </w:r>
      <w:proofErr w:type="spellEnd"/>
      <w:r>
        <w:t xml:space="preserve">(1), </w:t>
      </w:r>
      <w:proofErr w:type="spellStart"/>
      <w:r>
        <w:t>benthic_halflife_input</w:t>
      </w:r>
      <w:proofErr w:type="spellEnd"/>
      <w:r>
        <w:t xml:space="preserve">(2), </w:t>
      </w:r>
      <w:proofErr w:type="spellStart"/>
      <w:r>
        <w:t>benthic_halflife_input</w:t>
      </w:r>
      <w:proofErr w:type="spellEnd"/>
      <w:r>
        <w:t xml:space="preserve">(3), </w:t>
      </w:r>
      <w:proofErr w:type="spellStart"/>
      <w:r>
        <w:t>xBenthic</w:t>
      </w:r>
      <w:proofErr w:type="spellEnd"/>
      <w:r>
        <w:t>(1),</w:t>
      </w:r>
      <w:r w:rsidR="00565863">
        <w:t xml:space="preserve">  </w:t>
      </w:r>
      <w:proofErr w:type="spellStart"/>
      <w:r>
        <w:t>xbenthic</w:t>
      </w:r>
      <w:proofErr w:type="spellEnd"/>
      <w:r>
        <w:t>(2) [REAL, REAL, REAL, REAL, REAL].</w:t>
      </w:r>
    </w:p>
    <w:p w14:paraId="0619013B" w14:textId="7B015C58" w:rsidR="00FC0990" w:rsidRDefault="00FC0990" w:rsidP="00D35FC7">
      <w:proofErr w:type="spellStart"/>
      <w:r>
        <w:t>benthic_halflife_input</w:t>
      </w:r>
      <w:proofErr w:type="spellEnd"/>
      <w:r>
        <w:t xml:space="preserve">(1 to 3):  </w:t>
      </w:r>
      <w:proofErr w:type="spellStart"/>
      <w:r>
        <w:t>bethic</w:t>
      </w:r>
      <w:proofErr w:type="spellEnd"/>
      <w:r>
        <w:t xml:space="preserve"> region </w:t>
      </w:r>
      <w:proofErr w:type="spellStart"/>
      <w:r>
        <w:t>halflives</w:t>
      </w:r>
      <w:proofErr w:type="spellEnd"/>
      <w:r>
        <w:t xml:space="preserve"> for parent, daughter, granddaughter (days)</w:t>
      </w:r>
    </w:p>
    <w:p w14:paraId="0850E178" w14:textId="25D389D4" w:rsidR="00FC0990" w:rsidRDefault="00FC0990" w:rsidP="00D35FC7">
      <w:proofErr w:type="spellStart"/>
      <w:r>
        <w:t>xBenthic</w:t>
      </w:r>
      <w:proofErr w:type="spellEnd"/>
      <w:r>
        <w:t>(1)</w:t>
      </w:r>
      <w:r w:rsidR="00E71D5F">
        <w:t>:</w:t>
      </w:r>
      <w:r w:rsidR="00E71D5F" w:rsidRPr="00E71D5F">
        <w:t xml:space="preserve"> </w:t>
      </w:r>
      <w:bookmarkStart w:id="15" w:name="_Hlk77855056"/>
      <w:r w:rsidR="00E71D5F">
        <w:t>moles of daughter produced per mole parent degraded</w:t>
      </w:r>
      <w:bookmarkEnd w:id="15"/>
    </w:p>
    <w:p w14:paraId="21E67271" w14:textId="57EC33D9" w:rsidR="00FC0990" w:rsidRDefault="00FC0990" w:rsidP="00D35FC7">
      <w:proofErr w:type="spellStart"/>
      <w:r>
        <w:t>xBenthic</w:t>
      </w:r>
      <w:proofErr w:type="spellEnd"/>
      <w:r>
        <w:t>(2)</w:t>
      </w:r>
      <w:r w:rsidR="00E71D5F">
        <w:t>: moles of granddaughter produced per mole daughter degraded</w:t>
      </w:r>
    </w:p>
    <w:p w14:paraId="19A3EF84" w14:textId="79B094F6" w:rsidR="00FC0990" w:rsidRDefault="00FC0990" w:rsidP="00D35FC7"/>
    <w:p w14:paraId="064FA4B9" w14:textId="0E264DF6" w:rsidR="00FC0990" w:rsidRDefault="00FC0990" w:rsidP="00D35FC7"/>
    <w:p w14:paraId="1F11CA3E" w14:textId="77777777" w:rsidR="00B0726C" w:rsidRDefault="00FC0990" w:rsidP="00D35FC7">
      <w:r w:rsidRPr="00B0726C">
        <w:t>Line 16:</w:t>
      </w:r>
    </w:p>
    <w:bookmarkEnd w:id="13"/>
    <w:p w14:paraId="78798BC2" w14:textId="40D9B4BC" w:rsidR="00B0726C" w:rsidRDefault="00FC0990" w:rsidP="00D35FC7">
      <w:proofErr w:type="spellStart"/>
      <w:r>
        <w:t>benthic_ref_temp</w:t>
      </w:r>
      <w:proofErr w:type="spellEnd"/>
      <w:r>
        <w:t xml:space="preserve">(1), </w:t>
      </w:r>
      <w:proofErr w:type="spellStart"/>
      <w:r>
        <w:t>benthic_ref_temp</w:t>
      </w:r>
      <w:proofErr w:type="spellEnd"/>
      <w:r>
        <w:t>(2),</w:t>
      </w:r>
      <w:proofErr w:type="spellStart"/>
      <w:r>
        <w:t>benthic_ref_temp</w:t>
      </w:r>
      <w:proofErr w:type="spellEnd"/>
      <w:r>
        <w:t>(3)</w:t>
      </w:r>
      <w:r w:rsidR="00B0726C" w:rsidRPr="00B0726C">
        <w:t xml:space="preserve"> </w:t>
      </w:r>
    </w:p>
    <w:p w14:paraId="3FF4D449" w14:textId="23BD1B3A" w:rsidR="00B0726C" w:rsidRDefault="00B0726C" w:rsidP="00D35FC7">
      <w:r>
        <w:t>[REAL, REAL, REAL]</w:t>
      </w:r>
    </w:p>
    <w:p w14:paraId="7A5A7E61" w14:textId="69F39054" w:rsidR="00FC0990" w:rsidRDefault="00B0726C" w:rsidP="00D35FC7">
      <w:bookmarkStart w:id="16" w:name="_Hlk77854637"/>
      <w:r>
        <w:t>The temperature (°C) at which the rates in Line 15 were derived.</w:t>
      </w:r>
    </w:p>
    <w:bookmarkEnd w:id="16"/>
    <w:p w14:paraId="6070D76E" w14:textId="77777777" w:rsidR="00FC0990" w:rsidRPr="00565863" w:rsidRDefault="00FC0990" w:rsidP="00D35FC7"/>
    <w:p w14:paraId="7ED267DA" w14:textId="77777777" w:rsidR="00F50963" w:rsidRPr="00F50963" w:rsidRDefault="00FC0990" w:rsidP="00D35FC7">
      <w:r w:rsidRPr="00F50963">
        <w:t xml:space="preserve">Line 17 </w:t>
      </w:r>
    </w:p>
    <w:p w14:paraId="7CAF5A01" w14:textId="68E70F81" w:rsidR="00FC0990" w:rsidRDefault="00FC0990" w:rsidP="00D35FC7">
      <w:proofErr w:type="spellStart"/>
      <w:r w:rsidRPr="00565863">
        <w:t>photo_halflife_input</w:t>
      </w:r>
      <w:proofErr w:type="spellEnd"/>
      <w:r w:rsidRPr="00565863">
        <w:t xml:space="preserve">(1), </w:t>
      </w:r>
      <w:proofErr w:type="spellStart"/>
      <w:r w:rsidRPr="00565863">
        <w:t>photo_halflife_input</w:t>
      </w:r>
      <w:proofErr w:type="spellEnd"/>
      <w:r w:rsidRPr="00565863">
        <w:t xml:space="preserve">(2), </w:t>
      </w:r>
      <w:proofErr w:type="spellStart"/>
      <w:r w:rsidRPr="00565863">
        <w:t>photo_halflife_input</w:t>
      </w:r>
      <w:proofErr w:type="spellEnd"/>
      <w:r w:rsidRPr="00565863">
        <w:t xml:space="preserve">(3), </w:t>
      </w:r>
      <w:proofErr w:type="spellStart"/>
      <w:r w:rsidRPr="00565863">
        <w:t>xPhoto</w:t>
      </w:r>
      <w:proofErr w:type="spellEnd"/>
      <w:r w:rsidRPr="00565863">
        <w:t xml:space="preserve">(1), </w:t>
      </w:r>
      <w:proofErr w:type="spellStart"/>
      <w:r w:rsidRPr="00565863">
        <w:t>xphoto</w:t>
      </w:r>
      <w:proofErr w:type="spellEnd"/>
      <w:r w:rsidRPr="00565863">
        <w:t xml:space="preserve">(2) </w:t>
      </w:r>
    </w:p>
    <w:p w14:paraId="28CA3ABE" w14:textId="13B711D6" w:rsidR="00F50963" w:rsidRDefault="00F50963" w:rsidP="00D35FC7">
      <w:bookmarkStart w:id="17" w:name="_Hlk77851328"/>
      <w:r>
        <w:t>[REAL, REAL, REAL, REAL, REAL]</w:t>
      </w:r>
    </w:p>
    <w:p w14:paraId="7134022D" w14:textId="525D63C7" w:rsidR="00F50963" w:rsidRDefault="00F50963" w:rsidP="00D35FC7">
      <w:bookmarkStart w:id="18" w:name="_Hlk77851507"/>
      <w:bookmarkEnd w:id="17"/>
      <w:r>
        <w:t xml:space="preserve">Near surface aqueous photolysis </w:t>
      </w:r>
      <w:proofErr w:type="spellStart"/>
      <w:r>
        <w:t>half life</w:t>
      </w:r>
      <w:proofErr w:type="spellEnd"/>
      <w:r>
        <w:t>. Applied only to the water body.</w:t>
      </w:r>
    </w:p>
    <w:p w14:paraId="4A1F5A0A" w14:textId="58E97465" w:rsidR="00F50963" w:rsidRDefault="00F50963" w:rsidP="00D35FC7">
      <w:proofErr w:type="spellStart"/>
      <w:r w:rsidRPr="00565863">
        <w:rPr>
          <w:color w:val="000000" w:themeColor="text1"/>
        </w:rPr>
        <w:t>photo_halflife_input</w:t>
      </w:r>
      <w:proofErr w:type="spellEnd"/>
      <w:r>
        <w:t xml:space="preserve"> (1 to 3):  </w:t>
      </w:r>
      <w:proofErr w:type="spellStart"/>
      <w:r>
        <w:t>bethic</w:t>
      </w:r>
      <w:proofErr w:type="spellEnd"/>
      <w:r>
        <w:t xml:space="preserve"> region </w:t>
      </w:r>
      <w:proofErr w:type="spellStart"/>
      <w:r>
        <w:t>halflives</w:t>
      </w:r>
      <w:proofErr w:type="spellEnd"/>
      <w:r>
        <w:t xml:space="preserve"> for parent, daughter, granddaughter (days)</w:t>
      </w:r>
    </w:p>
    <w:p w14:paraId="2FCE12AB" w14:textId="69E1E7F6" w:rsidR="00F50963" w:rsidRDefault="00F50963" w:rsidP="00D35FC7">
      <w:proofErr w:type="spellStart"/>
      <w:r w:rsidRPr="00565863">
        <w:rPr>
          <w:color w:val="000000" w:themeColor="text1"/>
        </w:rPr>
        <w:t>xPhoto</w:t>
      </w:r>
      <w:proofErr w:type="spellEnd"/>
      <w:r>
        <w:t>(1)</w:t>
      </w:r>
      <w:r w:rsidR="00E71D5F">
        <w:t>:</w:t>
      </w:r>
      <w:r>
        <w:t xml:space="preserve"> </w:t>
      </w:r>
      <w:r w:rsidR="00E71D5F">
        <w:t>moles of daughter produced per mole parent degraded</w:t>
      </w:r>
    </w:p>
    <w:p w14:paraId="0FAEE638" w14:textId="506ED6C1" w:rsidR="00F50963" w:rsidRDefault="00F50963" w:rsidP="00D35FC7">
      <w:proofErr w:type="spellStart"/>
      <w:r w:rsidRPr="00565863">
        <w:rPr>
          <w:color w:val="000000" w:themeColor="text1"/>
        </w:rPr>
        <w:t>xPhoto</w:t>
      </w:r>
      <w:proofErr w:type="spellEnd"/>
      <w:r>
        <w:t>(2)</w:t>
      </w:r>
      <w:bookmarkStart w:id="19" w:name="_Hlk77855028"/>
      <w:r w:rsidR="00E71D5F">
        <w:t>:</w:t>
      </w:r>
      <w:r>
        <w:t xml:space="preserve"> </w:t>
      </w:r>
      <w:r w:rsidR="00E71D5F">
        <w:t>moles of granddaughter produced per mole daughter degraded</w:t>
      </w:r>
      <w:bookmarkEnd w:id="19"/>
    </w:p>
    <w:bookmarkEnd w:id="18"/>
    <w:p w14:paraId="5465DDB5" w14:textId="77777777" w:rsidR="00F50963" w:rsidRPr="00565863" w:rsidRDefault="00F50963" w:rsidP="00D35FC7"/>
    <w:p w14:paraId="5883E8B0" w14:textId="77777777" w:rsidR="00F50963" w:rsidRPr="00F50963" w:rsidRDefault="00FC0990" w:rsidP="00D35FC7">
      <w:r w:rsidRPr="00F50963">
        <w:t>Line 18</w:t>
      </w:r>
    </w:p>
    <w:p w14:paraId="2904B6AD" w14:textId="77777777" w:rsidR="00F50963" w:rsidRDefault="00FC0990" w:rsidP="00D35FC7">
      <w:proofErr w:type="spellStart"/>
      <w:r w:rsidRPr="00565863">
        <w:t>rflat</w:t>
      </w:r>
      <w:proofErr w:type="spellEnd"/>
      <w:r w:rsidRPr="00565863">
        <w:t xml:space="preserve">(1), </w:t>
      </w:r>
      <w:proofErr w:type="spellStart"/>
      <w:r w:rsidRPr="00565863">
        <w:t>rflat</w:t>
      </w:r>
      <w:proofErr w:type="spellEnd"/>
      <w:r w:rsidRPr="00565863">
        <w:t xml:space="preserve">(2), </w:t>
      </w:r>
      <w:proofErr w:type="spellStart"/>
      <w:r w:rsidRPr="00565863">
        <w:t>rflat</w:t>
      </w:r>
      <w:proofErr w:type="spellEnd"/>
      <w:r w:rsidRPr="00565863">
        <w:t xml:space="preserve">(3)    </w:t>
      </w:r>
    </w:p>
    <w:p w14:paraId="64A48C59" w14:textId="2BE69D58" w:rsidR="00F50963" w:rsidRDefault="00F50963" w:rsidP="00D35FC7">
      <w:r>
        <w:t>[REAL, REAL, REAL]</w:t>
      </w:r>
    </w:p>
    <w:p w14:paraId="2438A145" w14:textId="6EF1795E" w:rsidR="00F50963" w:rsidRDefault="00F50963" w:rsidP="00D35FC7">
      <w:proofErr w:type="spellStart"/>
      <w:r w:rsidRPr="00565863">
        <w:t>rflat</w:t>
      </w:r>
      <w:proofErr w:type="spellEnd"/>
      <w:r w:rsidRPr="00565863">
        <w:t>(1</w:t>
      </w:r>
      <w:r>
        <w:t xml:space="preserve"> to 3</w:t>
      </w:r>
      <w:r w:rsidRPr="00565863">
        <w:t>)</w:t>
      </w:r>
      <w:r>
        <w:t>: latitude at which the rates in Line 17 represented (e.g., latitude mimicked by the lab study).</w:t>
      </w:r>
    </w:p>
    <w:p w14:paraId="3D77C3D9" w14:textId="77777777" w:rsidR="00F50963" w:rsidRDefault="00F50963" w:rsidP="00D35FC7"/>
    <w:p w14:paraId="6E1CC17C" w14:textId="2B8F8F43" w:rsidR="00FC0990" w:rsidRPr="00565863" w:rsidRDefault="00FC0990" w:rsidP="00D35FC7">
      <w:r w:rsidRPr="00565863">
        <w:t xml:space="preserve">   </w:t>
      </w:r>
    </w:p>
    <w:p w14:paraId="1D76833E" w14:textId="77777777" w:rsidR="00F50963" w:rsidRPr="00964DF3" w:rsidRDefault="00FC0990" w:rsidP="00D35FC7">
      <w:r w:rsidRPr="00964DF3">
        <w:t xml:space="preserve">Line 19 </w:t>
      </w:r>
    </w:p>
    <w:p w14:paraId="66C74890" w14:textId="6695B5E4" w:rsidR="00566983" w:rsidRPr="00565863" w:rsidRDefault="00FC0990" w:rsidP="00D35FC7">
      <w:bookmarkStart w:id="20" w:name="_Hlk77851620"/>
      <w:proofErr w:type="spellStart"/>
      <w:r w:rsidRPr="00565863">
        <w:t>hydrolysis</w:t>
      </w:r>
      <w:bookmarkEnd w:id="20"/>
      <w:r w:rsidRPr="00565863">
        <w:t>_halflife_input</w:t>
      </w:r>
      <w:proofErr w:type="spellEnd"/>
      <w:r w:rsidRPr="00565863">
        <w:t xml:space="preserve">(1), </w:t>
      </w:r>
      <w:proofErr w:type="spellStart"/>
      <w:r w:rsidRPr="00565863">
        <w:t>hydrolysis_halflife_input</w:t>
      </w:r>
      <w:proofErr w:type="spellEnd"/>
      <w:r w:rsidRPr="00565863">
        <w:t xml:space="preserve">(2), </w:t>
      </w:r>
      <w:proofErr w:type="spellStart"/>
      <w:r w:rsidRPr="00565863">
        <w:t>hydrolysis_halflife_input</w:t>
      </w:r>
      <w:proofErr w:type="spellEnd"/>
      <w:r w:rsidRPr="00565863">
        <w:t xml:space="preserve">(3), </w:t>
      </w:r>
      <w:proofErr w:type="spellStart"/>
      <w:r w:rsidRPr="00565863">
        <w:t>xhydro</w:t>
      </w:r>
      <w:proofErr w:type="spellEnd"/>
      <w:r w:rsidRPr="00565863">
        <w:t xml:space="preserve">(1), </w:t>
      </w:r>
      <w:proofErr w:type="spellStart"/>
      <w:r w:rsidRPr="00565863">
        <w:t>xhydro</w:t>
      </w:r>
      <w:proofErr w:type="spellEnd"/>
      <w:r w:rsidRPr="00565863">
        <w:t>(2)</w:t>
      </w:r>
    </w:p>
    <w:p w14:paraId="2A5EAD9E" w14:textId="7070B5C2" w:rsidR="00F50963" w:rsidRDefault="00F50963" w:rsidP="00D35FC7">
      <w:r>
        <w:t>[REAL, REAL, REAL, REAL, REAL]</w:t>
      </w:r>
    </w:p>
    <w:p w14:paraId="773CAF65" w14:textId="565A550E" w:rsidR="00F50963" w:rsidRDefault="00F50963" w:rsidP="00D35FC7">
      <w:r>
        <w:t xml:space="preserve">Hydrolysis halflife. Applied to the water body and to </w:t>
      </w:r>
      <w:r w:rsidR="00964DF3">
        <w:t>groundwater.</w:t>
      </w:r>
    </w:p>
    <w:p w14:paraId="6E21ABED" w14:textId="494C89BB" w:rsidR="00F50963" w:rsidRDefault="00964DF3" w:rsidP="00D35FC7">
      <w:r w:rsidRPr="00565863">
        <w:rPr>
          <w:color w:val="000000" w:themeColor="text1"/>
        </w:rPr>
        <w:t xml:space="preserve">hydrolysis </w:t>
      </w:r>
      <w:r w:rsidR="00F50963" w:rsidRPr="00565863">
        <w:rPr>
          <w:color w:val="000000" w:themeColor="text1"/>
        </w:rPr>
        <w:t>_</w:t>
      </w:r>
      <w:proofErr w:type="spellStart"/>
      <w:r w:rsidR="00F50963" w:rsidRPr="00565863">
        <w:rPr>
          <w:color w:val="000000" w:themeColor="text1"/>
        </w:rPr>
        <w:t>halflife_input</w:t>
      </w:r>
      <w:proofErr w:type="spellEnd"/>
      <w:r w:rsidR="00F50963">
        <w:t xml:space="preserve"> (1 to 3):  </w:t>
      </w:r>
      <w:proofErr w:type="spellStart"/>
      <w:r w:rsidR="00F50963">
        <w:t>bethic</w:t>
      </w:r>
      <w:proofErr w:type="spellEnd"/>
      <w:r w:rsidR="00F50963">
        <w:t xml:space="preserve"> region </w:t>
      </w:r>
      <w:proofErr w:type="spellStart"/>
      <w:r w:rsidR="00F50963">
        <w:t>halflives</w:t>
      </w:r>
      <w:proofErr w:type="spellEnd"/>
      <w:r w:rsidR="00F50963">
        <w:t xml:space="preserve"> for parent, daughter, granddaughter (days)</w:t>
      </w:r>
    </w:p>
    <w:p w14:paraId="1CCD9537" w14:textId="51A20F78" w:rsidR="00F50963" w:rsidRDefault="00F50963" w:rsidP="00D35FC7">
      <w:proofErr w:type="spellStart"/>
      <w:r w:rsidRPr="00565863">
        <w:rPr>
          <w:color w:val="000000" w:themeColor="text1"/>
        </w:rPr>
        <w:t>x</w:t>
      </w:r>
      <w:r w:rsidR="00964DF3">
        <w:rPr>
          <w:color w:val="000000" w:themeColor="text1"/>
        </w:rPr>
        <w:t>hydro</w:t>
      </w:r>
      <w:proofErr w:type="spellEnd"/>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D35FC7">
      <w:proofErr w:type="spellStart"/>
      <w:r w:rsidRPr="00565863">
        <w:rPr>
          <w:color w:val="000000" w:themeColor="text1"/>
        </w:rPr>
        <w:t>x</w:t>
      </w:r>
      <w:r w:rsidR="00964DF3">
        <w:rPr>
          <w:color w:val="000000" w:themeColor="text1"/>
        </w:rPr>
        <w:t>hydro</w:t>
      </w:r>
      <w:proofErr w:type="spellEnd"/>
      <w:r>
        <w:t>(2)</w:t>
      </w:r>
      <w:r w:rsidR="00E71D5F">
        <w:t>:</w:t>
      </w:r>
      <w:r>
        <w:t xml:space="preserve"> </w:t>
      </w:r>
      <w:r w:rsidR="00E71D5F">
        <w:t>moles of granddaughter produced per mole daughter degraded</w:t>
      </w:r>
    </w:p>
    <w:p w14:paraId="6F8D97A1" w14:textId="25FEE91C" w:rsidR="00FC0990" w:rsidRPr="00565863" w:rsidRDefault="00FC0990" w:rsidP="00D35FC7"/>
    <w:p w14:paraId="3F41A71F" w14:textId="54B522D5" w:rsidR="00FC0990" w:rsidRPr="00565863" w:rsidRDefault="00FC0990" w:rsidP="00D35FC7"/>
    <w:p w14:paraId="17309173" w14:textId="77777777" w:rsidR="00662B78" w:rsidRPr="00685DEE" w:rsidRDefault="00FC0990" w:rsidP="00D35FC7">
      <w:r w:rsidRPr="00685DEE">
        <w:t>Line 20</w:t>
      </w:r>
    </w:p>
    <w:p w14:paraId="5355D145" w14:textId="574C1E6D" w:rsidR="00662B78" w:rsidRDefault="003B1A50" w:rsidP="00D35FC7">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(1),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(2),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(3), </w:t>
      </w:r>
      <w:proofErr w:type="spellStart"/>
      <w:r w:rsidR="00FC0990" w:rsidRPr="00565863">
        <w:rPr>
          <w:color w:val="000000" w:themeColor="text1"/>
        </w:rPr>
        <w:t>xsoil</w:t>
      </w:r>
      <w:proofErr w:type="spellEnd"/>
      <w:r w:rsidR="00FC0990" w:rsidRPr="00565863">
        <w:rPr>
          <w:color w:val="000000" w:themeColor="text1"/>
        </w:rPr>
        <w:t xml:space="preserve">(1), </w:t>
      </w:r>
      <w:proofErr w:type="spellStart"/>
      <w:r w:rsidR="00FC0990" w:rsidRPr="00565863">
        <w:rPr>
          <w:color w:val="000000" w:themeColor="text1"/>
        </w:rPr>
        <w:t>xsoil</w:t>
      </w:r>
      <w:proofErr w:type="spellEnd"/>
      <w:r w:rsidR="00FC0990" w:rsidRPr="00565863">
        <w:rPr>
          <w:color w:val="000000" w:themeColor="text1"/>
        </w:rPr>
        <w:t>(2)</w:t>
      </w:r>
      <w:r w:rsidR="00662B78" w:rsidRPr="00662B78">
        <w:t xml:space="preserve"> </w:t>
      </w:r>
      <w:r>
        <w:t xml:space="preserve">, </w:t>
      </w:r>
      <w:proofErr w:type="spellStart"/>
      <w:r w:rsidR="00685DEE">
        <w:rPr>
          <w:rFonts w:ascii="Consolas" w:hAnsi="Consolas" w:cs="Consolas"/>
          <w:color w:val="000000"/>
          <w:sz w:val="19"/>
          <w:szCs w:val="19"/>
        </w:rPr>
        <w:t>is_total_degradation</w:t>
      </w:r>
      <w:proofErr w:type="spellEnd"/>
    </w:p>
    <w:p w14:paraId="6610A634" w14:textId="5C619D21" w:rsidR="00662B78" w:rsidRDefault="00662B78" w:rsidP="00D35FC7">
      <w:r>
        <w:t>[REAL, REAL, REAL, REAL, REAL</w:t>
      </w:r>
      <w:r w:rsidR="00685DEE">
        <w:t>, LOGICAL</w:t>
      </w:r>
      <w:r>
        <w:t>]</w:t>
      </w:r>
    </w:p>
    <w:p w14:paraId="3784FB8B" w14:textId="464F752E" w:rsidR="00662B78" w:rsidRDefault="00662B78" w:rsidP="00D35FC7">
      <w:r>
        <w:t>Soil degradation halflife. This is the total system halflife, unless the option</w:t>
      </w:r>
    </w:p>
    <w:p w14:paraId="7E2FF170" w14:textId="4E6CD5BD" w:rsidR="00662B78" w:rsidRDefault="00662B78" w:rsidP="00D35FC7">
      <w:proofErr w:type="spellStart"/>
      <w:r w:rsidRPr="00565863">
        <w:rPr>
          <w:color w:val="000000" w:themeColor="text1"/>
        </w:rPr>
        <w:t>x</w:t>
      </w:r>
      <w:r w:rsidR="003B1A50">
        <w:rPr>
          <w:color w:val="000000" w:themeColor="text1"/>
        </w:rPr>
        <w:t>soil</w:t>
      </w:r>
      <w:proofErr w:type="spellEnd"/>
      <w:r>
        <w:t>(1)</w:t>
      </w:r>
      <w:r w:rsidR="00685DEE">
        <w:t>:</w:t>
      </w:r>
      <w:r>
        <w:t xml:space="preserve"> </w:t>
      </w:r>
      <w:r w:rsidR="00E71D5F">
        <w:t>moles of daughter produced per mole parent degraded</w:t>
      </w:r>
    </w:p>
    <w:p w14:paraId="104E5DE9" w14:textId="350BAB83" w:rsidR="00662B78" w:rsidRDefault="00662B78" w:rsidP="00D35FC7">
      <w:proofErr w:type="spellStart"/>
      <w:r w:rsidRPr="00565863">
        <w:rPr>
          <w:color w:val="000000" w:themeColor="text1"/>
        </w:rPr>
        <w:t>x</w:t>
      </w:r>
      <w:r w:rsidR="003B1A50">
        <w:rPr>
          <w:color w:val="000000" w:themeColor="text1"/>
        </w:rPr>
        <w:t>soil</w:t>
      </w:r>
      <w:proofErr w:type="spellEnd"/>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D35FC7">
      <w:pPr>
        <w:rPr>
          <w:color w:val="000000" w:themeColor="text1"/>
        </w:rPr>
      </w:pPr>
      <w:proofErr w:type="spellStart"/>
      <w:r>
        <w:t>is_total_degradation</w:t>
      </w:r>
      <w:proofErr w:type="spellEnd"/>
      <w:r>
        <w:t>: True if degradation occurs on sorbed and aqueous phases, False if degradation occurs only in the aqueous phase</w:t>
      </w:r>
    </w:p>
    <w:p w14:paraId="35AAD3AE" w14:textId="77777777" w:rsidR="00FC0990" w:rsidRPr="00565863" w:rsidRDefault="00FC0990" w:rsidP="00D35FC7"/>
    <w:p w14:paraId="6DB50F80" w14:textId="77777777" w:rsidR="00685DEE" w:rsidRPr="00685DEE" w:rsidRDefault="00FC0990" w:rsidP="00D35FC7">
      <w:r w:rsidRPr="00685DEE">
        <w:t xml:space="preserve">Line 21 </w:t>
      </w:r>
    </w:p>
    <w:p w14:paraId="0BBD5EF8" w14:textId="56209809" w:rsidR="00FC0990" w:rsidRDefault="00FC0990" w:rsidP="00D35FC7">
      <w:proofErr w:type="spellStart"/>
      <w:r w:rsidRPr="00565863">
        <w:t>soil_ref_temp</w:t>
      </w:r>
      <w:proofErr w:type="spell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77777777" w:rsidR="00685DEE" w:rsidRDefault="00FC0990" w:rsidP="00D35FC7">
      <w:r w:rsidRPr="00685DEE">
        <w:t>Line 22</w:t>
      </w:r>
      <w:r w:rsidRPr="00565863">
        <w:t xml:space="preserve"> </w:t>
      </w:r>
    </w:p>
    <w:p w14:paraId="066ED405" w14:textId="77777777" w:rsidR="00685DEE" w:rsidRDefault="00FC0990" w:rsidP="00D35FC7">
      <w:proofErr w:type="spellStart"/>
      <w:r w:rsidRPr="00565863">
        <w:t>plant_pesticide_degrade_rate</w:t>
      </w:r>
      <w:proofErr w:type="spell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lastRenderedPageBreak/>
        <w:t>[REAL, REAL, REAL, REAL, REAL]</w:t>
      </w:r>
    </w:p>
    <w:p w14:paraId="1E432294" w14:textId="77777777" w:rsidR="00685DEE" w:rsidRDefault="00685DEE" w:rsidP="00D35FC7">
      <w:proofErr w:type="spellStart"/>
      <w:r w:rsidRPr="00565863">
        <w:t>plant_pesticide_degrade_rate</w:t>
      </w:r>
      <w:proofErr w:type="spell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77777777" w:rsidR="00E71D5F" w:rsidRPr="00E71D5F" w:rsidRDefault="00FC0990" w:rsidP="00D35FC7">
      <w:r w:rsidRPr="00E71D5F">
        <w:t>Line 23</w:t>
      </w:r>
    </w:p>
    <w:p w14:paraId="0BDAC170" w14:textId="7A526307" w:rsidR="00FC0990" w:rsidRDefault="00FC0990" w:rsidP="00D35FC7">
      <w:proofErr w:type="spellStart"/>
      <w:r w:rsidRPr="00565863">
        <w:t>plant_washoff_coeff</w:t>
      </w:r>
      <w:proofErr w:type="spell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plant_washoff_coeff</w:t>
      </w:r>
      <w:proofErr w:type="spellEnd"/>
      <w:r w:rsidRPr="00565863">
        <w:t>(</w:t>
      </w:r>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77777777" w:rsidR="00E71D5F" w:rsidRPr="00E71D5F" w:rsidRDefault="00FC0990" w:rsidP="00D35FC7">
      <w:r w:rsidRPr="00E71D5F">
        <w:t xml:space="preserve">Line 24 </w:t>
      </w:r>
    </w:p>
    <w:p w14:paraId="623B9DA8" w14:textId="657FA412" w:rsidR="00FC0990" w:rsidRDefault="00FC0990" w:rsidP="00D35FC7">
      <w:proofErr w:type="spellStart"/>
      <w:r w:rsidRPr="00565863">
        <w:t>mwt</w:t>
      </w:r>
      <w:proofErr w:type="spell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77777777" w:rsidR="00E71D5F" w:rsidRPr="00E71D5F" w:rsidRDefault="00FC0990" w:rsidP="00D35FC7">
      <w:r w:rsidRPr="00E71D5F">
        <w:t>Line 25</w:t>
      </w:r>
    </w:p>
    <w:p w14:paraId="241C2A2C" w14:textId="4A73C3B4" w:rsidR="00FC0990" w:rsidRDefault="00FC0990" w:rsidP="00D35FC7">
      <w:proofErr w:type="spellStart"/>
      <w:r w:rsidRPr="00565863">
        <w:t>vapor_press</w:t>
      </w:r>
      <w:proofErr w:type="spell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77777777" w:rsidR="00E71D5F" w:rsidRPr="00E71D5F" w:rsidRDefault="00E71D5F" w:rsidP="00D35FC7">
      <w:r w:rsidRPr="00E71D5F">
        <w:t>Line 26</w:t>
      </w:r>
    </w:p>
    <w:p w14:paraId="678AA24A" w14:textId="1BA4EF35" w:rsidR="00FC0990" w:rsidRDefault="00FC0990" w:rsidP="00D35FC7">
      <w:proofErr w:type="spellStart"/>
      <w:r w:rsidRPr="00565863">
        <w:t>solubilty</w:t>
      </w:r>
      <w:proofErr w:type="spell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77777777" w:rsidR="00A11D11" w:rsidRPr="00A11D11" w:rsidRDefault="00A11D11" w:rsidP="00D35FC7">
      <w:r w:rsidRPr="00A11D11">
        <w:t>Line 27</w:t>
      </w:r>
    </w:p>
    <w:p w14:paraId="4C80D596" w14:textId="1D229393" w:rsidR="00FC0990" w:rsidRDefault="00FC0990" w:rsidP="00D35FC7">
      <w:proofErr w:type="spellStart"/>
      <w:r w:rsidRPr="00565863">
        <w:t>Henry_unitless</w:t>
      </w:r>
      <w:proofErr w:type="spellEnd"/>
      <w:r w:rsidRPr="00565863">
        <w:t>(1),</w:t>
      </w:r>
      <w:proofErr w:type="spellStart"/>
      <w:r w:rsidRPr="00565863">
        <w:t>Henry_unitless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028232D7" w:rsidR="00A11D11" w:rsidRPr="00A11D11" w:rsidRDefault="00A11D11" w:rsidP="00D35FC7">
      <w:r w:rsidRPr="00A11D11">
        <w:t>Line 28</w:t>
      </w:r>
    </w:p>
    <w:p w14:paraId="7E6DAEEB" w14:textId="77777777" w:rsidR="00A11D11" w:rsidRDefault="00FC0990" w:rsidP="00D35FC7">
      <w:r w:rsidRPr="00565863">
        <w:t xml:space="preserve">DAIR(1),DAIR(2),DAIR(3)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77777777" w:rsidR="00A11D11" w:rsidRPr="00A11D11" w:rsidRDefault="00A11D11" w:rsidP="00D35FC7">
      <w:r w:rsidRPr="00A11D11">
        <w:t>Line 29</w:t>
      </w:r>
    </w:p>
    <w:p w14:paraId="7A125279" w14:textId="23C04E1B" w:rsidR="00A11D11" w:rsidRDefault="00FC0990" w:rsidP="00D35FC7">
      <w:proofErr w:type="spellStart"/>
      <w:r w:rsidRPr="00565863">
        <w:t>Heat_of_Henry</w:t>
      </w:r>
      <w:proofErr w:type="spell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4CC8F12B" w:rsidR="00A11D11" w:rsidRPr="00A11D11" w:rsidRDefault="00A11D11" w:rsidP="00D35FC7">
      <w:r w:rsidRPr="00A11D11">
        <w:t>Line 30</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77777777" w:rsidR="00864872" w:rsidRPr="00864872" w:rsidRDefault="003C7EAA" w:rsidP="00D35FC7">
      <w:r w:rsidRPr="00864872">
        <w:lastRenderedPageBreak/>
        <w:t>Line 3</w:t>
      </w:r>
      <w:r w:rsidR="00864872" w:rsidRPr="00864872">
        <w:t xml:space="preserve">1 </w:t>
      </w:r>
    </w:p>
    <w:p w14:paraId="6C53AFAD" w14:textId="0A565FF8" w:rsidR="00864872" w:rsidRDefault="00864872" w:rsidP="00D35FC7">
      <w:proofErr w:type="spellStart"/>
      <w:r w:rsidRPr="00864872">
        <w:t>is_constant_profile</w:t>
      </w:r>
      <w:proofErr w:type="spell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53F79B8C" w:rsidR="00864872" w:rsidRPr="00C637FF" w:rsidRDefault="00864872" w:rsidP="00D35FC7">
      <w:bookmarkStart w:id="33" w:name="_Hlk101264642"/>
      <w:r w:rsidRPr="00C637FF">
        <w:t>Line 32</w:t>
      </w:r>
    </w:p>
    <w:p w14:paraId="45ADB466" w14:textId="77777777" w:rsidR="00864872" w:rsidRDefault="00864872" w:rsidP="00D35FC7">
      <w:proofErr w:type="spellStart"/>
      <w:r w:rsidRPr="00864872">
        <w:t>is_ramp_profile</w:t>
      </w:r>
      <w:proofErr w:type="spellEnd"/>
      <w:r w:rsidRPr="00864872">
        <w:t xml:space="preserv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proofErr w:type="spellStart"/>
      <w:r w:rsidRPr="00864872">
        <w:t>is_ramp_profile</w:t>
      </w:r>
      <w:proofErr w:type="spellEnd"/>
    </w:p>
    <w:p w14:paraId="728E634E" w14:textId="5766F6FA" w:rsidR="002868DB" w:rsidRDefault="002868DB" w:rsidP="00D35FC7">
      <w:r w:rsidRPr="00864872">
        <w:t>ramp1</w:t>
      </w:r>
      <w:r>
        <w:t xml:space="preserve">  first plateau depth (cm), surface degradation rate is constant to this depth</w:t>
      </w:r>
    </w:p>
    <w:p w14:paraId="0B8345D6" w14:textId="7F4CFF90" w:rsidR="002868DB" w:rsidRDefault="002868DB" w:rsidP="00D35FC7">
      <w:r w:rsidRPr="00864872">
        <w:t>ramp2</w:t>
      </w:r>
      <w:r>
        <w:t xml:space="preserve">  ramp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3162B187" w:rsidR="00C637FF" w:rsidRPr="00C637FF" w:rsidRDefault="00C637FF" w:rsidP="00D35FC7">
      <w:r w:rsidRPr="00C637FF">
        <w:t>Line 3</w:t>
      </w:r>
      <w:r>
        <w:t>3</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4D27BB1C" w:rsidR="00C637FF" w:rsidRPr="00867B95" w:rsidRDefault="00867B95" w:rsidP="00D35FC7">
      <w:r w:rsidRPr="00867B95">
        <w:t>Line 34</w:t>
      </w:r>
      <w:r w:rsidR="0074702D">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 xml:space="preserve">[INTEGER,  TEXT]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lastRenderedPageBreak/>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[TEXT, REAL, INTEGER, REAL, REAL, REAL,</w:t>
      </w:r>
      <w:r w:rsidR="00C00E98">
        <w:t>REAL,</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lastRenderedPageBreak/>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is_adjust_for_rain_schemes,rain_limit_schemes,optimum_application_window_schemes,</w:t>
      </w:r>
    </w:p>
    <w:p w14:paraId="4ED17917" w14:textId="3249487A" w:rsidR="00CB1C7B" w:rsidRDefault="00CB1C7B" w:rsidP="00D35FC7">
      <w:proofErr w:type="spellStart"/>
      <w:r>
        <w:t>intolerable_rain_window_schemes,min_days_between_apps_schemes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proofErr w:type="spellStart"/>
      <w:r>
        <w:t>intolerable_rain_window_schemes</w:t>
      </w:r>
      <w:proofErr w:type="spellEnd"/>
      <w:r w:rsidR="00AA561C">
        <w:t>: number of days looking forward when an intolerable rain should not occur</w:t>
      </w:r>
    </w:p>
    <w:p w14:paraId="61CDE8D2" w14:textId="2AD92D75" w:rsidR="00CB1C7B" w:rsidRDefault="00CB1C7B" w:rsidP="00D35FC7">
      <w:proofErr w:type="spellStart"/>
      <w:r>
        <w:t>min_days_between_apps_schemes</w:t>
      </w:r>
      <w:proofErr w:type="spellEnd"/>
      <w:r w:rsidR="00AA561C">
        <w:t>: specify the legal (or practical) minimum interval between applications</w:t>
      </w:r>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proofErr w:type="spellStart"/>
      <w:r>
        <w:t>number_of_scenarios</w:t>
      </w:r>
      <w:proofErr w:type="spellEnd"/>
    </w:p>
    <w:bookmarkEnd w:id="36"/>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proofErr w:type="spellStart"/>
      <w:r>
        <w:t>is_batch_scenario</w:t>
      </w:r>
      <w:proofErr w:type="spell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TRUE if scenarios will be read in from a CSV format file</w:t>
      </w:r>
    </w:p>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lastRenderedPageBreak/>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WS LINE 2</w:t>
      </w:r>
      <w:bookmarkStart w:id="39" w:name="_Hlk103082895"/>
      <w:r w:rsidR="009D62DB" w:rsidRPr="00955C65">
        <w:t xml:space="preserve"> </w:t>
      </w:r>
      <w:r w:rsidR="009D62DB">
        <w:t xml:space="preserve"> UNUSED</w:t>
      </w:r>
      <w:bookmarkEnd w:id="39"/>
    </w:p>
    <w:p w14:paraId="7BD984FB" w14:textId="6078FB15" w:rsidR="00D837F8" w:rsidRDefault="00D837F8" w:rsidP="00D35FC7">
      <w:r w:rsidRPr="00955C65">
        <w:t>WS LINE 3</w:t>
      </w:r>
      <w:r w:rsidR="009D62DB" w:rsidRPr="00955C65">
        <w:t xml:space="preserve"> </w:t>
      </w:r>
      <w:r w:rsidR="009D62DB">
        <w:t xml:space="preserve"> UNUSED</w:t>
      </w:r>
    </w:p>
    <w:p w14:paraId="50E6AAAE" w14:textId="608D7823" w:rsidR="00D837F8" w:rsidRDefault="00D837F8" w:rsidP="00D35FC7">
      <w:r w:rsidRPr="00955C65">
        <w:t>WS LINE 4</w:t>
      </w:r>
      <w:r w:rsidR="009D62DB" w:rsidRPr="00955C65">
        <w:t xml:space="preserve"> </w:t>
      </w:r>
      <w:r w:rsidR="009D62DB">
        <w:t xml:space="preserve"> UNUSED</w:t>
      </w:r>
    </w:p>
    <w:p w14:paraId="6EAEC6E3" w14:textId="2E46C2B0" w:rsidR="00D837F8" w:rsidRDefault="00D837F8" w:rsidP="00D35FC7">
      <w:r w:rsidRPr="00955C65">
        <w:t>WS LINE 5</w:t>
      </w:r>
      <w:r w:rsidR="009D62DB" w:rsidRPr="00955C65">
        <w:t xml:space="preserve"> </w:t>
      </w:r>
      <w:r w:rsidR="009D62DB">
        <w:t xml:space="preserve"> UNUSED</w:t>
      </w:r>
    </w:p>
    <w:p w14:paraId="4210E5C8" w14:textId="6BA7A9F5" w:rsidR="00D837F8" w:rsidRDefault="00D837F8" w:rsidP="00D35FC7">
      <w:bookmarkStart w:id="40" w:name="_Hlk103083017"/>
      <w:r w:rsidRPr="00955C65">
        <w:t>WS LINE 6</w:t>
      </w:r>
      <w:r w:rsidR="009D62DB" w:rsidRPr="00955C65">
        <w:t xml:space="preserve"> </w:t>
      </w:r>
      <w:r w:rsidR="009D62DB">
        <w:t xml:space="preserve"> UNUSED</w:t>
      </w:r>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adjust_cn</w:t>
      </w:r>
      <w:proofErr w:type="spell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is_runoff_output</w:t>
      </w:r>
      <w:proofErr w:type="spellEnd"/>
      <w:r w:rsidRPr="00F1618B">
        <w:t xml:space="preserve"> </w:t>
      </w:r>
      <w:bookmarkStart w:id="42" w:name="_Hlk103084646"/>
      <w:r w:rsidRPr="00F1618B">
        <w:t xml:space="preserve"> </w:t>
      </w:r>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r w:rsidRPr="00F1618B">
        <w:t xml:space="preserve">  </w:t>
      </w:r>
      <w:r w:rsidR="00AC4A85" w:rsidRPr="00F1618B">
        <w:t xml:space="preserve"> </w:t>
      </w:r>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3" w:name="_Hlk103084427"/>
      <w:proofErr w:type="spellEnd"/>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proofErr w:type="spellStart"/>
      <w:r w:rsidRPr="00F1618B">
        <w:t>is_erosion_chem_output</w:t>
      </w:r>
      <w:proofErr w:type="spellEnd"/>
      <w:r w:rsidRPr="00F1618B">
        <w:t xml:space="preserve"> </w:t>
      </w:r>
      <w:r w:rsidR="00AC4A85" w:rsidRPr="00F1618B">
        <w:t xml:space="preserve"> </w:t>
      </w:r>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lastRenderedPageBreak/>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is_daily_volatilized_output</w:t>
      </w:r>
      <w:proofErr w:type="spell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decay_end</w:t>
      </w:r>
      <w:proofErr w:type="spellEnd"/>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is_chem_in_all_soil_output</w:t>
      </w:r>
      <w:proofErr w:type="spell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fieldmass_end</w:t>
      </w:r>
      <w:proofErr w:type="spell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is_chem_on_foliage_output</w:t>
      </w:r>
      <w:proofErr w:type="spell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is_precipitation_output</w:t>
      </w:r>
      <w:proofErr w:type="spell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is_evapotranspiration_output</w:t>
      </w:r>
      <w:proofErr w:type="spell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is_soil_water_output</w:t>
      </w:r>
      <w:proofErr w:type="spell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is_irrigation_output</w:t>
      </w:r>
      <w:proofErr w:type="spell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is_infiltration_at_depth_output,infiltration_point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is_infiltrated_bottom_output</w:t>
      </w:r>
      <w:proofErr w:type="spell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 xml:space="preserve">ARG2,CONST  </w:t>
      </w:r>
    </w:p>
    <w:p w14:paraId="020F29C3" w14:textId="2A24B73F"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BE4816">
        <w:t xml:space="preserve">line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Arg2: last compartment of a rage of compartments,  otherwise enter ARG (or any integer)</w:t>
      </w:r>
    </w:p>
    <w:p w14:paraId="65187EDE" w14:textId="03FEB972" w:rsidR="00381DC7" w:rsidRDefault="00381DC7" w:rsidP="00D35FC7">
      <w:r>
        <w:t xml:space="preserve">CONST: output will be multiplied by this </w:t>
      </w:r>
      <w:r w:rsidR="00965127">
        <w:t>number.</w:t>
      </w:r>
    </w:p>
    <w:p w14:paraId="1E44B8C3" w14:textId="77777777" w:rsidR="00381DC7" w:rsidRDefault="00381DC7" w:rsidP="00D35FC7"/>
    <w:p w14:paraId="4809D325" w14:textId="191325AC" w:rsidR="00795509" w:rsidRPr="005644CE" w:rsidRDefault="0032152D" w:rsidP="00C81965">
      <w:pPr>
        <w:pStyle w:val="Heading2"/>
      </w:pPr>
      <w:bookmarkStart w:id="48" w:name="_Toc138340347"/>
      <w:r>
        <w:t>Field Property Input File</w:t>
      </w:r>
      <w:bookmarkEnd w:id="48"/>
      <w:r w:rsidR="00795509" w:rsidRPr="005644CE">
        <w:t xml:space="preserve"> </w:t>
      </w:r>
    </w:p>
    <w:p w14:paraId="3BF60D8E" w14:textId="6BCFBA08" w:rsidR="00795509" w:rsidRDefault="00916980" w:rsidP="008F175E">
      <w:r>
        <w:t xml:space="preserve">1  </w:t>
      </w:r>
      <w:proofErr w:type="spellStart"/>
      <w:r>
        <w:t>scenario_id</w:t>
      </w:r>
      <w:proofErr w:type="spellEnd"/>
    </w:p>
    <w:p w14:paraId="0521AA4A" w14:textId="60E624B5" w:rsidR="00C81965" w:rsidRDefault="00C81965" w:rsidP="00C81965">
      <w:pPr>
        <w:ind w:firstLine="720"/>
      </w:pPr>
      <w:r>
        <w:t xml:space="preserve">[TEXT] descriptive identification </w:t>
      </w:r>
    </w:p>
    <w:p w14:paraId="76C0F031" w14:textId="3D8A4351" w:rsidR="00916980" w:rsidRDefault="00916980" w:rsidP="008F175E">
      <w:r>
        <w:t xml:space="preserve">2 </w:t>
      </w:r>
      <w:proofErr w:type="spellStart"/>
      <w:r>
        <w:t>weatherfilename</w:t>
      </w:r>
      <w:proofErr w:type="spellEnd"/>
    </w:p>
    <w:p w14:paraId="43EA8F1A" w14:textId="5C16308B" w:rsidR="00C81965" w:rsidRDefault="00C81965" w:rsidP="008F175E">
      <w:r>
        <w:tab/>
        <w:t>[TEXT] filename of weather file</w:t>
      </w:r>
    </w:p>
    <w:p w14:paraId="3B0A73BF" w14:textId="0529AECA" w:rsidR="00916980" w:rsidRDefault="00916980" w:rsidP="008F175E">
      <w:r>
        <w:t>3 latitude</w:t>
      </w:r>
    </w:p>
    <w:p w14:paraId="792A4B31" w14:textId="73060100" w:rsidR="00C81965" w:rsidRDefault="00C81965" w:rsidP="008F175E">
      <w:r>
        <w:tab/>
        <w:t>[REAL] latitude of scenario</w:t>
      </w:r>
    </w:p>
    <w:p w14:paraId="3591FBA9" w14:textId="48614826" w:rsidR="00916980" w:rsidRDefault="00916980" w:rsidP="008F175E">
      <w:r>
        <w:t>4 – 27 Unused</w:t>
      </w:r>
      <w:r w:rsidR="00616E5A">
        <w:t xml:space="preserve"> </w:t>
      </w:r>
      <w:r w:rsidR="00C81965">
        <w:t>L</w:t>
      </w:r>
      <w:r w:rsidR="00616E5A">
        <w:t>ines</w:t>
      </w:r>
    </w:p>
    <w:p w14:paraId="7ADC5B09" w14:textId="684D299F" w:rsidR="00916980" w:rsidRDefault="00916980" w:rsidP="008F175E">
      <w:r>
        <w:t>28</w:t>
      </w:r>
      <w:r w:rsidR="00C81965">
        <w:t xml:space="preserve"> Unused Text, may state “</w:t>
      </w:r>
      <w:r>
        <w:t xml:space="preserve"> </w:t>
      </w:r>
      <w:r w:rsidRPr="00916980">
        <w:t>******** start of PRZM information ******************</w:t>
      </w:r>
      <w:r w:rsidR="00C81965">
        <w:t>”</w:t>
      </w:r>
    </w:p>
    <w:p w14:paraId="3DB5621F" w14:textId="41E362A5" w:rsidR="00916980" w:rsidRDefault="00916980" w:rsidP="008F175E">
      <w:r>
        <w:t>29 dummy, evergreen</w:t>
      </w:r>
    </w:p>
    <w:p w14:paraId="603D7EBB" w14:textId="3950E80C" w:rsidR="00C81965" w:rsidRDefault="00C81965" w:rsidP="008F175E">
      <w:r>
        <w:tab/>
        <w:t>[TEXT, LOGICAL]</w:t>
      </w:r>
    </w:p>
    <w:p w14:paraId="6E889B54" w14:textId="20E96B92" w:rsidR="00B31337" w:rsidRDefault="00B31337" w:rsidP="008F175E">
      <w:r>
        <w:tab/>
        <w:t>Dummy signifies a placeholder</w:t>
      </w:r>
    </w:p>
    <w:p w14:paraId="1DEB9294" w14:textId="0A087488" w:rsidR="00B31337" w:rsidRDefault="00B31337" w:rsidP="00B31337">
      <w:r>
        <w:tab/>
        <w:t>Evergreen – specifies that the crop has a constant canopy and root depth, and no growth stages</w:t>
      </w:r>
    </w:p>
    <w:p w14:paraId="7CF5BB13" w14:textId="0A7E4205" w:rsidR="002E178C" w:rsidRDefault="002E178C" w:rsidP="00B31337">
      <w:pPr>
        <w:rPr>
          <w:rFonts w:ascii="Consolas" w:hAnsi="Consolas" w:cs="Consolas"/>
          <w:color w:val="000000"/>
          <w:sz w:val="19"/>
          <w:szCs w:val="19"/>
        </w:rPr>
      </w:pPr>
      <w:r>
        <w:t>30</w:t>
      </w:r>
      <w:r w:rsidRPr="002E178C">
        <w:rPr>
          <w:rFonts w:ascii="Consolas" w:hAnsi="Consolas" w:cs="Consolas"/>
          <w:color w:val="000000"/>
          <w:sz w:val="19"/>
          <w:szCs w:val="19"/>
        </w:rPr>
        <w:t xml:space="preserve"> </w:t>
      </w:r>
      <w:proofErr w:type="spellStart"/>
      <w:r>
        <w:rPr>
          <w:rFonts w:ascii="Consolas" w:hAnsi="Consolas" w:cs="Consolas"/>
          <w:color w:val="000000"/>
          <w:sz w:val="19"/>
          <w:szCs w:val="19"/>
        </w:rPr>
        <w:t>num_crop_periods_input</w:t>
      </w:r>
      <w:proofErr w:type="spellEnd"/>
    </w:p>
    <w:p w14:paraId="0B85CFDA" w14:textId="40DD098F" w:rsidR="00B31337" w:rsidRDefault="00B31337" w:rsidP="00B31337">
      <w:pPr>
        <w:ind w:firstLine="720"/>
        <w:rPr>
          <w:rFonts w:ascii="Consolas" w:hAnsi="Consolas" w:cs="Consolas"/>
          <w:color w:val="000000"/>
          <w:sz w:val="19"/>
          <w:szCs w:val="19"/>
        </w:rPr>
      </w:pPr>
      <w:r>
        <w:rPr>
          <w:rFonts w:ascii="Consolas" w:hAnsi="Consolas" w:cs="Consolas"/>
          <w:color w:val="000000"/>
          <w:sz w:val="19"/>
          <w:szCs w:val="19"/>
        </w:rPr>
        <w:t>[INTEGER] specifies the number of different crops simulated.</w:t>
      </w:r>
    </w:p>
    <w:p w14:paraId="10BD8357" w14:textId="77777777" w:rsidR="00B31337" w:rsidRDefault="00B31337" w:rsidP="008F175E">
      <w:pPr>
        <w:rPr>
          <w:rFonts w:ascii="Consolas" w:hAnsi="Consolas" w:cs="Consolas"/>
          <w:color w:val="000000"/>
          <w:sz w:val="19"/>
          <w:szCs w:val="19"/>
        </w:rPr>
      </w:pPr>
    </w:p>
    <w:p w14:paraId="749E0457" w14:textId="097BDDE2" w:rsidR="002E178C" w:rsidRDefault="002E178C" w:rsidP="0009085B">
      <w:r>
        <w:t>31</w:t>
      </w:r>
      <w:r w:rsidR="002C0473" w:rsidRPr="002C0473">
        <w:t xml:space="preserve"> </w:t>
      </w:r>
      <w:bookmarkStart w:id="49" w:name="_Hlk139521406"/>
      <w:r w:rsidR="002C0473">
        <w:t xml:space="preserve">crop period #1 </w:t>
      </w:r>
      <w:proofErr w:type="spellStart"/>
      <w:r w:rsidR="002C0473">
        <w:t>emd,emm,mad,mam,had,ham</w:t>
      </w:r>
      <w:proofErr w:type="spellEnd"/>
      <w:r w:rsidR="002C0473">
        <w:t>,</w:t>
      </w:r>
      <w:bookmarkStart w:id="50" w:name="_Hlk139522136"/>
      <w:r w:rsidR="00000578" w:rsidRPr="00000578">
        <w:t xml:space="preserve"> </w:t>
      </w:r>
      <w:proofErr w:type="spellStart"/>
      <w:r w:rsidR="00000578">
        <w:t>foliar_disposition</w:t>
      </w:r>
      <w:proofErr w:type="spellEnd"/>
      <w:r w:rsidR="00000578">
        <w:t xml:space="preserve">, </w:t>
      </w:r>
      <w:proofErr w:type="spellStart"/>
      <w:r w:rsidR="002C0473">
        <w:t>crop_periodicity</w:t>
      </w:r>
      <w:proofErr w:type="spellEnd"/>
      <w:r w:rsidR="002C0473">
        <w:t xml:space="preserve">, </w:t>
      </w:r>
      <w:proofErr w:type="spellStart"/>
      <w:r w:rsidR="002C0473">
        <w:t>crop_lag</w:t>
      </w:r>
      <w:bookmarkEnd w:id="49"/>
      <w:bookmarkEnd w:id="50"/>
      <w:proofErr w:type="spellEnd"/>
    </w:p>
    <w:p w14:paraId="147B7B29" w14:textId="77777777" w:rsidR="00616E5A" w:rsidRDefault="002C0473" w:rsidP="0009085B">
      <w:r>
        <w:t>32</w:t>
      </w:r>
      <w:r w:rsidRPr="002C0473">
        <w:t xml:space="preserve"> </w:t>
      </w:r>
      <w:r>
        <w:t xml:space="preserve">crop period #2 </w:t>
      </w:r>
      <w:proofErr w:type="spellStart"/>
      <w:r>
        <w:t>emd,emm,mad,mam,had,ham</w:t>
      </w:r>
      <w:proofErr w:type="spellEnd"/>
      <w:r>
        <w:t>,</w:t>
      </w:r>
      <w:r w:rsidR="00000578" w:rsidRPr="00000578">
        <w:t xml:space="preserve"> </w:t>
      </w:r>
      <w:proofErr w:type="spellStart"/>
      <w:r w:rsidR="00000578">
        <w:t>foliar_disposition</w:t>
      </w:r>
      <w:proofErr w:type="spellEnd"/>
      <w:r w:rsidR="00000578">
        <w:t xml:space="preserve">, </w:t>
      </w:r>
      <w:proofErr w:type="spellStart"/>
      <w:r w:rsidR="00000578">
        <w:t>crop_periodicity</w:t>
      </w:r>
      <w:proofErr w:type="spellEnd"/>
      <w:r w:rsidR="00000578">
        <w:t xml:space="preserve">, </w:t>
      </w:r>
      <w:proofErr w:type="spellStart"/>
      <w:r w:rsidR="00000578">
        <w:t>crop_lag</w:t>
      </w:r>
      <w:proofErr w:type="spellEnd"/>
      <w:r w:rsidR="00000578">
        <w:t xml:space="preserve"> </w:t>
      </w:r>
    </w:p>
    <w:p w14:paraId="34033B9F" w14:textId="1A8FAA0D" w:rsidR="002C0473" w:rsidRDefault="002C0473" w:rsidP="0009085B">
      <w:r>
        <w:t>33</w:t>
      </w:r>
      <w:r w:rsidRPr="002C0473">
        <w:t xml:space="preserve"> </w:t>
      </w:r>
      <w:r>
        <w:t xml:space="preserve">crop period #3 </w:t>
      </w:r>
      <w:proofErr w:type="spellStart"/>
      <w:r>
        <w:t>emd,emm,mad,mam,had,ham</w:t>
      </w:r>
      <w:proofErr w:type="spellEnd"/>
      <w:r>
        <w:t>,</w:t>
      </w:r>
      <w:r w:rsidR="00000578" w:rsidRPr="00000578">
        <w:t xml:space="preserve"> </w:t>
      </w:r>
      <w:proofErr w:type="spellStart"/>
      <w:r w:rsidR="00000578">
        <w:t>foliar_disposition</w:t>
      </w:r>
      <w:proofErr w:type="spellEnd"/>
      <w:r w:rsidR="00000578">
        <w:t xml:space="preserve">, </w:t>
      </w:r>
      <w:proofErr w:type="spellStart"/>
      <w:r w:rsidR="00000578">
        <w:t>crop_periodicity</w:t>
      </w:r>
      <w:proofErr w:type="spellEnd"/>
      <w:r w:rsidR="00000578">
        <w:t xml:space="preserve">, </w:t>
      </w:r>
      <w:proofErr w:type="spellStart"/>
      <w:r w:rsidR="00000578">
        <w:t>crop_lag</w:t>
      </w:r>
      <w:proofErr w:type="spellEnd"/>
    </w:p>
    <w:p w14:paraId="077EC429" w14:textId="0F3EE087" w:rsidR="002C0473" w:rsidRDefault="002C0473" w:rsidP="0009085B">
      <w:r>
        <w:t>34</w:t>
      </w:r>
      <w:bookmarkStart w:id="51" w:name="_Hlk139521541"/>
      <w:r w:rsidRPr="002C0473">
        <w:t xml:space="preserve"> </w:t>
      </w:r>
      <w:r>
        <w:t xml:space="preserve">crop period #4 </w:t>
      </w:r>
      <w:bookmarkEnd w:id="51"/>
      <w:proofErr w:type="spellStart"/>
      <w:r>
        <w:t>emd,emm,mad,mam,had,ham</w:t>
      </w:r>
      <w:proofErr w:type="spellEnd"/>
      <w:r>
        <w:t>,</w:t>
      </w:r>
      <w:r w:rsidR="00000578" w:rsidRPr="00000578">
        <w:t xml:space="preserve"> </w:t>
      </w:r>
      <w:proofErr w:type="spellStart"/>
      <w:r w:rsidR="00000578">
        <w:t>foliar_disposition</w:t>
      </w:r>
      <w:proofErr w:type="spellEnd"/>
      <w:r w:rsidR="00000578">
        <w:t xml:space="preserve">, </w:t>
      </w:r>
      <w:proofErr w:type="spellStart"/>
      <w:r w:rsidR="00000578">
        <w:t>crop_periodicity</w:t>
      </w:r>
      <w:proofErr w:type="spellEnd"/>
      <w:r w:rsidR="00000578">
        <w:t xml:space="preserve">, </w:t>
      </w:r>
      <w:proofErr w:type="spellStart"/>
      <w:r w:rsidR="00000578">
        <w:t>crop_lag</w:t>
      </w:r>
      <w:proofErr w:type="spellEnd"/>
    </w:p>
    <w:p w14:paraId="5DD12FC5" w14:textId="165DB7DE" w:rsidR="002C0473" w:rsidRDefault="002C0473" w:rsidP="0009085B">
      <w:r>
        <w:t>35</w:t>
      </w:r>
      <w:r w:rsidRPr="002C0473">
        <w:t xml:space="preserve"> </w:t>
      </w:r>
      <w:r>
        <w:t>crop period #5</w:t>
      </w:r>
      <w:r w:rsidRPr="002C0473">
        <w:t xml:space="preserve"> </w:t>
      </w:r>
      <w:proofErr w:type="spellStart"/>
      <w:r>
        <w:t>emd,emm,mad,mam,had,ham</w:t>
      </w:r>
      <w:proofErr w:type="spellEnd"/>
      <w:r>
        <w:t>,</w:t>
      </w:r>
      <w:r w:rsidR="00000578" w:rsidRPr="00000578">
        <w:t xml:space="preserve"> </w:t>
      </w:r>
      <w:proofErr w:type="spellStart"/>
      <w:r w:rsidR="00000578">
        <w:t>foliar_disposition</w:t>
      </w:r>
      <w:proofErr w:type="spellEnd"/>
      <w:r w:rsidR="00000578">
        <w:t xml:space="preserve">, </w:t>
      </w:r>
      <w:proofErr w:type="spellStart"/>
      <w:r w:rsidR="00000578">
        <w:t>crop_periodicity</w:t>
      </w:r>
      <w:proofErr w:type="spellEnd"/>
      <w:r w:rsidR="00000578">
        <w:t xml:space="preserve">, </w:t>
      </w:r>
      <w:proofErr w:type="spellStart"/>
      <w:r w:rsidR="00000578">
        <w:t>crop_lag</w:t>
      </w:r>
      <w:proofErr w:type="spellEnd"/>
    </w:p>
    <w:p w14:paraId="56B97A36" w14:textId="61EC4892" w:rsidR="002C0473" w:rsidRDefault="002C0473" w:rsidP="0009085B">
      <w:r>
        <w:t>36</w:t>
      </w:r>
      <w:r w:rsidRPr="002C0473">
        <w:t xml:space="preserve"> </w:t>
      </w:r>
      <w:r>
        <w:t>crop period #6</w:t>
      </w:r>
      <w:r w:rsidRPr="002C0473">
        <w:t xml:space="preserve"> </w:t>
      </w:r>
      <w:proofErr w:type="spellStart"/>
      <w:r>
        <w:t>emd,emm,mad,mam,had,ham</w:t>
      </w:r>
      <w:proofErr w:type="spellEnd"/>
      <w:r>
        <w:t>,</w:t>
      </w:r>
      <w:r w:rsidR="00000578" w:rsidRPr="00000578">
        <w:t xml:space="preserve"> </w:t>
      </w:r>
      <w:proofErr w:type="spellStart"/>
      <w:r w:rsidR="00000578">
        <w:t>foliar_disposition</w:t>
      </w:r>
      <w:proofErr w:type="spellEnd"/>
      <w:r w:rsidR="00000578">
        <w:t xml:space="preserve">, </w:t>
      </w:r>
      <w:proofErr w:type="spellStart"/>
      <w:r w:rsidR="00000578">
        <w:t>crop_periodicity</w:t>
      </w:r>
      <w:proofErr w:type="spellEnd"/>
      <w:r w:rsidR="00000578">
        <w:t xml:space="preserve">, </w:t>
      </w:r>
      <w:proofErr w:type="spellStart"/>
      <w:r w:rsidR="00000578">
        <w:t>crop_lag</w:t>
      </w:r>
      <w:proofErr w:type="spellEnd"/>
    </w:p>
    <w:p w14:paraId="186B572B" w14:textId="1635734C" w:rsidR="002C0473" w:rsidRDefault="002C0473" w:rsidP="0009085B">
      <w:r>
        <w:t>37</w:t>
      </w:r>
      <w:r w:rsidRPr="002C0473">
        <w:t xml:space="preserve"> </w:t>
      </w:r>
      <w:r>
        <w:t>crop period #7</w:t>
      </w:r>
      <w:r w:rsidRPr="002C0473">
        <w:t xml:space="preserve"> </w:t>
      </w:r>
      <w:proofErr w:type="spellStart"/>
      <w:r>
        <w:t>emd,emm,mad,mam,had,ham</w:t>
      </w:r>
      <w:proofErr w:type="spellEnd"/>
      <w:r>
        <w:t>,</w:t>
      </w:r>
      <w:r w:rsidR="00000578" w:rsidRPr="00000578">
        <w:t xml:space="preserve"> </w:t>
      </w:r>
      <w:proofErr w:type="spellStart"/>
      <w:r w:rsidR="00000578">
        <w:t>foliar_disposition</w:t>
      </w:r>
      <w:proofErr w:type="spellEnd"/>
      <w:r w:rsidR="00000578">
        <w:t xml:space="preserve">, </w:t>
      </w:r>
      <w:proofErr w:type="spellStart"/>
      <w:r w:rsidR="00000578">
        <w:t>crop_periodicity</w:t>
      </w:r>
      <w:proofErr w:type="spellEnd"/>
      <w:r w:rsidR="00000578">
        <w:t xml:space="preserve">, </w:t>
      </w:r>
      <w:proofErr w:type="spellStart"/>
      <w:r w:rsidR="00000578">
        <w:t>crop_lag</w:t>
      </w:r>
      <w:proofErr w:type="spellEnd"/>
    </w:p>
    <w:p w14:paraId="35F2C289" w14:textId="15CABF17" w:rsidR="002C0473" w:rsidRDefault="002C0473" w:rsidP="0009085B">
      <w:r>
        <w:t>38</w:t>
      </w:r>
      <w:r w:rsidRPr="002C0473">
        <w:t xml:space="preserve"> </w:t>
      </w:r>
      <w:r>
        <w:t>crop period #1</w:t>
      </w:r>
      <w:r w:rsidRPr="002C0473">
        <w:t xml:space="preserve"> </w:t>
      </w:r>
      <w:proofErr w:type="spellStart"/>
      <w:r>
        <w:t>emd,emm,mad,mam,had,ham</w:t>
      </w:r>
      <w:proofErr w:type="spellEnd"/>
      <w:r>
        <w:t>,</w:t>
      </w:r>
      <w:r w:rsidR="00000578" w:rsidRPr="00000578">
        <w:t xml:space="preserve"> </w:t>
      </w:r>
      <w:proofErr w:type="spellStart"/>
      <w:r w:rsidR="00000578">
        <w:t>foliar_disposition</w:t>
      </w:r>
      <w:proofErr w:type="spellEnd"/>
      <w:r w:rsidR="00000578">
        <w:t xml:space="preserve">, </w:t>
      </w:r>
      <w:proofErr w:type="spellStart"/>
      <w:r w:rsidR="00000578">
        <w:t>crop_periodicity</w:t>
      </w:r>
      <w:proofErr w:type="spellEnd"/>
      <w:r w:rsidR="00000578">
        <w:t xml:space="preserve">, </w:t>
      </w:r>
      <w:proofErr w:type="spellStart"/>
      <w:r w:rsidR="00000578">
        <w:t>crop_lag</w:t>
      </w:r>
      <w:proofErr w:type="spellEnd"/>
      <w:r w:rsidR="00000578">
        <w:t xml:space="preserve"> </w:t>
      </w:r>
    </w:p>
    <w:p w14:paraId="0D8424C4" w14:textId="47712C1D" w:rsidR="002C0473" w:rsidRDefault="002C0473" w:rsidP="0009085B">
      <w:r>
        <w:t>39</w:t>
      </w:r>
      <w:r w:rsidR="00DB7727">
        <w:t xml:space="preserve"> dummy</w:t>
      </w:r>
    </w:p>
    <w:p w14:paraId="1226D33C" w14:textId="758366E0" w:rsidR="00DB7727" w:rsidRDefault="00DB7727" w:rsidP="0009085B">
      <w:r>
        <w:t>40 dummy</w:t>
      </w:r>
    </w:p>
    <w:p w14:paraId="4326F872" w14:textId="3D6DE492" w:rsidR="00DB7727" w:rsidRDefault="00DB7727" w:rsidP="0009085B">
      <w:r>
        <w:t>41</w:t>
      </w:r>
      <w:r w:rsidRPr="00DB7727">
        <w:t xml:space="preserve"> </w:t>
      </w:r>
      <w:proofErr w:type="spellStart"/>
      <w:r>
        <w:t>PFAC,dummy</w:t>
      </w:r>
      <w:proofErr w:type="spellEnd"/>
      <w:r>
        <w:t xml:space="preserve">, </w:t>
      </w:r>
      <w:proofErr w:type="spellStart"/>
      <w:r>
        <w:t>min_evap_depth</w:t>
      </w:r>
      <w:proofErr w:type="spellEnd"/>
    </w:p>
    <w:p w14:paraId="550E60A2" w14:textId="28ABBC45" w:rsidR="0099663E" w:rsidRDefault="0099663E" w:rsidP="0009085B">
      <w:r>
        <w:t>42</w:t>
      </w:r>
      <w:r w:rsidR="00FE0749" w:rsidRPr="00FE0749">
        <w:t xml:space="preserve"> *** irrigation information start ***</w:t>
      </w:r>
    </w:p>
    <w:p w14:paraId="5B3CFD0E" w14:textId="726908D0" w:rsidR="00FE0749" w:rsidRDefault="00FE0749" w:rsidP="0009085B">
      <w:r>
        <w:t>43</w:t>
      </w:r>
      <w:r w:rsidRPr="00FE0749">
        <w:t xml:space="preserve"> </w:t>
      </w:r>
      <w:proofErr w:type="spellStart"/>
      <w:r>
        <w:t>irtype</w:t>
      </w:r>
      <w:proofErr w:type="spellEnd"/>
    </w:p>
    <w:p w14:paraId="0E66878C" w14:textId="11336AC3" w:rsidR="00FE0749" w:rsidRDefault="00FE0749" w:rsidP="0009085B">
      <w:r>
        <w:t>44</w:t>
      </w:r>
      <w:r w:rsidRPr="00FE0749">
        <w:t xml:space="preserve"> </w:t>
      </w:r>
      <w:proofErr w:type="spellStart"/>
      <w:r>
        <w:t>FLEACH,PCDEPL,max_irrig</w:t>
      </w:r>
      <w:proofErr w:type="spellEnd"/>
    </w:p>
    <w:p w14:paraId="6BF70CB1" w14:textId="165C831E" w:rsidR="00FE0749" w:rsidRDefault="00FE0749" w:rsidP="0009085B">
      <w:r>
        <w:t>45</w:t>
      </w:r>
      <w:r w:rsidRPr="00FE0749">
        <w:t xml:space="preserve"> </w:t>
      </w:r>
      <w:proofErr w:type="spellStart"/>
      <w:r>
        <w:t>UserSpecifiesDepth</w:t>
      </w:r>
      <w:proofErr w:type="spellEnd"/>
      <w:r>
        <w:t xml:space="preserve">, </w:t>
      </w:r>
      <w:proofErr w:type="spellStart"/>
      <w:r>
        <w:t>user_irrig_depth</w:t>
      </w:r>
      <w:proofErr w:type="spellEnd"/>
    </w:p>
    <w:p w14:paraId="3E030635" w14:textId="6BFB717E" w:rsidR="00FE0749" w:rsidRDefault="00FE0749" w:rsidP="0009085B">
      <w:r>
        <w:t>46</w:t>
      </w:r>
    </w:p>
    <w:p w14:paraId="6B2DFCC1" w14:textId="4E970336" w:rsidR="00FE0749" w:rsidRDefault="00FE0749" w:rsidP="0009085B">
      <w:r>
        <w:t>47</w:t>
      </w:r>
    </w:p>
    <w:p w14:paraId="7E564A81" w14:textId="60B422FD" w:rsidR="00FE0749" w:rsidRDefault="00FE0749" w:rsidP="0009085B">
      <w:r>
        <w:lastRenderedPageBreak/>
        <w:t>48</w:t>
      </w:r>
    </w:p>
    <w:p w14:paraId="52E08933" w14:textId="5C536B24" w:rsidR="00FE0749" w:rsidRDefault="00FE0749" w:rsidP="0009085B">
      <w:r>
        <w:t>49</w:t>
      </w:r>
      <w:r w:rsidR="003F2B82" w:rsidRPr="003F2B82">
        <w:t xml:space="preserve"> </w:t>
      </w:r>
      <w:r w:rsidR="003F2B82">
        <w:t>USLEK,USLELS,USLEP</w:t>
      </w:r>
    </w:p>
    <w:p w14:paraId="2D6BF458" w14:textId="1CE12FDA" w:rsidR="003F2B82" w:rsidRDefault="003F2B82" w:rsidP="0009085B">
      <w:r>
        <w:t>50</w:t>
      </w:r>
      <w:r w:rsidRPr="003F2B82">
        <w:t xml:space="preserve"> </w:t>
      </w:r>
      <w:r>
        <w:t>IREG,SLP</w:t>
      </w:r>
    </w:p>
    <w:p w14:paraId="2CE3FB77" w14:textId="0D4CC042" w:rsidR="003F2B82" w:rsidRDefault="003F2B82" w:rsidP="0009085B">
      <w:r>
        <w:t xml:space="preserve">51 </w:t>
      </w:r>
      <w:r w:rsidRPr="003F2B82">
        <w:t>*** Horizon Info *******</w:t>
      </w:r>
    </w:p>
    <w:p w14:paraId="0C1BBC12" w14:textId="7BA70295" w:rsidR="0009085B" w:rsidRDefault="0009085B" w:rsidP="0009085B">
      <w:r>
        <w:t>52</w:t>
      </w:r>
      <w:r w:rsidRPr="0009085B">
        <w:t xml:space="preserve"> </w:t>
      </w:r>
      <w:r>
        <w:t xml:space="preserve">NHORIZ   </w:t>
      </w:r>
    </w:p>
    <w:p w14:paraId="78BA2281" w14:textId="77E7CE61" w:rsidR="0009085B" w:rsidRDefault="0009085B" w:rsidP="0009085B">
      <w:r>
        <w:t>53</w:t>
      </w:r>
      <w:r w:rsidRPr="0009085B">
        <w:t xml:space="preserve"> </w:t>
      </w:r>
      <w:r>
        <w:t>thickness</w:t>
      </w:r>
    </w:p>
    <w:p w14:paraId="17CAB2AA" w14:textId="3894C734" w:rsidR="0009085B" w:rsidRDefault="0009085B" w:rsidP="0009085B">
      <w:r>
        <w:t xml:space="preserve">54 </w:t>
      </w:r>
      <w:proofErr w:type="spellStart"/>
      <w:r>
        <w:t>bd_input</w:t>
      </w:r>
      <w:proofErr w:type="spellEnd"/>
    </w:p>
    <w:p w14:paraId="5634EAB7" w14:textId="4096D74E" w:rsidR="0009085B" w:rsidRDefault="0009085B" w:rsidP="0009085B">
      <w:r>
        <w:t xml:space="preserve">55 </w:t>
      </w:r>
      <w:proofErr w:type="spellStart"/>
      <w:r>
        <w:t>fc_input</w:t>
      </w:r>
      <w:proofErr w:type="spellEnd"/>
    </w:p>
    <w:p w14:paraId="471D48D8" w14:textId="33D88034" w:rsidR="0009085B" w:rsidRDefault="0009085B" w:rsidP="0009085B">
      <w:r>
        <w:t xml:space="preserve">56 </w:t>
      </w:r>
      <w:proofErr w:type="spellStart"/>
      <w:r>
        <w:t>wp_input</w:t>
      </w:r>
      <w:proofErr w:type="spellEnd"/>
    </w:p>
    <w:p w14:paraId="4980628E" w14:textId="4DDBA799" w:rsidR="0009085B" w:rsidRDefault="0009085B" w:rsidP="0009085B">
      <w:r>
        <w:t xml:space="preserve">57 </w:t>
      </w:r>
      <w:proofErr w:type="spellStart"/>
      <w:r>
        <w:t>oc_input</w:t>
      </w:r>
      <w:proofErr w:type="spellEnd"/>
      <w:r>
        <w:t xml:space="preserve">  </w:t>
      </w:r>
    </w:p>
    <w:p w14:paraId="0E8D5FD1" w14:textId="0BAF34BF" w:rsidR="0009085B" w:rsidRDefault="0009085B" w:rsidP="0009085B">
      <w:r>
        <w:t xml:space="preserve">58 </w:t>
      </w:r>
      <w:proofErr w:type="spellStart"/>
      <w:r>
        <w:t>Num_delx</w:t>
      </w:r>
      <w:proofErr w:type="spellEnd"/>
    </w:p>
    <w:p w14:paraId="32EA84CC" w14:textId="3DBE85A0" w:rsidR="0009085B" w:rsidRDefault="0009085B" w:rsidP="0009085B">
      <w:r>
        <w:t>59  unused</w:t>
      </w:r>
    </w:p>
    <w:p w14:paraId="0C7717D8" w14:textId="2985F0E0" w:rsidR="0009085B" w:rsidRDefault="0009085B" w:rsidP="0009085B">
      <w:r>
        <w:t>60  unused</w:t>
      </w:r>
    </w:p>
    <w:p w14:paraId="3CE5C101" w14:textId="48D811F2" w:rsidR="0009085B" w:rsidRDefault="0009085B" w:rsidP="0009085B">
      <w:r>
        <w:t>61</w:t>
      </w:r>
      <w:r w:rsidRPr="0009085B">
        <w:t xml:space="preserve"> </w:t>
      </w:r>
      <w:r>
        <w:t>*** Horizon End, Temperature Start ********</w:t>
      </w:r>
    </w:p>
    <w:p w14:paraId="6944B4A3" w14:textId="3AD272E3" w:rsidR="0009085B" w:rsidRDefault="0009085B" w:rsidP="0009085B">
      <w:r>
        <w:t xml:space="preserve">62 </w:t>
      </w:r>
      <w:proofErr w:type="spellStart"/>
      <w:r>
        <w:rPr>
          <w:rFonts w:ascii="Consolas" w:hAnsi="Consolas" w:cs="Consolas"/>
          <w:color w:val="000000"/>
          <w:sz w:val="19"/>
          <w:szCs w:val="19"/>
        </w:rPr>
        <w:t>scalar_albedo,scaler_soil_temp</w:t>
      </w:r>
      <w:proofErr w:type="spellEnd"/>
    </w:p>
    <w:p w14:paraId="719F9CD3" w14:textId="5C02CF32" w:rsidR="0009085B" w:rsidRDefault="0009085B" w:rsidP="0009085B">
      <w:pPr>
        <w:rPr>
          <w:rFonts w:ascii="Consolas" w:hAnsi="Consolas" w:cs="Consolas"/>
          <w:color w:val="000000"/>
          <w:sz w:val="19"/>
          <w:szCs w:val="19"/>
        </w:rPr>
      </w:pPr>
      <w:r>
        <w:t xml:space="preserve">63 </w:t>
      </w:r>
      <w:proofErr w:type="spellStart"/>
      <w:r>
        <w:rPr>
          <w:rFonts w:ascii="Consolas" w:hAnsi="Consolas" w:cs="Consolas"/>
          <w:color w:val="000000"/>
          <w:sz w:val="19"/>
          <w:szCs w:val="19"/>
        </w:rPr>
        <w:t>is_temperature_simulated</w:t>
      </w:r>
      <w:proofErr w:type="spellEnd"/>
    </w:p>
    <w:p w14:paraId="577901D1" w14:textId="4044BA4C" w:rsidR="0009085B" w:rsidRDefault="0009085B" w:rsidP="0009085B">
      <w:pPr>
        <w:rPr>
          <w:rFonts w:ascii="Consolas" w:hAnsi="Consolas" w:cs="Consolas"/>
          <w:color w:val="000000"/>
          <w:sz w:val="19"/>
          <w:szCs w:val="19"/>
        </w:rPr>
      </w:pPr>
      <w:r>
        <w:rPr>
          <w:rFonts w:ascii="Consolas" w:hAnsi="Consolas" w:cs="Consolas"/>
          <w:color w:val="000000"/>
          <w:sz w:val="19"/>
          <w:szCs w:val="19"/>
        </w:rPr>
        <w:t>64 unused</w:t>
      </w:r>
    </w:p>
    <w:p w14:paraId="0CA6B8CF" w14:textId="08F0C326" w:rsidR="0009085B" w:rsidRDefault="0009085B" w:rsidP="0009085B">
      <w:pPr>
        <w:rPr>
          <w:rFonts w:ascii="Consolas" w:hAnsi="Consolas" w:cs="Consolas"/>
          <w:color w:val="000000"/>
          <w:sz w:val="19"/>
          <w:szCs w:val="19"/>
        </w:rPr>
      </w:pPr>
      <w:r>
        <w:rPr>
          <w:rFonts w:ascii="Consolas" w:hAnsi="Consolas" w:cs="Consolas"/>
          <w:color w:val="000000"/>
          <w:sz w:val="19"/>
          <w:szCs w:val="19"/>
        </w:rPr>
        <w:t>65 unused</w:t>
      </w:r>
    </w:p>
    <w:p w14:paraId="6F1D584E" w14:textId="588C4EC8" w:rsidR="0009085B" w:rsidRDefault="0009085B" w:rsidP="0009085B">
      <w:pPr>
        <w:rPr>
          <w:rFonts w:ascii="Consolas" w:hAnsi="Consolas" w:cs="Consolas"/>
          <w:color w:val="000000"/>
          <w:sz w:val="19"/>
          <w:szCs w:val="19"/>
        </w:rPr>
      </w:pPr>
      <w:r>
        <w:rPr>
          <w:rFonts w:ascii="Consolas" w:hAnsi="Consolas" w:cs="Consolas"/>
          <w:color w:val="000000"/>
          <w:sz w:val="19"/>
          <w:szCs w:val="19"/>
        </w:rPr>
        <w:t xml:space="preserve">66 </w:t>
      </w:r>
      <w:r w:rsidRPr="0009085B">
        <w:rPr>
          <w:rFonts w:ascii="Consolas" w:hAnsi="Consolas" w:cs="Consolas"/>
          <w:color w:val="000000"/>
          <w:sz w:val="19"/>
          <w:szCs w:val="19"/>
        </w:rPr>
        <w:t>*** Erosion &amp; Curve Number Info **********</w:t>
      </w:r>
    </w:p>
    <w:p w14:paraId="02BB2943" w14:textId="5AE3524F" w:rsidR="0009085B" w:rsidRDefault="0009085B" w:rsidP="0009085B">
      <w:pPr>
        <w:rPr>
          <w:rFonts w:ascii="Consolas" w:hAnsi="Consolas" w:cs="Consolas"/>
          <w:color w:val="000000"/>
          <w:sz w:val="19"/>
          <w:szCs w:val="19"/>
        </w:rPr>
      </w:pPr>
      <w:r>
        <w:rPr>
          <w:rFonts w:ascii="Consolas" w:hAnsi="Consolas" w:cs="Consolas"/>
          <w:color w:val="000000"/>
          <w:sz w:val="19"/>
          <w:szCs w:val="19"/>
        </w:rPr>
        <w:t>67 NUSLEC</w:t>
      </w:r>
    </w:p>
    <w:p w14:paraId="34EE572C" w14:textId="77777777" w:rsidR="0009085B" w:rsidRDefault="0009085B" w:rsidP="0009085B">
      <w:pPr>
        <w:rPr>
          <w:rFonts w:ascii="Consolas" w:hAnsi="Consolas" w:cs="Consolas"/>
          <w:color w:val="000000"/>
          <w:sz w:val="19"/>
          <w:szCs w:val="19"/>
        </w:rPr>
      </w:pPr>
      <w:r>
        <w:rPr>
          <w:rFonts w:ascii="Consolas" w:hAnsi="Consolas" w:cs="Consolas"/>
          <w:color w:val="000000"/>
          <w:sz w:val="19"/>
          <w:szCs w:val="19"/>
        </w:rPr>
        <w:t>68 GDUSLEC</w:t>
      </w:r>
    </w:p>
    <w:p w14:paraId="75299569" w14:textId="02CBE74C" w:rsidR="0009085B" w:rsidRDefault="0009085B" w:rsidP="0009085B">
      <w:pPr>
        <w:rPr>
          <w:rFonts w:ascii="Consolas" w:hAnsi="Consolas" w:cs="Consolas"/>
          <w:color w:val="000000"/>
          <w:sz w:val="19"/>
          <w:szCs w:val="19"/>
        </w:rPr>
      </w:pPr>
      <w:r>
        <w:rPr>
          <w:rFonts w:ascii="Consolas" w:hAnsi="Consolas" w:cs="Consolas"/>
          <w:color w:val="000000"/>
          <w:sz w:val="19"/>
          <w:szCs w:val="19"/>
        </w:rPr>
        <w:t>69 GMUSLEC</w:t>
      </w:r>
    </w:p>
    <w:p w14:paraId="0802B5BA" w14:textId="671A832A" w:rsidR="0009085B" w:rsidRDefault="0009085B" w:rsidP="0009085B">
      <w:pPr>
        <w:rPr>
          <w:rFonts w:ascii="Consolas" w:hAnsi="Consolas" w:cs="Consolas"/>
          <w:color w:val="000000"/>
          <w:sz w:val="19"/>
          <w:szCs w:val="19"/>
        </w:rPr>
      </w:pPr>
      <w:r>
        <w:rPr>
          <w:rFonts w:ascii="Consolas" w:hAnsi="Consolas" w:cs="Consolas"/>
          <w:color w:val="000000"/>
          <w:sz w:val="19"/>
          <w:szCs w:val="19"/>
        </w:rPr>
        <w:t>70 CN_2</w:t>
      </w:r>
    </w:p>
    <w:p w14:paraId="1CBDE212" w14:textId="69E1048A" w:rsidR="0009085B" w:rsidRDefault="0009085B" w:rsidP="0009085B">
      <w:pPr>
        <w:rPr>
          <w:rFonts w:ascii="Consolas" w:hAnsi="Consolas" w:cs="Consolas"/>
          <w:color w:val="000000"/>
          <w:sz w:val="19"/>
          <w:szCs w:val="19"/>
        </w:rPr>
      </w:pPr>
      <w:r>
        <w:rPr>
          <w:rFonts w:ascii="Consolas" w:hAnsi="Consolas" w:cs="Consolas"/>
          <w:color w:val="000000"/>
          <w:sz w:val="19"/>
          <w:szCs w:val="19"/>
        </w:rPr>
        <w:t>71</w:t>
      </w:r>
      <w:r w:rsidR="004D3F10">
        <w:rPr>
          <w:rFonts w:ascii="Consolas" w:hAnsi="Consolas" w:cs="Consolas"/>
          <w:color w:val="000000"/>
          <w:sz w:val="19"/>
          <w:szCs w:val="19"/>
        </w:rPr>
        <w:t xml:space="preserve"> USLEC</w:t>
      </w:r>
    </w:p>
    <w:p w14:paraId="0E64DF00" w14:textId="07A5F8DC" w:rsidR="0009085B" w:rsidRDefault="0009085B" w:rsidP="0009085B">
      <w:pPr>
        <w:rPr>
          <w:rFonts w:ascii="Consolas" w:hAnsi="Consolas" w:cs="Consolas"/>
          <w:color w:val="000000"/>
          <w:sz w:val="19"/>
          <w:szCs w:val="19"/>
        </w:rPr>
      </w:pPr>
      <w:r>
        <w:rPr>
          <w:rFonts w:ascii="Consolas" w:hAnsi="Consolas" w:cs="Consolas"/>
          <w:color w:val="000000"/>
          <w:sz w:val="19"/>
          <w:szCs w:val="19"/>
        </w:rPr>
        <w:t>72</w:t>
      </w:r>
      <w:r w:rsidR="004D3F10">
        <w:rPr>
          <w:rFonts w:ascii="Consolas" w:hAnsi="Consolas" w:cs="Consolas"/>
          <w:color w:val="000000"/>
          <w:sz w:val="19"/>
          <w:szCs w:val="19"/>
        </w:rPr>
        <w:t xml:space="preserve"> unused</w:t>
      </w:r>
    </w:p>
    <w:p w14:paraId="2D1E2C48" w14:textId="71950D41" w:rsidR="0009085B" w:rsidRDefault="0009085B" w:rsidP="0009085B">
      <w:pPr>
        <w:rPr>
          <w:rFonts w:ascii="Consolas" w:hAnsi="Consolas" w:cs="Consolas"/>
          <w:color w:val="000000"/>
          <w:sz w:val="19"/>
          <w:szCs w:val="19"/>
        </w:rPr>
      </w:pPr>
      <w:r>
        <w:rPr>
          <w:rFonts w:ascii="Consolas" w:hAnsi="Consolas" w:cs="Consolas"/>
          <w:color w:val="000000"/>
          <w:sz w:val="19"/>
          <w:szCs w:val="19"/>
        </w:rPr>
        <w:t>73</w:t>
      </w:r>
      <w:r w:rsidR="004D3F10">
        <w:rPr>
          <w:rFonts w:ascii="Consolas" w:hAnsi="Consolas" w:cs="Consolas"/>
          <w:color w:val="000000"/>
          <w:sz w:val="19"/>
          <w:szCs w:val="19"/>
        </w:rPr>
        <w:t xml:space="preserve"> </w:t>
      </w:r>
      <w:proofErr w:type="spellStart"/>
      <w:r w:rsidR="004D3F10">
        <w:rPr>
          <w:rFonts w:ascii="Consolas" w:hAnsi="Consolas" w:cs="Consolas"/>
          <w:color w:val="000000"/>
          <w:sz w:val="19"/>
          <w:szCs w:val="19"/>
        </w:rPr>
        <w:t>runoff_extr_depth,runoff_decline,runoff_effic</w:t>
      </w:r>
      <w:proofErr w:type="spellEnd"/>
    </w:p>
    <w:p w14:paraId="707F8C93" w14:textId="39127D0F" w:rsidR="0009085B" w:rsidRDefault="0009085B" w:rsidP="0009085B">
      <w:pPr>
        <w:rPr>
          <w:rFonts w:ascii="Consolas" w:hAnsi="Consolas" w:cs="Consolas"/>
          <w:color w:val="000000"/>
          <w:sz w:val="19"/>
          <w:szCs w:val="19"/>
        </w:rPr>
      </w:pPr>
      <w:r>
        <w:rPr>
          <w:rFonts w:ascii="Consolas" w:hAnsi="Consolas" w:cs="Consolas"/>
          <w:color w:val="000000"/>
          <w:sz w:val="19"/>
          <w:szCs w:val="19"/>
        </w:rPr>
        <w:t>74</w:t>
      </w:r>
      <w:r w:rsidR="004D3F10">
        <w:rPr>
          <w:rFonts w:ascii="Consolas" w:hAnsi="Consolas" w:cs="Consolas"/>
          <w:color w:val="000000"/>
          <w:sz w:val="19"/>
          <w:szCs w:val="19"/>
        </w:rPr>
        <w:t xml:space="preserve"> </w:t>
      </w:r>
      <w:proofErr w:type="spellStart"/>
      <w:r w:rsidR="004D3F10">
        <w:rPr>
          <w:rFonts w:ascii="Consolas" w:hAnsi="Consolas" w:cs="Consolas"/>
          <w:color w:val="000000"/>
          <w:sz w:val="19"/>
          <w:szCs w:val="19"/>
        </w:rPr>
        <w:t>erosion_depth</w:t>
      </w:r>
      <w:proofErr w:type="spellEnd"/>
      <w:r w:rsidR="004D3F10">
        <w:rPr>
          <w:rFonts w:ascii="Consolas" w:hAnsi="Consolas" w:cs="Consolas"/>
          <w:color w:val="000000"/>
          <w:sz w:val="19"/>
          <w:szCs w:val="19"/>
        </w:rPr>
        <w:t xml:space="preserve">, </w:t>
      </w:r>
      <w:proofErr w:type="spellStart"/>
      <w:r w:rsidR="004D3F10">
        <w:rPr>
          <w:rFonts w:ascii="Consolas" w:hAnsi="Consolas" w:cs="Consolas"/>
          <w:color w:val="000000"/>
          <w:sz w:val="19"/>
          <w:szCs w:val="19"/>
        </w:rPr>
        <w:t>erosion_decline</w:t>
      </w:r>
      <w:proofErr w:type="spellEnd"/>
      <w:r w:rsidR="004D3F10">
        <w:rPr>
          <w:rFonts w:ascii="Consolas" w:hAnsi="Consolas" w:cs="Consolas"/>
          <w:color w:val="000000"/>
          <w:sz w:val="19"/>
          <w:szCs w:val="19"/>
        </w:rPr>
        <w:t xml:space="preserve">, </w:t>
      </w:r>
      <w:proofErr w:type="spellStart"/>
      <w:r w:rsidR="004D3F10">
        <w:rPr>
          <w:rFonts w:ascii="Consolas" w:hAnsi="Consolas" w:cs="Consolas"/>
          <w:color w:val="000000"/>
          <w:sz w:val="19"/>
          <w:szCs w:val="19"/>
        </w:rPr>
        <w:t>erosion_effic</w:t>
      </w:r>
      <w:proofErr w:type="spellEnd"/>
    </w:p>
    <w:p w14:paraId="62FAE660" w14:textId="45F440FB" w:rsidR="004D3F10" w:rsidRDefault="004D3F10" w:rsidP="00616E5A">
      <w:r>
        <w:t xml:space="preserve">75 </w:t>
      </w:r>
      <w:proofErr w:type="spellStart"/>
      <w:r>
        <w:t>use_usleyears</w:t>
      </w:r>
      <w:proofErr w:type="spellEnd"/>
    </w:p>
    <w:p w14:paraId="2DEC866E" w14:textId="73F37D69" w:rsidR="004D3F10" w:rsidRDefault="004D3F10" w:rsidP="00616E5A">
      <w:r>
        <w:t>76 unused</w:t>
      </w:r>
    </w:p>
    <w:p w14:paraId="49DCEE03" w14:textId="2BBEBD07" w:rsidR="004D3F10" w:rsidRDefault="004D3F10" w:rsidP="00616E5A">
      <w:r>
        <w:t xml:space="preserve">77 </w:t>
      </w:r>
      <w:proofErr w:type="spellStart"/>
      <w:r>
        <w:t>Height_stagnant_air_layer_cm</w:t>
      </w:r>
      <w:proofErr w:type="spellEnd"/>
    </w:p>
    <w:p w14:paraId="3B29726E" w14:textId="75CEAC74" w:rsidR="004D3F10" w:rsidRDefault="004D3F10" w:rsidP="00616E5A">
      <w:r>
        <w:t xml:space="preserve">78 </w:t>
      </w:r>
      <w:proofErr w:type="spellStart"/>
      <w:r>
        <w:t>is_auto_profile</w:t>
      </w:r>
      <w:proofErr w:type="spellEnd"/>
    </w:p>
    <w:p w14:paraId="15728CAF" w14:textId="5D2D8787" w:rsidR="004D3F10" w:rsidRDefault="004D3F10" w:rsidP="00616E5A">
      <w:r>
        <w:t xml:space="preserve">79 </w:t>
      </w:r>
      <w:proofErr w:type="spellStart"/>
      <w:r>
        <w:t>number_of_discrete_layers</w:t>
      </w:r>
      <w:proofErr w:type="spellEnd"/>
    </w:p>
    <w:p w14:paraId="02FBBA45" w14:textId="556FD15A" w:rsidR="004D3F10" w:rsidRDefault="004D3F10" w:rsidP="00616E5A">
      <w:r>
        <w:t xml:space="preserve">80 </w:t>
      </w:r>
      <w:proofErr w:type="spellStart"/>
      <w:r>
        <w:t>profile_thick</w:t>
      </w:r>
      <w:proofErr w:type="spellEnd"/>
      <w:r>
        <w:t xml:space="preserve">, </w:t>
      </w:r>
      <w:proofErr w:type="spellStart"/>
      <w:r>
        <w:t>profile_number_increments</w:t>
      </w:r>
      <w:proofErr w:type="spellEnd"/>
    </w:p>
    <w:p w14:paraId="20EBF52A" w14:textId="6AEFF9DA" w:rsidR="004D3F10" w:rsidRDefault="004D3F10" w:rsidP="00616E5A">
      <w:r w:rsidRPr="00616E5A">
        <w:t>81-</w:t>
      </w:r>
      <w:r w:rsidR="00616E5A">
        <w:t xml:space="preserve"> </w:t>
      </w:r>
      <w:r w:rsidRPr="00616E5A">
        <w:rPr>
          <w:sz w:val="20"/>
          <w:szCs w:val="20"/>
        </w:rPr>
        <w:sym w:font="Symbol" w:char="F0A5"/>
      </w:r>
      <w:r>
        <w:t xml:space="preserve"> </w:t>
      </w:r>
      <w:r w:rsidR="00616E5A">
        <w:t xml:space="preserve">Each line: </w:t>
      </w:r>
      <w:proofErr w:type="spellStart"/>
      <w:r w:rsidR="00616E5A">
        <w:t>profile_thick</w:t>
      </w:r>
      <w:proofErr w:type="spellEnd"/>
      <w:r w:rsidR="00616E5A">
        <w:t xml:space="preserve">, </w:t>
      </w:r>
      <w:proofErr w:type="spellStart"/>
      <w:r w:rsidR="00616E5A">
        <w:t>profile_number_increments</w:t>
      </w:r>
      <w:proofErr w:type="spellEnd"/>
      <w:r>
        <w:t xml:space="preserve"> </w:t>
      </w:r>
    </w:p>
    <w:p w14:paraId="0385BC2C" w14:textId="77777777" w:rsidR="004D3F10" w:rsidRDefault="004D3F10" w:rsidP="0009085B">
      <w:pPr>
        <w:rPr>
          <w:rFonts w:ascii="Consolas" w:hAnsi="Consolas" w:cs="Consolas"/>
          <w:color w:val="000000"/>
          <w:sz w:val="19"/>
          <w:szCs w:val="19"/>
        </w:rPr>
      </w:pPr>
    </w:p>
    <w:p w14:paraId="52111B72" w14:textId="77777777" w:rsidR="004D3F10" w:rsidRDefault="004D3F10" w:rsidP="0009085B">
      <w:pPr>
        <w:rPr>
          <w:rFonts w:ascii="Consolas" w:hAnsi="Consolas" w:cs="Consolas"/>
          <w:color w:val="000000"/>
          <w:sz w:val="19"/>
          <w:szCs w:val="19"/>
        </w:rPr>
      </w:pPr>
    </w:p>
    <w:p w14:paraId="1DB91F2C" w14:textId="77777777" w:rsidR="004D3F10" w:rsidRDefault="004D3F10" w:rsidP="0009085B">
      <w:pPr>
        <w:rPr>
          <w:rFonts w:ascii="Consolas" w:hAnsi="Consolas" w:cs="Consolas"/>
          <w:color w:val="000000"/>
          <w:sz w:val="19"/>
          <w:szCs w:val="19"/>
        </w:rPr>
      </w:pPr>
    </w:p>
    <w:p w14:paraId="75112D69" w14:textId="77777777" w:rsidR="004D3F10" w:rsidRDefault="004D3F10" w:rsidP="0009085B">
      <w:pPr>
        <w:rPr>
          <w:rFonts w:ascii="Consolas" w:hAnsi="Consolas" w:cs="Consolas"/>
          <w:color w:val="000000"/>
          <w:sz w:val="19"/>
          <w:szCs w:val="19"/>
        </w:rPr>
      </w:pPr>
    </w:p>
    <w:p w14:paraId="0C11DE39" w14:textId="77777777" w:rsidR="0009085B" w:rsidRDefault="0009085B" w:rsidP="0009085B">
      <w:pPr>
        <w:rPr>
          <w:rFonts w:ascii="Consolas" w:hAnsi="Consolas" w:cs="Consolas"/>
          <w:color w:val="000000"/>
          <w:sz w:val="19"/>
          <w:szCs w:val="19"/>
        </w:rPr>
      </w:pPr>
    </w:p>
    <w:p w14:paraId="005F0696" w14:textId="77777777" w:rsidR="0009085B" w:rsidRDefault="0009085B" w:rsidP="0009085B">
      <w:pPr>
        <w:rPr>
          <w:rFonts w:ascii="Consolas" w:hAnsi="Consolas" w:cs="Consolas"/>
          <w:color w:val="000000"/>
          <w:sz w:val="19"/>
          <w:szCs w:val="19"/>
        </w:rPr>
      </w:pPr>
    </w:p>
    <w:p w14:paraId="3C551E2B" w14:textId="77777777" w:rsidR="0009085B" w:rsidRDefault="0009085B" w:rsidP="0009085B">
      <w:pPr>
        <w:rPr>
          <w:rFonts w:ascii="Consolas" w:hAnsi="Consolas" w:cs="Consolas"/>
          <w:color w:val="000000"/>
          <w:sz w:val="19"/>
          <w:szCs w:val="19"/>
        </w:rPr>
      </w:pPr>
    </w:p>
    <w:p w14:paraId="4F41CBBD" w14:textId="77777777" w:rsidR="0009085B" w:rsidRDefault="0009085B" w:rsidP="0009085B"/>
    <w:p w14:paraId="2B620136" w14:textId="77777777" w:rsidR="0009085B" w:rsidRDefault="0009085B" w:rsidP="0009085B"/>
    <w:p w14:paraId="02AB9EC4" w14:textId="77777777" w:rsidR="0009085B" w:rsidRDefault="0009085B" w:rsidP="0009085B"/>
    <w:p w14:paraId="68E1E177" w14:textId="77777777" w:rsidR="0009085B" w:rsidRDefault="0009085B" w:rsidP="0009085B"/>
    <w:p w14:paraId="03540E46" w14:textId="77777777" w:rsidR="0009085B" w:rsidRDefault="0009085B" w:rsidP="0009085B"/>
    <w:p w14:paraId="01DD1AC7" w14:textId="77777777" w:rsidR="0009085B" w:rsidRDefault="0009085B" w:rsidP="0009085B"/>
    <w:p w14:paraId="61EC94D3" w14:textId="77777777" w:rsidR="0009085B" w:rsidRDefault="0009085B" w:rsidP="0009085B"/>
    <w:p w14:paraId="2AF8C9B3" w14:textId="77777777" w:rsidR="003F2B82" w:rsidRDefault="003F2B82" w:rsidP="0009085B"/>
    <w:p w14:paraId="76F90EC6" w14:textId="77777777" w:rsidR="002C0473" w:rsidRDefault="002C0473" w:rsidP="0009085B"/>
    <w:p w14:paraId="21C6FCB3" w14:textId="77777777" w:rsidR="00916980" w:rsidRDefault="00916980" w:rsidP="0009085B"/>
    <w:p w14:paraId="48037082" w14:textId="77777777" w:rsidR="00916980" w:rsidRDefault="00916980" w:rsidP="00D35FC7"/>
    <w:p w14:paraId="6910F4DA" w14:textId="77777777" w:rsidR="00916980" w:rsidRDefault="00916980" w:rsidP="00D35FC7"/>
    <w:p w14:paraId="4D1095B0" w14:textId="77777777" w:rsidR="00916980" w:rsidRDefault="00916980" w:rsidP="00D35FC7"/>
    <w:p w14:paraId="36F1A9F0" w14:textId="77777777" w:rsidR="00916980" w:rsidRDefault="00916980" w:rsidP="00D35FC7"/>
    <w:p w14:paraId="5F4F9C58" w14:textId="77777777" w:rsidR="00916980" w:rsidRDefault="00916980" w:rsidP="00D35FC7"/>
    <w:p w14:paraId="70946E64" w14:textId="77777777" w:rsidR="00916980" w:rsidRPr="006950CD" w:rsidRDefault="00916980" w:rsidP="00D35FC7"/>
    <w:p w14:paraId="6972D5A1" w14:textId="7CE2C43A" w:rsidR="00B526CB" w:rsidRDefault="00980D2F" w:rsidP="00D35FC7">
      <w:bookmarkStart w:id="52" w:name="_Hlk103323344"/>
      <w:r>
        <w:rPr>
          <w:b/>
        </w:rPr>
        <w:t>Scenario Line</w:t>
      </w:r>
      <w:r w:rsidR="00B36A6B" w:rsidRPr="008A5E7D">
        <w:rPr>
          <w:b/>
        </w:rPr>
        <w:t xml:space="preserve"> </w:t>
      </w:r>
      <w:bookmarkEnd w:id="52"/>
      <w:r w:rsidR="00B526CB" w:rsidRPr="008A5E7D">
        <w:rPr>
          <w:b/>
        </w:rPr>
        <w:t xml:space="preserve">1: </w:t>
      </w:r>
      <w:r w:rsidR="00B526CB">
        <w:t xml:space="preserve">  PFAC, SFAC,</w:t>
      </w:r>
      <w:r w:rsidR="00CD70BA">
        <w:t xml:space="preserve"> </w:t>
      </w:r>
      <w:proofErr w:type="spellStart"/>
      <w:r w:rsidR="007B43DE">
        <w:rPr>
          <w:rFonts w:ascii="Consolas" w:hAnsi="Consolas" w:cs="Consolas"/>
          <w:color w:val="000000"/>
          <w:sz w:val="19"/>
          <w:szCs w:val="19"/>
          <w:highlight w:val="white"/>
        </w:rPr>
        <w:t>min_evap_depth</w:t>
      </w:r>
      <w:proofErr w:type="spellEnd"/>
    </w:p>
    <w:p w14:paraId="757A618B" w14:textId="3B56EBE7" w:rsidR="00015737" w:rsidRDefault="00015737" w:rsidP="00D35FC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D35FC7"/>
    <w:p w14:paraId="72FD0C73" w14:textId="77777777" w:rsidR="00015737" w:rsidRDefault="00015737" w:rsidP="00D35FC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D35FC7"/>
    <w:p w14:paraId="00E78505" w14:textId="4CE2EFD4" w:rsidR="00015737" w:rsidRDefault="007B43DE" w:rsidP="00D35FC7">
      <w:proofErr w:type="spellStart"/>
      <w:r>
        <w:rPr>
          <w:rFonts w:ascii="Consolas" w:hAnsi="Consolas" w:cs="Consolas"/>
          <w:color w:val="000000"/>
          <w:sz w:val="19"/>
          <w:szCs w:val="19"/>
          <w:highlight w:val="white"/>
        </w:rPr>
        <w:t>min_evap_depth</w:t>
      </w:r>
      <w:proofErr w:type="spellEnd"/>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D35FC7"/>
    <w:p w14:paraId="4C897CF8" w14:textId="77777777" w:rsidR="00015737" w:rsidRPr="00EB07F6" w:rsidRDefault="00015737" w:rsidP="00D35FC7"/>
    <w:p w14:paraId="518C1D32" w14:textId="56B1AF12" w:rsidR="00B526CB" w:rsidRDefault="00980D2F" w:rsidP="00D35FC7">
      <w:bookmarkStart w:id="53" w:name="_Hlk103082654"/>
      <w:r>
        <w:t>Scenario Line</w:t>
      </w:r>
      <w:r w:rsidRPr="008A5E7D">
        <w:t xml:space="preserve"> </w:t>
      </w:r>
      <w:r w:rsidR="00B526CB" w:rsidRPr="0086723F">
        <w:rPr>
          <w:bCs/>
        </w:rPr>
        <w:t>2:</w:t>
      </w:r>
      <w:r w:rsidR="008142E7">
        <w:tab/>
      </w:r>
      <w:r w:rsidR="007B43DE" w:rsidRPr="00FD656D">
        <w:t>ERFLAG</w:t>
      </w:r>
    </w:p>
    <w:p w14:paraId="0748DE9C" w14:textId="7869DA7C" w:rsidR="00015737" w:rsidRDefault="00015737" w:rsidP="00D35FC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D35FC7">
      <w:r>
        <w:tab/>
      </w:r>
      <w:r w:rsidR="00175BF2">
        <w:tab/>
      </w:r>
      <w:r>
        <w:t>ERFLAG = 0, No Erosion calculated</w:t>
      </w:r>
    </w:p>
    <w:p w14:paraId="781CB728" w14:textId="3A7E6D07" w:rsidR="002F1E5B" w:rsidRDefault="00015737" w:rsidP="00D35FC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D35FC7">
      <w:r>
        <w:tab/>
      </w:r>
      <w:r w:rsidR="00175BF2">
        <w:tab/>
      </w:r>
      <w:r w:rsidRPr="00FD656D">
        <w:t>ERFLAG</w:t>
      </w:r>
      <w:r w:rsidR="00323AE6">
        <w:t xml:space="preserve"> </w:t>
      </w:r>
      <w:r w:rsidRPr="00FD656D">
        <w:t>=</w:t>
      </w:r>
      <w:r w:rsidR="00323AE6">
        <w:t xml:space="preserve"> </w:t>
      </w:r>
      <w:r w:rsidRPr="00FD656D">
        <w:t>4, MUSS</w:t>
      </w:r>
    </w:p>
    <w:bookmarkEnd w:id="53"/>
    <w:p w14:paraId="49E07BB5" w14:textId="77777777" w:rsidR="00015737" w:rsidRDefault="00015737" w:rsidP="00D35FC7"/>
    <w:p w14:paraId="43F6A1ED" w14:textId="167CD905" w:rsidR="00015737" w:rsidRDefault="00980D2F" w:rsidP="00D35FC7">
      <w:r>
        <w:rPr>
          <w:b/>
        </w:rPr>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77777777" w:rsidR="00015737" w:rsidRPr="00FD656D" w:rsidRDefault="00015737" w:rsidP="00D35FC7">
      <w:r w:rsidRPr="00FD656D">
        <w:t xml:space="preserve">USLEK: </w:t>
      </w:r>
      <w:r>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D35FC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77777777" w:rsidR="00015737" w:rsidRPr="00FD656D" w:rsidRDefault="00015737" w:rsidP="00D35FC7">
      <w:r w:rsidRPr="00FD656D">
        <w:t xml:space="preserve">USLEP: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D35FC7">
      <w:r>
        <w:t>AFIELD</w:t>
      </w:r>
      <w:r w:rsidR="00015737" w:rsidRPr="00FD656D">
        <w:t xml:space="preserve">: </w:t>
      </w:r>
      <w:r w:rsidR="00015737">
        <w:tab/>
      </w:r>
      <w:r w:rsidR="00015737" w:rsidRPr="00FD656D">
        <w:t>area of field or plot in hectares.</w:t>
      </w:r>
    </w:p>
    <w:p w14:paraId="66691E81" w14:textId="66DF0EA1" w:rsidR="00015737" w:rsidRPr="00FD656D" w:rsidRDefault="00015737" w:rsidP="00D35FC7">
      <w:r w:rsidRPr="00FD656D">
        <w:t>IREG:</w:t>
      </w:r>
      <w:r w:rsidR="002C0606">
        <w:tab/>
      </w:r>
      <w:r w:rsidR="006E4757">
        <w:tab/>
      </w:r>
      <w:r w:rsidRPr="00FD656D">
        <w:t>location of NRCS 24-hour hyetograph.</w:t>
      </w:r>
    </w:p>
    <w:p w14:paraId="69C42E07" w14:textId="16412B9B" w:rsidR="00015737" w:rsidRPr="00FD656D" w:rsidRDefault="00015737" w:rsidP="00D35FC7">
      <w:r w:rsidRPr="00FD656D">
        <w:t xml:space="preserve">SLP: </w:t>
      </w:r>
      <w:r>
        <w:tab/>
      </w:r>
      <w:r w:rsidR="006E4757">
        <w:tab/>
      </w:r>
      <w:r w:rsidRPr="00FD656D">
        <w:t>land slope (%)</w:t>
      </w:r>
      <w:r w:rsidR="00282532">
        <w:t>.</w:t>
      </w:r>
    </w:p>
    <w:p w14:paraId="2626A35A" w14:textId="5D32891D" w:rsidR="00015737" w:rsidRDefault="002F1E5B" w:rsidP="00D35FC7">
      <w:r>
        <w:t>HL</w:t>
      </w:r>
      <w:r w:rsidR="00015737" w:rsidRPr="00FD656D">
        <w:t xml:space="preserve">: </w:t>
      </w:r>
      <w:r w:rsidR="00015737">
        <w:tab/>
      </w:r>
      <w:r w:rsidR="006E4757">
        <w:tab/>
      </w:r>
      <w:r w:rsidR="00015737" w:rsidRPr="00FD656D">
        <w:t>hydraulic length (m)</w:t>
      </w:r>
      <w:r w:rsidR="00282532">
        <w:t>.</w:t>
      </w:r>
    </w:p>
    <w:p w14:paraId="3355813F" w14:textId="77777777" w:rsidR="00015737" w:rsidRDefault="00015737" w:rsidP="00D35FC7"/>
    <w:p w14:paraId="724C27A6" w14:textId="0F892C82" w:rsidR="00015737" w:rsidRDefault="00980D2F" w:rsidP="00D35FC7">
      <w:r>
        <w:rPr>
          <w:b/>
        </w:rPr>
        <w:t>Scenario Line</w:t>
      </w:r>
      <w:r w:rsidRPr="008A5E7D">
        <w:rPr>
          <w:b/>
        </w:rPr>
        <w:t xml:space="preserve"> </w:t>
      </w:r>
      <w:r w:rsidR="00B526CB" w:rsidRPr="00A20825">
        <w:rPr>
          <w:b/>
        </w:rPr>
        <w:t>4:</w:t>
      </w:r>
      <w:r w:rsidR="008142E7">
        <w:tab/>
      </w:r>
      <w:r w:rsidR="00692DEB">
        <w:t>N</w:t>
      </w:r>
      <w:r w:rsidR="007202CD">
        <w:t xml:space="preserve">USLEC, </w:t>
      </w:r>
      <w:proofErr w:type="spellStart"/>
      <w:r w:rsidR="007202CD">
        <w:rPr>
          <w:rFonts w:ascii="Consolas" w:hAnsi="Consolas" w:cs="Consolas"/>
          <w:color w:val="000000"/>
          <w:sz w:val="19"/>
          <w:szCs w:val="19"/>
          <w:highlight w:val="white"/>
        </w:rPr>
        <w:t>use_usleyears</w:t>
      </w:r>
      <w:proofErr w:type="spellEnd"/>
    </w:p>
    <w:p w14:paraId="6E99FC5E" w14:textId="356CBCF9" w:rsidR="00015737" w:rsidRDefault="00D76E1E" w:rsidP="00D35FC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D35FC7">
      <w:proofErr w:type="spellStart"/>
      <w:r>
        <w:rPr>
          <w:highlight w:val="white"/>
        </w:rPr>
        <w:t>use_usleyears</w:t>
      </w:r>
      <w:proofErr w:type="spellEnd"/>
      <w:r>
        <w:t xml:space="preserve">    logical input to specify the years for each event (T) or use same events every year (F)</w:t>
      </w:r>
    </w:p>
    <w:p w14:paraId="2473A619" w14:textId="77777777" w:rsidR="00015737" w:rsidRDefault="00015737" w:rsidP="00D35FC7"/>
    <w:p w14:paraId="406505F1" w14:textId="3163E53F" w:rsidR="00015737" w:rsidRDefault="00015737" w:rsidP="00D35FC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3821EC1F" w:rsidR="0016521A" w:rsidRDefault="0016521A" w:rsidP="00D35FC7">
      <w:pPr>
        <w:rPr>
          <w:highlight w:val="white"/>
        </w:rPr>
      </w:pPr>
      <w:r>
        <w:rPr>
          <w:highlight w:val="white"/>
        </w:rPr>
        <w:t>DUSLEC</w:t>
      </w:r>
      <w:r>
        <w:rPr>
          <w:highlight w:val="white"/>
        </w:rPr>
        <w:tab/>
        <w:t>day of hydrologic event property change</w:t>
      </w:r>
    </w:p>
    <w:p w14:paraId="6FDF5842" w14:textId="549E5B7F" w:rsidR="0016521A" w:rsidRDefault="0016521A" w:rsidP="00D35FC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D35FC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D35FC7"/>
    <w:p w14:paraId="7EA1CB62" w14:textId="2E18CA85" w:rsidR="00015737" w:rsidRDefault="0016521A" w:rsidP="00D35FC7">
      <w:r w:rsidRPr="002F37AC">
        <w:t>USLEC:</w:t>
      </w:r>
      <w:r>
        <w:tab/>
      </w:r>
      <w:r w:rsidRPr="002F37AC">
        <w:t>soil loss cover management factors (C value</w:t>
      </w:r>
      <w:r w:rsidR="007B43DE">
        <w:t>).</w:t>
      </w:r>
    </w:p>
    <w:p w14:paraId="278FCDAB" w14:textId="292F509A" w:rsidR="007202CD" w:rsidRDefault="007202CD" w:rsidP="00D35FC7">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D35FC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D35FC7"/>
    <w:p w14:paraId="5091804F" w14:textId="316A944D" w:rsidR="0016521A" w:rsidRDefault="0016521A" w:rsidP="00D35FC7">
      <w:r w:rsidRPr="00A20825">
        <w:rPr>
          <w:b/>
        </w:rPr>
        <w:t xml:space="preserve">RECORD </w:t>
      </w:r>
      <w:r>
        <w:rPr>
          <w:b/>
        </w:rPr>
        <w:t>6</w:t>
      </w:r>
      <w:r w:rsidRPr="00A20825">
        <w:rPr>
          <w:b/>
        </w:rPr>
        <w:t>:</w:t>
      </w:r>
      <w:r>
        <w:tab/>
      </w:r>
      <w:proofErr w:type="spellStart"/>
      <w:r w:rsidR="007B43DE">
        <w:rPr>
          <w:highlight w:val="white"/>
        </w:rPr>
        <w:t>num_crop_periods</w:t>
      </w:r>
      <w:proofErr w:type="spellEnd"/>
      <w:r w:rsidR="007B43DE">
        <w:t xml:space="preserve"> </w:t>
      </w:r>
    </w:p>
    <w:p w14:paraId="1D44FDB0" w14:textId="428D20FD" w:rsidR="0016521A" w:rsidRDefault="0016521A" w:rsidP="00D35FC7">
      <w:proofErr w:type="spellStart"/>
      <w:r>
        <w:rPr>
          <w:rFonts w:ascii="Consolas" w:hAnsi="Consolas" w:cs="Consolas"/>
          <w:color w:val="000000"/>
          <w:sz w:val="19"/>
          <w:szCs w:val="19"/>
          <w:highlight w:val="white"/>
        </w:rPr>
        <w:t>num_crop_periods</w:t>
      </w:r>
      <w:proofErr w:type="spellEnd"/>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D35FC7"/>
    <w:p w14:paraId="4A046010" w14:textId="6999E46B" w:rsidR="0016521A" w:rsidRPr="00C66E2E" w:rsidRDefault="0016521A" w:rsidP="00D35FC7">
      <w:r w:rsidRPr="008A5E7D">
        <w:rPr>
          <w:b/>
        </w:rPr>
        <w:lastRenderedPageBreak/>
        <w:t xml:space="preserve">RECORD </w:t>
      </w:r>
      <w:r>
        <w:rPr>
          <w:b/>
        </w:rPr>
        <w:t>7</w:t>
      </w:r>
      <w:r w:rsidRPr="008A5E7D">
        <w:rPr>
          <w:b/>
        </w:rPr>
        <w:t>:</w:t>
      </w:r>
      <w:r>
        <w:tab/>
      </w:r>
      <w:proofErr w:type="spellStart"/>
      <w:r w:rsidR="008413E8">
        <w:t>emd</w:t>
      </w:r>
      <w:proofErr w:type="spellEnd"/>
      <w:r w:rsidRPr="00324246">
        <w:t xml:space="preserve">, </w:t>
      </w:r>
      <w:proofErr w:type="spellStart"/>
      <w:r w:rsidR="008413E8">
        <w:t>emm</w:t>
      </w:r>
      <w:proofErr w:type="spellEnd"/>
      <w:r w:rsidRPr="00324246">
        <w:t xml:space="preserve">, </w:t>
      </w:r>
      <w:proofErr w:type="spellStart"/>
      <w:r w:rsidR="008413E8">
        <w:t>emy</w:t>
      </w:r>
      <w:proofErr w:type="spellEnd"/>
      <w:r w:rsidRPr="00324246">
        <w:t xml:space="preserve">, </w:t>
      </w:r>
      <w:r w:rsidR="008413E8">
        <w:t>mad</w:t>
      </w:r>
      <w:r w:rsidRPr="00324246">
        <w:t xml:space="preserve">, </w:t>
      </w:r>
      <w:proofErr w:type="spellStart"/>
      <w:r w:rsidR="008413E8">
        <w:t>mam</w:t>
      </w:r>
      <w:proofErr w:type="spellEnd"/>
      <w:r>
        <w:t xml:space="preserve">, </w:t>
      </w:r>
      <w:r w:rsidR="008413E8">
        <w:t>may</w:t>
      </w:r>
      <w:r>
        <w:t xml:space="preserve">, </w:t>
      </w:r>
      <w:r w:rsidR="008413E8">
        <w:t>had</w:t>
      </w:r>
      <w:r>
        <w:t xml:space="preserve">, </w:t>
      </w:r>
      <w:r w:rsidR="008413E8">
        <w:t>ham</w:t>
      </w:r>
      <w:r>
        <w:t xml:space="preserve">, </w:t>
      </w:r>
      <w:r w:rsidR="008413E8">
        <w:t xml:space="preserve">hay, </w:t>
      </w:r>
      <w:proofErr w:type="spellStart"/>
      <w:r w:rsidR="008413E8">
        <w:t>root_depth</w:t>
      </w:r>
      <w:proofErr w:type="spellEnd"/>
      <w:r w:rsidR="008413E8">
        <w:t xml:space="preserve">, </w:t>
      </w:r>
      <w:proofErr w:type="spellStart"/>
      <w:r w:rsidR="008413E8">
        <w:t>max_caopy_cover</w:t>
      </w:r>
      <w:proofErr w:type="spellEnd"/>
      <w:r w:rsidR="008413E8">
        <w:t xml:space="preserve">, </w:t>
      </w:r>
      <w:proofErr w:type="spellStart"/>
      <w:r w:rsidR="008413E8">
        <w:t>max_canopy_height</w:t>
      </w:r>
      <w:proofErr w:type="spellEnd"/>
      <w:r w:rsidR="008413E8">
        <w:t xml:space="preserve">, </w:t>
      </w:r>
      <w:proofErr w:type="spellStart"/>
      <w:r w:rsidR="008413E8">
        <w:t>max_canopy_holdup</w:t>
      </w:r>
      <w:proofErr w:type="spellEnd"/>
      <w:r w:rsidR="008413E8">
        <w:t xml:space="preserve">, </w:t>
      </w:r>
      <w:proofErr w:type="spellStart"/>
      <w:r w:rsidR="008413E8">
        <w:t>foliar_disposition</w:t>
      </w:r>
      <w:proofErr w:type="spellEnd"/>
    </w:p>
    <w:p w14:paraId="24E6330F" w14:textId="77777777" w:rsidR="0016521A" w:rsidRPr="002F37AC" w:rsidRDefault="0016521A" w:rsidP="00D35FC7">
      <w:r w:rsidRPr="002F37AC">
        <w:t>Repeat this re</w:t>
      </w:r>
      <w:r>
        <w:t>cord up to NCPDS</w:t>
      </w:r>
      <w:r w:rsidRPr="002F37AC">
        <w:t>.</w:t>
      </w:r>
    </w:p>
    <w:p w14:paraId="2E4199D9" w14:textId="514C1660" w:rsidR="0016521A" w:rsidRPr="002F37AC" w:rsidRDefault="008413E8" w:rsidP="00D35FC7">
      <w:proofErr w:type="spellStart"/>
      <w:r>
        <w:t>emd</w:t>
      </w:r>
      <w:proofErr w:type="spellEnd"/>
      <w:r w:rsidR="0016521A" w:rsidRPr="002F37AC">
        <w:t xml:space="preserve">: </w:t>
      </w:r>
      <w:r w:rsidR="0016521A">
        <w:tab/>
      </w:r>
      <w:r w:rsidR="0016521A" w:rsidRPr="002F37AC">
        <w:t>integer day of crop emergence.</w:t>
      </w:r>
    </w:p>
    <w:p w14:paraId="25B7D3AE" w14:textId="689F6D6E" w:rsidR="0016521A" w:rsidRPr="002F37AC" w:rsidRDefault="008413E8" w:rsidP="00D35FC7">
      <w:proofErr w:type="spellStart"/>
      <w:r>
        <w:t>emm</w:t>
      </w:r>
      <w:proofErr w:type="spellEnd"/>
      <w:r w:rsidR="0016521A" w:rsidRPr="002F37AC">
        <w:t>:</w:t>
      </w:r>
      <w:r w:rsidR="0016521A">
        <w:tab/>
      </w:r>
      <w:r w:rsidR="0016521A" w:rsidRPr="002F37AC">
        <w:t>integer month of crop emergence.</w:t>
      </w:r>
    </w:p>
    <w:p w14:paraId="18407662" w14:textId="0E1EDE79" w:rsidR="0016521A" w:rsidRPr="002F37AC" w:rsidRDefault="008413E8" w:rsidP="00D35FC7">
      <w:proofErr w:type="spellStart"/>
      <w:r>
        <w:t>emy</w:t>
      </w:r>
      <w:proofErr w:type="spellEnd"/>
      <w:r w:rsidR="0016521A" w:rsidRPr="002F37AC">
        <w:t>:</w:t>
      </w:r>
      <w:r w:rsidR="0016521A">
        <w:tab/>
      </w:r>
      <w:r w:rsidR="0016521A" w:rsidRPr="002F37AC">
        <w:t>integer year of crop emergence.</w:t>
      </w:r>
    </w:p>
    <w:p w14:paraId="7C0A3B9B" w14:textId="19A373F1" w:rsidR="0016521A" w:rsidRPr="002F37AC" w:rsidRDefault="008413E8" w:rsidP="00D35FC7">
      <w:r>
        <w:t>mad</w:t>
      </w:r>
      <w:r w:rsidR="0016521A" w:rsidRPr="002F37AC">
        <w:t xml:space="preserve">: </w:t>
      </w:r>
      <w:r w:rsidR="0016521A">
        <w:tab/>
      </w:r>
      <w:r w:rsidR="0016521A" w:rsidRPr="002F37AC">
        <w:t>integer day of crop maturation.</w:t>
      </w:r>
    </w:p>
    <w:p w14:paraId="2F9D9761" w14:textId="05A2E539" w:rsidR="0016521A" w:rsidRPr="002F37AC" w:rsidRDefault="008413E8" w:rsidP="00D35FC7">
      <w:r>
        <w:t>mam</w:t>
      </w:r>
      <w:r w:rsidR="0016521A" w:rsidRPr="002F37AC">
        <w:t xml:space="preserve">: </w:t>
      </w:r>
      <w:r w:rsidR="0016521A">
        <w:tab/>
      </w:r>
      <w:r w:rsidR="0016521A" w:rsidRPr="002F37AC">
        <w:t>integer month of crop maturation.</w:t>
      </w:r>
    </w:p>
    <w:p w14:paraId="4BC537A2" w14:textId="78F24AAF" w:rsidR="0016521A" w:rsidRDefault="008413E8" w:rsidP="00D35FC7">
      <w:r>
        <w:t>may</w:t>
      </w:r>
      <w:r w:rsidR="0016521A" w:rsidRPr="002F37AC">
        <w:t>:</w:t>
      </w:r>
      <w:r w:rsidR="0016521A">
        <w:tab/>
      </w:r>
      <w:r w:rsidR="0016521A" w:rsidRPr="002F37AC">
        <w:t>integer year of crop maturation.</w:t>
      </w:r>
    </w:p>
    <w:p w14:paraId="67F4220F" w14:textId="3B81740F" w:rsidR="0016521A" w:rsidRPr="007A382A" w:rsidRDefault="008413E8" w:rsidP="00D35FC7">
      <w:r>
        <w:t>had</w:t>
      </w:r>
      <w:r w:rsidR="0016521A" w:rsidRPr="007A382A">
        <w:t xml:space="preserve">: </w:t>
      </w:r>
      <w:r w:rsidR="0016521A">
        <w:tab/>
      </w:r>
      <w:r w:rsidR="0016521A" w:rsidRPr="007A382A">
        <w:t>integer day of crop harvest.</w:t>
      </w:r>
    </w:p>
    <w:p w14:paraId="1BCB7BFC" w14:textId="7FE257E9" w:rsidR="0016521A" w:rsidRPr="007A382A" w:rsidRDefault="008413E8" w:rsidP="00D35FC7">
      <w:r>
        <w:t>ham</w:t>
      </w:r>
      <w:r w:rsidR="0016521A" w:rsidRPr="007A382A">
        <w:t>:</w:t>
      </w:r>
      <w:r w:rsidR="0016521A">
        <w:tab/>
      </w:r>
      <w:r w:rsidR="0016521A" w:rsidRPr="007A382A">
        <w:t>integer month of crop harvest.</w:t>
      </w:r>
    </w:p>
    <w:p w14:paraId="744D5E70" w14:textId="0CDB45B4" w:rsidR="0016521A" w:rsidRDefault="008413E8" w:rsidP="00D35FC7">
      <w:r>
        <w:t>hay</w:t>
      </w:r>
      <w:r w:rsidR="0016521A" w:rsidRPr="007A382A">
        <w:t xml:space="preserve">: </w:t>
      </w:r>
      <w:r w:rsidR="0016521A">
        <w:tab/>
      </w:r>
      <w:r w:rsidR="0016521A" w:rsidRPr="007A382A">
        <w:t>integer year of crop harvest.</w:t>
      </w:r>
    </w:p>
    <w:p w14:paraId="530DBD57" w14:textId="77777777" w:rsidR="0045095C" w:rsidRDefault="0045095C" w:rsidP="00D35FC7"/>
    <w:p w14:paraId="46A4A267" w14:textId="39FFA8A4" w:rsidR="0045095C" w:rsidRDefault="00263B18" w:rsidP="00D35FC7">
      <w:proofErr w:type="spellStart"/>
      <w:r>
        <w:t>max_</w:t>
      </w:r>
      <w:r w:rsidR="0045095C">
        <w:t>root_depth</w:t>
      </w:r>
      <w:proofErr w:type="spellEnd"/>
      <w:r w:rsidR="0045095C" w:rsidRPr="00467BDF">
        <w:t xml:space="preserve">: </w:t>
      </w:r>
      <w:r w:rsidR="0045095C">
        <w:tab/>
      </w:r>
      <w:r w:rsidR="0045095C" w:rsidRPr="00467BDF">
        <w:t>maximum rooting depth of the crop (cm).</w:t>
      </w:r>
    </w:p>
    <w:p w14:paraId="19A3335F" w14:textId="77777777" w:rsidR="0045095C" w:rsidRDefault="0045095C" w:rsidP="00D35FC7">
      <w:proofErr w:type="spellStart"/>
      <w:r>
        <w:t>max_caopy_cover</w:t>
      </w:r>
      <w:proofErr w:type="spellEnd"/>
      <w:r w:rsidRPr="00467BDF">
        <w:t xml:space="preserve">: </w:t>
      </w:r>
      <w:r>
        <w:tab/>
      </w:r>
      <w:r w:rsidRPr="00467BDF">
        <w:t>maximum areal coverage of the canopy (percent).</w:t>
      </w:r>
    </w:p>
    <w:p w14:paraId="3B5C61CA" w14:textId="77777777" w:rsidR="0045095C" w:rsidRDefault="0045095C" w:rsidP="00D35FC7">
      <w:proofErr w:type="spellStart"/>
      <w:r>
        <w:t>max_canopy_height</w:t>
      </w:r>
      <w:proofErr w:type="spellEnd"/>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D35FC7"/>
    <w:p w14:paraId="200470D4" w14:textId="19AF51FC" w:rsidR="00015737" w:rsidRDefault="0045095C" w:rsidP="00D35FC7">
      <w:proofErr w:type="spellStart"/>
      <w:r>
        <w:t>max_canopy_holdup</w:t>
      </w:r>
      <w:proofErr w:type="spellEnd"/>
      <w:r w:rsidR="00015737" w:rsidRPr="00467BDF">
        <w:t xml:space="preserve">: </w:t>
      </w:r>
      <w:r w:rsidR="00015737">
        <w:tab/>
      </w:r>
      <w:r w:rsidR="00015737" w:rsidRPr="00467BDF">
        <w:t>maximum interception storage of the crop (cm).</w:t>
      </w:r>
    </w:p>
    <w:p w14:paraId="3F846D21" w14:textId="33A9AD96" w:rsidR="0045095C" w:rsidRPr="00311B04" w:rsidRDefault="0045095C" w:rsidP="00D35FC7">
      <w:proofErr w:type="spellStart"/>
      <w:r>
        <w:t>foliar_disposition</w:t>
      </w:r>
      <w:proofErr w:type="spellEnd"/>
      <w:r>
        <w:t xml:space="preserve">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D35FC7"/>
    <w:p w14:paraId="7962776E" w14:textId="0ADEFA23" w:rsidR="00B32309" w:rsidRDefault="00015737" w:rsidP="00D35FC7">
      <w:r w:rsidRPr="008A5E7D">
        <w:rPr>
          <w:b/>
        </w:rPr>
        <w:t xml:space="preserve">RECORD </w:t>
      </w:r>
      <w:r w:rsidR="004C4BF1">
        <w:rPr>
          <w:b/>
        </w:rPr>
        <w:t>8</w:t>
      </w:r>
      <w:r w:rsidR="00BE3C59" w:rsidRPr="008A5E7D">
        <w:rPr>
          <w:b/>
        </w:rPr>
        <w:t>:</w:t>
      </w:r>
      <w:r w:rsidR="00BE3C59">
        <w:tab/>
      </w:r>
      <w:r w:rsidR="00DF59CD">
        <w:t xml:space="preserve"> </w:t>
      </w:r>
      <w:proofErr w:type="spellStart"/>
      <w:r w:rsidR="00221FC1">
        <w:t>irflag</w:t>
      </w:r>
      <w:proofErr w:type="spellEnd"/>
      <w:r w:rsidR="00B32309">
        <w:t xml:space="preserve">, </w:t>
      </w:r>
      <w:proofErr w:type="spellStart"/>
      <w:r w:rsidR="00263B18">
        <w:t>is_temperature_simulated</w:t>
      </w:r>
      <w:proofErr w:type="spellEnd"/>
    </w:p>
    <w:p w14:paraId="518CA029" w14:textId="3E0F570C" w:rsidR="00015737" w:rsidRPr="00311B04" w:rsidRDefault="00221FC1" w:rsidP="00D35FC7">
      <w:proofErr w:type="spellStart"/>
      <w:r>
        <w:t>irflag</w:t>
      </w:r>
      <w:proofErr w:type="spellEnd"/>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D35FC7">
      <w:proofErr w:type="spellStart"/>
      <w:r>
        <w:rPr>
          <w:rFonts w:ascii="Consolas" w:hAnsi="Consolas" w:cs="Consolas"/>
          <w:color w:val="000000"/>
          <w:sz w:val="19"/>
          <w:szCs w:val="19"/>
        </w:rPr>
        <w:t>is_temperature_simulated</w:t>
      </w:r>
      <w:proofErr w:type="spellEnd"/>
      <w:r w:rsidR="00015737" w:rsidRPr="00311B04">
        <w:t xml:space="preserve">: </w:t>
      </w:r>
      <w:r w:rsidR="00015737">
        <w:tab/>
      </w:r>
      <w:r w:rsidR="00015737" w:rsidRPr="00311B04">
        <w:t>soil temp</w:t>
      </w:r>
      <w:r w:rsidR="00A7641E">
        <w:t>erature simulation flag</w:t>
      </w:r>
      <w:r>
        <w:t xml:space="preserve"> ( Logical) True or False</w:t>
      </w:r>
    </w:p>
    <w:p w14:paraId="7C6F626A" w14:textId="77777777" w:rsidR="00015737" w:rsidRDefault="00015737" w:rsidP="00D35FC7"/>
    <w:p w14:paraId="581F712C" w14:textId="566B008D" w:rsidR="00015737" w:rsidRDefault="007B139D" w:rsidP="00D35FC7">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proofErr w:type="spellStart"/>
      <w:r w:rsidR="00947766" w:rsidRPr="00697E7C">
        <w:t>max_irrig</w:t>
      </w:r>
      <w:proofErr w:type="spellEnd"/>
      <w:r w:rsidR="007A2678" w:rsidRPr="00697E7C">
        <w:t xml:space="preserve">, </w:t>
      </w:r>
      <w:proofErr w:type="spellStart"/>
      <w:r w:rsidR="00FE57B2" w:rsidRPr="00697E7C">
        <w:rPr>
          <w:highlight w:val="white"/>
        </w:rPr>
        <w:t>UserSpecifiesDepth</w:t>
      </w:r>
      <w:proofErr w:type="spellEnd"/>
      <w:r w:rsidR="00FE57B2" w:rsidRPr="00697E7C">
        <w:t xml:space="preserve">, </w:t>
      </w:r>
      <w:r w:rsidR="008C3ADF">
        <w:t xml:space="preserve">User_ </w:t>
      </w:r>
      <w:proofErr w:type="spellStart"/>
      <w:r w:rsidR="008C3ADF">
        <w:t>irrig_depth</w:t>
      </w:r>
      <w:proofErr w:type="spellEnd"/>
    </w:p>
    <w:p w14:paraId="494577C8" w14:textId="34F1E262" w:rsidR="00015737" w:rsidRPr="00EB61A4" w:rsidRDefault="00015737" w:rsidP="00D35FC7">
      <w:r w:rsidRPr="00EB61A4">
        <w:t>Only i</w:t>
      </w:r>
      <w:r w:rsidR="00A7641E">
        <w:t xml:space="preserve">f </w:t>
      </w:r>
      <w:proofErr w:type="spellStart"/>
      <w:r w:rsidR="00694D69">
        <w:t>irflag</w:t>
      </w:r>
      <w:proofErr w:type="spellEnd"/>
      <w:r w:rsidR="00A7641E">
        <w:t xml:space="preserve"> = 1 or 2 (see record </w:t>
      </w:r>
      <w:r w:rsidR="009129B4">
        <w:t>13</w:t>
      </w:r>
      <w:r w:rsidRPr="00EB61A4">
        <w:t>).</w:t>
      </w:r>
    </w:p>
    <w:p w14:paraId="0911027C" w14:textId="78E86478" w:rsidR="00015737" w:rsidRPr="00EB61A4" w:rsidRDefault="00A7641E" w:rsidP="00D35FC7">
      <w:r w:rsidRPr="00EB61A4">
        <w:t xml:space="preserve">IRTYP: </w:t>
      </w:r>
      <w:r w:rsidR="00015737" w:rsidRPr="00EB61A4">
        <w:t>type of irrigation:</w:t>
      </w:r>
    </w:p>
    <w:p w14:paraId="6C9905D1" w14:textId="77777777" w:rsidR="00015737" w:rsidRPr="00EB61A4" w:rsidRDefault="00015737" w:rsidP="00D35FC7">
      <w:r>
        <w:tab/>
      </w:r>
      <w:r w:rsidRPr="00EB61A4">
        <w:t>1 = flood irrigation,</w:t>
      </w:r>
    </w:p>
    <w:p w14:paraId="45811AA9" w14:textId="77777777" w:rsidR="00015737" w:rsidRPr="00EB61A4" w:rsidRDefault="00015737" w:rsidP="00D35FC7">
      <w:r>
        <w:tab/>
      </w:r>
      <w:r w:rsidRPr="00EB61A4">
        <w:t xml:space="preserve">2 = </w:t>
      </w:r>
      <w:r>
        <w:t>not used</w:t>
      </w:r>
    </w:p>
    <w:p w14:paraId="04E8A96D" w14:textId="77777777" w:rsidR="00015737" w:rsidRPr="00EB61A4" w:rsidRDefault="00015737" w:rsidP="00D35FC7">
      <w:r>
        <w:tab/>
      </w:r>
      <w:r w:rsidRPr="00EB61A4">
        <w:t>3 = over canopy,</w:t>
      </w:r>
    </w:p>
    <w:p w14:paraId="6CB880E1" w14:textId="77777777" w:rsidR="00015737" w:rsidRPr="00EB61A4" w:rsidRDefault="00015737" w:rsidP="00D35FC7">
      <w:r>
        <w:tab/>
        <w:t>4 = under canopy sprinkler</w:t>
      </w:r>
      <w:r w:rsidRPr="00EB61A4">
        <w:t>,</w:t>
      </w:r>
    </w:p>
    <w:p w14:paraId="7D35201C" w14:textId="77777777" w:rsidR="00015737" w:rsidRPr="00EB61A4" w:rsidRDefault="00015737" w:rsidP="00D35FC7">
      <w:r>
        <w:tab/>
      </w:r>
      <w:r w:rsidRPr="00EB61A4">
        <w:t>5 = over canopy without runoff generation,</w:t>
      </w:r>
    </w:p>
    <w:p w14:paraId="7A1DD36C" w14:textId="77777777" w:rsidR="00015737" w:rsidRPr="00EB61A4" w:rsidRDefault="00015737" w:rsidP="00D35FC7">
      <w:r>
        <w:tab/>
      </w:r>
      <w:r w:rsidRPr="00EB61A4">
        <w:t>6 = over canopy, user-defined rates, with runoff generation,</w:t>
      </w:r>
    </w:p>
    <w:p w14:paraId="6544BCCF" w14:textId="77777777" w:rsidR="00015737" w:rsidRDefault="00015737" w:rsidP="00D35FC7">
      <w:r>
        <w:tab/>
      </w:r>
      <w:r w:rsidRPr="00EB61A4">
        <w:t>7 = over canopy, user-defined rates, without runoff generation.</w:t>
      </w:r>
    </w:p>
    <w:p w14:paraId="190C44AB" w14:textId="77777777" w:rsidR="007A2678" w:rsidRPr="00EB61A4" w:rsidRDefault="007A2678" w:rsidP="00D35FC7"/>
    <w:p w14:paraId="06B30414" w14:textId="77777777" w:rsidR="00015737" w:rsidRPr="00EB61A4" w:rsidRDefault="00015737" w:rsidP="00D35FC7">
      <w:r w:rsidRPr="00EB61A4">
        <w:t xml:space="preserve">FLEACH: </w:t>
      </w:r>
      <w:r>
        <w:tab/>
      </w:r>
      <w:r w:rsidRPr="00EB61A4">
        <w:t>leaching factor as a fraction of irrigation water depth.</w:t>
      </w:r>
    </w:p>
    <w:p w14:paraId="1CB03056" w14:textId="77777777" w:rsidR="00015737" w:rsidRDefault="00015737" w:rsidP="00D35FC7">
      <w:r w:rsidRPr="00EB61A4">
        <w:t xml:space="preserve">PCDEPL: </w:t>
      </w:r>
      <w:r>
        <w:tab/>
      </w:r>
      <w:r w:rsidRPr="00EB61A4">
        <w:t>fraction of available water capacity at which irrigation is applied.</w:t>
      </w:r>
    </w:p>
    <w:p w14:paraId="2E3B0825" w14:textId="0663466F" w:rsidR="00015737" w:rsidRDefault="00015737" w:rsidP="00D35FC7">
      <w:r>
        <w:tab/>
      </w:r>
      <w:r w:rsidR="0086723F">
        <w:tab/>
      </w:r>
      <w:r w:rsidRPr="00EB61A4">
        <w:t>Usually ~0.45 – 0.55; PRZM accepts values between 0.0 and 0.9</w:t>
      </w:r>
    </w:p>
    <w:p w14:paraId="29B4300F" w14:textId="6AF8C241" w:rsidR="00015737" w:rsidRDefault="00DA3302" w:rsidP="00D35FC7">
      <w:proofErr w:type="spellStart"/>
      <w:r>
        <w:rPr>
          <w:rFonts w:ascii="Consolas" w:hAnsi="Consolas" w:cs="Consolas"/>
          <w:color w:val="000000"/>
          <w:sz w:val="19"/>
          <w:szCs w:val="19"/>
          <w:highlight w:val="white"/>
        </w:rPr>
        <w:t>max_irrig</w:t>
      </w:r>
      <w:proofErr w:type="spellEnd"/>
      <w:r w:rsidR="00015737" w:rsidRPr="00EB61A4">
        <w:t>:</w:t>
      </w:r>
      <w:r w:rsidR="00015737">
        <w:tab/>
      </w:r>
      <w:r w:rsidR="00CB5C13">
        <w:t>maximum</w:t>
      </w:r>
      <w:r>
        <w:t xml:space="preserve"> daily irrigation rate (cm day</w:t>
      </w:r>
      <w:r w:rsidR="00F33068" w:rsidRPr="00F33068">
        <w:rPr>
          <w:vertAlign w:val="superscript"/>
        </w:rPr>
        <w:t>-1</w:t>
      </w:r>
      <w:r w:rsidR="00015737" w:rsidRPr="00EB61A4">
        <w:t>).</w:t>
      </w:r>
      <w:r w:rsidR="00403F81">
        <w:t xml:space="preserve">  </w:t>
      </w:r>
    </w:p>
    <w:p w14:paraId="00A48745" w14:textId="73BF4215" w:rsidR="007A2678" w:rsidRDefault="00FE57B2" w:rsidP="00D35FC7">
      <w:proofErr w:type="spellStart"/>
      <w:r w:rsidRPr="00FE57B2">
        <w:rPr>
          <w:rFonts w:ascii="Consolas" w:hAnsi="Consolas" w:cs="Consolas"/>
          <w:sz w:val="19"/>
          <w:szCs w:val="19"/>
          <w:highlight w:val="white"/>
        </w:rPr>
        <w:t>UserSpecifiesDepth</w:t>
      </w:r>
      <w:proofErr w:type="spellEnd"/>
      <w:r w:rsidR="007A2678">
        <w:tab/>
      </w:r>
      <w:r>
        <w:t>user specifies the depth</w:t>
      </w:r>
      <w:r w:rsidR="007A2678">
        <w:t xml:space="preserve"> (TRUE)</w:t>
      </w:r>
      <w:r w:rsidR="0080743D">
        <w:t>,</w:t>
      </w:r>
      <w:r w:rsidR="007A2678">
        <w:t xml:space="preserve"> or </w:t>
      </w:r>
      <w:r>
        <w:t>irrigate according to root depth</w:t>
      </w:r>
      <w:r w:rsidRPr="00FE57B2">
        <w:t xml:space="preserve"> </w:t>
      </w:r>
      <w:r w:rsidR="007A2678">
        <w:t>(FALSE).</w:t>
      </w:r>
    </w:p>
    <w:p w14:paraId="42E6110C" w14:textId="6BD6CC7C" w:rsidR="007A2678" w:rsidRPr="007A2678" w:rsidRDefault="00263B18" w:rsidP="00D35FC7">
      <w:r>
        <w:t xml:space="preserve">User_ </w:t>
      </w:r>
      <w:proofErr w:type="spellStart"/>
      <w:r>
        <w:t>i</w:t>
      </w:r>
      <w:r w:rsidR="007A2678">
        <w:t>rrig_depth</w:t>
      </w:r>
      <w:proofErr w:type="spellEnd"/>
      <w:r w:rsidR="007A2678">
        <w:tab/>
        <w:t>user specified irrigation depth</w:t>
      </w:r>
      <w:r w:rsidR="00403F81">
        <w:t xml:space="preserve"> (cm) </w:t>
      </w:r>
      <w:r w:rsidR="007A2678">
        <w:t xml:space="preserve">if </w:t>
      </w:r>
      <w:proofErr w:type="spellStart"/>
      <w:r w:rsidR="00FE57B2" w:rsidRPr="00FE57B2">
        <w:rPr>
          <w:rFonts w:ascii="Consolas" w:hAnsi="Consolas" w:cs="Consolas"/>
          <w:sz w:val="19"/>
          <w:szCs w:val="19"/>
          <w:highlight w:val="white"/>
        </w:rPr>
        <w:t>UserSpecifiesDepth</w:t>
      </w:r>
      <w:proofErr w:type="spellEnd"/>
      <w:r w:rsidR="007A2678">
        <w:t xml:space="preserve"> is </w:t>
      </w:r>
      <w:r w:rsidR="00FE57B2">
        <w:t>TRUE</w:t>
      </w:r>
      <w:r w:rsidR="007A2678">
        <w:t>, otherwise 0</w:t>
      </w:r>
    </w:p>
    <w:p w14:paraId="0F28CEEF" w14:textId="77777777" w:rsidR="00015737" w:rsidRDefault="00015737" w:rsidP="00D35FC7"/>
    <w:p w14:paraId="2B975009" w14:textId="758BBB2A" w:rsidR="00015737" w:rsidRDefault="00015737" w:rsidP="00D35FC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ALBEDO</w:t>
      </w:r>
      <w:r w:rsidR="00697E7C">
        <w:t>(12)</w:t>
      </w:r>
      <w:r w:rsidR="00EE4CE7">
        <w:t>, EMMISS,</w:t>
      </w:r>
      <w:r w:rsidR="00EE4CE7" w:rsidRPr="00B801BE">
        <w:t xml:space="preserve"> </w:t>
      </w:r>
    </w:p>
    <w:p w14:paraId="66E63F5C" w14:textId="21D8D8F6" w:rsidR="00015737" w:rsidRPr="002D72DC" w:rsidRDefault="00EE4CE7" w:rsidP="00D35FC7">
      <w:bookmarkStart w:id="54" w:name="_Hlk425103"/>
      <w:r>
        <w:t xml:space="preserve">Only if </w:t>
      </w:r>
      <w:proofErr w:type="spellStart"/>
      <w:r w:rsidR="00426B5D">
        <w:t>is_temperature_simulated</w:t>
      </w:r>
      <w:proofErr w:type="spellEnd"/>
      <w:r w:rsidR="00426B5D">
        <w:t xml:space="preserve"> = True</w:t>
      </w:r>
    </w:p>
    <w:bookmarkEnd w:id="54"/>
    <w:p w14:paraId="2A19A150" w14:textId="77777777" w:rsidR="0028740B" w:rsidRDefault="00EE4CE7" w:rsidP="00D35FC7">
      <w:r>
        <w:t>ALBEDO:</w:t>
      </w:r>
      <w:r>
        <w:tab/>
        <w:t>monthly values of soil surface albedo (12 values).</w:t>
      </w:r>
    </w:p>
    <w:p w14:paraId="4EDF949B" w14:textId="0860CF13" w:rsidR="00E15E13" w:rsidRDefault="00EE4CE7" w:rsidP="00D35FC7">
      <w:r>
        <w:t xml:space="preserve">EMMISS: </w:t>
      </w:r>
      <w:r>
        <w:tab/>
        <w:t>reflectivity of soil surface to longwave radiation (fraction).</w:t>
      </w:r>
    </w:p>
    <w:p w14:paraId="13564461" w14:textId="77777777" w:rsidR="004324DE" w:rsidRDefault="004324DE" w:rsidP="00D35FC7"/>
    <w:p w14:paraId="6F89F5F5" w14:textId="70FA9EBF" w:rsidR="004324DE" w:rsidRDefault="004F0C83" w:rsidP="00D35FC7">
      <w:r>
        <w:rPr>
          <w:b/>
        </w:rPr>
        <w:lastRenderedPageBreak/>
        <w:t>RECORD 11</w:t>
      </w:r>
      <w:r w:rsidR="004324DE" w:rsidRPr="00A20825">
        <w:rPr>
          <w:b/>
        </w:rPr>
        <w:t>:</w:t>
      </w:r>
      <w:r w:rsidR="004324DE">
        <w:t xml:space="preserve">  </w:t>
      </w:r>
      <w:proofErr w:type="spellStart"/>
      <w:r w:rsidR="004324DE">
        <w:t>uWind_Reference_Height</w:t>
      </w:r>
      <w:proofErr w:type="spellEnd"/>
      <w:r w:rsidR="004324DE" w:rsidRPr="00AF033C">
        <w:t xml:space="preserve">, </w:t>
      </w:r>
      <w:r w:rsidR="004324DE">
        <w:t xml:space="preserve"> </w:t>
      </w:r>
      <w:proofErr w:type="spellStart"/>
      <w:r w:rsidR="004324DE" w:rsidRPr="00AF033C">
        <w:t>Height_stagnant_air_layer_cm</w:t>
      </w:r>
      <w:proofErr w:type="spellEnd"/>
    </w:p>
    <w:p w14:paraId="07D237F7" w14:textId="77777777" w:rsidR="004324DE" w:rsidRDefault="004324DE" w:rsidP="00D35FC7">
      <w:proofErr w:type="spellStart"/>
      <w:r w:rsidRPr="00AF033C">
        <w:t>uWind_Reference_Height</w:t>
      </w:r>
      <w:proofErr w:type="spellEnd"/>
      <w:r w:rsidRPr="00AF033C">
        <w:t>:</w:t>
      </w:r>
      <w:r>
        <w:tab/>
        <w:t>height of wind speed measurement above the soil surface (m).</w:t>
      </w:r>
    </w:p>
    <w:p w14:paraId="1AADA51A" w14:textId="26B9A0AD" w:rsidR="004324DE" w:rsidRDefault="004324DE" w:rsidP="00D35FC7">
      <w:proofErr w:type="spellStart"/>
      <w:r>
        <w:t>Height_stagnant_air_layer_cm</w:t>
      </w:r>
      <w:proofErr w:type="spellEnd"/>
      <w:r>
        <w:t>:</w:t>
      </w:r>
      <w:r>
        <w:tab/>
        <w:t>thickness of boundary at soil surface (formerly hard coded at 0.5 cm)</w:t>
      </w:r>
    </w:p>
    <w:p w14:paraId="7254CE41" w14:textId="77777777" w:rsidR="00E15E13" w:rsidRDefault="00E15E13" w:rsidP="00D35FC7"/>
    <w:p w14:paraId="3A798C8C" w14:textId="4EDDEFCC" w:rsidR="00015737" w:rsidRDefault="00015737" w:rsidP="00D35FC7">
      <w:r w:rsidRPr="0086723F">
        <w:t xml:space="preserve">RECORD </w:t>
      </w:r>
      <w:r w:rsidR="00DA3302" w:rsidRPr="0086723F">
        <w:t>12</w:t>
      </w:r>
      <w:r w:rsidR="00DF59CD" w:rsidRPr="0086723F">
        <w:t>:</w:t>
      </w:r>
      <w:r w:rsidR="00DF59CD" w:rsidRPr="00A20825">
        <w:t xml:space="preserve"> </w:t>
      </w:r>
      <w:r w:rsidR="00DF59CD">
        <w:t>BBT</w:t>
      </w:r>
      <w:r w:rsidR="00697E7C">
        <w:t>(12)</w:t>
      </w:r>
    </w:p>
    <w:p w14:paraId="2FED32F6" w14:textId="77777777" w:rsidR="00426B5D" w:rsidRPr="002D72DC" w:rsidRDefault="00426B5D" w:rsidP="00D35FC7">
      <w:r>
        <w:t xml:space="preserve">Only if </w:t>
      </w:r>
      <w:proofErr w:type="spellStart"/>
      <w:r>
        <w:t>is_temperature_simulated</w:t>
      </w:r>
      <w:proofErr w:type="spellEnd"/>
      <w:r>
        <w:t xml:space="preserve"> = True</w:t>
      </w:r>
    </w:p>
    <w:p w14:paraId="16B18952" w14:textId="77777777" w:rsidR="00015737" w:rsidRDefault="00015737" w:rsidP="00D35FC7">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D35FC7"/>
    <w:p w14:paraId="465618F1" w14:textId="74F2483D" w:rsidR="00015737" w:rsidRPr="00356C07" w:rsidRDefault="00015737" w:rsidP="00D35FC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D35FC7">
      <w:r w:rsidRPr="003D72A7">
        <w:t xml:space="preserve">Only if </w:t>
      </w:r>
      <w:proofErr w:type="spellStart"/>
      <w:r w:rsidR="00694D69">
        <w:t>tempflag</w:t>
      </w:r>
      <w:proofErr w:type="spellEnd"/>
      <w:r w:rsidRPr="003D72A7">
        <w:t xml:space="preserve"> = 1.</w:t>
      </w:r>
    </w:p>
    <w:p w14:paraId="6F50FE7C" w14:textId="31215E73" w:rsidR="00015737" w:rsidRPr="003D72A7" w:rsidRDefault="00015737" w:rsidP="00D35FC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D35FC7">
      <w:r w:rsidRPr="003D72A7">
        <w:t xml:space="preserve">TBASE: </w:t>
      </w:r>
      <w:r>
        <w:tab/>
      </w:r>
      <w:r w:rsidRPr="003D72A7">
        <w:t>temperature during the test of biodegradation.</w:t>
      </w:r>
    </w:p>
    <w:p w14:paraId="56D41A23" w14:textId="77777777" w:rsidR="00015737" w:rsidRDefault="00015737" w:rsidP="00D35FC7"/>
    <w:p w14:paraId="21FB9EDD" w14:textId="650B1F62" w:rsidR="00015737" w:rsidRDefault="001608ED" w:rsidP="00D35FC7">
      <w:r w:rsidRPr="0086723F">
        <w:t>RECORD 14</w:t>
      </w:r>
      <w:r w:rsidR="00356C07" w:rsidRPr="0086723F">
        <w:t xml:space="preserve">: </w:t>
      </w:r>
      <w:r w:rsidR="00356C07">
        <w:t xml:space="preserve"> </w:t>
      </w:r>
      <w:r w:rsidR="00697E7C" w:rsidRPr="0051086B">
        <w:t>NHORIZ</w:t>
      </w:r>
    </w:p>
    <w:p w14:paraId="4D0A3836" w14:textId="77777777" w:rsidR="00015737" w:rsidRPr="0051086B" w:rsidRDefault="00015737" w:rsidP="00D35FC7">
      <w:r w:rsidRPr="0051086B">
        <w:t xml:space="preserve">NHORIZ: </w:t>
      </w:r>
      <w:r>
        <w:tab/>
      </w:r>
      <w:r w:rsidRPr="0051086B">
        <w:t>total number of horizons (minimum of 1).</w:t>
      </w:r>
    </w:p>
    <w:p w14:paraId="1C1B44BD" w14:textId="77777777" w:rsidR="00015737" w:rsidRDefault="00015737" w:rsidP="00D35FC7"/>
    <w:p w14:paraId="5D28C752" w14:textId="6D9D1CC9" w:rsidR="00A401E8" w:rsidRDefault="00356C07" w:rsidP="00D35FC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proofErr w:type="spellStart"/>
      <w:r w:rsidR="0022397E" w:rsidRPr="00A401E8">
        <w:t>Num_Delx</w:t>
      </w:r>
      <w:proofErr w:type="spellEnd"/>
      <w:r w:rsidR="005C55DA" w:rsidRPr="00A401E8">
        <w:t>,</w:t>
      </w:r>
      <w:r w:rsidR="00D76E1E" w:rsidRPr="00A401E8">
        <w:t xml:space="preserve"> </w:t>
      </w:r>
      <w:proofErr w:type="spellStart"/>
      <w:r w:rsidR="00D76E1E" w:rsidRPr="00A401E8">
        <w:t>dispersion_input</w:t>
      </w:r>
      <w:proofErr w:type="spellEnd"/>
      <w:r w:rsidR="005C55DA" w:rsidRPr="00A401E8">
        <w:t xml:space="preserve">, </w:t>
      </w:r>
      <w:proofErr w:type="spellStart"/>
      <w:r w:rsidR="00D76E1E" w:rsidRPr="00A401E8">
        <w:t>bd_input</w:t>
      </w:r>
      <w:proofErr w:type="spellEnd"/>
      <w:r w:rsidR="005C55DA" w:rsidRPr="00A401E8">
        <w:t xml:space="preserve">, </w:t>
      </w:r>
      <w:proofErr w:type="spellStart"/>
      <w:r w:rsidR="00D76E1E" w:rsidRPr="00A401E8">
        <w:t>theta_zero_input</w:t>
      </w:r>
      <w:proofErr w:type="spellEnd"/>
      <w:r w:rsidR="00A401E8" w:rsidRPr="00A401E8">
        <w:t xml:space="preserve">, </w:t>
      </w:r>
      <w:proofErr w:type="spellStart"/>
      <w:r w:rsidR="00D76E1E" w:rsidRPr="00A401E8">
        <w:t>fc_input</w:t>
      </w:r>
      <w:proofErr w:type="spellEnd"/>
      <w:r w:rsidR="005C55DA" w:rsidRPr="00A401E8">
        <w:t xml:space="preserve">, </w:t>
      </w:r>
      <w:proofErr w:type="spellStart"/>
      <w:r w:rsidR="00D76E1E" w:rsidRPr="00A401E8">
        <w:t>wp_input</w:t>
      </w:r>
      <w:proofErr w:type="spellEnd"/>
      <w:r w:rsidR="005C55DA" w:rsidRPr="00A401E8">
        <w:t xml:space="preserve">, </w:t>
      </w:r>
      <w:proofErr w:type="spellStart"/>
      <w:r w:rsidR="00A401E8" w:rsidRPr="00A401E8">
        <w:t>oc_input</w:t>
      </w:r>
      <w:proofErr w:type="spellEnd"/>
      <w:r w:rsidR="005C55DA" w:rsidRPr="00A401E8">
        <w:t xml:space="preserve">, </w:t>
      </w:r>
      <w:proofErr w:type="spellStart"/>
      <w:r w:rsidR="00A401E8" w:rsidRPr="00A401E8">
        <w:t>sand_input</w:t>
      </w:r>
      <w:proofErr w:type="spellEnd"/>
      <w:r w:rsidR="005C55DA" w:rsidRPr="00A401E8">
        <w:t xml:space="preserve">, </w:t>
      </w:r>
      <w:proofErr w:type="spellStart"/>
      <w:r w:rsidR="00A401E8" w:rsidRPr="00A401E8">
        <w:t>clay_input</w:t>
      </w:r>
      <w:proofErr w:type="spellEnd"/>
      <w:r w:rsidR="005C55DA" w:rsidRPr="00A401E8">
        <w:t xml:space="preserve">, </w:t>
      </w:r>
      <w:proofErr w:type="spellStart"/>
      <w:r w:rsidR="00A401E8" w:rsidRPr="00A401E8">
        <w:t>soil_temp_input</w:t>
      </w:r>
      <w:proofErr w:type="spellEnd"/>
    </w:p>
    <w:p w14:paraId="00738BA1" w14:textId="77777777" w:rsidR="005C55DA" w:rsidRPr="00D76E1E" w:rsidRDefault="005C55DA" w:rsidP="00D35FC7"/>
    <w:p w14:paraId="6BC0561C" w14:textId="77777777" w:rsidR="00015737" w:rsidRPr="00675E4E" w:rsidRDefault="005C55DA" w:rsidP="00D35FC7">
      <w:r>
        <w:t>One line for each horizon (total lines = NHORIZ).</w:t>
      </w:r>
    </w:p>
    <w:p w14:paraId="4CB459F9" w14:textId="77777777" w:rsidR="00015737" w:rsidRPr="00675E4E" w:rsidRDefault="00015737" w:rsidP="00D35FC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D35FC7">
      <w:pPr>
        <w:rPr>
          <w:rFonts w:ascii="Consolas" w:hAnsi="Consolas" w:cs="Consolas"/>
          <w:sz w:val="19"/>
          <w:szCs w:val="19"/>
        </w:rPr>
      </w:pPr>
      <w:r w:rsidRPr="00A401E8">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D35FC7">
      <w:proofErr w:type="spellStart"/>
      <w:r>
        <w:t>n</w:t>
      </w:r>
      <w:r w:rsidR="0022397E">
        <w:t>um_delx</w:t>
      </w:r>
      <w:proofErr w:type="spellEnd"/>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D35FC7">
      <w:proofErr w:type="spellStart"/>
      <w:r>
        <w:t>dispersion_input</w:t>
      </w:r>
      <w:proofErr w:type="spellEnd"/>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D35FC7">
      <w:proofErr w:type="spellStart"/>
      <w:r>
        <w:t>bd_input</w:t>
      </w:r>
      <w:proofErr w:type="spellEnd"/>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D35FC7">
      <w:proofErr w:type="spellStart"/>
      <w:r>
        <w:t>theta_zero_input</w:t>
      </w:r>
      <w:proofErr w:type="spellEnd"/>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D35FC7">
      <w:proofErr w:type="spellStart"/>
      <w:r>
        <w:t>max_water</w:t>
      </w:r>
      <w:proofErr w:type="spellEnd"/>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D35FC7">
      <w:proofErr w:type="spellStart"/>
      <w:r>
        <w:t>min_water</w:t>
      </w:r>
      <w:proofErr w:type="spellEnd"/>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D35FC7">
      <w:proofErr w:type="spellStart"/>
      <w:r>
        <w:t>oc_input</w:t>
      </w:r>
      <w:proofErr w:type="spellEnd"/>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D35FC7">
      <w:proofErr w:type="spellStart"/>
      <w:r w:rsidRPr="00A401E8">
        <w:t>sand_input</w:t>
      </w:r>
      <w:proofErr w:type="spellEnd"/>
      <w:r w:rsidR="00356C07" w:rsidRPr="00126A62">
        <w:t xml:space="preserve">: </w:t>
      </w:r>
      <w:r w:rsidR="00356C07">
        <w:tab/>
      </w:r>
      <w:r>
        <w:tab/>
      </w:r>
      <w:r w:rsidR="00356C07" w:rsidRPr="00126A62">
        <w:t xml:space="preserve">sand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D35FC7">
      <w:proofErr w:type="spellStart"/>
      <w:r>
        <w:t>clay_input</w:t>
      </w:r>
      <w:proofErr w:type="spellEnd"/>
      <w:r w:rsidR="00356C07" w:rsidRPr="00126A62">
        <w:t xml:space="preserve">: </w:t>
      </w:r>
      <w:r w:rsidR="00356C07">
        <w:tab/>
      </w:r>
      <w:r>
        <w:tab/>
      </w:r>
      <w:r w:rsidR="00356C07" w:rsidRPr="00126A62">
        <w:t xml:space="preserve">clay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D35FC7">
      <w:proofErr w:type="spellStart"/>
      <w:r w:rsidRPr="00A401E8">
        <w:t>soil_temp_input</w:t>
      </w:r>
      <w:proofErr w:type="spellEnd"/>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proofErr w:type="spellStart"/>
      <w:r w:rsidR="00426B5D">
        <w:rPr>
          <w:rFonts w:ascii="Consolas" w:hAnsi="Consolas" w:cs="Consolas"/>
          <w:color w:val="000000"/>
          <w:sz w:val="19"/>
          <w:szCs w:val="19"/>
        </w:rPr>
        <w:t>is_temperature_simulated</w:t>
      </w:r>
      <w:proofErr w:type="spellEnd"/>
      <w:r w:rsidR="00426B5D">
        <w:rPr>
          <w:rFonts w:ascii="Consolas" w:hAnsi="Consolas" w:cs="Consolas"/>
          <w:color w:val="000000"/>
          <w:sz w:val="19"/>
          <w:szCs w:val="19"/>
        </w:rPr>
        <w:t xml:space="preserve">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D35FC7"/>
    <w:p w14:paraId="116CEA89" w14:textId="122DBEF0" w:rsidR="007216EE" w:rsidRPr="007216EE" w:rsidRDefault="001608ED" w:rsidP="00D35FC7">
      <w:r>
        <w:rPr>
          <w:b/>
          <w:bCs/>
        </w:rPr>
        <w:t>RECORD 16</w:t>
      </w:r>
      <w:r w:rsidR="007216EE" w:rsidRPr="00795509">
        <w:rPr>
          <w:b/>
          <w:bCs/>
        </w:rPr>
        <w:t>:</w:t>
      </w:r>
      <w:r w:rsidR="007216EE" w:rsidRPr="007216EE">
        <w:rPr>
          <w:bCs/>
        </w:rPr>
        <w:t xml:space="preserve"> </w:t>
      </w:r>
      <w:r w:rsidR="007216EE" w:rsidRPr="007216EE">
        <w:rPr>
          <w:bCs/>
        </w:rPr>
        <w:tab/>
      </w:r>
      <w:proofErr w:type="spellStart"/>
      <w:r w:rsidR="007216EE" w:rsidRPr="007216EE">
        <w:t>runoff_extract_depth</w:t>
      </w:r>
      <w:proofErr w:type="spellEnd"/>
      <w:r w:rsidR="007216EE" w:rsidRPr="007216EE">
        <w:t xml:space="preserve">, </w:t>
      </w:r>
      <w:proofErr w:type="spellStart"/>
      <w:r w:rsidR="007216EE" w:rsidRPr="007216EE">
        <w:t>runoff_decline</w:t>
      </w:r>
      <w:proofErr w:type="spellEnd"/>
      <w:r w:rsidR="007216EE" w:rsidRPr="007216EE">
        <w:t xml:space="preserve">, </w:t>
      </w:r>
      <w:proofErr w:type="spellStart"/>
      <w:r w:rsidR="007216EE" w:rsidRPr="007216EE">
        <w:t>runoff_effic</w:t>
      </w:r>
      <w:proofErr w:type="spellEnd"/>
    </w:p>
    <w:p w14:paraId="1A6E384D" w14:textId="77777777" w:rsidR="007216EE" w:rsidRPr="007216EE" w:rsidRDefault="007216EE" w:rsidP="00D35FC7">
      <w:proofErr w:type="spellStart"/>
      <w:r w:rsidRPr="007216EE">
        <w:t>runoff_extract_depth</w:t>
      </w:r>
      <w:proofErr w:type="spellEnd"/>
      <w:r>
        <w:tab/>
        <w:t>soil depth over which runoff interacts with soil</w:t>
      </w:r>
      <w:r w:rsidR="00D45C31">
        <w:t xml:space="preserve"> (cm)</w:t>
      </w:r>
      <w:r w:rsidR="0040150C">
        <w:t>.</w:t>
      </w:r>
    </w:p>
    <w:p w14:paraId="1172B419" w14:textId="77777777" w:rsidR="007216EE" w:rsidRPr="007216EE" w:rsidRDefault="007216EE" w:rsidP="00D35FC7">
      <w:proofErr w:type="spellStart"/>
      <w:r w:rsidRPr="007216EE">
        <w:t>runoff_decline</w:t>
      </w:r>
      <w:proofErr w:type="spellEnd"/>
      <w:r>
        <w:tab/>
      </w:r>
      <w:r>
        <w:tab/>
        <w:t>exponential decline coefficient of runoff interaction (cm</w:t>
      </w:r>
      <w:r w:rsidR="004B564C" w:rsidRPr="004B564C">
        <w:rPr>
          <w:vertAlign w:val="superscript"/>
        </w:rPr>
        <w:t>-1</w:t>
      </w:r>
      <w:r>
        <w:t>)</w:t>
      </w:r>
      <w:r w:rsidR="0040150C">
        <w:t>.</w:t>
      </w:r>
    </w:p>
    <w:p w14:paraId="7873D98D" w14:textId="77777777" w:rsidR="007216EE" w:rsidRPr="007216EE" w:rsidRDefault="007216EE" w:rsidP="00D35FC7">
      <w:proofErr w:type="spellStart"/>
      <w:r w:rsidRPr="007216EE">
        <w:t>runoff_effic</w:t>
      </w:r>
      <w:proofErr w:type="spellEnd"/>
      <w:r>
        <w:tab/>
      </w:r>
      <w:r>
        <w:tab/>
        <w:t>fraction of total runoff that interacts with soil</w:t>
      </w:r>
      <w:r w:rsidR="0040150C">
        <w:t>.</w:t>
      </w:r>
    </w:p>
    <w:p w14:paraId="0F6DF874" w14:textId="77777777" w:rsidR="007216EE" w:rsidRDefault="007216EE" w:rsidP="00D35FC7"/>
    <w:p w14:paraId="08E121EE" w14:textId="262015C7" w:rsidR="007216EE" w:rsidRPr="00853592" w:rsidRDefault="001608ED" w:rsidP="00D35FC7">
      <w:pPr>
        <w:rPr>
          <w:sz w:val="19"/>
          <w:szCs w:val="19"/>
        </w:rPr>
      </w:pPr>
      <w:bookmarkStart w:id="55" w:name="_Hlk103324070"/>
      <w:r>
        <w:rPr>
          <w:b/>
          <w:bCs/>
        </w:rPr>
        <w:t>RECORD 17</w:t>
      </w:r>
      <w:r w:rsidR="007216EE" w:rsidRPr="00795509">
        <w:rPr>
          <w:b/>
          <w:bCs/>
        </w:rPr>
        <w:t xml:space="preserve">: </w:t>
      </w:r>
      <w:r w:rsidR="007216EE" w:rsidRPr="007216EE">
        <w:rPr>
          <w:bCs/>
        </w:rPr>
        <w:tab/>
      </w:r>
      <w:proofErr w:type="spellStart"/>
      <w:r w:rsidR="007216EE" w:rsidRPr="00140732">
        <w:t>erosion_depth</w:t>
      </w:r>
      <w:proofErr w:type="spellEnd"/>
      <w:r w:rsidR="007216EE" w:rsidRPr="00140732">
        <w:t xml:space="preserve">, </w:t>
      </w:r>
      <w:proofErr w:type="spellStart"/>
      <w:r w:rsidR="007216EE" w:rsidRPr="00140732">
        <w:t>erosion_decline</w:t>
      </w:r>
      <w:proofErr w:type="spellEnd"/>
      <w:r w:rsidR="00853592" w:rsidRPr="00140732">
        <w:t xml:space="preserve">, </w:t>
      </w:r>
      <w:proofErr w:type="spellStart"/>
      <w:r w:rsidR="00853592" w:rsidRPr="00140732">
        <w:t>erosion_effic</w:t>
      </w:r>
      <w:proofErr w:type="spellEnd"/>
    </w:p>
    <w:bookmarkEnd w:id="55"/>
    <w:p w14:paraId="3FDF6C3F" w14:textId="77777777" w:rsidR="007216EE" w:rsidRPr="007216EE" w:rsidRDefault="007216EE" w:rsidP="00D35FC7">
      <w:proofErr w:type="spellStart"/>
      <w:r w:rsidRPr="007216EE">
        <w:t>erosion_depth</w:t>
      </w:r>
      <w:proofErr w:type="spellEnd"/>
      <w:r>
        <w:tab/>
      </w:r>
      <w:r>
        <w:tab/>
        <w:t>soil depth over which erosion interacts with soil</w:t>
      </w:r>
      <w:r w:rsidR="00D45C31">
        <w:t xml:space="preserve"> (cm)</w:t>
      </w:r>
      <w:r w:rsidR="0040150C">
        <w:t>.</w:t>
      </w:r>
    </w:p>
    <w:p w14:paraId="79487CFB" w14:textId="77777777" w:rsidR="007216EE" w:rsidRPr="007216EE" w:rsidRDefault="007216EE" w:rsidP="00D35FC7">
      <w:proofErr w:type="spellStart"/>
      <w:r w:rsidRPr="007216EE">
        <w:t>erosion_decline</w:t>
      </w:r>
      <w:proofErr w:type="spellEnd"/>
      <w:r w:rsidRPr="007216EE">
        <w:t xml:space="preserve"> </w:t>
      </w:r>
      <w:r>
        <w:tab/>
        <w:t>exponential decline coefficient of erosion interaction (</w:t>
      </w:r>
      <w:r w:rsidR="004B564C">
        <w:t>cm</w:t>
      </w:r>
      <w:r w:rsidR="004B564C" w:rsidRPr="004B564C">
        <w:rPr>
          <w:vertAlign w:val="superscript"/>
        </w:rPr>
        <w:t>-1</w:t>
      </w:r>
      <w:r>
        <w:t>)</w:t>
      </w:r>
      <w:r w:rsidR="0040150C">
        <w:t>.</w:t>
      </w:r>
    </w:p>
    <w:p w14:paraId="6CEFB00D" w14:textId="77777777" w:rsidR="007216EE" w:rsidRDefault="00803B58" w:rsidP="00D35FC7">
      <w:proofErr w:type="spellStart"/>
      <w:r>
        <w:t>erosion_effic</w:t>
      </w:r>
      <w:proofErr w:type="spellEnd"/>
      <w:r>
        <w:tab/>
      </w:r>
      <w:r>
        <w:tab/>
        <w:t>fraction of total erosion that interacts with soil.</w:t>
      </w:r>
    </w:p>
    <w:p w14:paraId="4241E120" w14:textId="77777777" w:rsidR="00BF6E99" w:rsidRDefault="00BF6E99" w:rsidP="00D35FC7"/>
    <w:p w14:paraId="4DC7F194" w14:textId="77777777" w:rsidR="00BF6E99" w:rsidRDefault="00BF6E99" w:rsidP="00D35FC7"/>
    <w:p w14:paraId="2BCAF8A7" w14:textId="7BDF7757" w:rsidR="00624057" w:rsidRPr="0032152D" w:rsidRDefault="00A470AD" w:rsidP="00C05760">
      <w:pPr>
        <w:pStyle w:val="Heading2"/>
      </w:pPr>
      <w:bookmarkStart w:id="56" w:name="_Toc138340348"/>
      <w:r w:rsidRPr="0032152D">
        <w:lastRenderedPageBreak/>
        <w:t xml:space="preserve">Waterbody/Watershed </w:t>
      </w:r>
      <w:r w:rsidR="0032152D">
        <w:t xml:space="preserve">Input </w:t>
      </w:r>
      <w:r w:rsidRPr="0032152D">
        <w:t>File</w:t>
      </w:r>
      <w:bookmarkEnd w:id="56"/>
    </w:p>
    <w:p w14:paraId="2B6A9522" w14:textId="5B476DC8" w:rsidR="000C295B" w:rsidRDefault="000C295B" w:rsidP="00A622E0">
      <w:pPr>
        <w:rPr>
          <w:color w:val="000000"/>
        </w:rPr>
      </w:pPr>
      <w:r>
        <w:rPr>
          <w:color w:val="000000"/>
        </w:rPr>
        <w:t>This is a comma-delimited text file.  All input variables should be separated by commas, and the line should end with a comma. Blank lines should also end with a comma.</w:t>
      </w:r>
    </w:p>
    <w:p w14:paraId="5E4B88CA" w14:textId="77777777" w:rsidR="000C295B" w:rsidRPr="000C295B" w:rsidRDefault="000C295B" w:rsidP="00A622E0">
      <w:pPr>
        <w:rPr>
          <w:color w:val="000000"/>
        </w:rPr>
      </w:pPr>
    </w:p>
    <w:p w14:paraId="02A2CB8F" w14:textId="12CBA63F" w:rsidR="00A622E0" w:rsidRDefault="00A622E0" w:rsidP="00A622E0">
      <w:pPr>
        <w:rPr>
          <w:b/>
          <w:bCs/>
          <w:color w:val="000000"/>
        </w:rPr>
      </w:pPr>
      <w:r w:rsidRPr="00A622E0">
        <w:rPr>
          <w:b/>
          <w:bCs/>
          <w:color w:val="000000"/>
        </w:rPr>
        <w:t xml:space="preserve">Line 1: </w:t>
      </w:r>
      <w:proofErr w:type="spellStart"/>
      <w:r w:rsidRPr="00A622E0">
        <w:rPr>
          <w:b/>
          <w:bCs/>
          <w:color w:val="000000"/>
        </w:rPr>
        <w:t>simtypeflag</w:t>
      </w:r>
      <w:proofErr w:type="spellEnd"/>
      <w:r w:rsidR="000C295B">
        <w:rPr>
          <w:b/>
          <w:bCs/>
          <w:color w:val="000000"/>
        </w:rPr>
        <w:t xml:space="preserve"> [integer]</w:t>
      </w:r>
      <w:r w:rsidRPr="00A622E0">
        <w:rPr>
          <w:b/>
          <w:bCs/>
          <w:color w:val="000000"/>
        </w:rPr>
        <w:t xml:space="preserve">     </w:t>
      </w:r>
    </w:p>
    <w:p w14:paraId="29B571D7" w14:textId="7404839A" w:rsidR="000C295B" w:rsidRPr="000C295B" w:rsidRDefault="000C295B" w:rsidP="00A622E0">
      <w:pPr>
        <w:rPr>
          <w:color w:val="000000"/>
        </w:rPr>
      </w:pPr>
      <w:r w:rsidRPr="000C295B">
        <w:rPr>
          <w:color w:val="000000"/>
        </w:rPr>
        <w:t xml:space="preserve">This </w:t>
      </w:r>
      <w:r>
        <w:rPr>
          <w:color w:val="000000"/>
        </w:rPr>
        <w:t>indicates the how flow and volume should be handled by entering one of the following:</w:t>
      </w:r>
    </w:p>
    <w:p w14:paraId="76D11995" w14:textId="548F635B" w:rsidR="00A622E0" w:rsidRDefault="00A622E0" w:rsidP="00A622E0">
      <w:r>
        <w:t>1 = varying volume with flowthrough</w:t>
      </w:r>
    </w:p>
    <w:p w14:paraId="02B5F0D7" w14:textId="3AE0B7E0" w:rsidR="00A622E0" w:rsidRDefault="00A622E0" w:rsidP="00A622E0">
      <w:r>
        <w:t>2 = USEPA pond with standard defaults (see Appendix A)</w:t>
      </w:r>
    </w:p>
    <w:p w14:paraId="19F689BF" w14:textId="0BEB9714" w:rsidR="00A622E0" w:rsidRDefault="00A622E0" w:rsidP="00A622E0">
      <w:r>
        <w:t>3 = USEPA reservoir with standard defaults (see Appendix A)</w:t>
      </w:r>
    </w:p>
    <w:p w14:paraId="1E41AADE" w14:textId="7202707A" w:rsidR="00A622E0" w:rsidRDefault="00A622E0" w:rsidP="00A622E0">
      <w:r>
        <w:t xml:space="preserve">4 = constant volume without flow </w:t>
      </w:r>
      <w:bookmarkStart w:id="57" w:name="_Hlk138486174"/>
      <w:r>
        <w:t xml:space="preserve">with user supplied inputs </w:t>
      </w:r>
      <w:bookmarkEnd w:id="57"/>
    </w:p>
    <w:p w14:paraId="7607AA33" w14:textId="775DFDDB" w:rsidR="00A622E0" w:rsidRDefault="00A622E0" w:rsidP="00A622E0">
      <w:pPr>
        <w:rPr>
          <w:color w:val="000000"/>
        </w:rPr>
      </w:pPr>
      <w:r>
        <w:t xml:space="preserve">5 = constant volume with flow </w:t>
      </w:r>
      <w:r w:rsidR="000C295B">
        <w:t>with user supplied inputs</w:t>
      </w:r>
      <w:r>
        <w:rPr>
          <w:color w:val="000000"/>
        </w:rPr>
        <w:t xml:space="preserve">  </w:t>
      </w:r>
    </w:p>
    <w:p w14:paraId="2A2E20C9" w14:textId="77777777" w:rsidR="00A622E0" w:rsidRDefault="00A622E0" w:rsidP="000C295B"/>
    <w:p w14:paraId="20696295" w14:textId="7C17F165" w:rsidR="000C295B" w:rsidRDefault="000C295B" w:rsidP="000C295B">
      <w:r w:rsidRPr="00DD1ED4">
        <w:rPr>
          <w:b/>
          <w:bCs/>
        </w:rPr>
        <w:t xml:space="preserve">Line 2:   </w:t>
      </w:r>
      <w:proofErr w:type="spellStart"/>
      <w:r w:rsidRPr="00DD1ED4">
        <w:rPr>
          <w:b/>
          <w:bCs/>
        </w:rPr>
        <w:t>flow_averaging</w:t>
      </w:r>
      <w:proofErr w:type="spellEnd"/>
      <w:r w:rsidRPr="00DD1ED4">
        <w:rPr>
          <w:b/>
          <w:bCs/>
        </w:rPr>
        <w:t xml:space="preserve"> [integer]</w:t>
      </w:r>
    </w:p>
    <w:p w14:paraId="654EAEA7" w14:textId="7D01BABE" w:rsidR="00A622E0" w:rsidRDefault="000C295B" w:rsidP="000C295B">
      <w:r>
        <w:t>Indicates the number of days in the past over which the entering</w:t>
      </w:r>
      <w:r w:rsidR="00DD1ED4">
        <w:t xml:space="preserve"> water</w:t>
      </w:r>
      <w:r>
        <w:t xml:space="preserve"> flow </w:t>
      </w:r>
      <w:r w:rsidR="00DD1ED4">
        <w:t xml:space="preserve">from runoff </w:t>
      </w:r>
      <w:r>
        <w:t>will be averaged to create smoother outflow from the water body. A zero “</w:t>
      </w:r>
      <w:r w:rsidRPr="000C295B">
        <w:rPr>
          <w:b/>
          <w:bCs/>
        </w:rPr>
        <w:t>0</w:t>
      </w:r>
      <w:r>
        <w:t>” indicates that the flow will be averaged over the entire simulation and thus be constant</w:t>
      </w:r>
      <w:r w:rsidR="00DD1ED4">
        <w:t>, any other positive integer will be the averaging period</w:t>
      </w:r>
      <w:r>
        <w:t>.</w:t>
      </w:r>
    </w:p>
    <w:p w14:paraId="618AA959" w14:textId="3D94A3D5" w:rsidR="00A622E0" w:rsidRDefault="00A622E0" w:rsidP="00DD1ED4"/>
    <w:p w14:paraId="66DB36CB" w14:textId="51CCB8C8" w:rsidR="00A622E0" w:rsidRPr="00DD1ED4" w:rsidRDefault="00DD1ED4" w:rsidP="00DD1ED4">
      <w:pPr>
        <w:rPr>
          <w:b/>
          <w:bCs/>
        </w:rPr>
      </w:pPr>
      <w:r w:rsidRPr="00DD1ED4">
        <w:rPr>
          <w:b/>
          <w:bCs/>
        </w:rPr>
        <w:t xml:space="preserve">Line 3: </w:t>
      </w:r>
      <w:r w:rsidR="00A622E0" w:rsidRPr="00DD1ED4">
        <w:rPr>
          <w:b/>
          <w:bCs/>
        </w:rPr>
        <w:t xml:space="preserve">afield   </w:t>
      </w:r>
      <w:r w:rsidRPr="00DD1ED4">
        <w:rPr>
          <w:b/>
          <w:bCs/>
        </w:rPr>
        <w:t>[real]</w:t>
      </w:r>
      <w:r w:rsidR="00A622E0" w:rsidRPr="00DD1ED4">
        <w:rPr>
          <w:b/>
          <w:bCs/>
        </w:rPr>
        <w:t xml:space="preserve">    </w:t>
      </w:r>
    </w:p>
    <w:p w14:paraId="76B5FA42" w14:textId="5F424C96" w:rsidR="00DD1ED4" w:rsidRDefault="00DD1ED4" w:rsidP="00DD1ED4">
      <w:r w:rsidRPr="00DD1ED4">
        <w:t>Area (</w:t>
      </w:r>
      <w:r>
        <w:t>m</w:t>
      </w:r>
      <w:r w:rsidRPr="00DD1ED4">
        <w:rPr>
          <w:vertAlign w:val="superscript"/>
        </w:rPr>
        <w:t>2</w:t>
      </w:r>
      <w:r w:rsidRPr="00DD1ED4">
        <w:t>) of the runoff-generating field</w:t>
      </w:r>
    </w:p>
    <w:p w14:paraId="736BBE71" w14:textId="0775F8DA" w:rsidR="00DD1ED4" w:rsidRDefault="00DD1ED4" w:rsidP="00DD1ED4"/>
    <w:p w14:paraId="2456E287" w14:textId="5D576B2E" w:rsidR="00DD1ED4" w:rsidRPr="00DD1ED4" w:rsidRDefault="00DD1ED4" w:rsidP="00DD1ED4">
      <w:pPr>
        <w:rPr>
          <w:b/>
          <w:bCs/>
        </w:rPr>
      </w:pPr>
      <w:r w:rsidRPr="00DD1ED4">
        <w:rPr>
          <w:b/>
          <w:bCs/>
        </w:rPr>
        <w:t xml:space="preserve">Line 4:  </w:t>
      </w:r>
      <w:proofErr w:type="spellStart"/>
      <w:r w:rsidR="00A622E0" w:rsidRPr="00DD1ED4">
        <w:rPr>
          <w:b/>
          <w:bCs/>
        </w:rPr>
        <w:t>area_waterbody</w:t>
      </w:r>
      <w:proofErr w:type="spellEnd"/>
      <w:r w:rsidR="00A622E0" w:rsidRPr="00DD1ED4">
        <w:rPr>
          <w:b/>
          <w:bCs/>
        </w:rPr>
        <w:t xml:space="preserve">  </w:t>
      </w:r>
      <w:r>
        <w:rPr>
          <w:b/>
          <w:bCs/>
        </w:rPr>
        <w:t>[real]</w:t>
      </w:r>
    </w:p>
    <w:p w14:paraId="3ABC9A20" w14:textId="76DF22BC" w:rsidR="00DD1ED4" w:rsidRDefault="00DD1ED4" w:rsidP="00DD1ED4">
      <w:r w:rsidRPr="00DD1ED4">
        <w:t>Area (</w:t>
      </w:r>
      <w:r>
        <w:t>m</w:t>
      </w:r>
      <w:r w:rsidRPr="00DD1ED4">
        <w:rPr>
          <w:vertAlign w:val="superscript"/>
        </w:rPr>
        <w:t>2</w:t>
      </w:r>
      <w:r w:rsidRPr="00DD1ED4">
        <w:t xml:space="preserve">) of the </w:t>
      </w:r>
      <w:r>
        <w:t>water body</w:t>
      </w:r>
    </w:p>
    <w:p w14:paraId="26C42DBD" w14:textId="77777777" w:rsidR="00DD1ED4" w:rsidRDefault="00DD1ED4" w:rsidP="00DD1ED4"/>
    <w:p w14:paraId="6928E75B" w14:textId="77777777" w:rsidR="00DD1ED4" w:rsidRDefault="00DD1ED4" w:rsidP="00DD1ED4"/>
    <w:p w14:paraId="02D20695" w14:textId="4F1B661B" w:rsidR="00A622E0" w:rsidRDefault="00A622E0" w:rsidP="00DD1ED4">
      <w:r>
        <w:t xml:space="preserve">   </w:t>
      </w:r>
    </w:p>
    <w:p w14:paraId="4E5326C5" w14:textId="2FD02462" w:rsidR="00A622E0" w:rsidRDefault="00A622E0" w:rsidP="00DD1ED4">
      <w:r>
        <w:t xml:space="preserve">  </w:t>
      </w:r>
      <w:proofErr w:type="spellStart"/>
      <w:r>
        <w:t>D_over_dx</w:t>
      </w:r>
      <w:proofErr w:type="spellEnd"/>
      <w:r>
        <w:t xml:space="preserve">          </w:t>
      </w:r>
    </w:p>
    <w:p w14:paraId="67032696" w14:textId="5F109BA4" w:rsidR="00A622E0" w:rsidRDefault="00A622E0" w:rsidP="00DD1ED4">
      <w:r>
        <w:t xml:space="preserve">  </w:t>
      </w:r>
      <w:proofErr w:type="spellStart"/>
      <w:r>
        <w:t>benthic_depth</w:t>
      </w:r>
      <w:proofErr w:type="spellEnd"/>
      <w:r>
        <w:t xml:space="preserve">      </w:t>
      </w:r>
    </w:p>
    <w:p w14:paraId="7EEC4339" w14:textId="1B2FCCD4" w:rsidR="00A622E0" w:rsidRDefault="00A622E0" w:rsidP="00DD1ED4">
      <w:r>
        <w:t xml:space="preserve">  porosity           </w:t>
      </w:r>
    </w:p>
    <w:p w14:paraId="48DBCFC7" w14:textId="13D1AA39" w:rsidR="00A622E0" w:rsidRDefault="00A622E0" w:rsidP="00DD1ED4">
      <w:r>
        <w:t xml:space="preserve">  </w:t>
      </w:r>
      <w:proofErr w:type="spellStart"/>
      <w:r>
        <w:t>bulk_density</w:t>
      </w:r>
      <w:proofErr w:type="spellEnd"/>
      <w:r>
        <w:t xml:space="preserve">       </w:t>
      </w:r>
    </w:p>
    <w:p w14:paraId="33BED8B0" w14:textId="6D7C11F0" w:rsidR="00A622E0" w:rsidRDefault="00A622E0" w:rsidP="00DD1ED4">
      <w:r>
        <w:t xml:space="preserve">  FROC2              </w:t>
      </w:r>
    </w:p>
    <w:p w14:paraId="3B8BB825" w14:textId="4BC91E18" w:rsidR="00A622E0" w:rsidRDefault="00A622E0" w:rsidP="00DD1ED4">
      <w:r>
        <w:t xml:space="preserve">  DOC2               </w:t>
      </w:r>
    </w:p>
    <w:p w14:paraId="7A2445F8" w14:textId="7D946CE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BNMAS              </w:t>
      </w:r>
    </w:p>
    <w:p w14:paraId="5C9D35D3" w14:textId="4224147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DFAC               </w:t>
      </w:r>
    </w:p>
    <w:p w14:paraId="1626CDE0" w14:textId="7D312A8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SUSED              </w:t>
      </w:r>
    </w:p>
    <w:p w14:paraId="69B4C544" w14:textId="623AA549"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CHL                </w:t>
      </w:r>
    </w:p>
    <w:p w14:paraId="5700B910" w14:textId="7EE3CCB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FROC1              </w:t>
      </w:r>
    </w:p>
    <w:p w14:paraId="51C88236" w14:textId="04326C18"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DOC1               </w:t>
      </w:r>
    </w:p>
    <w:p w14:paraId="143844EF" w14:textId="1D698AE5"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PLMAS              </w:t>
      </w:r>
    </w:p>
    <w:p w14:paraId="4DB94D34" w14:textId="7502332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depth_0            </w:t>
      </w:r>
    </w:p>
    <w:p w14:paraId="58D3AF90" w14:textId="70724A31"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depth_max</w:t>
      </w:r>
      <w:proofErr w:type="spellEnd"/>
      <w:r>
        <w:rPr>
          <w:rFonts w:ascii="Consolas" w:hAnsi="Consolas" w:cs="Consolas"/>
          <w:color w:val="000000"/>
          <w:sz w:val="19"/>
          <w:szCs w:val="19"/>
        </w:rPr>
        <w:t xml:space="preserve">          </w:t>
      </w:r>
    </w:p>
    <w:p w14:paraId="4C0301D3" w14:textId="6B953BF3"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baseflow           </w:t>
      </w:r>
    </w:p>
    <w:p w14:paraId="2A69E5AD" w14:textId="5729C6B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hydro_length</w:t>
      </w:r>
      <w:proofErr w:type="spellEnd"/>
    </w:p>
    <w:p w14:paraId="3B9CF883" w14:textId="78BA75C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is_zero_depth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zero_depth</w:t>
      </w:r>
      <w:proofErr w:type="spellEnd"/>
    </w:p>
    <w:p w14:paraId="0FF68B31" w14:textId="77777777"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read</w:t>
      </w:r>
      <w:r>
        <w:rPr>
          <w:rFonts w:ascii="Consolas" w:hAnsi="Consolas" w:cs="Consolas"/>
          <w:color w:val="000000"/>
          <w:sz w:val="19"/>
          <w:szCs w:val="19"/>
        </w:rPr>
        <w:t>(</w:t>
      </w:r>
      <w:proofErr w:type="spellStart"/>
      <w:r>
        <w:rPr>
          <w:rFonts w:ascii="Consolas" w:hAnsi="Consolas" w:cs="Consolas"/>
          <w:color w:val="000000"/>
          <w:sz w:val="19"/>
          <w:szCs w:val="19"/>
        </w:rPr>
        <w:t>waterbody_file_unit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is_tpez</w:t>
      </w:r>
      <w:proofErr w:type="spellEnd"/>
    </w:p>
    <w:p w14:paraId="5A993BF8" w14:textId="004682DD" w:rsidR="00A470AD" w:rsidRDefault="00A622E0" w:rsidP="00A622E0">
      <w:r>
        <w:rPr>
          <w:rFonts w:ascii="Consolas" w:hAnsi="Consolas" w:cs="Consolas"/>
          <w:color w:val="000000"/>
          <w:sz w:val="19"/>
          <w:szCs w:val="19"/>
        </w:rPr>
        <w:t xml:space="preserve">        </w:t>
      </w:r>
    </w:p>
    <w:p w14:paraId="31167EB7" w14:textId="77777777" w:rsidR="00A470AD" w:rsidRDefault="00A470AD" w:rsidP="00D35FC7"/>
    <w:p w14:paraId="346E1375" w14:textId="0630F811" w:rsidR="00624057" w:rsidRDefault="00624057" w:rsidP="00D35FC7"/>
    <w:p w14:paraId="7F69AA4C" w14:textId="77777777" w:rsidR="00624057" w:rsidRDefault="00624057" w:rsidP="00C05760">
      <w:pPr>
        <w:pStyle w:val="Heading2"/>
      </w:pPr>
      <w:bookmarkStart w:id="58" w:name="_Toc138340349"/>
      <w:r w:rsidRPr="00B135A0">
        <w:lastRenderedPageBreak/>
        <w:t>Meteorological Data File</w:t>
      </w:r>
      <w:bookmarkEnd w:id="58"/>
    </w:p>
    <w:p w14:paraId="13B72CDC" w14:textId="77777777"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D35FC7"/>
    <w:p w14:paraId="3D6C9865" w14:textId="2BD36DDF" w:rsidR="00624057" w:rsidRDefault="00624057" w:rsidP="00D35FC7"/>
    <w:p w14:paraId="692AC7E5" w14:textId="2DAC1573" w:rsidR="00624057" w:rsidRDefault="00624057" w:rsidP="00D35FC7"/>
    <w:p w14:paraId="352B9884" w14:textId="2C9A44BA" w:rsidR="00624057" w:rsidRDefault="00624057" w:rsidP="00D35FC7"/>
    <w:p w14:paraId="354B5D73" w14:textId="77777777" w:rsidR="00624057" w:rsidRPr="007D2642" w:rsidRDefault="00624057" w:rsidP="00D35FC7"/>
    <w:p w14:paraId="16A4EB0F" w14:textId="6EADE989" w:rsidR="003B0799" w:rsidRDefault="003B0799" w:rsidP="00D35FC7">
      <w:pPr>
        <w:pStyle w:val="Heading1"/>
      </w:pPr>
      <w:bookmarkStart w:id="59" w:name="_Toc138340350"/>
      <w:r>
        <w:t xml:space="preserve">Parameter </w:t>
      </w:r>
      <w:r w:rsidR="00514A0C">
        <w:t xml:space="preserve">Description and  </w:t>
      </w:r>
      <w:r>
        <w:t>Estimation</w:t>
      </w:r>
      <w:bookmarkEnd w:id="59"/>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lastRenderedPageBreak/>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60" w:name="_Hlk49240068"/>
      <w:proofErr w:type="spellStart"/>
      <w:r w:rsidRPr="003E4634">
        <w:rPr>
          <w:b/>
        </w:rPr>
        <w:t>application_rate</w:t>
      </w:r>
      <w:bookmarkEnd w:id="60"/>
      <w:proofErr w:type="spellEnd"/>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 xml:space="preserve">For deep cores, BBT will be </w:t>
      </w:r>
      <w:r w:rsidRPr="00CF0FBC">
        <w:lastRenderedPageBreak/>
        <w:t>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4FD1A4F5" w:rsidR="005F3AE6" w:rsidRDefault="00CE013E" w:rsidP="00D35FC7">
      <w:r w:rsidRPr="00CE013E">
        <w:t>CAM = 1</w:t>
      </w:r>
      <w:r w:rsidR="000B5F4A">
        <w:t>,</w:t>
      </w:r>
      <w:r>
        <w:t xml:space="preserve"> </w:t>
      </w:r>
      <w:r w:rsidR="001A75EE">
        <w:t>Below crop application (no crop interception). The distribution of chemical below surface is  Chemical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61"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61"/>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4E322319" w14:textId="77777777" w:rsidR="001A75EE" w:rsidRDefault="001A75EE" w:rsidP="00D35FC7"/>
    <w:p w14:paraId="33526753" w14:textId="2305E551" w:rsidR="005F3AE6" w:rsidRDefault="00574BAB" w:rsidP="00D35FC7">
      <w:proofErr w:type="spellStart"/>
      <w:r w:rsidRPr="00574BAB">
        <w:rPr>
          <w:b/>
        </w:rPr>
        <w:lastRenderedPageBreak/>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65DAD63C" w:rsidR="005F3AE6" w:rsidRDefault="00897199" w:rsidP="00D35FC7">
      <w:bookmarkStart w:id="62"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gives a table of values for CINTCP, but the source is unknown.</w:t>
      </w:r>
      <w:r w:rsidRPr="00A567EB">
        <w:t xml:space="preserve"> </w:t>
      </w:r>
      <w:r w:rsidR="003D3125">
        <w:t xml:space="preserve">Alternatively, CINTCP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01E5BB21" w:rsidR="005F3AE6" w:rsidRDefault="006D4570" w:rsidP="00D35FC7">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2"/>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7A94C04C" w:rsidR="001416FE" w:rsidRPr="0089289D" w:rsidRDefault="001416FE" w:rsidP="00D35FC7">
      <w:r w:rsidRPr="0089289D">
        <w:t>DRIFT</w:t>
      </w:r>
    </w:p>
    <w:p w14:paraId="6358A7E4" w14:textId="77777777" w:rsidR="001416FE" w:rsidRDefault="001416FE" w:rsidP="00D35FC7"/>
    <w:p w14:paraId="0FA27583" w14:textId="77777777" w:rsidR="0089289D" w:rsidRDefault="0089289D" w:rsidP="00D35FC7"/>
    <w:p w14:paraId="07A6EC06" w14:textId="213C3133" w:rsidR="001416FE" w:rsidRPr="0089289D" w:rsidRDefault="001416FE" w:rsidP="00D35FC7">
      <w:r w:rsidRPr="0089289D">
        <w:t>DRIFT FAC</w:t>
      </w:r>
      <w:r w:rsidR="0089289D" w:rsidRPr="0089289D">
        <w:t>TOR</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lastRenderedPageBreak/>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w:t>
      </w:r>
      <w:proofErr w:type="spellStart"/>
      <w:r w:rsidR="00804DCE">
        <w:t>K</w:t>
      </w:r>
      <w:r w:rsidR="00804DCE" w:rsidRPr="006717B7">
        <w:rPr>
          <w:vertAlign w:val="subscript"/>
        </w:rPr>
        <w:t>e</w:t>
      </w:r>
      <w:proofErr w:type="spellEnd"/>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lastRenderedPageBreak/>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77777777"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Pr="008E208C"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lastRenderedPageBreak/>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Pr="007A2CD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70AA2B6F"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w:t>
      </w:r>
      <w:proofErr w:type="spellStart"/>
      <w:r w:rsidR="0022397E">
        <w:t>dispersivity</w:t>
      </w:r>
      <w:proofErr w:type="spellEnd"/>
      <w:r w:rsidR="0022397E">
        <w:t xml:space="preserve"> coefficient will be effectively </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xml:space="preserve">= </w:t>
      </w:r>
      <w:proofErr w:type="spellStart"/>
      <w:r>
        <w:t>dispersivity</w:t>
      </w:r>
      <w:proofErr w:type="spellEnd"/>
      <w:r>
        <w:t xml:space="preserve">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xml:space="preserve">= </w:t>
      </w:r>
      <w:proofErr w:type="spellStart"/>
      <w:r w:rsidR="00351C97">
        <w:t>dispersivity</w:t>
      </w:r>
      <w:proofErr w:type="spellEnd"/>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D35FC7">
      <w:r>
        <w:t xml:space="preserve"> </w:t>
      </w:r>
    </w:p>
    <w:p w14:paraId="6DE65BB2" w14:textId="77777777" w:rsidR="0022397E" w:rsidRPr="007A2CDB" w:rsidRDefault="0022397E" w:rsidP="00D35FC7"/>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xml:space="preserve">- Fraction of available water capacity where irrigation is triggered. The moisture level where irrigation is required is defined by the user as a fraction of the available water capacity. This fraction will </w:t>
      </w:r>
      <w:r w:rsidRPr="004879D6">
        <w:lastRenderedPageBreak/>
        <w:t>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lastRenderedPageBreak/>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Soil Water Fraction  (Multicompartment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lastRenderedPageBreak/>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D35FC7">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3" w:name="_Toc138340351"/>
      <w:r>
        <w:t>PRZM5 Theory</w:t>
      </w:r>
      <w:bookmarkEnd w:id="63"/>
    </w:p>
    <w:p w14:paraId="1E4764A8" w14:textId="77777777" w:rsidR="009E651C" w:rsidRDefault="009E651C" w:rsidP="00C05760">
      <w:pPr>
        <w:pStyle w:val="Heading2"/>
      </w:pPr>
      <w:bookmarkStart w:id="64" w:name="_Toc138340352"/>
      <w:r>
        <w:t>Overview</w:t>
      </w:r>
      <w:bookmarkEnd w:id="64"/>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 xml:space="preserve">Vertical </w:t>
      </w:r>
      <w:r w:rsidR="000F17CB">
        <w:lastRenderedPageBreak/>
        <w:t>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5" w:name="_Toc138340353"/>
      <w:r>
        <w:t>Description of the Algorithms</w:t>
      </w:r>
      <w:bookmarkEnd w:id="65"/>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r>
        <w:t>Soil Profile Setup</w:t>
      </w:r>
    </w:p>
    <w:p w14:paraId="3817BE06" w14:textId="69FECFA9" w:rsidR="0009385E" w:rsidRDefault="00C05760" w:rsidP="0009385E">
      <w:r>
        <w:t>The s</w:t>
      </w:r>
      <w:r w:rsidR="0009385E">
        <w:t>oil profile</w:t>
      </w:r>
      <w:r w:rsidR="00604C8D">
        <w:t xml:space="preserve"> and its discretization are </w:t>
      </w:r>
      <w:r w:rsidR="0009385E">
        <w:t xml:space="preserve"> handled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lastRenderedPageBreak/>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6" w:name="_Hlk139447465"/>
      <w:r w:rsidRPr="00257924">
        <w:t xml:space="preserve">Table </w:t>
      </w:r>
      <w:fldSimple w:instr=" SEQ Table \* ARABIC ">
        <w:r w:rsidR="00B724D6">
          <w:rPr>
            <w:noProof/>
          </w:rPr>
          <w:t>1</w:t>
        </w:r>
      </w:fldSimple>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6"/>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fldSimple w:instr=" SEQ Table \* ARABIC ">
        <w:r w:rsidR="00B724D6">
          <w:rPr>
            <w:noProof/>
          </w:rPr>
          <w:t>2</w:t>
        </w:r>
      </w:fldSimple>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fldSimple w:instr=" SEQ Table \* ARABIC ">
        <w:r w:rsidR="00B724D6">
          <w:rPr>
            <w:noProof/>
          </w:rPr>
          <w:t>3</w:t>
        </w:r>
      </w:fldSimple>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lastRenderedPageBreak/>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7" w:name="_Toc138340354"/>
      <w:r>
        <w:t xml:space="preserve">Crop </w:t>
      </w:r>
      <w:r w:rsidR="00512889" w:rsidRPr="00C05760">
        <w:t>Growth</w:t>
      </w:r>
      <w:bookmarkEnd w:id="67"/>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PRZM-VVWM also has the  ability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8" w:name="_Toc138340355"/>
      <w:r>
        <w:t>Irrigation</w:t>
      </w:r>
      <w:bookmarkEnd w:id="68"/>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w:t>
      </w:r>
      <w:r w:rsidR="006A4838">
        <w:lastRenderedPageBreak/>
        <w:t>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r w:rsidR="00E21757">
        <w:rPr>
          <w:vertAlign w:val="subscript"/>
        </w:rPr>
        <w:t>max</w:t>
      </w:r>
      <w:r>
        <w:rPr>
          <w:vertAlign w:val="subscript"/>
        </w:rPr>
        <w:t>,i</w:t>
      </w:r>
      <w:proofErr w:type="spell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9" w:name="_Toc138340356"/>
      <w:r>
        <w:t>Precipitation</w:t>
      </w:r>
      <w:r w:rsidR="002A2EA0">
        <w:t xml:space="preserve"> &amp; Snowmelt</w:t>
      </w:r>
      <w:bookmarkEnd w:id="69"/>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D35FC7">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70" w:name="_Toc138340357"/>
      <w:r>
        <w:lastRenderedPageBreak/>
        <w:t>Runoff</w:t>
      </w:r>
      <w:bookmarkEnd w:id="70"/>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514A0C">
      <w:pPr>
        <w:tabs>
          <w:tab w:val="center" w:pos="432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514A0C">
      <w:pPr>
        <w:tabs>
          <w:tab w:val="center" w:pos="432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1" w:name="_Toc365363860"/>
      <w:bookmarkStart w:id="72" w:name="_Toc365363912"/>
      <w:bookmarkStart w:id="73" w:name="_Toc365363970"/>
      <w:bookmarkStart w:id="74" w:name="_Toc365528289"/>
      <w:bookmarkStart w:id="75" w:name="_Toc138340358"/>
      <w:bookmarkEnd w:id="71"/>
      <w:bookmarkEnd w:id="72"/>
      <w:bookmarkEnd w:id="73"/>
      <w:bookmarkEnd w:id="74"/>
      <w:r>
        <w:t>Canopy Water Interception</w:t>
      </w:r>
      <w:bookmarkEnd w:id="75"/>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514A0C">
      <w:pPr>
        <w:tabs>
          <w:tab w:val="center" w:pos="432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6" w:name="_Toc138340359"/>
      <w:r>
        <w:lastRenderedPageBreak/>
        <w:t>Evaporation</w:t>
      </w:r>
      <w:bookmarkEnd w:id="76"/>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514A0C">
      <w:pPr>
        <w:tabs>
          <w:tab w:val="center" w:pos="432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514A0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514A0C">
      <w:pPr>
        <w:tabs>
          <w:tab w:val="center" w:pos="432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35FC7">
      <w:pPr>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7" o:title=""/>
          </v:shape>
          <o:OLEObject Type="Embed" ProgID="Equation.3" ShapeID="_x0000_i1025" DrawAspect="Content" ObjectID="_1750578359" r:id="rId18"/>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35FC7">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r w:rsidRPr="00F04041">
        <w:t>W</w:t>
      </w:r>
      <w:r w:rsidRPr="00F04041">
        <w:rPr>
          <w:i/>
          <w:vertAlign w:val="subscript"/>
        </w:rPr>
        <w:t>soil</w:t>
      </w:r>
      <w:proofErr w:type="spell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r w:rsidRPr="00F04041">
        <w:t>W</w:t>
      </w:r>
      <w:r w:rsidRPr="00F04041">
        <w:rPr>
          <w:i/>
          <w:vertAlign w:val="subscript"/>
        </w:rPr>
        <w:t>wp</w:t>
      </w:r>
      <w:proofErr w:type="spell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35FC7">
      <w:r w:rsidRPr="00847EF0">
        <w:tab/>
      </w:r>
      <w:r w:rsidRPr="00847EF0">
        <w:object w:dxaOrig="2659" w:dyaOrig="820" w14:anchorId="05178F6D">
          <v:shape id="_x0000_i1026" type="#_x0000_t75" style="width:129.6pt;height:43.8pt" o:ole="">
            <v:imagedata r:id="rId20" o:title=""/>
          </v:shape>
          <o:OLEObject Type="Embed" ProgID="Equation.3" ShapeID="_x0000_i1026" DrawAspect="Content" ObjectID="_1750578360" r:id="rId21"/>
        </w:object>
      </w:r>
      <w:r w:rsidRPr="00847EF0">
        <w:tab/>
      </w:r>
      <w:r w:rsidRPr="000A72CC">
        <w:t>(</w:t>
      </w:r>
      <w:r w:rsidR="00193560" w:rsidRPr="000A72CC">
        <w:t>4-1</w:t>
      </w:r>
      <w:r w:rsidR="00792D8B">
        <w:t>1</w:t>
      </w:r>
      <w:r w:rsidRPr="000A72CC">
        <w:t>)</w:t>
      </w:r>
    </w:p>
    <w:p w14:paraId="0B1E3E9F" w14:textId="60992F90" w:rsidR="00847EF0" w:rsidRPr="00847EF0" w:rsidRDefault="00847EF0" w:rsidP="00D35FC7">
      <w:r w:rsidRPr="00847EF0">
        <w:t>where</w:t>
      </w:r>
    </w:p>
    <w:p w14:paraId="225515DB" w14:textId="10BA89F5" w:rsidR="00847EF0" w:rsidRPr="00847EF0" w:rsidRDefault="00847EF0" w:rsidP="00D35FC7">
      <w:r w:rsidRPr="00847EF0">
        <w:tab/>
      </w:r>
      <w:r w:rsidRPr="00847EF0">
        <w:object w:dxaOrig="2260" w:dyaOrig="820" w14:anchorId="73E60669">
          <v:shape id="_x0000_i1027" type="#_x0000_t75" style="width:115.2pt;height:43.8pt" o:ole="">
            <v:imagedata r:id="rId22" o:title=""/>
          </v:shape>
          <o:OLEObject Type="Embed" ProgID="Equation.3" ShapeID="_x0000_i1027" DrawAspect="Content" ObjectID="_1750578361" r:id="rId23"/>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35FC7">
      <w:r w:rsidRPr="00847EF0">
        <w:t>and</w:t>
      </w:r>
    </w:p>
    <w:p w14:paraId="30868C32" w14:textId="21AEA64E" w:rsidR="00847EF0" w:rsidRPr="00847EF0" w:rsidRDefault="00847EF0" w:rsidP="00D35FC7">
      <w:r w:rsidRPr="00847EF0">
        <w:tab/>
      </w:r>
      <w:r w:rsidRPr="00847EF0">
        <w:object w:dxaOrig="1719" w:dyaOrig="680" w14:anchorId="5A90E4BA">
          <v:shape id="_x0000_i1028" type="#_x0000_t75" style="width:86.4pt;height:36pt" o:ole="">
            <v:imagedata r:id="rId24" o:title=""/>
          </v:shape>
          <o:OLEObject Type="Embed" ProgID="Equation.3" ShapeID="_x0000_i1028" DrawAspect="Content" ObjectID="_1750578362" r:id="rId25"/>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6" o:title=""/>
          </v:shape>
          <o:OLEObject Type="Embed" ProgID="Equation.3" ShapeID="_x0000_i1029" DrawAspect="Content" ObjectID="_1750578363" r:id="rId27"/>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8" o:title=""/>
          </v:shape>
          <o:OLEObject Type="Embed" ProgID="Equation.3" ShapeID="_x0000_i1030" DrawAspect="Content" ObjectID="_1750578364" r:id="rId29"/>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7" w:name="_Toc138340360"/>
      <w:r>
        <w:t>Leaching</w:t>
      </w:r>
      <w:bookmarkEnd w:id="77"/>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r w:rsidR="00691A93">
        <w:rPr>
          <w:vertAlign w:val="subscript"/>
        </w:rPr>
        <w:t>i,t</w:t>
      </w:r>
      <w:proofErr w:type="spell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Δz</w:t>
      </w:r>
      <w:r w:rsidR="00691A93" w:rsidRPr="00691A93">
        <w:rPr>
          <w:vertAlign w:val="subscript"/>
        </w:rPr>
        <w:t>i</w:t>
      </w:r>
      <w:proofErr w:type="spellEnd"/>
      <w:r w:rsidR="004C39FB">
        <w:t xml:space="preserve">  </w:t>
      </w:r>
      <w:r>
        <w:t>=</w:t>
      </w:r>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8"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8"/>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35FC7"/>
    <w:p w14:paraId="337140E1" w14:textId="54B70320" w:rsidR="00E21757" w:rsidRDefault="00E21757" w:rsidP="00D35FC7">
      <w:r>
        <w:t xml:space="preserve">Where </w:t>
      </w:r>
      <w:proofErr w:type="spellStart"/>
      <w:r w:rsidR="0044727A" w:rsidRPr="00983EAB">
        <w:t>θ</w:t>
      </w:r>
      <w:r w:rsidR="0044727A">
        <w:rPr>
          <w:vertAlign w:val="subscript"/>
        </w:rPr>
        <w:t>i,max</w:t>
      </w:r>
      <w:proofErr w:type="spell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35FC7"/>
    <w:p w14:paraId="3941A40B" w14:textId="77777777" w:rsidR="00E21757" w:rsidRDefault="00E21757" w:rsidP="00D35FC7"/>
    <w:p w14:paraId="4B892000" w14:textId="35F3F6CD" w:rsidR="005F3AE6" w:rsidRDefault="004C39FB" w:rsidP="00D35FC7">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35FC7"/>
    <w:p w14:paraId="40DC8FD9" w14:textId="7CF32432" w:rsidR="00864592"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35FC7">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9" w:name="_Toc138340361"/>
      <w:r>
        <w:t>Erosion</w:t>
      </w:r>
      <w:bookmarkEnd w:id="79"/>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35FC7">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35FC7"/>
    <w:p w14:paraId="3ED918FB" w14:textId="77777777" w:rsidR="005F3AE6" w:rsidRDefault="007742C4" w:rsidP="00D35FC7">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35FC7">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35FC7">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80" w:name="_Toc138340362"/>
      <w:r>
        <w:t xml:space="preserve">Time of Concentration: </w:t>
      </w:r>
      <w:r w:rsidR="00202175">
        <w:t>V</w:t>
      </w:r>
      <w:r>
        <w:t>elocity Method</w:t>
      </w:r>
      <w:bookmarkEnd w:id="80"/>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35FC7">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35FC7">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35FC7">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1" w:name="_Toc138340363"/>
      <w:r>
        <w:t>Time of Concentration: Watershed Lag Method</w:t>
      </w:r>
      <w:bookmarkEnd w:id="81"/>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35FC7">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82" w:name="_Toc138340364"/>
      <w:r>
        <w:t xml:space="preserve">Soil </w:t>
      </w:r>
      <w:r w:rsidR="00715921">
        <w:t>Temperature</w:t>
      </w:r>
      <w:bookmarkEnd w:id="82"/>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3" w:name="_Toc138340365"/>
      <w:r w:rsidRPr="002D6560">
        <w:t>Thermal Diffusivity</w:t>
      </w:r>
      <w:bookmarkEnd w:id="83"/>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w:t>
      </w:r>
      <w:r w:rsidR="000E0A04">
        <w:lastRenderedPageBreak/>
        <w:t xml:space="preserve">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4"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D35FC7">
      <w:pPr>
        <w:rPr>
          <w:del w:id="85"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35FC7">
      <w:pPr>
        <w:rPr>
          <w:del w:id="86" w:author="Dirk Young" w:date="2023-04-28T13:32:00Z"/>
        </w:rPr>
      </w:pPr>
    </w:p>
    <w:p w14:paraId="51781459" w14:textId="77777777" w:rsidR="004501DC" w:rsidRDefault="004501DC" w:rsidP="00D35FC7"/>
    <w:p w14:paraId="4E18AB14" w14:textId="52CF41ED" w:rsidR="004501DC" w:rsidRPr="0094169F" w:rsidRDefault="00000000" w:rsidP="00D35FC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7"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7"/>
    </w:p>
    <w:p w14:paraId="722FEEAD" w14:textId="77777777" w:rsidR="0094169F" w:rsidRDefault="0094169F" w:rsidP="00D35FC7"/>
    <w:p w14:paraId="48E7AD60" w14:textId="77777777" w:rsidR="0094169F" w:rsidRDefault="0013053D" w:rsidP="00D35FC7">
      <w:r>
        <w:t>Where</w:t>
      </w:r>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1.30 = typical  density of organic material</w:t>
      </w:r>
    </w:p>
    <w:p w14:paraId="740FC170" w14:textId="77777777" w:rsidR="0013053D" w:rsidRDefault="0013053D" w:rsidP="00D35FC7"/>
    <w:p w14:paraId="4F386FD7" w14:textId="418197F0" w:rsidR="0013053D" w:rsidRDefault="0013053D" w:rsidP="00D35FC7">
      <w:r>
        <w:t>and</w:t>
      </w:r>
    </w:p>
    <w:p w14:paraId="432771C2" w14:textId="44144371" w:rsidR="0013053D" w:rsidRDefault="0013053D" w:rsidP="00D35FC7"/>
    <w:p w14:paraId="025013FE" w14:textId="77777777" w:rsidR="00306741" w:rsidRDefault="00306741" w:rsidP="00D35FC7"/>
    <w:p w14:paraId="1446A369" w14:textId="3B1AB398" w:rsidR="005F3AE6" w:rsidRDefault="00EF25EF" w:rsidP="00D35FC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w:t>
      </w:r>
      <w:proofErr w:type="spellStart"/>
      <w:r>
        <w:t>X</w:t>
      </w:r>
      <w:r>
        <w:rPr>
          <w:vertAlign w:val="subscript"/>
        </w:rPr>
        <w:t>vol</w:t>
      </w:r>
      <w:proofErr w:type="spellEnd"/>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35FC7"/>
    <w:p w14:paraId="5B587817" w14:textId="33C3E6C2" w:rsidR="005F3AE6" w:rsidDel="0013053D" w:rsidRDefault="00CD1D49" w:rsidP="00D35FC7">
      <w:pPr>
        <w:rPr>
          <w:del w:id="88" w:author="Dirk Young" w:date="2023-04-27T11:48:00Z"/>
        </w:rPr>
      </w:pPr>
      <w:r>
        <w:tab/>
      </w:r>
      <w:del w:id="89"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pPr>
        <w:rPr>
          <w:del w:id="90" w:author="Dirk Young" w:date="2023-04-27T11:48:00Z"/>
        </w:rPr>
        <w:pPrChange w:id="91" w:author="Dirk Young" w:date="2023-04-27T11:48:00Z">
          <w:pPr>
            <w:tabs>
              <w:tab w:val="center" w:pos="4320"/>
            </w:tabs>
          </w:pPr>
        </w:pPrChange>
      </w:pPr>
    </w:p>
    <w:p w14:paraId="6B872D25" w14:textId="3F39D689" w:rsidR="005F3AE6" w:rsidDel="0013053D" w:rsidRDefault="00CD1D49" w:rsidP="00D35FC7">
      <w:pPr>
        <w:rPr>
          <w:del w:id="92" w:author="Dirk Young" w:date="2023-04-27T11:48:00Z"/>
        </w:rPr>
      </w:pPr>
      <w:del w:id="93" w:author="Dirk Young" w:date="2023-04-27T11:48:00Z">
        <w:r w:rsidDel="0013053D">
          <w:tab/>
        </w:r>
        <w:bookmarkStart w:id="94" w:name="_Hlk133477879"/>
      </w:del>
      <m:oMath>
        <m:sSub>
          <m:sSubPr>
            <m:ctrlPr>
              <w:del w:id="95" w:author="Dirk Young" w:date="2023-04-27T11:48:00Z">
                <w:rPr>
                  <w:rFonts w:ascii="Cambria Math" w:hAnsi="Cambria Math"/>
                </w:rPr>
              </w:del>
            </m:ctrlPr>
          </m:sSubPr>
          <m:e>
            <m:r>
              <w:del w:id="96" w:author="Dirk Young" w:date="2023-04-27T11:48:00Z">
                <w:rPr>
                  <w:rFonts w:ascii="Cambria Math" w:hAnsi="Cambria Math"/>
                </w:rPr>
                <m:t>X</m:t>
              </w:del>
            </m:r>
          </m:e>
          <m:sub>
            <m:r>
              <w:del w:id="97" w:author="Dirk Young" w:date="2023-04-27T11:48:00Z">
                <w:rPr>
                  <w:rFonts w:ascii="Cambria Math" w:hAnsi="Cambria Math"/>
                </w:rPr>
                <m:t>sand</m:t>
              </w:del>
            </m:r>
          </m:sub>
        </m:sSub>
        <m:r>
          <w:del w:id="98" w:author="Dirk Young" w:date="2023-04-27T11:48:00Z">
            <m:rPr>
              <m:sty m:val="p"/>
            </m:rPr>
            <w:rPr>
              <w:rFonts w:ascii="Cambria Math" w:hAnsi="Cambria Math"/>
            </w:rPr>
            <m:t xml:space="preserve">= </m:t>
          </w:del>
        </m:r>
        <m:f>
          <m:fPr>
            <m:ctrlPr>
              <w:del w:id="99" w:author="Dirk Young" w:date="2023-04-27T11:48:00Z">
                <w:rPr>
                  <w:rFonts w:ascii="Cambria Math" w:hAnsi="Cambria Math"/>
                </w:rPr>
              </w:del>
            </m:ctrlPr>
          </m:fPr>
          <m:num>
            <m:r>
              <w:del w:id="100" w:author="Dirk Young" w:date="2023-04-27T11:48:00Z">
                <w:rPr>
                  <w:rFonts w:ascii="Cambria Math" w:hAnsi="Cambria Math"/>
                </w:rPr>
                <m:t>sand</m:t>
              </w:del>
            </m:r>
            <m:r>
              <w:del w:id="101" w:author="Dirk Young" w:date="2023-04-27T11:48:00Z">
                <m:rPr>
                  <m:sty m:val="p"/>
                </m:rPr>
                <w:rPr>
                  <w:rFonts w:ascii="Cambria Math" w:hAnsi="Cambria Math"/>
                </w:rPr>
                <m:t>*</m:t>
              </w:del>
            </m:r>
            <m:sSub>
              <m:sSubPr>
                <m:ctrlPr>
                  <w:del w:id="102" w:author="Dirk Young" w:date="2023-04-27T11:48:00Z">
                    <w:rPr>
                      <w:rFonts w:ascii="Cambria Math" w:hAnsi="Cambria Math"/>
                    </w:rPr>
                  </w:del>
                </m:ctrlPr>
              </m:sSubPr>
              <m:e>
                <m:r>
                  <w:del w:id="103" w:author="Dirk Young" w:date="2023-04-27T11:48:00Z">
                    <w:rPr>
                      <w:rFonts w:ascii="Cambria Math" w:hAnsi="Cambria Math"/>
                    </w:rPr>
                    <m:t>ρ</m:t>
                  </w:del>
                </m:r>
              </m:e>
              <m:sub>
                <m:r>
                  <w:del w:id="104" w:author="Dirk Young" w:date="2023-04-27T11:48:00Z">
                    <w:rPr>
                      <w:rFonts w:ascii="Cambria Math" w:hAnsi="Cambria Math"/>
                    </w:rPr>
                    <m:t>b</m:t>
                  </w:del>
                </m:r>
              </m:sub>
            </m:sSub>
          </m:num>
          <m:den>
            <m:r>
              <w:del w:id="105" w:author="Dirk Young" w:date="2023-04-27T11:48:00Z">
                <m:rPr>
                  <m:sty m:val="p"/>
                </m:rPr>
                <w:rPr>
                  <w:rFonts w:ascii="Cambria Math" w:hAnsi="Cambria Math"/>
                </w:rPr>
                <m:t>2.65</m:t>
              </w:del>
            </m:r>
            <m:f>
              <m:fPr>
                <m:ctrlPr>
                  <w:del w:id="106" w:author="Dirk Young" w:date="2023-04-27T11:48:00Z">
                    <w:rPr>
                      <w:rFonts w:ascii="Cambria Math" w:hAnsi="Cambria Math"/>
                    </w:rPr>
                  </w:del>
                </m:ctrlPr>
              </m:fPr>
              <m:num>
                <m:r>
                  <w:del w:id="107" w:author="Dirk Young" w:date="2023-04-27T11:48:00Z">
                    <w:rPr>
                      <w:rFonts w:ascii="Cambria Math" w:hAnsi="Cambria Math"/>
                    </w:rPr>
                    <m:t>g</m:t>
                  </w:del>
                </m:r>
              </m:num>
              <m:den>
                <m:sSup>
                  <m:sSupPr>
                    <m:ctrlPr>
                      <w:del w:id="108" w:author="Dirk Young" w:date="2023-04-27T11:48:00Z">
                        <w:rPr>
                          <w:rFonts w:ascii="Cambria Math" w:hAnsi="Cambria Math"/>
                        </w:rPr>
                      </w:del>
                    </m:ctrlPr>
                  </m:sSupPr>
                  <m:e>
                    <m:r>
                      <w:del w:id="109" w:author="Dirk Young" w:date="2023-04-27T11:48:00Z">
                        <w:rPr>
                          <w:rFonts w:ascii="Cambria Math" w:hAnsi="Cambria Math"/>
                        </w:rPr>
                        <m:t>cm</m:t>
                      </w:del>
                    </m:r>
                  </m:e>
                  <m:sup>
                    <m:r>
                      <w:del w:id="110" w:author="Dirk Young" w:date="2023-04-27T11:48:00Z">
                        <m:rPr>
                          <m:sty m:val="p"/>
                        </m:rPr>
                        <w:rPr>
                          <w:rFonts w:ascii="Cambria Math" w:hAnsi="Cambria Math"/>
                        </w:rPr>
                        <m:t>3</m:t>
                      </w:del>
                    </m:r>
                  </m:sup>
                </m:sSup>
              </m:den>
            </m:f>
          </m:den>
        </m:f>
        <m:r>
          <w:del w:id="111" w:author="Dirk Young" w:date="2023-04-27T11:48:00Z">
            <m:rPr>
              <m:sty m:val="p"/>
            </m:rPr>
            <w:rPr>
              <w:rFonts w:ascii="Cambria Math" w:hAnsi="Cambria Math"/>
            </w:rPr>
            <m:t>*</m:t>
          </w:del>
        </m:r>
        <m:sSub>
          <m:sSubPr>
            <m:ctrlPr>
              <w:del w:id="112" w:author="Dirk Young" w:date="2023-04-27T11:48:00Z">
                <w:rPr>
                  <w:rFonts w:ascii="Cambria Math" w:hAnsi="Cambria Math"/>
                </w:rPr>
              </w:del>
            </m:ctrlPr>
          </m:sSubPr>
          <m:e>
            <m:r>
              <w:del w:id="113" w:author="Dirk Young" w:date="2023-04-27T11:48:00Z">
                <w:rPr>
                  <w:rFonts w:ascii="Cambria Math" w:hAnsi="Cambria Math"/>
                </w:rPr>
                <m:t>V</m:t>
              </w:del>
            </m:r>
          </m:e>
          <m:sub>
            <m:r>
              <w:del w:id="114" w:author="Dirk Young" w:date="2023-04-27T11:48:00Z">
                <w:rPr>
                  <w:rFonts w:ascii="Cambria Math" w:hAnsi="Cambria Math"/>
                </w:rPr>
                <m:t>corrected</m:t>
              </w:del>
            </m:r>
          </m:sub>
        </m:sSub>
      </m:oMath>
      <w:del w:id="115" w:author="Dirk Young" w:date="2023-04-27T11:48:00Z">
        <w:r w:rsidR="003A0548" w:rsidDel="0013053D">
          <w:delText xml:space="preserve"> </w:delText>
        </w:r>
        <w:bookmarkEnd w:id="94"/>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pPr>
        <w:rPr>
          <w:del w:id="116" w:author="Dirk Young" w:date="2023-04-27T11:48:00Z"/>
        </w:rPr>
        <w:pPrChange w:id="117" w:author="Dirk Young" w:date="2023-04-27T11:48:00Z">
          <w:pPr>
            <w:tabs>
              <w:tab w:val="center" w:pos="4320"/>
            </w:tabs>
          </w:pPr>
        </w:pPrChange>
      </w:pPr>
    </w:p>
    <w:p w14:paraId="7C4CF1CA" w14:textId="5132ED87" w:rsidR="005F3AE6" w:rsidDel="0013053D" w:rsidRDefault="00CD1D49" w:rsidP="00D35FC7">
      <w:pPr>
        <w:rPr>
          <w:del w:id="118" w:author="Dirk Young" w:date="2023-04-27T11:48:00Z"/>
        </w:rPr>
      </w:pPr>
      <w:del w:id="119" w:author="Dirk Young" w:date="2023-04-27T11:48:00Z">
        <w:r w:rsidDel="0013053D">
          <w:tab/>
        </w:r>
      </w:del>
      <m:oMath>
        <m:sSub>
          <m:sSubPr>
            <m:ctrlPr>
              <w:del w:id="120" w:author="Dirk Young" w:date="2023-04-27T11:48:00Z">
                <w:rPr>
                  <w:rFonts w:ascii="Cambria Math" w:hAnsi="Cambria Math"/>
                </w:rPr>
              </w:del>
            </m:ctrlPr>
          </m:sSubPr>
          <m:e>
            <m:r>
              <w:del w:id="121" w:author="Dirk Young" w:date="2023-04-27T11:48:00Z">
                <w:rPr>
                  <w:rFonts w:ascii="Cambria Math" w:hAnsi="Cambria Math"/>
                </w:rPr>
                <m:t>X</m:t>
              </w:del>
            </m:r>
          </m:e>
          <m:sub>
            <m:r>
              <w:del w:id="122" w:author="Dirk Young" w:date="2023-04-27T11:48:00Z">
                <w:rPr>
                  <w:rFonts w:ascii="Cambria Math" w:hAnsi="Cambria Math"/>
                </w:rPr>
                <m:t>oc</m:t>
              </w:del>
            </m:r>
          </m:sub>
        </m:sSub>
        <m:r>
          <w:del w:id="123" w:author="Dirk Young" w:date="2023-04-27T11:48:00Z">
            <m:rPr>
              <m:sty m:val="p"/>
            </m:rPr>
            <w:rPr>
              <w:rFonts w:ascii="Cambria Math" w:hAnsi="Cambria Math"/>
            </w:rPr>
            <m:t xml:space="preserve">= </m:t>
          </w:del>
        </m:r>
        <m:f>
          <m:fPr>
            <m:ctrlPr>
              <w:del w:id="124" w:author="Dirk Young" w:date="2023-04-27T11:48:00Z">
                <w:rPr>
                  <w:rFonts w:ascii="Cambria Math" w:hAnsi="Cambria Math"/>
                </w:rPr>
              </w:del>
            </m:ctrlPr>
          </m:fPr>
          <m:num>
            <m:r>
              <w:del w:id="125" w:author="Dirk Young" w:date="2023-04-27T11:48:00Z">
                <w:rPr>
                  <w:rFonts w:ascii="Cambria Math" w:hAnsi="Cambria Math"/>
                </w:rPr>
                <m:t>OC</m:t>
              </w:del>
            </m:r>
            <m:r>
              <w:del w:id="126" w:author="Dirk Young" w:date="2023-04-27T11:48:00Z">
                <m:rPr>
                  <m:sty m:val="p"/>
                </m:rPr>
                <w:rPr>
                  <w:rFonts w:ascii="Cambria Math" w:hAnsi="Cambria Math"/>
                </w:rPr>
                <m:t>*1.724*</m:t>
              </w:del>
            </m:r>
            <m:sSub>
              <m:sSubPr>
                <m:ctrlPr>
                  <w:del w:id="127" w:author="Dirk Young" w:date="2023-04-27T11:48:00Z">
                    <w:rPr>
                      <w:rFonts w:ascii="Cambria Math" w:hAnsi="Cambria Math"/>
                    </w:rPr>
                  </w:del>
                </m:ctrlPr>
              </m:sSubPr>
              <m:e>
                <m:r>
                  <w:del w:id="128" w:author="Dirk Young" w:date="2023-04-27T11:48:00Z">
                    <w:rPr>
                      <w:rFonts w:ascii="Cambria Math" w:hAnsi="Cambria Math"/>
                    </w:rPr>
                    <m:t>ρ</m:t>
                  </w:del>
                </m:r>
              </m:e>
              <m:sub>
                <m:r>
                  <w:del w:id="129" w:author="Dirk Young" w:date="2023-04-27T11:48:00Z">
                    <w:rPr>
                      <w:rFonts w:ascii="Cambria Math" w:hAnsi="Cambria Math"/>
                    </w:rPr>
                    <m:t>b</m:t>
                  </w:del>
                </m:r>
              </m:sub>
            </m:sSub>
          </m:num>
          <m:den>
            <m:f>
              <m:fPr>
                <m:ctrlPr>
                  <w:del w:id="130" w:author="Dirk Young" w:date="2023-04-27T11:48:00Z">
                    <w:rPr>
                      <w:rFonts w:ascii="Cambria Math" w:hAnsi="Cambria Math"/>
                    </w:rPr>
                  </w:del>
                </m:ctrlPr>
              </m:fPr>
              <m:num>
                <m:r>
                  <w:del w:id="131" w:author="Dirk Young" w:date="2023-04-27T11:48:00Z">
                    <m:rPr>
                      <m:sty m:val="p"/>
                    </m:rPr>
                    <w:rPr>
                      <w:rFonts w:ascii="Cambria Math" w:hAnsi="Cambria Math"/>
                    </w:rPr>
                    <m:t>1.30</m:t>
                  </w:del>
                </m:r>
                <m:r>
                  <w:del w:id="132" w:author="Dirk Young" w:date="2023-04-27T11:48:00Z">
                    <w:rPr>
                      <w:rFonts w:ascii="Cambria Math" w:hAnsi="Cambria Math"/>
                    </w:rPr>
                    <m:t>g</m:t>
                  </w:del>
                </m:r>
              </m:num>
              <m:den>
                <m:sSup>
                  <m:sSupPr>
                    <m:ctrlPr>
                      <w:del w:id="133" w:author="Dirk Young" w:date="2023-04-27T11:48:00Z">
                        <w:rPr>
                          <w:rFonts w:ascii="Cambria Math" w:hAnsi="Cambria Math"/>
                        </w:rPr>
                      </w:del>
                    </m:ctrlPr>
                  </m:sSupPr>
                  <m:e>
                    <m:r>
                      <w:del w:id="134" w:author="Dirk Young" w:date="2023-04-27T11:48:00Z">
                        <w:rPr>
                          <w:rFonts w:ascii="Cambria Math" w:hAnsi="Cambria Math"/>
                        </w:rPr>
                        <m:t>cm</m:t>
                      </w:del>
                    </m:r>
                  </m:e>
                  <m:sup>
                    <m:r>
                      <w:del w:id="135" w:author="Dirk Young" w:date="2023-04-27T11:48:00Z">
                        <m:rPr>
                          <m:sty m:val="p"/>
                        </m:rPr>
                        <w:rPr>
                          <w:rFonts w:ascii="Cambria Math" w:hAnsi="Cambria Math"/>
                        </w:rPr>
                        <m:t>3</m:t>
                      </w:del>
                    </m:r>
                  </m:sup>
                </m:sSup>
              </m:den>
            </m:f>
          </m:den>
        </m:f>
        <m:r>
          <w:del w:id="136" w:author="Dirk Young" w:date="2023-04-27T11:48:00Z">
            <m:rPr>
              <m:sty m:val="p"/>
            </m:rPr>
            <w:rPr>
              <w:rFonts w:ascii="Cambria Math" w:hAnsi="Cambria Math"/>
            </w:rPr>
            <m:t>*</m:t>
          </w:del>
        </m:r>
        <m:sSub>
          <m:sSubPr>
            <m:ctrlPr>
              <w:del w:id="137" w:author="Dirk Young" w:date="2023-04-27T11:48:00Z">
                <w:rPr>
                  <w:rFonts w:ascii="Cambria Math" w:hAnsi="Cambria Math"/>
                </w:rPr>
              </w:del>
            </m:ctrlPr>
          </m:sSubPr>
          <m:e>
            <m:r>
              <w:del w:id="138" w:author="Dirk Young" w:date="2023-04-27T11:48:00Z">
                <w:rPr>
                  <w:rFonts w:ascii="Cambria Math" w:hAnsi="Cambria Math"/>
                </w:rPr>
                <m:t>V</m:t>
              </w:del>
            </m:r>
          </m:e>
          <m:sub>
            <m:r>
              <w:del w:id="139" w:author="Dirk Young" w:date="2023-04-27T11:48:00Z">
                <w:rPr>
                  <w:rFonts w:ascii="Cambria Math" w:hAnsi="Cambria Math"/>
                </w:rPr>
                <m:t>corrected</m:t>
              </w:del>
            </m:r>
          </m:sub>
        </m:sSub>
      </m:oMath>
      <w:del w:id="140"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pPr>
        <w:rPr>
          <w:del w:id="141" w:author="Dirk Young" w:date="2023-04-27T11:48:00Z"/>
        </w:rPr>
        <w:pPrChange w:id="142" w:author="Dirk Young" w:date="2023-04-27T11:48:00Z">
          <w:pPr>
            <w:tabs>
              <w:tab w:val="center" w:pos="4320"/>
            </w:tabs>
          </w:pPr>
        </w:pPrChange>
      </w:pPr>
    </w:p>
    <w:p w14:paraId="1CA3287A" w14:textId="70C22E2E" w:rsidR="005F3AE6" w:rsidDel="0013053D" w:rsidRDefault="00CD1D49" w:rsidP="00D35FC7">
      <w:pPr>
        <w:rPr>
          <w:del w:id="143" w:author="Dirk Young" w:date="2023-04-27T11:48:00Z"/>
        </w:rPr>
      </w:pPr>
      <w:del w:id="144" w:author="Dirk Young" w:date="2023-04-27T11:48:00Z">
        <w:r w:rsidDel="0013053D">
          <w:tab/>
        </w:r>
      </w:del>
      <m:oMath>
        <m:sSub>
          <m:sSubPr>
            <m:ctrlPr>
              <w:del w:id="145" w:author="Dirk Young" w:date="2023-04-27T11:48:00Z">
                <w:rPr>
                  <w:rFonts w:ascii="Cambria Math" w:hAnsi="Cambria Math"/>
                </w:rPr>
              </w:del>
            </m:ctrlPr>
          </m:sSubPr>
          <m:e>
            <m:r>
              <w:del w:id="146" w:author="Dirk Young" w:date="2023-04-27T11:48:00Z">
                <w:rPr>
                  <w:rFonts w:ascii="Cambria Math" w:hAnsi="Cambria Math"/>
                </w:rPr>
                <m:t>X</m:t>
              </w:del>
            </m:r>
          </m:e>
          <m:sub>
            <m:r>
              <w:del w:id="147" w:author="Dirk Young" w:date="2023-04-27T11:48:00Z">
                <w:rPr>
                  <w:rFonts w:ascii="Cambria Math" w:hAnsi="Cambria Math"/>
                </w:rPr>
                <m:t>other</m:t>
              </w:del>
            </m:r>
          </m:sub>
        </m:sSub>
        <m:r>
          <w:del w:id="148" w:author="Dirk Young" w:date="2023-04-27T11:48:00Z">
            <m:rPr>
              <m:sty m:val="p"/>
            </m:rPr>
            <w:rPr>
              <w:rFonts w:ascii="Cambria Math" w:hAnsi="Cambria Math"/>
            </w:rPr>
            <m:t>= 1-</m:t>
          </w:del>
        </m:r>
        <m:r>
          <w:del w:id="149" w:author="Dirk Young" w:date="2023-04-27T11:48:00Z">
            <w:rPr>
              <w:rFonts w:ascii="Cambria Math" w:hAnsi="Cambria Math"/>
            </w:rPr>
            <m:t>θ</m:t>
          </w:del>
        </m:r>
        <m:r>
          <w:del w:id="150" w:author="Dirk Young" w:date="2023-04-27T11:48:00Z">
            <m:rPr>
              <m:sty m:val="p"/>
            </m:rPr>
            <w:rPr>
              <w:rFonts w:ascii="Cambria Math" w:hAnsi="Cambria Math"/>
            </w:rPr>
            <m:t xml:space="preserve">- </m:t>
          </w:del>
        </m:r>
        <m:sSub>
          <m:sSubPr>
            <m:ctrlPr>
              <w:del w:id="151" w:author="Dirk Young" w:date="2023-04-27T11:48:00Z">
                <w:rPr>
                  <w:rFonts w:ascii="Cambria Math" w:hAnsi="Cambria Math"/>
                </w:rPr>
              </w:del>
            </m:ctrlPr>
          </m:sSubPr>
          <m:e>
            <m:r>
              <w:del w:id="152" w:author="Dirk Young" w:date="2023-04-27T11:48:00Z">
                <w:rPr>
                  <w:rFonts w:ascii="Cambria Math" w:hAnsi="Cambria Math"/>
                </w:rPr>
                <m:t>X</m:t>
              </w:del>
            </m:r>
          </m:e>
          <m:sub>
            <m:r>
              <w:del w:id="153" w:author="Dirk Young" w:date="2023-04-27T11:48:00Z">
                <w:rPr>
                  <w:rFonts w:ascii="Cambria Math" w:hAnsi="Cambria Math"/>
                </w:rPr>
                <m:t>sand</m:t>
              </w:del>
            </m:r>
          </m:sub>
        </m:sSub>
        <m:r>
          <w:del w:id="154" w:author="Dirk Young" w:date="2023-04-27T11:48:00Z">
            <m:rPr>
              <m:sty m:val="p"/>
            </m:rPr>
            <w:rPr>
              <w:rFonts w:ascii="Cambria Math" w:hAnsi="Cambria Math"/>
            </w:rPr>
            <m:t xml:space="preserve">- </m:t>
          </w:del>
        </m:r>
        <m:sSub>
          <m:sSubPr>
            <m:ctrlPr>
              <w:del w:id="155" w:author="Dirk Young" w:date="2023-04-27T11:48:00Z">
                <w:rPr>
                  <w:rFonts w:ascii="Cambria Math" w:hAnsi="Cambria Math"/>
                </w:rPr>
              </w:del>
            </m:ctrlPr>
          </m:sSubPr>
          <m:e>
            <m:r>
              <w:del w:id="156" w:author="Dirk Young" w:date="2023-04-27T11:48:00Z">
                <w:rPr>
                  <w:rFonts w:ascii="Cambria Math" w:hAnsi="Cambria Math"/>
                </w:rPr>
                <m:t>X</m:t>
              </w:del>
            </m:r>
          </m:e>
          <m:sub>
            <m:r>
              <w:del w:id="157" w:author="Dirk Young" w:date="2023-04-27T11:48:00Z">
                <w:rPr>
                  <w:rFonts w:ascii="Cambria Math" w:hAnsi="Cambria Math"/>
                </w:rPr>
                <m:t>oc</m:t>
              </w:del>
            </m:r>
          </m:sub>
        </m:sSub>
      </m:oMath>
      <w:del w:id="158"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35FC7">
      <w:pPr>
        <w:rPr>
          <w:del w:id="159" w:author="Dirk Young" w:date="2023-04-27T11:48:00Z"/>
        </w:rPr>
      </w:pPr>
    </w:p>
    <w:p w14:paraId="084F7B76" w14:textId="3A4A691C" w:rsidR="00403C99" w:rsidDel="0013053D" w:rsidRDefault="00C351C1" w:rsidP="00D35FC7">
      <w:pPr>
        <w:rPr>
          <w:del w:id="160" w:author="Dirk Young" w:date="2023-04-27T11:48:00Z"/>
        </w:rPr>
      </w:pPr>
      <w:del w:id="161"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rPr>
          <w:del w:id="162" w:author="Dirk Young" w:date="2023-04-27T11:48:00Z"/>
        </w:rPr>
        <w:pPrChange w:id="163" w:author="Dirk Young" w:date="2023-04-27T11:48:00Z">
          <w:pPr>
            <w:tabs>
              <w:tab w:val="right" w:pos="720"/>
              <w:tab w:val="left" w:pos="900"/>
            </w:tabs>
          </w:pPr>
        </w:pPrChange>
      </w:pPr>
      <w:del w:id="164"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rPr>
          <w:del w:id="165" w:author="Dirk Young" w:date="2023-04-27T11:48:00Z"/>
        </w:rPr>
        <w:pPrChange w:id="166" w:author="Dirk Young" w:date="2023-04-27T11:48:00Z">
          <w:pPr>
            <w:tabs>
              <w:tab w:val="right" w:pos="720"/>
              <w:tab w:val="left" w:pos="900"/>
            </w:tabs>
          </w:pPr>
        </w:pPrChange>
      </w:pPr>
      <w:del w:id="167"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rPr>
          <w:del w:id="168" w:author="Dirk Young" w:date="2023-04-27T11:48:00Z"/>
        </w:rPr>
        <w:pPrChange w:id="169" w:author="Dirk Young" w:date="2023-04-27T11:48:00Z">
          <w:pPr>
            <w:tabs>
              <w:tab w:val="right" w:pos="720"/>
              <w:tab w:val="left" w:pos="900"/>
            </w:tabs>
          </w:pPr>
        </w:pPrChange>
      </w:pPr>
      <w:del w:id="170" w:author="Dirk Young" w:date="2023-04-27T11:48:00Z">
        <w:r w:rsidDel="0013053D">
          <w:lastRenderedPageBreak/>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rPr>
          <w:del w:id="171" w:author="Dirk Young" w:date="2023-04-27T11:48:00Z"/>
        </w:rPr>
        <w:pPrChange w:id="172" w:author="Dirk Young" w:date="2023-04-27T11:48:00Z">
          <w:pPr>
            <w:tabs>
              <w:tab w:val="right" w:pos="720"/>
              <w:tab w:val="left" w:pos="900"/>
            </w:tabs>
          </w:pPr>
        </w:pPrChange>
      </w:pPr>
      <w:del w:id="173" w:author="Dirk Young" w:date="2023-04-27T11:48:00Z">
        <w:r w:rsidDel="0013053D">
          <w:tab/>
          <w:delText>oc</w:delText>
        </w:r>
        <w:r w:rsidDel="0013053D">
          <w:tab/>
          <w:delText>= mass fraction of organic carbon</w:delText>
        </w:r>
      </w:del>
    </w:p>
    <w:p w14:paraId="25D60096" w14:textId="72B906F1" w:rsidR="00403C99" w:rsidDel="0013053D" w:rsidRDefault="008721F3">
      <w:pPr>
        <w:rPr>
          <w:del w:id="174" w:author="Dirk Young" w:date="2023-04-27T11:48:00Z"/>
        </w:rPr>
        <w:pPrChange w:id="175" w:author="Dirk Young" w:date="2023-04-27T11:48:00Z">
          <w:pPr>
            <w:tabs>
              <w:tab w:val="right" w:pos="720"/>
              <w:tab w:val="left" w:pos="900"/>
            </w:tabs>
          </w:pPr>
        </w:pPrChange>
      </w:pPr>
      <w:del w:id="176"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rPr>
          <w:del w:id="177" w:author="Dirk Young" w:date="2023-04-27T11:48:00Z"/>
        </w:rPr>
        <w:pPrChange w:id="178" w:author="Dirk Young" w:date="2023-04-27T11:48:00Z">
          <w:pPr>
            <w:tabs>
              <w:tab w:val="right" w:pos="720"/>
              <w:tab w:val="left" w:pos="900"/>
            </w:tabs>
          </w:pPr>
        </w:pPrChange>
      </w:pPr>
      <w:del w:id="179"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rPr>
          <w:del w:id="180" w:author="Dirk Young" w:date="2023-04-27T11:48:00Z"/>
        </w:rPr>
        <w:pPrChange w:id="181" w:author="Dirk Young" w:date="2023-04-27T11:48:00Z">
          <w:pPr>
            <w:tabs>
              <w:tab w:val="right" w:pos="720"/>
              <w:tab w:val="left" w:pos="900"/>
            </w:tabs>
          </w:pPr>
        </w:pPrChange>
      </w:pPr>
    </w:p>
    <w:p w14:paraId="40439035" w14:textId="171EF163" w:rsidR="005F3AE6" w:rsidDel="0013053D" w:rsidRDefault="00403C99">
      <w:pPr>
        <w:rPr>
          <w:del w:id="182" w:author="Dirk Young" w:date="2023-04-27T11:48:00Z"/>
        </w:rPr>
        <w:pPrChange w:id="183" w:author="Dirk Young" w:date="2023-04-27T11:48:00Z">
          <w:pPr>
            <w:pStyle w:val="ListParagraph"/>
            <w:tabs>
              <w:tab w:val="right" w:pos="720"/>
              <w:tab w:val="left" w:pos="900"/>
            </w:tabs>
            <w:ind w:left="0"/>
          </w:pPr>
        </w:pPrChange>
      </w:pPr>
      <w:del w:id="184" w:author="Dirk Young" w:date="2023-04-27T11:48:00Z">
        <w:r w:rsidDel="0013053D">
          <w:tab/>
          <w:delText>θ</w:delText>
        </w:r>
        <w:r w:rsidDel="0013053D">
          <w:tab/>
        </w:r>
        <w:r w:rsidR="00EF25EF" w:rsidDel="0013053D">
          <w:delText>= porosity (unitless)</w:delText>
        </w:r>
      </w:del>
    </w:p>
    <w:p w14:paraId="7B0020C9" w14:textId="6B2CE2C4" w:rsidR="005F3AE6" w:rsidRDefault="00403C99">
      <w:pPr>
        <w:pPrChange w:id="185" w:author="Dirk Young" w:date="2023-04-27T11:48:00Z">
          <w:pPr>
            <w:tabs>
              <w:tab w:val="right" w:pos="720"/>
              <w:tab w:val="left" w:pos="900"/>
            </w:tabs>
          </w:pPr>
        </w:pPrChange>
      </w:pPr>
      <w:del w:id="186"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35FC7"/>
    <w:p w14:paraId="68B9FA8E" w14:textId="70BB403A"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del w:id="187" w:author="Dirk Young" w:date="2023-04-27T11:49:00Z">
        <w:r w:rsidR="00656A5D" w:rsidDel="0013053D">
          <w:delText>c</w:delText>
        </w:r>
        <w:r w:rsidR="00187446" w:rsidDel="0013053D">
          <w:delText>volume</w:delText>
        </w:r>
      </w:del>
      <w:ins w:id="188" w:author="Dirk Young" w:date="2023-04-27T11:49:00Z">
        <w:r w:rsidR="0013053D">
          <w:t>volume</w:t>
        </w:r>
      </w:ins>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35FC7"/>
    <w:p w14:paraId="199DD91F" w14:textId="3611EA6E" w:rsidR="005F3AE6" w:rsidRDefault="00656A5D" w:rsidP="00D35FC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35FC7"/>
    <w:p w14:paraId="0FBBE812" w14:textId="77777777" w:rsidR="005F3AE6" w:rsidRDefault="00CD1D49" w:rsidP="00D35FC7">
      <w:pPr>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35FC7"/>
    <w:p w14:paraId="650DC776" w14:textId="3DDCAA84" w:rsidR="005F3AE6" w:rsidRDefault="0012768F" w:rsidP="00D35FC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35FC7"/>
    <w:p w14:paraId="7B9E67BD" w14:textId="77777777" w:rsidR="005F3AE6" w:rsidRDefault="00CD1D49" w:rsidP="00D35FC7">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35FC7"/>
    <w:p w14:paraId="76873070" w14:textId="1CE77427" w:rsidR="005F3AE6" w:rsidRDefault="0012768F" w:rsidP="00D35FC7">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35FC7"/>
    <w:p w14:paraId="10286A70" w14:textId="444BD82F" w:rsidR="00CD1D49" w:rsidRDefault="00CD1D49" w:rsidP="00D35FC7">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9"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9"/>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D35FC7">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35FC7">
      <w:pPr>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35FC7"/>
    <w:p w14:paraId="05754461" w14:textId="4A277E41" w:rsidR="005F3AE6" w:rsidRDefault="002014C2" w:rsidP="00D35FC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35FC7"/>
    <w:p w14:paraId="50C2F3DF" w14:textId="512C0496" w:rsidR="0012586C" w:rsidRDefault="00CD1D49" w:rsidP="00D35FC7">
      <w:pPr>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35FC7">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35FC7"/>
    <w:p w14:paraId="2C575B4E" w14:textId="5E8C6669" w:rsidR="005F3AE6" w:rsidRDefault="00CD1D49" w:rsidP="00D35FC7">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35FC7"/>
    <w:p w14:paraId="48EEFFA9" w14:textId="77777777" w:rsidR="005F3AE6" w:rsidRDefault="000E7297" w:rsidP="00D35FC7">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D35FC7">
      <w:r>
        <w:lastRenderedPageBreak/>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35FC7"/>
    <w:p w14:paraId="6B5B296C" w14:textId="77777777" w:rsidR="005F3AE6" w:rsidRDefault="00EF25EF" w:rsidP="00D35FC7">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35FC7">
      <w:bookmarkStart w:id="190" w:name="_Hlk133488630"/>
    </w:p>
    <w:p w14:paraId="7D7326BD" w14:textId="5B70E25D" w:rsidR="0013053D" w:rsidRDefault="00CD1D49" w:rsidP="00D35FC7">
      <w:pPr>
        <w:rPr>
          <w:ins w:id="191" w:author="Dirk Young" w:date="2023-04-27T11:50:00Z"/>
        </w:rPr>
      </w:pPr>
      <w:del w:id="192"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190"/>
    </w:p>
    <w:p w14:paraId="4ECFEBFE" w14:textId="77777777" w:rsidR="0013053D" w:rsidRDefault="0013053D" w:rsidP="00D35FC7">
      <w:pPr>
        <w:rPr>
          <w:ins w:id="193" w:author="Dirk Young" w:date="2023-04-27T11:50:00Z"/>
        </w:rPr>
      </w:pPr>
    </w:p>
    <w:p w14:paraId="47AB9849" w14:textId="4FAEF3BD" w:rsidR="0013053D" w:rsidRDefault="0013053D" w:rsidP="00D35FC7">
      <w:ins w:id="194" w:author="Dirk Young" w:date="2023-04-27T11:50:00Z">
        <w:r>
          <w:tab/>
          <w:t xml:space="preserve">VHTCAP = 0.46  </w:t>
        </w:r>
        <w:proofErr w:type="spellStart"/>
        <w:r>
          <w:t>X</w:t>
        </w:r>
        <w:r>
          <w:rPr>
            <w:vertAlign w:val="subscript"/>
          </w:rPr>
          <w:t>mineral</w:t>
        </w:r>
        <w:proofErr w:type="spell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(4-37)</w:t>
        </w:r>
      </w:ins>
    </w:p>
    <w:p w14:paraId="45327AF0" w14:textId="77777777" w:rsidR="005F3AE6" w:rsidRDefault="005F3AE6" w:rsidP="00D35FC7"/>
    <w:p w14:paraId="3CA32786" w14:textId="6B116DC9" w:rsidR="005F3AE6" w:rsidRDefault="00686632" w:rsidP="00D35FC7">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ins w:id="195" w:author="Dirk Young" w:date="2023-04-27T11:55:00Z">
        <w:r w:rsidR="00A770AA">
          <w:t xml:space="preserve">soil </w:t>
        </w:r>
      </w:ins>
      <w:r w:rsidR="00256E61">
        <w:t xml:space="preserve">organic </w:t>
      </w:r>
      <w:ins w:id="196" w:author="Dirk Young" w:date="2023-04-27T11:55:00Z">
        <w:r w:rsidR="00A770AA">
          <w:t>matter</w:t>
        </w:r>
      </w:ins>
      <w:del w:id="197" w:author="Dirk Young" w:date="2023-04-27T11:55:00Z">
        <w:r w:rsidR="00256E61" w:rsidDel="00A770AA">
          <w:delText>soils</w:delText>
        </w:r>
      </w:del>
      <w:r w:rsidR="00256E61">
        <w:t>.</w:t>
      </w:r>
    </w:p>
    <w:p w14:paraId="5A300D74" w14:textId="77777777" w:rsidR="005F3AE6" w:rsidRDefault="005F3AE6" w:rsidP="00D35FC7"/>
    <w:p w14:paraId="008109D0" w14:textId="77777777" w:rsidR="005F3AE6" w:rsidRDefault="00EF25EF" w:rsidP="00D35FC7">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35FC7"/>
    <w:p w14:paraId="5EAE328D" w14:textId="77777777" w:rsidR="005F3AE6" w:rsidRDefault="00CD1D49" w:rsidP="00D35FC7">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35FC7"/>
    <w:p w14:paraId="4574B927" w14:textId="77777777" w:rsidR="005F3AE6" w:rsidRDefault="0031526B" w:rsidP="00EB6DCA">
      <w:pPr>
        <w:pStyle w:val="Heading3"/>
      </w:pPr>
      <w:bookmarkStart w:id="198" w:name="_Toc138340366"/>
      <w:r w:rsidRPr="0031526B">
        <w:t xml:space="preserve">Upper </w:t>
      </w:r>
      <w:r w:rsidRPr="002D6560">
        <w:t>Boundary</w:t>
      </w:r>
      <w:r w:rsidRPr="0031526B">
        <w:t xml:space="preserve"> Temperature</w:t>
      </w:r>
      <w:bookmarkEnd w:id="198"/>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77777777" w:rsidR="005F3AE6" w:rsidRDefault="00CD1D49" w:rsidP="00D35FC7">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35FC7">
      <w:r>
        <w:t xml:space="preserve">  </w:t>
      </w:r>
    </w:p>
    <w:p w14:paraId="1AD73F36" w14:textId="77777777" w:rsidR="005F3AE6" w:rsidRDefault="00627613" w:rsidP="00D35FC7">
      <w:r>
        <w:t>The</w:t>
      </w:r>
      <w:r w:rsidR="00135674">
        <w:t>n the</w:t>
      </w:r>
      <w:r>
        <w:t xml:space="preserve"> heat transfer coefficient (HTC) at the air-surface interface (cm/d) is estimated as</w:t>
      </w:r>
      <w:r w:rsidR="00CF4AC8">
        <w:t>:</w:t>
      </w:r>
    </w:p>
    <w:p w14:paraId="4EA0CB77" w14:textId="77777777" w:rsidR="00802DB7" w:rsidRDefault="00802DB7" w:rsidP="00D35FC7"/>
    <w:p w14:paraId="09AA6DB3" w14:textId="36A88FD1" w:rsidR="005F3AE6" w:rsidRDefault="002370A2" w:rsidP="00D35FC7">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35FC7"/>
    <w:p w14:paraId="11F6318E" w14:textId="77777777" w:rsidR="005F3AE6" w:rsidRDefault="009802B8" w:rsidP="00D35FC7">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D35FC7">
      <w:r>
        <w:t>WIND = Wind speed (cm/d)</w:t>
      </w:r>
    </w:p>
    <w:p w14:paraId="70DD348C" w14:textId="77777777" w:rsidR="005F3AE6" w:rsidRDefault="0087371B" w:rsidP="00D35FC7">
      <w:r>
        <w:t xml:space="preserve">WIND Ref Height = </w:t>
      </w:r>
      <w:r w:rsidR="00FB5CB0">
        <w:t xml:space="preserve">Wind reference height </w:t>
      </w:r>
      <w:r>
        <w:t>(m)</w:t>
      </w:r>
    </w:p>
    <w:p w14:paraId="7135C522" w14:textId="77777777" w:rsidR="005F3AE6" w:rsidRDefault="0087371B" w:rsidP="00D35FC7">
      <w:r>
        <w:t>D = Zero displacement height (m)</w:t>
      </w:r>
    </w:p>
    <w:p w14:paraId="36D8A74F" w14:textId="77777777" w:rsidR="005F3AE6" w:rsidRDefault="0087371B" w:rsidP="00D35FC7">
      <w:r>
        <w:t>Z</w:t>
      </w:r>
      <w:r w:rsidRPr="0087371B">
        <w:rPr>
          <w:vertAlign w:val="subscript"/>
        </w:rPr>
        <w:t>o</w:t>
      </w:r>
      <w:r>
        <w:t xml:space="preserve"> = Roughness length (m)</w:t>
      </w:r>
    </w:p>
    <w:p w14:paraId="30974237" w14:textId="77777777" w:rsidR="005F3AE6" w:rsidRDefault="005F3AE6" w:rsidP="00D35FC7"/>
    <w:p w14:paraId="35D3FA85" w14:textId="77777777" w:rsidR="005F3AE6" w:rsidRDefault="00C12793" w:rsidP="00D35FC7">
      <w:r>
        <w:t>The Energy Balance equation at the air-soil interface is summarized as</w:t>
      </w:r>
      <w:r w:rsidR="00135674">
        <w:t>:</w:t>
      </w:r>
      <w:r>
        <w:t xml:space="preserve"> </w:t>
      </w:r>
    </w:p>
    <w:p w14:paraId="203E7F2F" w14:textId="77777777" w:rsidR="005F3AE6" w:rsidRDefault="005F3AE6" w:rsidP="00D35FC7"/>
    <w:p w14:paraId="18A1F0C3" w14:textId="77777777" w:rsidR="005F3AE6" w:rsidRDefault="002370A2" w:rsidP="00D35FC7">
      <w:pPr>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35FC7"/>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vaporative (water) heat flux</w:t>
      </w:r>
      <w:r w:rsidR="00E27ED2">
        <w:t>(</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35FC7"/>
    <w:p w14:paraId="022F5309" w14:textId="7B774CF6" w:rsidR="005F3AE6" w:rsidRDefault="00F66168" w:rsidP="00D35FC7">
      <w:r>
        <w:tab/>
      </w:r>
      <w:proofErr w:type="spellStart"/>
      <w:r w:rsidR="00B23E9C">
        <w:t>q</w:t>
      </w:r>
      <w:r w:rsidR="00B23E9C" w:rsidRPr="00C12793">
        <w:rPr>
          <w:vertAlign w:val="subscript"/>
        </w:rPr>
        <w:t>lw</w:t>
      </w:r>
      <w:r w:rsidR="00984BE1">
        <w:rPr>
          <w:vertAlign w:val="subscript"/>
        </w:rPr>
        <w:t>,atm</w:t>
      </w:r>
      <w:proofErr w:type="spellEnd"/>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35FC7">
      <w:r>
        <w:lastRenderedPageBreak/>
        <w:tab/>
      </w:r>
      <w:proofErr w:type="spellStart"/>
      <w:r w:rsidR="00984BE1">
        <w:t>q</w:t>
      </w:r>
      <w:r w:rsidR="00984BE1" w:rsidRPr="00C12793">
        <w:rPr>
          <w:vertAlign w:val="subscript"/>
        </w:rPr>
        <w:t>lw</w:t>
      </w:r>
      <w:r w:rsidR="00984BE1">
        <w:rPr>
          <w:vertAlign w:val="subscript"/>
        </w:rPr>
        <w:t>,soil</w:t>
      </w:r>
      <w:proofErr w:type="spellEnd"/>
      <w:r>
        <w:tab/>
      </w:r>
      <w:r w:rsidR="00984BE1">
        <w:t>= EMISS * 11.7e-8</w:t>
      </w:r>
      <w:r w:rsidR="00A325F2">
        <w:tab/>
        <w:t xml:space="preserve"> </w:t>
      </w:r>
      <w:r w:rsidR="00474FDC">
        <w:t>(4-4</w:t>
      </w:r>
      <w:r w:rsidR="006717B7">
        <w:t>3</w:t>
      </w:r>
      <w:r w:rsidR="00474FDC">
        <w:t>)</w:t>
      </w:r>
    </w:p>
    <w:p w14:paraId="1A414F24" w14:textId="3745719F" w:rsidR="005F3AE6" w:rsidRDefault="00F66168" w:rsidP="00D35FC7">
      <w:r>
        <w:tab/>
      </w:r>
      <w:proofErr w:type="spellStart"/>
      <w:r w:rsidR="00B23E9C">
        <w:t>q</w:t>
      </w:r>
      <w:r w:rsidR="00B23E9C" w:rsidRPr="00C12793">
        <w:rPr>
          <w:vertAlign w:val="subscript"/>
        </w:rPr>
        <w:t>e</w:t>
      </w:r>
      <w:proofErr w:type="spellEnd"/>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35FC7">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35FC7">
      <w:r>
        <w:tab/>
      </w:r>
      <w:r w:rsidR="00984BE1">
        <w:t>q</w:t>
      </w:r>
      <w:r w:rsidR="00984BE1" w:rsidRPr="00C12793">
        <w:rPr>
          <w:vertAlign w:val="subscript"/>
        </w:rPr>
        <w:t>s</w:t>
      </w:r>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199" w:name="_Toc138340367"/>
      <w:r w:rsidRPr="0031526B">
        <w:t>Temperature</w:t>
      </w:r>
      <w:r>
        <w:t xml:space="preserve"> </w:t>
      </w:r>
      <w:r w:rsidR="006A2AB0">
        <w:t>D</w:t>
      </w:r>
      <w:r>
        <w:t xml:space="preserve">ependent </w:t>
      </w:r>
      <w:r w:rsidR="006A2AB0">
        <w:t>D</w:t>
      </w:r>
      <w:r>
        <w:t>egradation</w:t>
      </w:r>
      <w:bookmarkEnd w:id="199"/>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D35FC7">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200" w:name="_Toc376441533"/>
      <w:bookmarkStart w:id="201" w:name="_Toc376441534"/>
      <w:bookmarkStart w:id="202" w:name="_Toc376441535"/>
      <w:bookmarkStart w:id="203" w:name="_Toc376441536"/>
      <w:bookmarkStart w:id="204" w:name="_Toc376441537"/>
      <w:bookmarkStart w:id="205" w:name="_Toc376441538"/>
      <w:bookmarkStart w:id="206" w:name="_Toc376441539"/>
      <w:bookmarkStart w:id="207" w:name="_Toc376441540"/>
      <w:bookmarkStart w:id="208" w:name="_Toc376441541"/>
      <w:bookmarkStart w:id="209" w:name="_Toc376441542"/>
      <w:bookmarkStart w:id="210" w:name="_Toc376441543"/>
      <w:bookmarkStart w:id="211" w:name="_Toc376441544"/>
      <w:bookmarkStart w:id="212" w:name="_Toc376441545"/>
      <w:bookmarkStart w:id="213" w:name="_Toc376441546"/>
      <w:bookmarkStart w:id="214" w:name="_Toc376441547"/>
      <w:bookmarkStart w:id="215" w:name="_Toc376441548"/>
      <w:bookmarkStart w:id="216" w:name="_Toc376441549"/>
      <w:bookmarkStart w:id="217" w:name="_Toc376441550"/>
      <w:bookmarkStart w:id="218" w:name="_Toc376441551"/>
      <w:bookmarkStart w:id="219" w:name="_Toc376441552"/>
      <w:bookmarkStart w:id="220" w:name="_Toc376441553"/>
      <w:bookmarkStart w:id="221" w:name="_Toc376441554"/>
      <w:bookmarkStart w:id="222" w:name="_Toc376441555"/>
      <w:bookmarkStart w:id="223" w:name="_Toc376441556"/>
      <w:bookmarkStart w:id="224" w:name="_Toc376441557"/>
      <w:bookmarkStart w:id="225" w:name="_Toc376441558"/>
      <w:bookmarkStart w:id="226" w:name="_Toc376441559"/>
      <w:bookmarkStart w:id="227" w:name="_Toc376441560"/>
      <w:bookmarkStart w:id="228" w:name="_Toc376441561"/>
      <w:bookmarkStart w:id="229" w:name="_Toc365363870"/>
      <w:bookmarkStart w:id="230" w:name="_Toc365363922"/>
      <w:bookmarkStart w:id="231" w:name="_Toc365363980"/>
      <w:bookmarkStart w:id="232" w:name="_Toc365528299"/>
      <w:bookmarkStart w:id="233" w:name="_Toc376441562"/>
      <w:bookmarkStart w:id="234" w:name="_Toc365363871"/>
      <w:bookmarkStart w:id="235" w:name="_Toc365363923"/>
      <w:bookmarkStart w:id="236" w:name="_Toc365363981"/>
      <w:bookmarkStart w:id="237" w:name="_Toc365528300"/>
      <w:bookmarkStart w:id="238" w:name="_Toc376441563"/>
      <w:bookmarkStart w:id="239" w:name="_Toc365363872"/>
      <w:bookmarkStart w:id="240" w:name="_Toc365363924"/>
      <w:bookmarkStart w:id="241" w:name="_Toc365363982"/>
      <w:bookmarkStart w:id="242" w:name="_Toc365528301"/>
      <w:bookmarkStart w:id="243" w:name="_Toc376441564"/>
      <w:bookmarkStart w:id="244" w:name="_Toc365363873"/>
      <w:bookmarkStart w:id="245" w:name="_Toc365363925"/>
      <w:bookmarkStart w:id="246" w:name="_Toc365363983"/>
      <w:bookmarkStart w:id="247" w:name="_Toc365528302"/>
      <w:bookmarkStart w:id="248" w:name="_Toc376441565"/>
      <w:bookmarkStart w:id="249" w:name="_Toc365363874"/>
      <w:bookmarkStart w:id="250" w:name="_Toc365363926"/>
      <w:bookmarkStart w:id="251" w:name="_Toc365363984"/>
      <w:bookmarkStart w:id="252" w:name="_Toc365528303"/>
      <w:bookmarkStart w:id="253" w:name="_Toc376441566"/>
      <w:bookmarkStart w:id="254" w:name="_Toc365363875"/>
      <w:bookmarkStart w:id="255" w:name="_Toc365363927"/>
      <w:bookmarkStart w:id="256" w:name="_Toc365363985"/>
      <w:bookmarkStart w:id="257" w:name="_Toc365528304"/>
      <w:bookmarkStart w:id="258" w:name="_Toc376441567"/>
      <w:bookmarkStart w:id="259" w:name="_Toc365363876"/>
      <w:bookmarkStart w:id="260" w:name="_Toc365363928"/>
      <w:bookmarkStart w:id="261" w:name="_Toc365363986"/>
      <w:bookmarkStart w:id="262" w:name="_Toc365528305"/>
      <w:bookmarkStart w:id="263" w:name="_Toc376441568"/>
      <w:bookmarkStart w:id="264" w:name="_Toc365363877"/>
      <w:bookmarkStart w:id="265" w:name="_Toc365363929"/>
      <w:bookmarkStart w:id="266" w:name="_Toc365363987"/>
      <w:bookmarkStart w:id="267" w:name="_Toc365528306"/>
      <w:bookmarkStart w:id="268" w:name="_Toc376441569"/>
      <w:bookmarkStart w:id="269" w:name="_Toc365363878"/>
      <w:bookmarkStart w:id="270" w:name="_Toc365363930"/>
      <w:bookmarkStart w:id="271" w:name="_Toc365363988"/>
      <w:bookmarkStart w:id="272" w:name="_Toc365528307"/>
      <w:bookmarkStart w:id="273" w:name="_Toc376441570"/>
      <w:bookmarkStart w:id="274" w:name="_Toc138340368"/>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r>
        <w:t xml:space="preserve">Chemical Application </w:t>
      </w:r>
      <w:r w:rsidR="00A630A0">
        <w:t xml:space="preserve">&amp; </w:t>
      </w:r>
      <w:r>
        <w:t>Foliar Washoff</w:t>
      </w:r>
      <w:bookmarkEnd w:id="274"/>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5CC431D8" w14:textId="77777777" w:rsidR="005F3AE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35FC7"/>
    <w:p w14:paraId="01A30363" w14:textId="65C59978" w:rsidR="006B0926" w:rsidRDefault="006B0926" w:rsidP="00D35FC7"/>
    <w:p w14:paraId="689D8CC0" w14:textId="1880CDE9" w:rsidR="006B0926" w:rsidRDefault="006B0926" w:rsidP="00D35FC7"/>
    <w:p w14:paraId="168B8447" w14:textId="073435DE" w:rsidR="006B0926" w:rsidRDefault="006B0926" w:rsidP="00C05760">
      <w:pPr>
        <w:pStyle w:val="Heading2"/>
      </w:pPr>
      <w:bookmarkStart w:id="275" w:name="_Toc138340369"/>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275"/>
    </w:p>
    <w:p w14:paraId="015E5803" w14:textId="76370BC0" w:rsidR="006B0926" w:rsidRDefault="006B0926" w:rsidP="00D35FC7">
      <w:r>
        <w:t xml:space="preserve">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w:t>
      </w:r>
      <w:r>
        <w:lastRenderedPageBreak/>
        <w:t>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276" w:name="_Hlk49243233"/>
      <w:r w:rsidR="00494C06" w:rsidRPr="00CD61C6">
        <w:t>(yellow shaded range)</w:t>
      </w:r>
      <w:bookmarkEnd w:id="276"/>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277" w:name="_Toc138340370"/>
      <w:r>
        <w:t>Chemical Processes on Canopy</w:t>
      </w:r>
      <w:bookmarkEnd w:id="277"/>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lastRenderedPageBreak/>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278" w:name="_Toc138340371"/>
      <w:r>
        <w:t>Chemical Runoff &amp; Vertical Transport in Soil</w:t>
      </w:r>
      <w:bookmarkEnd w:id="278"/>
    </w:p>
    <w:p w14:paraId="19A7257C" w14:textId="77777777" w:rsidR="008D68F3" w:rsidRDefault="00E06673" w:rsidP="00EB6DCA">
      <w:pPr>
        <w:pStyle w:val="Heading3"/>
      </w:pPr>
      <w:bookmarkStart w:id="279" w:name="_Toc138340372"/>
      <w:r>
        <w:t>Transport Model</w:t>
      </w:r>
      <w:bookmarkEnd w:id="279"/>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280" w:name="_Hlk64374976"/>
        <m:r>
          <m:rPr>
            <m:sty m:val="p"/>
          </m:rPr>
          <w:rPr>
            <w:rFonts w:ascii="Cambria Math" w:hAnsi="Cambria Math"/>
          </w:rPr>
          <m:t>∆</m:t>
        </m:r>
        <m:r>
          <w:rPr>
            <w:rFonts w:ascii="Cambria Math" w:hAnsi="Cambria Math"/>
          </w:rPr>
          <m:t>z</m:t>
        </m:r>
        <w:bookmarkEnd w:id="280"/>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35FC7"/>
    <w:p w14:paraId="66259192" w14:textId="0D326EB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(4-49)</w:t>
      </w:r>
    </w:p>
    <w:p w14:paraId="1872E3A6" w14:textId="77777777" w:rsidR="008D68F3" w:rsidRDefault="008D68F3" w:rsidP="00D35FC7"/>
    <w:p w14:paraId="418E2BF0" w14:textId="77777777" w:rsidR="00A325F2" w:rsidRDefault="008D68F3" w:rsidP="00D35FC7">
      <w:r w:rsidRPr="002E1265">
        <w:t>Where</w:t>
      </w:r>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lastRenderedPageBreak/>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4080C642"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777777"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35FC7"/>
    <w:p w14:paraId="3962D910" w14:textId="7777777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35FC7"/>
    <w:p w14:paraId="23A1736B" w14:textId="77777777"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35FC7"/>
    <w:p w14:paraId="571982CD"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D35FC7"/>
    <w:p w14:paraId="622D6AA9" w14:textId="77777777"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35FC7">
      <w:r>
        <w:lastRenderedPageBreak/>
        <w:t>or</w:t>
      </w:r>
    </w:p>
    <w:p w14:paraId="574CCE4B" w14:textId="77777777" w:rsidR="00750A90" w:rsidRDefault="00750A90" w:rsidP="00D35FC7"/>
    <w:p w14:paraId="3892F5ED" w14:textId="77777777"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77777777"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35FC7"/>
    <w:p w14:paraId="0618F1D4" w14:textId="77777777"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35FC7"/>
    <w:p w14:paraId="145A9E50" w14:textId="77777777" w:rsidR="007636ED" w:rsidRDefault="007636ED" w:rsidP="00D35FC7"/>
    <w:p w14:paraId="737828AB" w14:textId="77777777"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35FC7"/>
    <w:p w14:paraId="13034D5E" w14:textId="08F77C5A"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2F96BB3A"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35FC7"/>
    <w:p w14:paraId="75186880" w14:textId="46370F3C" w:rsid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35FC7"/>
    <w:p w14:paraId="446DDA61" w14:textId="77777777" w:rsidR="007636ED" w:rsidRPr="007636ED" w:rsidRDefault="007636ED" w:rsidP="00D35FC7">
      <w:r w:rsidRPr="007636ED">
        <w:t>Equations (47) and (48) have the solution:</w:t>
      </w:r>
    </w:p>
    <w:p w14:paraId="7FA4A966" w14:textId="77777777" w:rsidR="007636ED" w:rsidRPr="007636ED" w:rsidRDefault="007636ED" w:rsidP="00D35FC7"/>
    <w:p w14:paraId="6B03AA5C" w14:textId="4B6FB25E" w:rsidR="007636ED" w:rsidRP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35FC7"/>
    <w:p w14:paraId="7A527652" w14:textId="5A85F579" w:rsid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Pr>
          <w:sz w:val="24"/>
        </w:rPr>
        <w:tab/>
      </w:r>
      <w:r w:rsidR="00EC7D94" w:rsidRPr="007636ED">
        <w:rPr>
          <w:sz w:val="24"/>
        </w:rPr>
        <w:t xml:space="preserve"> </w:t>
      </w:r>
      <w:r w:rsidRPr="007636ED">
        <w:rPr>
          <w:sz w:val="24"/>
        </w:rPr>
        <w:t>(</w:t>
      </w:r>
      <w:r w:rsidR="006717B7">
        <w:rPr>
          <w:sz w:val="24"/>
        </w:rPr>
        <w:t>4-</w:t>
      </w:r>
      <w:r w:rsidR="007F3027">
        <w:rPr>
          <w:sz w:val="24"/>
        </w:rPr>
        <w:t>66</w:t>
      </w:r>
      <w:r w:rsidRPr="007636ED">
        <w:rPr>
          <w:sz w:val="24"/>
        </w:rPr>
        <w:t>)</w:t>
      </w:r>
    </w:p>
    <w:p w14:paraId="4892321B" w14:textId="77777777" w:rsidR="007636ED" w:rsidRPr="007636ED" w:rsidRDefault="007636ED" w:rsidP="00D35FC7"/>
    <w:p w14:paraId="2B991BA3" w14:textId="77777777" w:rsidR="007636ED" w:rsidRPr="007636ED" w:rsidRDefault="007636ED" w:rsidP="00D35FC7">
      <w:r w:rsidRPr="007636ED">
        <w:t>where</w:t>
      </w:r>
    </w:p>
    <w:p w14:paraId="2BC61049" w14:textId="5C823F70"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4-67</w:t>
      </w:r>
      <w:r w:rsidRPr="007636ED">
        <w:rPr>
          <w:sz w:val="24"/>
        </w:rPr>
        <w:t>)</w:t>
      </w:r>
    </w:p>
    <w:p w14:paraId="686B92B7" w14:textId="0724B238"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4-68</w:t>
      </w:r>
      <w:r w:rsidRPr="007636ED">
        <w:rPr>
          <w:sz w:val="24"/>
        </w:rPr>
        <w:t>)</w:t>
      </w:r>
    </w:p>
    <w:p w14:paraId="01E85A4A" w14:textId="77777777" w:rsidR="007636ED" w:rsidRPr="007636ED" w:rsidRDefault="007636ED" w:rsidP="00D35FC7"/>
    <w:p w14:paraId="49DC7A43" w14:textId="4F7A60DD"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4-69</w:t>
      </w:r>
      <w:r w:rsidRPr="007636ED">
        <w:rPr>
          <w:sz w:val="24"/>
        </w:rPr>
        <w:t>)</w:t>
      </w:r>
    </w:p>
    <w:p w14:paraId="2A4B2AB8" w14:textId="77777777" w:rsidR="007636ED" w:rsidRPr="007636ED" w:rsidRDefault="007636ED" w:rsidP="00D35FC7"/>
    <w:p w14:paraId="20B29F2D" w14:textId="15A4B756"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4-70</w:t>
      </w:r>
      <w:r w:rsidRPr="007636ED">
        <w:rPr>
          <w:sz w:val="24"/>
        </w:rPr>
        <w:t>)</w:t>
      </w:r>
    </w:p>
    <w:p w14:paraId="7F913C03" w14:textId="77777777" w:rsidR="007636ED" w:rsidRDefault="007636ED" w:rsidP="00D35FC7"/>
    <w:p w14:paraId="01B847EA" w14:textId="77777777" w:rsidR="007636ED" w:rsidRDefault="007636ED" w:rsidP="00D35FC7"/>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D35FC7"/>
    <w:p w14:paraId="47588F02" w14:textId="5D4ACAD9" w:rsidR="008C0F8C" w:rsidRDefault="008C0F8C"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35FC7"/>
    <w:p w14:paraId="095667A0" w14:textId="77777777" w:rsidR="008D68F3" w:rsidRPr="002E1265" w:rsidRDefault="008D68F3" w:rsidP="00D35FC7">
      <w:r w:rsidRPr="002E1265">
        <w:t xml:space="preserve">Where </w:t>
      </w:r>
      <w:proofErr w:type="spellStart"/>
      <w:r w:rsidRPr="002E1265">
        <w:t>K</w:t>
      </w:r>
      <w:r w:rsidRPr="002E1265">
        <w:rPr>
          <w:vertAlign w:val="subscript"/>
        </w:rPr>
        <w:t>d,C</w:t>
      </w:r>
      <w:proofErr w:type="spellEnd"/>
      <w:r w:rsidRPr="002E1265">
        <w:t xml:space="preserve"> is the effective sorption coefficient (volume/mass).</w:t>
      </w:r>
    </w:p>
    <w:p w14:paraId="52D22231" w14:textId="77777777" w:rsidR="008D68F3" w:rsidRDefault="008D68F3" w:rsidP="00D35FC7"/>
    <w:p w14:paraId="62768D10" w14:textId="77777777" w:rsidR="0005283B" w:rsidRDefault="0005283B" w:rsidP="00D35FC7">
      <w:r>
        <w:t>G</w:t>
      </w:r>
      <w:r w:rsidRPr="0005283B">
        <w:t>as partitioning is modeled with a Henry's Law Coefficient</w:t>
      </w:r>
    </w:p>
    <w:p w14:paraId="61213CF8" w14:textId="77777777" w:rsidR="00B16BBC" w:rsidRDefault="00B16BBC" w:rsidP="00D35FC7"/>
    <w:p w14:paraId="62F6DB5A" w14:textId="4E4E543D" w:rsidR="008C0F8C" w:rsidRDefault="008C0F8C" w:rsidP="00D35FC7">
      <w:r>
        <w:tab/>
      </w:r>
      <m:oMath>
        <m:r>
          <w:rPr>
            <w:rFonts w:ascii="Cambria Math" w:hAnsi="Cambria Math"/>
          </w:rPr>
          <m:t>G=HC</m:t>
        </m:r>
      </m:oMath>
      <w:r>
        <w:t xml:space="preserve"> </w:t>
      </w:r>
      <w:r>
        <w:tab/>
        <w:t>(4-72)</w:t>
      </w:r>
    </w:p>
    <w:p w14:paraId="532CDC4C" w14:textId="77777777" w:rsidR="00B16BBC" w:rsidRPr="008C0F8C" w:rsidRDefault="00B16BBC" w:rsidP="00D35FC7"/>
    <w:p w14:paraId="00B6A30F" w14:textId="77777777" w:rsidR="0005283B" w:rsidRDefault="0005283B" w:rsidP="00D35FC7">
      <w:r>
        <w:t>where H = Henry's law coefficient (dimensionless, volumetric reference)</w:t>
      </w:r>
    </w:p>
    <w:p w14:paraId="799A2E31" w14:textId="77777777" w:rsidR="0005283B" w:rsidRPr="002E1265" w:rsidRDefault="0005283B" w:rsidP="00D35FC7"/>
    <w:p w14:paraId="2AEB1367" w14:textId="77777777" w:rsidR="008D68F3" w:rsidRDefault="008D68F3" w:rsidP="00D35FC7">
      <w:r w:rsidRPr="002E1265">
        <w:t xml:space="preserve">Making substitutions, dividing by total volume, and noting that θ and </w:t>
      </w:r>
      <w:proofErr w:type="spellStart"/>
      <w:r w:rsidRPr="002E1265">
        <w:t>K</w:t>
      </w:r>
      <w:r w:rsidRPr="002E1265">
        <w:rPr>
          <w:vertAlign w:val="subscript"/>
        </w:rPr>
        <w:t>d,C</w:t>
      </w:r>
      <w:proofErr w:type="spellEnd"/>
      <w:r w:rsidRPr="002E1265">
        <w:t xml:space="preserve"> vary with time gives:</w:t>
      </w:r>
    </w:p>
    <w:p w14:paraId="1693DB61" w14:textId="77777777" w:rsidR="008C0F8C" w:rsidRDefault="008C0F8C" w:rsidP="00D35FC7"/>
    <w:p w14:paraId="4153CC17" w14:textId="20FB3B5E" w:rsidR="008C0F8C" w:rsidRDefault="008C0F8C" w:rsidP="00D35FC7">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35FC7"/>
    <w:p w14:paraId="34067CC4" w14:textId="7F0EAF2D" w:rsidR="008D68F3" w:rsidRDefault="008D68F3" w:rsidP="00D35FC7">
      <w:r>
        <w:t>With an overall degradation term defined as</w:t>
      </w:r>
      <w:r w:rsidR="0012768F">
        <w:t>:</w:t>
      </w:r>
    </w:p>
    <w:p w14:paraId="5E034449" w14:textId="77777777" w:rsidR="00B16BBC" w:rsidRDefault="00B16BBC" w:rsidP="00D35FC7"/>
    <w:p w14:paraId="23CEDD27" w14:textId="673414A7" w:rsidR="008C0F8C" w:rsidRDefault="008C0F8C" w:rsidP="00D35FC7">
      <w:pPr>
        <w:rPr>
          <w:sz w:val="24"/>
          <w:szCs w:val="24"/>
        </w:rPr>
      </w:pPr>
      <w:r>
        <w:rPr>
          <w:rFonts w:eastAsiaTheme="minorEastAsia"/>
        </w:rPr>
        <w:tab/>
      </w:r>
      <w:bookmarkStart w:id="281"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281"/>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r w:rsidRPr="002E1265">
        <w:t>Where</w:t>
      </w:r>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6552BDAA" w14:textId="77777777" w:rsidR="00B16BBC" w:rsidRDefault="00B16BBC" w:rsidP="00D35FC7"/>
    <w:p w14:paraId="586E8E32" w14:textId="3E4BF1E2" w:rsidR="00B16BBC" w:rsidRDefault="00B16BBC" w:rsidP="00D35FC7">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35FC7"/>
    <w:p w14:paraId="66804BB6" w14:textId="77777777" w:rsidR="00B16BBC" w:rsidRDefault="00B16BBC" w:rsidP="00D35FC7"/>
    <w:p w14:paraId="79CD83DF" w14:textId="32230E59" w:rsidR="00B16BBC" w:rsidRDefault="00000000" w:rsidP="00D35FC7">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35FC7">
      <w:r>
        <w:t xml:space="preserve"> </w:t>
      </w:r>
      <w:r w:rsidR="00B16BBC">
        <w:tab/>
        <w:t>(4-76)</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35FC7">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35FC7"/>
    <w:p w14:paraId="4CF2A302" w14:textId="77777777" w:rsidR="008D68F3" w:rsidRDefault="00413304" w:rsidP="00D35FC7">
      <w:r>
        <w:t>W</w:t>
      </w:r>
      <w:r w:rsidR="008D68F3">
        <w:t>here</w:t>
      </w:r>
      <w:r>
        <w:t xml:space="preserve"> the coefficients are defined as</w:t>
      </w:r>
    </w:p>
    <w:p w14:paraId="4BC7745E" w14:textId="1BF51A6E" w:rsidR="008348AD" w:rsidRDefault="008348AD" w:rsidP="00D35FC7">
      <w:r>
        <w:lastRenderedPageBreak/>
        <w:tab/>
      </w:r>
    </w:p>
    <w:p w14:paraId="1C863062" w14:textId="4DC40233" w:rsidR="008348AD" w:rsidRDefault="008348AD" w:rsidP="00D35FC7">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35FC7"/>
    <w:p w14:paraId="241D6176" w14:textId="1B395FBE" w:rsidR="008348AD" w:rsidRDefault="008348AD" w:rsidP="00D35FC7">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35FC7"/>
    <w:p w14:paraId="7634E962" w14:textId="031AC42F" w:rsidR="008348AD" w:rsidRPr="008348AD" w:rsidRDefault="008348AD" w:rsidP="00D35FC7">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35FC7"/>
    <w:p w14:paraId="11E17247" w14:textId="34E4EF7B" w:rsidR="008348AD" w:rsidRDefault="008348AD" w:rsidP="00D35FC7">
      <w:pPr>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full time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proofErr w:type="spellStart"/>
      <w:r>
        <w:t>Subdaily</w:t>
      </w:r>
      <w:proofErr w:type="spellEnd"/>
      <w:r>
        <w:t xml:space="preserve">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282" w:name="_Toc138340373"/>
      <w:r>
        <w:t>Runoff Extraction of Chemical</w:t>
      </w:r>
      <w:bookmarkEnd w:id="282"/>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3C0E4853"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w:t>
      </w:r>
      <w:r w:rsidR="007F719B">
        <w:lastRenderedPageBreak/>
        <w:t xml:space="preserve">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77777777" w:rsidR="005F3AE6" w:rsidRDefault="00660409" w:rsidP="00D35FC7">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D35FC7"/>
    <w:p w14:paraId="13B6E5C5" w14:textId="7B71D16E" w:rsidR="005F3AE6" w:rsidRDefault="009F2ED6" w:rsidP="00D35FC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35FC7">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35FC7"/>
    <w:p w14:paraId="2CCCD86E" w14:textId="06CB1924" w:rsidR="005F3AE6" w:rsidRDefault="0034349C" w:rsidP="00D35FC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35FC7"/>
    <w:p w14:paraId="5DA29B75" w14:textId="026F8A20"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283" w:name="_Toc138340374"/>
      <w:r>
        <w:lastRenderedPageBreak/>
        <w:t>Erosion Extraction of Chemical</w:t>
      </w:r>
      <w:bookmarkEnd w:id="283"/>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01E1F796" w:rsidR="005F3AE6" w:rsidRDefault="00660409" w:rsidP="00D35FC7">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proofErr w:type="spellStart"/>
      <w:r w:rsidRPr="00C64C41">
        <w:rPr>
          <w:i/>
        </w:rPr>
        <w:t>K</w:t>
      </w:r>
      <w:r>
        <w:rPr>
          <w:i/>
          <w:vertAlign w:val="subscript"/>
        </w:rPr>
        <w:t>e</w:t>
      </w:r>
      <w:proofErr w:type="spellEnd"/>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284" w:name="_Toc138340375"/>
      <w:r>
        <w:t>Chemical Vo</w:t>
      </w:r>
      <w:r w:rsidRPr="00975526">
        <w:t>l</w:t>
      </w:r>
      <w:r>
        <w:t>atilization</w:t>
      </w:r>
      <w:bookmarkEnd w:id="284"/>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lastRenderedPageBreak/>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285" w:name="_Toc138340376"/>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285"/>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02200177"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r>
        <w:t>C</w:t>
      </w:r>
      <w:r w:rsidRPr="00E15F69">
        <w:rPr>
          <w:vertAlign w:val="subscript"/>
        </w:rPr>
        <w:t>g,d</w:t>
      </w:r>
      <w:proofErr w:type="spell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lastRenderedPageBreak/>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51A103B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35FC7"/>
    <w:p w14:paraId="5074BB81" w14:textId="77777777" w:rsidR="005F3AE6" w:rsidRDefault="00DA0CD7" w:rsidP="00D35FC7">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35FC7">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D35FC7">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35FC7"/>
    <w:p w14:paraId="38FB7B82" w14:textId="77777777" w:rsidR="005F3AE6" w:rsidRDefault="00E16141" w:rsidP="00D35FC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35FC7"/>
    <w:p w14:paraId="2E0ECFE1" w14:textId="53E53D7C"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35FC7"/>
    <w:p w14:paraId="6BF64B3B" w14:textId="1C749797" w:rsidR="005F3AE6" w:rsidRDefault="004703FA" w:rsidP="00D35FC7">
      <w:pPr>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35FC7"/>
    <w:p w14:paraId="2C28B827" w14:textId="77777777" w:rsidR="005F3AE6" w:rsidRDefault="00E5077E" w:rsidP="00D35FC7">
      <w:r>
        <w:t>Where  U</w:t>
      </w:r>
      <w:r w:rsidRPr="00AA3193">
        <w:rPr>
          <w:vertAlign w:val="subscript"/>
        </w:rPr>
        <w:t>r</w:t>
      </w:r>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r>
        <w:t>z</w:t>
      </w:r>
      <w:r w:rsidRPr="00AA3193">
        <w:rPr>
          <w:vertAlign w:val="subscript"/>
        </w:rPr>
        <w:t>o,ch</w:t>
      </w:r>
      <w:proofErr w:type="spell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lastRenderedPageBreak/>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r>
        <w:t>z</w:t>
      </w:r>
      <w:r w:rsidR="00E5077E" w:rsidRPr="00AA3193">
        <w:rPr>
          <w:vertAlign w:val="subscript"/>
        </w:rPr>
        <w:t>o,r</w:t>
      </w:r>
      <w:proofErr w:type="spell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35FC7"/>
    <w:p w14:paraId="07389423" w14:textId="77777777" w:rsidR="005F3AE6" w:rsidRDefault="00EF5169" w:rsidP="00D35FC7">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D35FC7"/>
    <w:p w14:paraId="76E1EB38" w14:textId="2B45D45A" w:rsidR="005F3AE6" w:rsidRDefault="004703FA" w:rsidP="00D35FC7">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35FC7"/>
    <w:p w14:paraId="1637FCAE" w14:textId="5B130A87" w:rsidR="005F3AE6" w:rsidRDefault="001B185C" w:rsidP="00D35FC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35FC7"/>
    <w:p w14:paraId="06540816" w14:textId="25DD1E06" w:rsidR="005F3AE6" w:rsidRDefault="004703FA" w:rsidP="00D35FC7">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35FC7"/>
    <w:p w14:paraId="48578787" w14:textId="77777777" w:rsidR="005F3AE6" w:rsidRDefault="00151447" w:rsidP="00D35FC7">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35FC7"/>
    <w:p w14:paraId="01A08906" w14:textId="02FE8D11" w:rsidR="005F3AE6" w:rsidRDefault="004703FA" w:rsidP="00D35FC7">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35FC7"/>
    <w:p w14:paraId="333E93AD" w14:textId="06C28128" w:rsidR="004703FA" w:rsidRDefault="000D1512" w:rsidP="00D35FC7">
      <w:r>
        <w:t xml:space="preserve">Where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35FC7">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35FC7"/>
    <w:p w14:paraId="4CDD561D" w14:textId="77777777" w:rsidR="005F3AE6" w:rsidRDefault="00F4096E" w:rsidP="00D35FC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35FC7">
      <w:r>
        <w:rPr>
          <w:rFonts w:eastAsiaTheme="minorEastAsia"/>
        </w:rPr>
        <w:lastRenderedPageBreak/>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35FC7"/>
    <w:p w14:paraId="1B3D2015" w14:textId="77777777" w:rsidR="005F3AE6" w:rsidRDefault="00687B0A" w:rsidP="00D35FC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35FC7"/>
    <w:p w14:paraId="3127AA22" w14:textId="610B8745"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35FC7"/>
    <w:p w14:paraId="409B85DE" w14:textId="77777777" w:rsidR="005F3AE6" w:rsidRDefault="00D30B2E" w:rsidP="00D35FC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D35FC7"/>
    <w:p w14:paraId="19F9FC13" w14:textId="693203A8" w:rsidR="005F3AE6" w:rsidRDefault="00920E34" w:rsidP="00D35FC7">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35FC7"/>
    <w:p w14:paraId="3AA4C754" w14:textId="77777777" w:rsidR="005F3AE6" w:rsidRDefault="009248BA" w:rsidP="00D35FC7">
      <w:pPr>
        <w:pStyle w:val="Heading4"/>
      </w:pPr>
      <w:r>
        <w:t>Resistance Approach for Estimating Volatilization Flux from Soil</w:t>
      </w:r>
    </w:p>
    <w:p w14:paraId="5E7FB330" w14:textId="3CFD4D2C" w:rsidR="005F3AE6" w:rsidRDefault="0011216D" w:rsidP="00D35FC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D35FC7"/>
    <w:p w14:paraId="640A11D3" w14:textId="77777777" w:rsidR="00920E34" w:rsidRPr="00261792" w:rsidRDefault="00920E34" w:rsidP="00D35FC7"/>
    <w:p w14:paraId="715AC03D" w14:textId="2CDF4544" w:rsidR="005F3AE6" w:rsidRDefault="007928E9" w:rsidP="00D35FC7">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35FC7"/>
    <w:p w14:paraId="418DD647" w14:textId="77777777" w:rsidR="007928E9" w:rsidRDefault="00261792" w:rsidP="00D35FC7">
      <w:r>
        <w:t>W</w:t>
      </w:r>
      <w:r w:rsidR="007928E9">
        <w:t>here</w:t>
      </w:r>
    </w:p>
    <w:p w14:paraId="79622DD8" w14:textId="77777777"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35FC7"/>
    <w:p w14:paraId="53611032" w14:textId="77777777" w:rsidR="005F3AE6" w:rsidRDefault="00B9088C" w:rsidP="00D35FC7">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D35FC7">
      <w:proofErr w:type="spellStart"/>
      <w:r>
        <w:t>R</w:t>
      </w:r>
      <w:r w:rsidRPr="00B9088C">
        <w:rPr>
          <w:vertAlign w:val="subscript"/>
        </w:rPr>
        <w:t>bd</w:t>
      </w:r>
      <w:proofErr w:type="spellEnd"/>
      <w:r>
        <w:t xml:space="preserve"> = boundary layer resistance (</w:t>
      </w:r>
      <w:r w:rsidR="00C02AD3">
        <w:t>day cm</w:t>
      </w:r>
      <w:r w:rsidR="00C02AD3" w:rsidRPr="00C02AD3">
        <w:rPr>
          <w:vertAlign w:val="superscript"/>
        </w:rPr>
        <w:t>-1</w:t>
      </w:r>
      <w:r>
        <w:t>)</w:t>
      </w:r>
    </w:p>
    <w:p w14:paraId="084CAB9B" w14:textId="77777777" w:rsidR="005F3AE6" w:rsidRDefault="00B9088C" w:rsidP="00D35FC7">
      <w:proofErr w:type="spellStart"/>
      <w:r>
        <w:t>R</w:t>
      </w:r>
      <w:r w:rsidRPr="00B9088C">
        <w:rPr>
          <w:vertAlign w:val="subscript"/>
        </w:rPr>
        <w:t>pc</w:t>
      </w:r>
      <w:proofErr w:type="spellEnd"/>
      <w:r>
        <w:t xml:space="preserve"> = plant canopy resistance (</w:t>
      </w:r>
      <w:r w:rsidR="00C02AD3">
        <w:t>day cm</w:t>
      </w:r>
      <w:r w:rsidR="00C02AD3" w:rsidRPr="00C02AD3">
        <w:rPr>
          <w:vertAlign w:val="superscript"/>
        </w:rPr>
        <w:t>-1</w:t>
      </w:r>
      <w:r>
        <w:t>)</w:t>
      </w:r>
    </w:p>
    <w:p w14:paraId="00600D63" w14:textId="77777777" w:rsidR="005F3AE6" w:rsidRDefault="005F3AE6" w:rsidP="00D35FC7"/>
    <w:p w14:paraId="7FEE4BA7" w14:textId="77777777" w:rsidR="005F3AE6" w:rsidRDefault="00E90D10" w:rsidP="00D35FC7">
      <w:r>
        <w:t>The flux is then calculated as</w:t>
      </w:r>
      <w:r w:rsidR="009E1723">
        <w:t xml:space="preserve"> follows</w:t>
      </w:r>
      <w:r w:rsidR="00DE577D">
        <w:t>:</w:t>
      </w:r>
    </w:p>
    <w:p w14:paraId="73D94AD0" w14:textId="77777777"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35FC7"/>
    <w:p w14:paraId="20B51FDD" w14:textId="77777777" w:rsidR="005F3AE6" w:rsidRDefault="00E90D10" w:rsidP="00D35FC7">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35FC7">
      <w:r>
        <w:tab/>
      </w:r>
      <w:proofErr w:type="spellStart"/>
      <w:r>
        <w:t>C</w:t>
      </w:r>
      <w:r w:rsidRPr="00E90D10">
        <w:rPr>
          <w:vertAlign w:val="subscript"/>
        </w:rPr>
        <w:t>g,l</w:t>
      </w:r>
      <w:proofErr w:type="spell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D35FC7"/>
    <w:p w14:paraId="6495C096" w14:textId="77777777" w:rsidR="005F3AE6" w:rsidRDefault="00DE577D" w:rsidP="00D35FC7">
      <w:r>
        <w:t>If the plant canopy acts as a significant source or sink, another approach should be taken, as described in the following section.</w:t>
      </w:r>
      <w:r w:rsidR="00294A1A">
        <w:t xml:space="preserve"> </w:t>
      </w:r>
    </w:p>
    <w:p w14:paraId="600A2DBB" w14:textId="77777777" w:rsidR="005F3AE6" w:rsidRDefault="00DE577D" w:rsidP="00D35FC7">
      <w:pPr>
        <w:pStyle w:val="Heading4"/>
      </w:pPr>
      <w:r>
        <w:lastRenderedPageBreak/>
        <w:t>Volatilization Flux from Plant Surfaces</w:t>
      </w:r>
    </w:p>
    <w:p w14:paraId="018946B7" w14:textId="77777777" w:rsidR="005F3AE6" w:rsidRDefault="007A1982" w:rsidP="00D35FC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35FC7"/>
    <w:p w14:paraId="0ADA58B0" w14:textId="77777777" w:rsidR="005F3AE6" w:rsidRDefault="002103F7" w:rsidP="00D35FC7">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35FC7">
      <w:r>
        <w:tab/>
        <w:t>M = foliar pesticide mass (g cm</w:t>
      </w:r>
      <w:r w:rsidRPr="002103F7">
        <w:rPr>
          <w:vertAlign w:val="superscript"/>
        </w:rPr>
        <w:t>-2</w:t>
      </w:r>
      <w:r>
        <w:t>)</w:t>
      </w:r>
    </w:p>
    <w:p w14:paraId="25300720" w14:textId="77777777" w:rsidR="005F3AE6" w:rsidRDefault="002103F7" w:rsidP="00D35FC7">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D35FC7"/>
    <w:p w14:paraId="6E8D266B" w14:textId="77777777" w:rsidR="005F3AE6" w:rsidRDefault="00294A1A" w:rsidP="00D35FC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35FC7"/>
    <w:p w14:paraId="1F208DAB" w14:textId="77777777" w:rsidR="005F3AE6" w:rsidRDefault="007928E9" w:rsidP="00D35FC7">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35FC7"/>
    <w:p w14:paraId="58CF444A" w14:textId="77777777" w:rsidR="005F3AE6" w:rsidRDefault="004035CA" w:rsidP="00D35FC7">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D35FC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286" w:name="_Toc365363883"/>
      <w:bookmarkStart w:id="287" w:name="_Toc365363935"/>
      <w:bookmarkStart w:id="288" w:name="_Toc365363993"/>
      <w:bookmarkStart w:id="289" w:name="_Toc365363884"/>
      <w:bookmarkStart w:id="290" w:name="_Toc365363936"/>
      <w:bookmarkStart w:id="291" w:name="_Toc365363994"/>
      <w:bookmarkEnd w:id="286"/>
      <w:bookmarkEnd w:id="287"/>
      <w:bookmarkEnd w:id="288"/>
      <w:bookmarkEnd w:id="289"/>
      <w:bookmarkEnd w:id="290"/>
      <w:bookmarkEnd w:id="291"/>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5F7F6F33" w:rsidR="00B92006" w:rsidRDefault="00167E51" w:rsidP="00D35FC7">
      <w:r>
        <w:t>Adjustment for implicit temporal scheme.  Use of analytical correction to give exact amount of degradation when soil degradation alone is in place. Soil degradation happens all the time regardless of rain, so it dominates usually</w:t>
      </w:r>
      <w:r w:rsidR="00BF627E">
        <w:t>,</w:t>
      </w:r>
      <w:r>
        <w:t xml:space="preserve"> so correction only done here.  Other dissipation mechanisms are still numeric.</w:t>
      </w:r>
    </w:p>
    <w:p w14:paraId="3CBA5888" w14:textId="77777777" w:rsidR="00B92006" w:rsidRDefault="00B92006" w:rsidP="00D35FC7"/>
    <w:p w14:paraId="33613FB5"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aq_rate_input</w:t>
      </w:r>
      <w:proofErr w:type="spellEnd"/>
      <w:r>
        <w:rPr>
          <w:rFonts w:ascii="Consolas" w:hAnsi="Consolas" w:cs="Consolas"/>
          <w:color w:val="000000"/>
          <w:sz w:val="19"/>
          <w:szCs w:val="19"/>
        </w:rPr>
        <w:t xml:space="preserve">)   -1.  </w:t>
      </w:r>
    </w:p>
    <w:p w14:paraId="34D5D21B"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 -1.</w:t>
      </w:r>
    </w:p>
    <w:p w14:paraId="60D3EBB1" w14:textId="09EA1700" w:rsidR="00BF627E" w:rsidRDefault="00D032D1" w:rsidP="00D032D1">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r>
        <w:rPr>
          <w:rFonts w:ascii="Consolas" w:hAnsi="Consolas" w:cs="Consolas"/>
          <w:color w:val="000000"/>
          <w:sz w:val="19"/>
          <w:szCs w:val="19"/>
        </w:rPr>
        <w:t>)  -1.</w:t>
      </w:r>
    </w:p>
    <w:p w14:paraId="0EACADC1" w14:textId="77777777" w:rsidR="00D032D1" w:rsidRDefault="00D032D1" w:rsidP="00D35FC7"/>
    <w:p w14:paraId="3B068C14" w14:textId="77777777" w:rsidR="00D032D1" w:rsidRDefault="00D032D1" w:rsidP="00D35FC7"/>
    <w:p w14:paraId="6D20CC1D" w14:textId="77777777" w:rsidR="00D032D1" w:rsidRDefault="00D032D1" w:rsidP="00D35FC7"/>
    <w:p w14:paraId="1B5B59FF" w14:textId="77777777" w:rsidR="00D032D1" w:rsidRDefault="00D032D1" w:rsidP="00D35FC7"/>
    <w:p w14:paraId="6234F99B" w14:textId="77777777" w:rsidR="00D032D1" w:rsidRDefault="00D032D1" w:rsidP="00D35FC7"/>
    <w:p w14:paraId="254562EB" w14:textId="77777777" w:rsidR="00BF627E" w:rsidRDefault="00BF627E" w:rsidP="00D35FC7"/>
    <w:p w14:paraId="35AEED47" w14:textId="3551B20C" w:rsidR="00BF627E" w:rsidRDefault="00BF627E" w:rsidP="00D35FC7">
      <w:r w:rsidRPr="00BF627E">
        <w:rPr>
          <w:highlight w:val="yellow"/>
        </w:rPr>
        <w:t>Show correction</w:t>
      </w:r>
    </w:p>
    <w:p w14:paraId="67D53A79" w14:textId="77777777" w:rsidR="00B92006" w:rsidRDefault="00B92006" w:rsidP="00D35FC7"/>
    <w:p w14:paraId="73960F14" w14:textId="7E4A71D9" w:rsidR="008B363D" w:rsidRPr="008B363D" w:rsidRDefault="00B92006" w:rsidP="00D35FC7">
      <w:pPr>
        <w:pStyle w:val="Heading1"/>
      </w:pPr>
      <w:bookmarkStart w:id="292" w:name="_Toc138340377"/>
      <w:r>
        <w:t>Waterbody Calculations (VVWM)</w:t>
      </w:r>
      <w:bookmarkEnd w:id="292"/>
    </w:p>
    <w:p w14:paraId="0A17BE12" w14:textId="296EB26E" w:rsidR="008B363D" w:rsidRPr="008B363D" w:rsidRDefault="008B363D" w:rsidP="00C05760">
      <w:pPr>
        <w:pStyle w:val="Heading2"/>
      </w:pPr>
      <w:bookmarkStart w:id="293" w:name="_Toc451238549"/>
      <w:bookmarkStart w:id="294" w:name="_Toc138340378"/>
      <w:r w:rsidRPr="008B363D">
        <w:t>Introduction</w:t>
      </w:r>
      <w:bookmarkEnd w:id="293"/>
      <w:bookmarkEnd w:id="294"/>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w:t>
      </w:r>
      <w:r w:rsidRPr="008B363D">
        <w:lastRenderedPageBreak/>
        <w:t xml:space="preserve">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295" w:name="_Toc451238550"/>
      <w:r w:rsidRPr="008B363D">
        <w:tab/>
      </w:r>
      <w:bookmarkStart w:id="296" w:name="_Toc138340379"/>
      <w:r w:rsidRPr="008B363D">
        <w:t>The Varying Volume Water Body Model</w:t>
      </w:r>
      <w:bookmarkEnd w:id="295"/>
      <w:bookmarkEnd w:id="296"/>
    </w:p>
    <w:p w14:paraId="190A4E56" w14:textId="50C39CF3" w:rsidR="008B363D" w:rsidRPr="008B363D" w:rsidRDefault="008B363D" w:rsidP="00EB6DCA">
      <w:pPr>
        <w:pStyle w:val="Heading3"/>
      </w:pPr>
      <w:r w:rsidRPr="008B363D">
        <w:t xml:space="preserve"> </w:t>
      </w:r>
      <w:bookmarkStart w:id="297" w:name="_Toc451238551"/>
      <w:bookmarkStart w:id="298" w:name="_Toc138340380"/>
      <w:r w:rsidRPr="008B363D">
        <w:t>Conceptualization and Mathematics</w:t>
      </w:r>
      <w:bookmarkEnd w:id="297"/>
      <w:bookmarkEnd w:id="298"/>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lastRenderedPageBreak/>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0560250E"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(1)</w:t>
      </w:r>
    </w:p>
    <w:p w14:paraId="4C8D4DA3" w14:textId="77777777" w:rsidR="008B363D" w:rsidRPr="008B363D" w:rsidRDefault="008B363D" w:rsidP="00D35FC7">
      <w:r w:rsidRPr="008B363D">
        <w:t>and a mass balance on the benthic region:</w:t>
      </w:r>
    </w:p>
    <w:p w14:paraId="63E83676" w14:textId="77777777" w:rsidR="008B363D" w:rsidRPr="008B363D" w:rsidRDefault="008B363D" w:rsidP="00C67A6F">
      <w:pPr>
        <w:tabs>
          <w:tab w:val="right" w:pos="9360"/>
        </w:tabs>
      </w:pPr>
      <w:r w:rsidRPr="008B363D">
        <w:object w:dxaOrig="8760" w:dyaOrig="1380" w14:anchorId="492C2ACE">
          <v:shape id="_x0000_i1031" type="#_x0000_t75" style="width:420pt;height:66pt" o:ole="">
            <v:imagedata r:id="rId34" o:title=""/>
          </v:shape>
          <o:OLEObject Type="Embed" ProgID="Equation.3" ShapeID="_x0000_i1031" DrawAspect="Content" ObjectID="_1750578365" r:id="rId35"/>
        </w:object>
      </w:r>
      <w:r w:rsidRPr="008B363D">
        <w:tab/>
        <w:t>(2)</w:t>
      </w:r>
    </w:p>
    <w:p w14:paraId="5E7E3B4F" w14:textId="77777777" w:rsidR="008B363D" w:rsidRPr="008B363D" w:rsidRDefault="008B363D" w:rsidP="00D35FC7"/>
    <w:p w14:paraId="2BB63BDD" w14:textId="77777777" w:rsidR="008B363D" w:rsidRPr="008B363D" w:rsidRDefault="008B363D" w:rsidP="00D35FC7">
      <w:r w:rsidRPr="008B363D">
        <w:t>Where</w:t>
      </w:r>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lastRenderedPageBreak/>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7FFB595D"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(3)</w:t>
      </w:r>
    </w:p>
    <w:p w14:paraId="5E71988B" w14:textId="77777777" w:rsidR="008B363D" w:rsidRPr="008B363D" w:rsidRDefault="008B363D" w:rsidP="00D35FC7"/>
    <w:p w14:paraId="46F5FCAA" w14:textId="1CA6C36C"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(4)</w:t>
      </w:r>
    </w:p>
    <w:p w14:paraId="65EADC5F" w14:textId="77777777" w:rsidR="008B363D" w:rsidRPr="008B363D" w:rsidRDefault="008B363D" w:rsidP="00D35FC7"/>
    <w:p w14:paraId="7E1527D0" w14:textId="77777777" w:rsidR="008B363D" w:rsidRPr="008B363D" w:rsidRDefault="008B363D" w:rsidP="00D35FC7">
      <w:r w:rsidRPr="008B363D">
        <w:t>where</w:t>
      </w:r>
    </w:p>
    <w:p w14:paraId="0CA547B5" w14:textId="2B561B55"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(5)</w:t>
      </w:r>
    </w:p>
    <w:p w14:paraId="3BBCA905" w14:textId="77777777" w:rsidR="008B363D" w:rsidRPr="008B363D" w:rsidRDefault="008B363D" w:rsidP="00D35FC7"/>
    <w:p w14:paraId="4FACFC7B" w14:textId="39190C5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(6)</w:t>
      </w:r>
    </w:p>
    <w:p w14:paraId="3A5EE874" w14:textId="77777777" w:rsidR="008B363D" w:rsidRPr="008B363D" w:rsidRDefault="008B363D" w:rsidP="00D35FC7"/>
    <w:p w14:paraId="660887F3" w14:textId="215C5942"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(7)</w:t>
      </w:r>
    </w:p>
    <w:p w14:paraId="70545F00" w14:textId="77777777" w:rsidR="008B363D" w:rsidRPr="008B363D" w:rsidRDefault="008B363D" w:rsidP="00D35FC7"/>
    <w:p w14:paraId="6FCD6827" w14:textId="77777777" w:rsidR="008B363D" w:rsidRPr="008B363D" w:rsidRDefault="008B363D" w:rsidP="00D35FC7"/>
    <w:p w14:paraId="36218266" w14:textId="259DA76F"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12F6042D"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(9)</w:t>
      </w:r>
    </w:p>
    <w:p w14:paraId="44BDE6A6" w14:textId="77777777" w:rsidR="008B363D" w:rsidRPr="008B363D" w:rsidRDefault="008B363D" w:rsidP="00D35FC7"/>
    <w:p w14:paraId="4446351D" w14:textId="1943924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lastRenderedPageBreak/>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299" w:name="_Toc451238552"/>
      <w:bookmarkStart w:id="300" w:name="_Toc138340381"/>
      <w:r w:rsidRPr="008B363D">
        <w:t>2.2</w:t>
      </w:r>
      <w:r w:rsidRPr="008B363D">
        <w:tab/>
        <w:t>Solute Holding Capacity Ratio (</w:t>
      </w:r>
      <w:r w:rsidRPr="008B363D">
        <w:sym w:font="Symbol" w:char="F051"/>
      </w:r>
      <w:r w:rsidRPr="008B363D">
        <w:t>)</w:t>
      </w:r>
      <w:bookmarkEnd w:id="299"/>
      <w:bookmarkEnd w:id="300"/>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B8B1E84" w:rsidR="008B363D" w:rsidRPr="008B363D" w:rsidRDefault="008B363D" w:rsidP="007F2C3E">
      <w:pPr>
        <w:tabs>
          <w:tab w:val="center" w:pos="432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51EAF4B4"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(12)</w:t>
      </w:r>
    </w:p>
    <w:p w14:paraId="64541C94" w14:textId="6BFB40D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1EB308E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301" w:name="_Toc451238553"/>
      <w:bookmarkStart w:id="302" w:name="_Toc138340382"/>
      <w:r w:rsidRPr="008B363D">
        <w:t>Effective Water Column Dissipation (</w:t>
      </w:r>
      <w:r w:rsidRPr="008B363D">
        <w:sym w:font="Symbol" w:char="F047"/>
      </w:r>
      <w:r w:rsidRPr="008B363D">
        <w:rPr>
          <w:vertAlign w:val="subscript"/>
        </w:rPr>
        <w:t>1</w:t>
      </w:r>
      <w:r w:rsidRPr="008B363D">
        <w:t>)</w:t>
      </w:r>
      <w:bookmarkEnd w:id="301"/>
      <w:bookmarkEnd w:id="302"/>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303" w:name="_Toc451238554"/>
      <w:bookmarkStart w:id="304" w:name="_Toc138340383"/>
      <w:r w:rsidRPr="000873B0">
        <w:rPr>
          <w:rStyle w:val="Heading3Char"/>
        </w:rPr>
        <w:t xml:space="preserve">Hydrologic Washout </w:t>
      </w:r>
      <w:bookmarkEnd w:id="303"/>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04"/>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8B363D" w:rsidRDefault="008B363D" w:rsidP="00EB6DCA">
      <w:pPr>
        <w:pStyle w:val="Heading3"/>
      </w:pPr>
      <w:bookmarkStart w:id="305" w:name="_Toc451238555"/>
      <w:bookmarkStart w:id="306" w:name="_Toc138340384"/>
      <w:r w:rsidRPr="008B363D">
        <w:t>Metabolism (</w:t>
      </w:r>
      <w:r w:rsidRPr="008B363D">
        <w:sym w:font="Symbol" w:char="F06D"/>
      </w:r>
      <w:r w:rsidRPr="008B363D">
        <w:rPr>
          <w:vertAlign w:val="subscript"/>
        </w:rPr>
        <w:t>bio_1</w:t>
      </w:r>
      <w:r w:rsidRPr="008B363D">
        <w:t>)</w:t>
      </w:r>
      <w:bookmarkEnd w:id="305"/>
      <w:bookmarkEnd w:id="306"/>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35FC7">
      <w:r w:rsidRPr="008B363D">
        <w:tab/>
      </w:r>
      <w:r w:rsidRPr="008B363D">
        <w:object w:dxaOrig="1980" w:dyaOrig="680" w14:anchorId="6AC20AD3">
          <v:shape id="_x0000_i1032" type="#_x0000_t75" style="width:102pt;height:36pt" o:ole="">
            <v:imagedata r:id="rId36" o:title=""/>
          </v:shape>
          <o:OLEObject Type="Embed" ProgID="Equation.3" ShapeID="_x0000_i1032" DrawAspect="Content" ObjectID="_1750578366" r:id="rId37"/>
        </w:object>
      </w:r>
      <w:r w:rsidRPr="008B363D">
        <w:tab/>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35FC7">
      <w:r w:rsidRPr="008B363D">
        <w:t>T = temperature of modeled water body, [</w:t>
      </w:r>
      <w:r w:rsidRPr="008B363D">
        <w:sym w:font="Symbol" w:char="F0B0"/>
      </w:r>
      <w:r w:rsidRPr="008B363D">
        <w:t>C]</w:t>
      </w:r>
    </w:p>
    <w:p w14:paraId="3BA2E4D2"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w:t>
      </w:r>
      <w:r w:rsidRPr="008B363D">
        <w:lastRenderedPageBreak/>
        <w:t xml:space="preserve">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307" w:name="_Toc451238556"/>
      <w:bookmarkStart w:id="308" w:name="_Toc138340385"/>
      <w:r w:rsidRPr="008B363D">
        <w:t>Hydrolysis (</w:t>
      </w:r>
      <w:r w:rsidRPr="008B363D">
        <w:sym w:font="Symbol" w:char="F06D"/>
      </w:r>
      <w:r w:rsidRPr="008B363D">
        <w:rPr>
          <w:vertAlign w:val="subscript"/>
        </w:rPr>
        <w:t>hydr_1</w:t>
      </w:r>
      <w:r w:rsidRPr="008B363D">
        <w:t>)</w:t>
      </w:r>
      <w:bookmarkEnd w:id="307"/>
      <w:bookmarkEnd w:id="308"/>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32B9723B"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309" w:name="_Toc451238557"/>
      <w:bookmarkStart w:id="310" w:name="_Toc138340386"/>
      <w:r w:rsidRPr="008B363D">
        <w:t>Photolysis (</w:t>
      </w:r>
      <w:r w:rsidRPr="008B363D">
        <w:sym w:font="Symbol" w:char="F06D"/>
      </w:r>
      <w:r w:rsidRPr="008B363D">
        <w:rPr>
          <w:vertAlign w:val="subscript"/>
        </w:rPr>
        <w:t>photo</w:t>
      </w:r>
      <w:r w:rsidRPr="008B363D">
        <w:t>)</w:t>
      </w:r>
      <w:bookmarkEnd w:id="309"/>
      <w:bookmarkEnd w:id="310"/>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7CCA88EC"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w:proofErr w:type="spellStart"/>
            <m:r>
              <m:rPr>
                <m:nor/>
              </m:rPr>
              <m:t>atten</m:t>
            </m:r>
            <w:proofErr w:type="spellEnd"/>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77777777" w:rsidR="008B363D" w:rsidRPr="008B363D" w:rsidRDefault="008B363D" w:rsidP="00D35FC7">
      <w:r w:rsidRPr="008B363D">
        <w:lastRenderedPageBreak/>
        <w:tab/>
      </w:r>
      <w:r w:rsidRPr="008B363D">
        <w:object w:dxaOrig="3940" w:dyaOrig="680" w14:anchorId="675A325C">
          <v:shape id="_x0000_i1033" type="#_x0000_t75" style="width:180pt;height:30pt" o:ole="">
            <v:imagedata r:id="rId38" o:title=""/>
          </v:shape>
          <o:OLEObject Type="Embed" ProgID="Equation.3" ShapeID="_x0000_i1033" DrawAspect="Content" ObjectID="_1750578367" r:id="rId39"/>
        </w:object>
      </w:r>
      <w:r w:rsidRPr="008B363D">
        <w:tab/>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77777777" w:rsidR="008B363D" w:rsidRPr="008B363D" w:rsidRDefault="008B363D" w:rsidP="00D35FC7">
      <w:r w:rsidRPr="008B363D">
        <w:tab/>
      </w:r>
      <w:r w:rsidRPr="008B363D">
        <w:object w:dxaOrig="2860" w:dyaOrig="760" w14:anchorId="0A4AD2F6">
          <v:shape id="_x0000_i1034" type="#_x0000_t75" style="width:132pt;height:36pt" o:ole="">
            <v:imagedata r:id="rId40" o:title=""/>
          </v:shape>
          <o:OLEObject Type="Embed" ProgID="Equation.3" ShapeID="_x0000_i1034" DrawAspect="Content" ObjectID="_1750578368" r:id="rId41"/>
        </w:object>
      </w:r>
      <w:r w:rsidRPr="008B363D">
        <w:tab/>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3D4DC30" w:rsidR="008B363D" w:rsidRPr="008B363D" w:rsidRDefault="008B363D" w:rsidP="00D35FC7">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311" w:name="_Toc451238558"/>
      <w:bookmarkStart w:id="312" w:name="_Toc138340387"/>
      <w:r w:rsidRPr="008B363D">
        <w:t>Volatilization (</w:t>
      </w:r>
      <w:r w:rsidRPr="008B363D">
        <w:sym w:font="Symbol" w:char="F06D"/>
      </w:r>
      <w:r w:rsidRPr="008B363D">
        <w:rPr>
          <w:vertAlign w:val="subscript"/>
        </w:rPr>
        <w:t>volatilization</w:t>
      </w:r>
      <w:r w:rsidRPr="008B363D">
        <w:t>)</w:t>
      </w:r>
      <w:bookmarkEnd w:id="311"/>
      <w:bookmarkEnd w:id="312"/>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35FC7">
      <w:r w:rsidRPr="008B363D">
        <w:tab/>
      </w:r>
      <w:r w:rsidRPr="008B363D">
        <w:object w:dxaOrig="1219" w:dyaOrig="680" w14:anchorId="738BCB2E">
          <v:shape id="_x0000_i1035" type="#_x0000_t75" style="width:60pt;height:36pt" o:ole="">
            <v:imagedata r:id="rId42" o:title=""/>
          </v:shape>
          <o:OLEObject Type="Embed" ProgID="Equation.3" ShapeID="_x0000_i1035" DrawAspect="Content" ObjectID="_1750578369" r:id="rId43"/>
        </w:object>
      </w:r>
      <w:r w:rsidRPr="008B363D">
        <w:tab/>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7777777" w:rsidR="008B363D" w:rsidRPr="008B363D" w:rsidRDefault="008B363D" w:rsidP="00D35FC7">
      <w:r w:rsidRPr="008B363D">
        <w:lastRenderedPageBreak/>
        <w:tab/>
      </w:r>
      <w:r w:rsidRPr="008B363D">
        <w:object w:dxaOrig="1880" w:dyaOrig="680" w14:anchorId="54FE9D2B">
          <v:shape id="_x0000_i1036" type="#_x0000_t75" style="width:96pt;height:36pt" o:ole="">
            <v:imagedata r:id="rId44" o:title=""/>
          </v:shape>
          <o:OLEObject Type="Embed" ProgID="Equation.3" ShapeID="_x0000_i1036" DrawAspect="Content" ObjectID="_1750578370" r:id="rId45"/>
        </w:object>
      </w:r>
      <w:r w:rsidRPr="008B363D">
        <w:tab/>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77777777" w:rsidR="008B363D" w:rsidRPr="008B363D" w:rsidRDefault="008B363D" w:rsidP="00D35FC7">
      <w:r w:rsidRPr="008B363D">
        <w:tab/>
      </w:r>
      <w:r w:rsidRPr="008B363D">
        <w:object w:dxaOrig="1540" w:dyaOrig="700" w14:anchorId="46E06565">
          <v:shape id="_x0000_i1037" type="#_x0000_t75" style="width:78pt;height:36pt" o:ole="">
            <v:imagedata r:id="rId46" o:title=""/>
          </v:shape>
          <o:OLEObject Type="Embed" ProgID="Equation.3" ShapeID="_x0000_i1037" DrawAspect="Content" ObjectID="_1750578371" r:id="rId47"/>
        </w:object>
      </w:r>
      <w:r w:rsidRPr="008B363D">
        <w:t xml:space="preserve"> </w:t>
      </w:r>
      <w:r w:rsidRPr="008B363D">
        <w:tab/>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5652731E" w:rsidR="008B363D" w:rsidRPr="008B363D" w:rsidRDefault="008B363D" w:rsidP="00D35FC7">
      <w:r w:rsidRPr="008B363D">
        <w:tab/>
      </w:r>
      <w:r w:rsidRPr="008B363D">
        <w:object w:dxaOrig="3379" w:dyaOrig="420" w14:anchorId="299EA750">
          <v:shape id="_x0000_i1038" type="#_x0000_t75" style="width:168pt;height:24pt" o:ole="">
            <v:imagedata r:id="rId48" o:title=""/>
          </v:shape>
          <o:OLEObject Type="Embed" ProgID="Equation.3" ShapeID="_x0000_i1038" DrawAspect="Content" ObjectID="_1750578372" r:id="rId49"/>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35FC7">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35FC7"/>
    <w:p w14:paraId="2A8BA8A7" w14:textId="77777777" w:rsidR="008B363D" w:rsidRPr="008B363D" w:rsidRDefault="008B363D" w:rsidP="00D35FC7">
      <w:r w:rsidRPr="008B363D">
        <w:tab/>
      </w:r>
      <w:r w:rsidRPr="008B363D">
        <w:object w:dxaOrig="3220" w:dyaOrig="400" w14:anchorId="468576D0">
          <v:shape id="_x0000_i1039" type="#_x0000_t75" style="width:156pt;height:24pt" o:ole="">
            <v:imagedata r:id="rId50" o:title=""/>
          </v:shape>
          <o:OLEObject Type="Embed" ProgID="Equation.3" ShapeID="_x0000_i1039" DrawAspect="Content" ObjectID="_1750578373" r:id="rId51"/>
        </w:object>
      </w:r>
      <w:r w:rsidRPr="008B363D">
        <w:tab/>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77777777" w:rsidR="008B363D" w:rsidRPr="008B363D" w:rsidRDefault="008B363D" w:rsidP="00D35FC7">
      <w:r w:rsidRPr="008B363D">
        <w:tab/>
      </w:r>
      <w:r w:rsidRPr="008B363D">
        <w:object w:dxaOrig="1640" w:dyaOrig="680" w14:anchorId="092BDFBC">
          <v:shape id="_x0000_i1040" type="#_x0000_t75" style="width:78pt;height:36pt" o:ole="">
            <v:imagedata r:id="rId52" o:title=""/>
          </v:shape>
          <o:OLEObject Type="Embed" ProgID="Equation.3" ShapeID="_x0000_i1040" DrawAspect="Content" ObjectID="_1750578374" r:id="rId53"/>
        </w:object>
      </w:r>
      <w:r w:rsidRPr="008B363D">
        <w:tab/>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77777777" w:rsidR="008B363D" w:rsidRPr="008B363D" w:rsidRDefault="008B363D" w:rsidP="00D35FC7">
      <w:r w:rsidRPr="008B363D">
        <w:lastRenderedPageBreak/>
        <w:tab/>
      </w:r>
      <w:r w:rsidRPr="008B363D">
        <w:object w:dxaOrig="3180" w:dyaOrig="660" w14:anchorId="7332DE6D">
          <v:shape id="_x0000_i1041" type="#_x0000_t75" style="width:156pt;height:36pt" o:ole="">
            <v:imagedata r:id="rId54" o:title=""/>
          </v:shape>
          <o:OLEObject Type="Embed" ProgID="Equation.3" ShapeID="_x0000_i1041" DrawAspect="Content" ObjectID="_1750578375" r:id="rId55"/>
        </w:object>
      </w:r>
      <w:r w:rsidRPr="008B363D">
        <w:tab/>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39E22B2B" w:rsidR="008B363D" w:rsidRPr="008B363D" w:rsidRDefault="008B363D" w:rsidP="00D35FC7">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35FC7"/>
    <w:p w14:paraId="2C0F87A2" w14:textId="77777777" w:rsidR="008B363D" w:rsidRPr="008B363D" w:rsidRDefault="008B363D" w:rsidP="00D35FC7">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77777777" w:rsidR="008B363D" w:rsidRPr="008B363D" w:rsidRDefault="008B363D" w:rsidP="00D35FC7">
      <w:r w:rsidRPr="008B363D">
        <w:tab/>
      </w:r>
      <w:r w:rsidRPr="008B363D">
        <w:object w:dxaOrig="2079" w:dyaOrig="880" w14:anchorId="6DFACAAC">
          <v:shape id="_x0000_i1042" type="#_x0000_t75" style="width:102pt;height:42pt" o:ole="">
            <v:imagedata r:id="rId56" o:title=""/>
          </v:shape>
          <o:OLEObject Type="Embed" ProgID="Equation.3" ShapeID="_x0000_i1042" DrawAspect="Content" ObjectID="_1750578376" r:id="rId57"/>
        </w:object>
      </w:r>
      <w:r w:rsidRPr="008B363D">
        <w:tab/>
        <w:t>(28)</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77777777" w:rsidR="008B363D" w:rsidRPr="008B363D" w:rsidRDefault="008B363D" w:rsidP="00D35FC7">
      <w:r w:rsidRPr="008B363D">
        <w:tab/>
      </w:r>
      <w:r w:rsidRPr="008B363D">
        <w:object w:dxaOrig="1840" w:dyaOrig="800" w14:anchorId="493E2DB5">
          <v:shape id="_x0000_i1043" type="#_x0000_t75" style="width:96pt;height:42pt" o:ole="">
            <v:imagedata r:id="rId58" o:title=""/>
          </v:shape>
          <o:OLEObject Type="Embed" ProgID="Equation.3" ShapeID="_x0000_i1043" DrawAspect="Content" ObjectID="_1750578377" r:id="rId59"/>
        </w:object>
      </w:r>
      <w:r w:rsidRPr="008B363D">
        <w:tab/>
        <w:t>(29)</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77777777" w:rsidR="008B363D" w:rsidRPr="008B363D" w:rsidRDefault="008B363D" w:rsidP="00D35FC7">
      <w:r w:rsidRPr="008B363D">
        <w:tab/>
      </w:r>
      <w:r w:rsidRPr="008B363D">
        <w:object w:dxaOrig="2020" w:dyaOrig="740" w14:anchorId="716C5C7B">
          <v:shape id="_x0000_i1044" type="#_x0000_t75" style="width:102pt;height:36pt" o:ole="">
            <v:imagedata r:id="rId60" o:title=""/>
          </v:shape>
          <o:OLEObject Type="Embed" ProgID="Equation.3" ShapeID="_x0000_i1044" DrawAspect="Content" ObjectID="_1750578378" r:id="rId61"/>
        </w:object>
      </w:r>
      <w:r w:rsidRPr="008B363D">
        <w:tab/>
        <w:t>(30)</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77777777" w:rsidR="008B363D" w:rsidRPr="008B363D" w:rsidRDefault="008B363D" w:rsidP="00D35FC7">
      <w:r w:rsidRPr="008B363D">
        <w:tab/>
      </w:r>
      <w:r w:rsidRPr="008B363D">
        <w:object w:dxaOrig="3300" w:dyaOrig="700" w14:anchorId="6524D1D1">
          <v:shape id="_x0000_i1045" type="#_x0000_t75" style="width:168pt;height:36pt" o:ole="">
            <v:imagedata r:id="rId62" o:title=""/>
          </v:shape>
          <o:OLEObject Type="Embed" ProgID="Equation.3" ShapeID="_x0000_i1045" DrawAspect="Content" ObjectID="_1750578379" r:id="rId63"/>
        </w:object>
      </w:r>
      <w:r w:rsidRPr="008B363D">
        <w:tab/>
        <w:t>(31)</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lastRenderedPageBreak/>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77777777" w:rsidR="008B363D" w:rsidRPr="008B363D" w:rsidRDefault="008B363D" w:rsidP="00D35FC7">
      <w:r w:rsidRPr="008B363D">
        <w:tab/>
      </w:r>
      <w:r w:rsidRPr="008B363D">
        <w:object w:dxaOrig="1500" w:dyaOrig="660" w14:anchorId="509237EF">
          <v:shape id="_x0000_i1046" type="#_x0000_t75" style="width:1in;height:36pt" o:ole="">
            <v:imagedata r:id="rId64" o:title=""/>
          </v:shape>
          <o:OLEObject Type="Embed" ProgID="Equation.3" ShapeID="_x0000_i1046" DrawAspect="Content" ObjectID="_1750578380" r:id="rId65"/>
        </w:object>
      </w:r>
      <w:r w:rsidRPr="008B363D">
        <w:tab/>
        <w:t>(32)</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313" w:name="_Toc451238559"/>
      <w:bookmarkStart w:id="314" w:name="_Toc138340388"/>
      <w:r w:rsidRPr="008B363D">
        <w:t>2.4</w:t>
      </w:r>
      <w:r w:rsidRPr="008B363D">
        <w:tab/>
        <w:t>Effective Benthic Region Dissipation (</w:t>
      </w:r>
      <w:r w:rsidRPr="008B363D">
        <w:sym w:font="Symbol" w:char="F047"/>
      </w:r>
      <w:r w:rsidRPr="008B363D">
        <w:rPr>
          <w:vertAlign w:val="subscript"/>
        </w:rPr>
        <w:t>2</w:t>
      </w:r>
      <w:r w:rsidRPr="008B363D">
        <w:t>)</w:t>
      </w:r>
      <w:bookmarkEnd w:id="313"/>
      <w:bookmarkEnd w:id="314"/>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315" w:name="_Toc451238560"/>
      <w:bookmarkStart w:id="316" w:name="_Toc138340389"/>
      <w:r w:rsidRPr="008B363D">
        <w:t>Benthic Hydrolysis (</w:t>
      </w:r>
      <w:r w:rsidRPr="008B363D">
        <w:sym w:font="Symbol" w:char="F06D"/>
      </w:r>
      <w:r w:rsidRPr="008B363D">
        <w:t>hydr_2)</w:t>
      </w:r>
      <w:bookmarkEnd w:id="315"/>
      <w:bookmarkEnd w:id="316"/>
    </w:p>
    <w:p w14:paraId="2769F59A" w14:textId="77777777" w:rsidR="008B363D" w:rsidRPr="008B363D" w:rsidRDefault="008B363D" w:rsidP="00D35FC7">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35FC7">
      <w:r w:rsidRPr="008B363D">
        <w:tab/>
      </w:r>
      <w:r w:rsidRPr="008B363D">
        <w:object w:dxaOrig="1400" w:dyaOrig="380" w14:anchorId="1478B314">
          <v:shape id="_x0000_i1047" type="#_x0000_t75" style="width:1in;height:24pt" o:ole="">
            <v:imagedata r:id="rId66" o:title=""/>
          </v:shape>
          <o:OLEObject Type="Embed" ProgID="Equation.3" ShapeID="_x0000_i1047" DrawAspect="Content" ObjectID="_1750578381" r:id="rId67"/>
        </w:object>
      </w:r>
      <w:r w:rsidRPr="008B363D">
        <w:tab/>
        <w:t>(33)</w:t>
      </w:r>
    </w:p>
    <w:p w14:paraId="434A68C3" w14:textId="77777777" w:rsidR="008B363D" w:rsidRPr="008B363D" w:rsidRDefault="008B363D" w:rsidP="00D35FC7"/>
    <w:p w14:paraId="18A1CF71" w14:textId="405C6507" w:rsidR="008B363D" w:rsidRPr="008B363D" w:rsidRDefault="008B363D" w:rsidP="00EB6DCA">
      <w:pPr>
        <w:pStyle w:val="Heading3"/>
      </w:pPr>
      <w:bookmarkStart w:id="317" w:name="_Toc451238561"/>
      <w:bookmarkStart w:id="318" w:name="_Toc138340390"/>
      <w:r w:rsidRPr="008B363D">
        <w:t>Benthic Metabolism (</w:t>
      </w:r>
      <w:r w:rsidRPr="008B363D">
        <w:sym w:font="Symbol" w:char="F06D"/>
      </w:r>
      <w:r w:rsidRPr="008B363D">
        <w:rPr>
          <w:vertAlign w:val="subscript"/>
        </w:rPr>
        <w:t>bio_2</w:t>
      </w:r>
      <w:r w:rsidRPr="008B363D">
        <w:t>)</w:t>
      </w:r>
      <w:bookmarkEnd w:id="317"/>
      <w:bookmarkEnd w:id="318"/>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77777777" w:rsidR="008B363D" w:rsidRPr="008B363D" w:rsidRDefault="008B363D" w:rsidP="00D35FC7">
      <w:r w:rsidRPr="008B363D">
        <w:tab/>
      </w:r>
      <w:r w:rsidRPr="008B363D">
        <w:object w:dxaOrig="2240" w:dyaOrig="460" w14:anchorId="757AC547">
          <v:shape id="_x0000_i1048" type="#_x0000_t75" style="width:114pt;height:24pt" o:ole="">
            <v:imagedata r:id="rId68" o:title=""/>
          </v:shape>
          <o:OLEObject Type="Embed" ProgID="Equation.3" ShapeID="_x0000_i1048" DrawAspect="Content" ObjectID="_1750578382" r:id="rId69"/>
        </w:object>
      </w:r>
      <w:r w:rsidRPr="008B363D">
        <w:tab/>
        <w:t>(34)</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measured  </w:t>
      </w:r>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35FC7"/>
    <w:p w14:paraId="60740637" w14:textId="77777777" w:rsidR="008B363D" w:rsidRPr="008B363D" w:rsidRDefault="008B363D" w:rsidP="00D35FC7"/>
    <w:p w14:paraId="5E1F4F7C" w14:textId="5522A6BD" w:rsidR="008B363D" w:rsidRPr="008B363D" w:rsidRDefault="008B363D" w:rsidP="00EB6DCA">
      <w:pPr>
        <w:pStyle w:val="Heading3"/>
      </w:pPr>
      <w:bookmarkStart w:id="319" w:name="_Toc138340391"/>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319"/>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320" w:name="_Toc451238562"/>
    </w:p>
    <w:p w14:paraId="1617C4A8" w14:textId="2C7BA89C" w:rsidR="008B363D" w:rsidRPr="008B363D" w:rsidRDefault="008B363D" w:rsidP="00EB6DCA">
      <w:pPr>
        <w:pStyle w:val="Heading3"/>
      </w:pPr>
      <w:bookmarkStart w:id="321" w:name="_Toc138340392"/>
      <w:r w:rsidRPr="008B363D">
        <w:t>2.5</w:t>
      </w:r>
      <w:r w:rsidRPr="008B363D">
        <w:tab/>
        <w:t>Mass Transfer Coefficient (</w:t>
      </w:r>
      <w:r w:rsidRPr="008B363D">
        <w:sym w:font="Symbol" w:char="F057"/>
      </w:r>
      <w:r w:rsidRPr="008B363D">
        <w:t>)</w:t>
      </w:r>
      <w:bookmarkEnd w:id="320"/>
      <w:bookmarkEnd w:id="321"/>
    </w:p>
    <w:p w14:paraId="28E01303" w14:textId="77777777" w:rsidR="008B363D" w:rsidRPr="008B363D" w:rsidRDefault="008B363D" w:rsidP="00D35FC7"/>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44178A8D" w:rsidR="008B363D" w:rsidRPr="008B363D" w:rsidRDefault="008B363D" w:rsidP="00A92BF8">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(35)</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9" type="#_x0000_t75" style="width:12pt;height:12pt" o:ole="" o:bullet="t">
            <v:imagedata r:id="rId70" o:title=""/>
          </v:shape>
          <o:OLEObject Type="Embed" ProgID="Equation.3" ShapeID="_x0000_i1049" DrawAspect="Content" ObjectID="_1750578383" r:id="rId71"/>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5772E5E5" w:rsidR="008B363D" w:rsidRPr="008B363D" w:rsidRDefault="008B363D" w:rsidP="00D35FC7">
      <w:r w:rsidRPr="008B363D">
        <w:object w:dxaOrig="2439" w:dyaOrig="740" w14:anchorId="7E318B89">
          <v:shape id="_x0000_i1050" type="#_x0000_t75" style="width:120pt;height:36pt" o:ole="">
            <v:imagedata r:id="rId72" o:title=""/>
          </v:shape>
          <o:OLEObject Type="Embed" ProgID="Equation.3" ShapeID="_x0000_i1050" DrawAspect="Content" ObjectID="_1750578384" r:id="rId73"/>
        </w:object>
      </w:r>
      <w:r w:rsidRPr="008B363D">
        <w:tab/>
        <w:t>(36)</w:t>
      </w:r>
    </w:p>
    <w:p w14:paraId="6C1A757E" w14:textId="77777777" w:rsidR="008B363D" w:rsidRPr="008B363D" w:rsidRDefault="008B363D" w:rsidP="00D35FC7"/>
    <w:p w14:paraId="4E1A4B99" w14:textId="4A988C50" w:rsidR="008B363D" w:rsidRPr="008B363D" w:rsidRDefault="008B363D" w:rsidP="00D35FC7">
      <w:r w:rsidRPr="008B363D">
        <w:object w:dxaOrig="2659" w:dyaOrig="740" w14:anchorId="4DC30AA5">
          <v:shape id="_x0000_i1051" type="#_x0000_t75" style="width:132pt;height:36pt" o:ole="">
            <v:imagedata r:id="rId74" o:title=""/>
          </v:shape>
          <o:OLEObject Type="Embed" ProgID="Equation.3" ShapeID="_x0000_i1051" DrawAspect="Content" ObjectID="_1750578385" r:id="rId75"/>
        </w:object>
      </w:r>
      <w:r w:rsidRPr="008B363D">
        <w:tab/>
        <w:t>(37)</w:t>
      </w: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3DC8D24F" w:rsidR="008B363D" w:rsidRPr="008B363D" w:rsidRDefault="008B363D" w:rsidP="00D35FC7">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(38)</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35FC7">
      <w:r w:rsidRPr="008B363D">
        <w:tab/>
      </w:r>
      <w:r w:rsidRPr="008B363D">
        <w:object w:dxaOrig="900" w:dyaOrig="680" w14:anchorId="0C5C2006">
          <v:shape id="_x0000_i1052" type="#_x0000_t75" style="width:42pt;height:36pt" o:ole="">
            <v:imagedata r:id="rId76" o:title=""/>
          </v:shape>
          <o:OLEObject Type="Embed" ProgID="Equation.3" ShapeID="_x0000_i1052" DrawAspect="Content" ObjectID="_1750578386" r:id="rId77"/>
        </w:object>
      </w:r>
      <w:r w:rsidRPr="008B363D">
        <w:t xml:space="preserve"> (when benthic region is at equilibrium with water column)</w:t>
      </w:r>
      <w:r w:rsidRPr="008B363D">
        <w:tab/>
        <w:t>(39)</w:t>
      </w: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35FC7">
      <w:r w:rsidRPr="008B363D">
        <w:tab/>
      </w:r>
      <w:r w:rsidRPr="008B363D">
        <w:object w:dxaOrig="2480" w:dyaOrig="760" w14:anchorId="45454066">
          <v:shape id="_x0000_i1053" type="#_x0000_t75" style="width:120pt;height:36pt" o:ole="">
            <v:imagedata r:id="rId78" o:title=""/>
          </v:shape>
          <o:OLEObject Type="Embed" ProgID="Equation.3" ShapeID="_x0000_i1053" DrawAspect="Content" ObjectID="_1750578387" r:id="rId79"/>
        </w:object>
      </w:r>
      <w:r w:rsidRPr="008B363D">
        <w:tab/>
        <w:t>(40)</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77777777" w:rsidR="008B363D" w:rsidRPr="008B363D" w:rsidRDefault="008B363D" w:rsidP="00D35FC7">
      <w:r w:rsidRPr="008B363D">
        <w:tab/>
      </w:r>
      <w:r w:rsidRPr="008B363D">
        <w:object w:dxaOrig="3540" w:dyaOrig="740" w14:anchorId="0CC46811">
          <v:shape id="_x0000_i1054" type="#_x0000_t75" style="width:180pt;height:36pt" o:ole="">
            <v:imagedata r:id="rId80" o:title=""/>
          </v:shape>
          <o:OLEObject Type="Embed" ProgID="Equation.3" ShapeID="_x0000_i1054" DrawAspect="Content" ObjectID="_1750578388" r:id="rId81"/>
        </w:object>
      </w:r>
      <w:r w:rsidRPr="008B363D">
        <w:tab/>
        <w:t>(41)</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71E306CB" w:rsidR="008B363D" w:rsidRPr="008B363D" w:rsidRDefault="008B363D" w:rsidP="00A92BF8">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(42)</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77777777" w:rsidR="008B363D" w:rsidRPr="008B363D" w:rsidRDefault="008B363D" w:rsidP="00D35FC7">
      <w:r w:rsidRPr="008B363D">
        <w:tab/>
      </w:r>
      <w:r w:rsidRPr="008B363D">
        <w:object w:dxaOrig="1160" w:dyaOrig="680" w14:anchorId="53DECE21">
          <v:shape id="_x0000_i1055" type="#_x0000_t75" style="width:60pt;height:36pt" o:ole="">
            <v:imagedata r:id="rId82" o:title=""/>
          </v:shape>
          <o:OLEObject Type="Embed" ProgID="Equation.3" ShapeID="_x0000_i1055" DrawAspect="Content" ObjectID="_1750578389" r:id="rId83"/>
        </w:object>
      </w:r>
      <w:r w:rsidRPr="008B363D">
        <w:tab/>
        <w:t>(43)</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w:t>
      </w:r>
      <w:r w:rsidRPr="008B363D">
        <w:lastRenderedPageBreak/>
        <w:t xml:space="preserve">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322" w:name="_Toc451238563"/>
      <w:bookmarkStart w:id="323" w:name="_Toc138340393"/>
      <w:r w:rsidRPr="008B363D">
        <w:t>Daily Piecewise Calculations</w:t>
      </w:r>
      <w:bookmarkEnd w:id="322"/>
      <w:bookmarkEnd w:id="323"/>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324" w:name="_Toc451238564"/>
      <w:bookmarkStart w:id="325" w:name="_Toc138340394"/>
      <w:r w:rsidRPr="008B363D">
        <w:t>Volume Calculations</w:t>
      </w:r>
      <w:bookmarkEnd w:id="324"/>
      <w:bookmarkEnd w:id="325"/>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3E1752F9"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(44)</w:t>
      </w:r>
    </w:p>
    <w:p w14:paraId="06295F13" w14:textId="77777777" w:rsidR="008B363D" w:rsidRPr="008B363D" w:rsidRDefault="008B363D" w:rsidP="00D35FC7"/>
    <w:p w14:paraId="489CE92B" w14:textId="77777777" w:rsidR="00B917EA" w:rsidRDefault="008B363D" w:rsidP="00A92BF8">
      <w:pPr>
        <w:tabs>
          <w:tab w:val="right" w:pos="9360"/>
        </w:tabs>
      </w:pPr>
      <w:r w:rsidRPr="008B363D">
        <w:t xml:space="preserve">where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49FECEA" w14:textId="77777777" w:rsidR="008B363D" w:rsidRPr="008B363D" w:rsidRDefault="008B363D" w:rsidP="00D35FC7">
      <w:r w:rsidRPr="008B363D">
        <w:t>Daily runoff is taken from the PRZM model output. Daily precipitation and evaporation are taken from the meteorological file.  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326" w:name="_Toc451238565"/>
      <w:bookmarkStart w:id="327" w:name="_Toc138340395"/>
      <w:r w:rsidRPr="008B363D">
        <w:t>Initial Conditions</w:t>
      </w:r>
      <w:bookmarkEnd w:id="326"/>
      <w:bookmarkEnd w:id="327"/>
    </w:p>
    <w:p w14:paraId="552FA8A8" w14:textId="77777777" w:rsidR="008B363D" w:rsidRPr="008B363D" w:rsidRDefault="008B363D" w:rsidP="00D35FC7">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chemical associated with eroded solids, the VVWM allows two options: fixed or varying.  With the fixed option, eroded chemical is distributed with a </w:t>
      </w:r>
      <w:r w:rsidRPr="008B363D">
        <w:lastRenderedPageBreak/>
        <w:t xml:space="preserve">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091B52BE" w14:textId="2AF6BCDC" w:rsidR="008B363D" w:rsidRPr="008B363D" w:rsidRDefault="008B363D" w:rsidP="00EB6DCA">
      <w:pPr>
        <w:pStyle w:val="Heading3"/>
      </w:pPr>
      <w:bookmarkStart w:id="328" w:name="_Toc138340396"/>
      <w:r w:rsidRPr="008B363D">
        <w:t>Fixed Fraction of Eroded Pesticide</w:t>
      </w:r>
      <w:bookmarkEnd w:id="328"/>
    </w:p>
    <w:p w14:paraId="784207F4" w14:textId="77777777" w:rsidR="008B363D" w:rsidRPr="008B363D" w:rsidRDefault="008B363D" w:rsidP="00D35FC7"/>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77777777" w:rsidR="008B363D" w:rsidRPr="008B363D" w:rsidRDefault="008B363D" w:rsidP="00D35FC7">
      <w:r w:rsidRPr="008B363D">
        <w:tab/>
      </w:r>
      <w:r w:rsidRPr="008B363D">
        <w:object w:dxaOrig="6420" w:dyaOrig="800" w14:anchorId="20ED3B1E">
          <v:shape id="_x0000_i1056" type="#_x0000_t75" style="width:318pt;height:42pt" o:ole="">
            <v:imagedata r:id="rId84" o:title=""/>
          </v:shape>
          <o:OLEObject Type="Embed" ProgID="Equation.3" ShapeID="_x0000_i1056" DrawAspect="Content" ObjectID="_1750578390" r:id="rId85"/>
        </w:object>
      </w:r>
      <w:r w:rsidRPr="008B363D">
        <w:t xml:space="preserve"> </w:t>
      </w:r>
      <w:r w:rsidRPr="008B363D">
        <w:tab/>
        <w:t>(45)</w:t>
      </w:r>
    </w:p>
    <w:p w14:paraId="5F067C10" w14:textId="77777777" w:rsidR="008B363D" w:rsidRPr="008B363D" w:rsidRDefault="008B363D" w:rsidP="00D35FC7"/>
    <w:p w14:paraId="16D25EE9" w14:textId="77777777" w:rsidR="008B363D" w:rsidRPr="008B363D" w:rsidRDefault="008B363D" w:rsidP="00D35FC7">
      <w:r w:rsidRPr="008B363D">
        <w:tab/>
      </w:r>
      <w:r w:rsidRPr="008B363D">
        <w:object w:dxaOrig="3340" w:dyaOrig="700" w14:anchorId="4801B78E">
          <v:shape id="_x0000_i1057" type="#_x0000_t75" style="width:168pt;height:36pt" o:ole="">
            <v:imagedata r:id="rId86" o:title=""/>
          </v:shape>
          <o:OLEObject Type="Embed" ProgID="Equation.3" ShapeID="_x0000_i1057" DrawAspect="Content" ObjectID="_1750578391" r:id="rId87"/>
        </w:object>
      </w:r>
      <w:r w:rsidRPr="008B363D">
        <w:tab/>
        <w:t>(46)</w:t>
      </w:r>
    </w:p>
    <w:p w14:paraId="1F8FD61B" w14:textId="77777777" w:rsidR="008B363D" w:rsidRPr="008B363D" w:rsidRDefault="008B363D" w:rsidP="00D35FC7"/>
    <w:p w14:paraId="6C158BE5" w14:textId="77777777" w:rsidR="008B363D" w:rsidRPr="008B363D" w:rsidRDefault="008B363D" w:rsidP="00D35FC7">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D35FC7">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D35FC7">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D35FC7">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329" w:name="_Toc138340397"/>
      <w:r w:rsidRPr="008B363D">
        <w:t>Initial Distribution of Eroded Pesticide</w:t>
      </w:r>
      <w:bookmarkEnd w:id="329"/>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7777777" w:rsidR="008B363D" w:rsidRPr="008B363D" w:rsidRDefault="008B363D" w:rsidP="00D35FC7">
      <w:r w:rsidRPr="008B363D">
        <w:tab/>
      </w:r>
      <w:r w:rsidRPr="008B363D">
        <w:object w:dxaOrig="6540" w:dyaOrig="800" w14:anchorId="04EB8B45">
          <v:shape id="_x0000_i1058" type="#_x0000_t75" style="width:324pt;height:42pt" o:ole="">
            <v:imagedata r:id="rId88" o:title=""/>
          </v:shape>
          <o:OLEObject Type="Embed" ProgID="Equation.3" ShapeID="_x0000_i1058" DrawAspect="Content" ObjectID="_1750578392" r:id="rId89"/>
        </w:object>
      </w:r>
      <w:r w:rsidRPr="008B363D">
        <w:t xml:space="preserve"> </w:t>
      </w:r>
      <w:r w:rsidRPr="008B363D">
        <w:tab/>
        <w:t>(47)</w:t>
      </w:r>
    </w:p>
    <w:p w14:paraId="1A318D03" w14:textId="77777777" w:rsidR="008B363D" w:rsidRPr="008B363D" w:rsidRDefault="008B363D" w:rsidP="00D35FC7"/>
    <w:p w14:paraId="79FB72D2" w14:textId="77777777" w:rsidR="008B363D" w:rsidRPr="008B363D" w:rsidRDefault="008B363D" w:rsidP="00D35FC7">
      <w:r w:rsidRPr="008B363D">
        <w:lastRenderedPageBreak/>
        <w:tab/>
      </w:r>
      <w:r w:rsidRPr="008B363D">
        <w:object w:dxaOrig="5160" w:dyaOrig="700" w14:anchorId="5B4A90E2">
          <v:shape id="_x0000_i1059" type="#_x0000_t75" style="width:258pt;height:36pt" o:ole="">
            <v:imagedata r:id="rId90" o:title=""/>
          </v:shape>
          <o:OLEObject Type="Embed" ProgID="Equation.3" ShapeID="_x0000_i1059" DrawAspect="Content" ObjectID="_1750578393" r:id="rId91"/>
        </w:object>
      </w:r>
      <w:r w:rsidRPr="008B363D">
        <w:tab/>
        <w:t>(48)</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77777777" w:rsidR="008B363D" w:rsidRPr="008B363D" w:rsidRDefault="008B363D" w:rsidP="00D35FC7">
      <w:r w:rsidRPr="008B363D">
        <w:tab/>
      </w:r>
      <w:r w:rsidRPr="008B363D">
        <w:object w:dxaOrig="7060" w:dyaOrig="740" w14:anchorId="56A51E7E">
          <v:shape id="_x0000_i1060" type="#_x0000_t75" style="width:336pt;height:36pt" o:ole="">
            <v:imagedata r:id="rId92" o:title=""/>
          </v:shape>
          <o:OLEObject Type="Embed" ProgID="Equation.3" ShapeID="_x0000_i1060" DrawAspect="Content" ObjectID="_1750578394" r:id="rId93"/>
        </w:object>
      </w:r>
      <w:r w:rsidRPr="008B363D">
        <w:tab/>
        <w:t>(49)</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330" w:name="_Toc451238566"/>
      <w:bookmarkStart w:id="331" w:name="_Toc138340398"/>
      <w:r w:rsidRPr="008B363D">
        <w:t>Analytical Solution</w:t>
      </w:r>
      <w:bookmarkEnd w:id="330"/>
      <w:bookmarkEnd w:id="331"/>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35FC7">
      <w:r w:rsidRPr="008B363D">
        <w:tab/>
      </w:r>
      <w:r w:rsidRPr="008B363D">
        <w:object w:dxaOrig="1579" w:dyaOrig="620" w14:anchorId="178FB34C">
          <v:shape id="_x0000_i1061" type="#_x0000_t75" style="width:1in;height:30pt" o:ole="">
            <v:imagedata r:id="rId94" o:title=""/>
          </v:shape>
          <o:OLEObject Type="Embed" ProgID="Equation.3" ShapeID="_x0000_i1061" DrawAspect="Content" ObjectID="_1750578395" r:id="rId95"/>
        </w:object>
      </w:r>
      <w:r w:rsidRPr="008B363D">
        <w:tab/>
        <w:t>(50)</w:t>
      </w:r>
    </w:p>
    <w:p w14:paraId="27873E33" w14:textId="77777777" w:rsidR="008B363D" w:rsidRPr="008B363D" w:rsidRDefault="008B363D" w:rsidP="00D35FC7"/>
    <w:p w14:paraId="0A69DFCE" w14:textId="77777777" w:rsidR="008B363D" w:rsidRPr="008B363D" w:rsidRDefault="008B363D" w:rsidP="00D35FC7">
      <w:r w:rsidRPr="008B363D">
        <w:tab/>
      </w:r>
      <w:r w:rsidRPr="008B363D">
        <w:object w:dxaOrig="1560" w:dyaOrig="620" w14:anchorId="7EDE372F">
          <v:shape id="_x0000_i1062" type="#_x0000_t75" style="width:1in;height:30pt" o:ole="">
            <v:imagedata r:id="rId96" o:title=""/>
          </v:shape>
          <o:OLEObject Type="Embed" ProgID="Equation.3" ShapeID="_x0000_i1062" DrawAspect="Content" ObjectID="_1750578396" r:id="rId97"/>
        </w:object>
      </w:r>
      <w:r w:rsidRPr="008B363D">
        <w:tab/>
        <w:t>(51)</w:t>
      </w:r>
    </w:p>
    <w:p w14:paraId="1ABB9AEF" w14:textId="77777777" w:rsidR="008B363D" w:rsidRPr="008B363D" w:rsidRDefault="008B363D" w:rsidP="00D35FC7"/>
    <w:p w14:paraId="2A338609" w14:textId="77777777" w:rsidR="008B363D" w:rsidRPr="008B363D" w:rsidRDefault="008B363D" w:rsidP="00D35FC7">
      <w:r w:rsidRPr="008B363D">
        <w:t xml:space="preserve"> where</w:t>
      </w:r>
    </w:p>
    <w:p w14:paraId="15A9DE7D" w14:textId="77777777" w:rsidR="008B363D" w:rsidRPr="008B363D" w:rsidRDefault="008B363D" w:rsidP="00D35FC7">
      <w:r w:rsidRPr="008B363D">
        <w:object w:dxaOrig="1420" w:dyaOrig="340" w14:anchorId="2DF7F857">
          <v:shape id="_x0000_i1063" type="#_x0000_t75" style="width:66pt;height:12pt" o:ole="">
            <v:imagedata r:id="rId98" o:title=""/>
          </v:shape>
          <o:OLEObject Type="Embed" ProgID="Equation.3" ShapeID="_x0000_i1063" DrawAspect="Content" ObjectID="_1750578397" r:id="rId99"/>
        </w:object>
      </w:r>
    </w:p>
    <w:p w14:paraId="30C9255F" w14:textId="77777777" w:rsidR="008B363D" w:rsidRPr="008B363D" w:rsidRDefault="008B363D" w:rsidP="00D35FC7"/>
    <w:p w14:paraId="2FAB7DB0" w14:textId="77777777" w:rsidR="008B363D" w:rsidRPr="008B363D" w:rsidRDefault="008B363D" w:rsidP="00D35FC7">
      <w:r w:rsidRPr="008B363D">
        <w:object w:dxaOrig="840" w:dyaOrig="279" w14:anchorId="1CFEFB99">
          <v:shape id="_x0000_i1064" type="#_x0000_t75" style="width:42pt;height:12pt" o:ole="">
            <v:imagedata r:id="rId100" o:title=""/>
          </v:shape>
          <o:OLEObject Type="Embed" ProgID="Equation.3" ShapeID="_x0000_i1064" DrawAspect="Content" ObjectID="_1750578398" r:id="rId101"/>
        </w:object>
      </w:r>
    </w:p>
    <w:p w14:paraId="61018A0C" w14:textId="77777777" w:rsidR="008B363D" w:rsidRPr="008B363D" w:rsidRDefault="008B363D" w:rsidP="00D35FC7"/>
    <w:p w14:paraId="1319E8A5" w14:textId="77777777" w:rsidR="008B363D" w:rsidRPr="008B363D" w:rsidRDefault="008B363D" w:rsidP="00D35FC7">
      <w:r w:rsidRPr="008B363D">
        <w:object w:dxaOrig="660" w:dyaOrig="260" w14:anchorId="7D06D5D3">
          <v:shape id="_x0000_i1065" type="#_x0000_t75" style="width:36pt;height:12pt" o:ole="">
            <v:imagedata r:id="rId102" o:title=""/>
          </v:shape>
          <o:OLEObject Type="Embed" ProgID="Equation.3" ShapeID="_x0000_i1065" DrawAspect="Content" ObjectID="_1750578399" r:id="rId103"/>
        </w:object>
      </w:r>
      <w:r w:rsidRPr="008B363D">
        <w:tab/>
      </w:r>
    </w:p>
    <w:p w14:paraId="63FEC633" w14:textId="77777777" w:rsidR="008B363D" w:rsidRPr="008B363D" w:rsidRDefault="008B363D" w:rsidP="00D35FC7">
      <w:r w:rsidRPr="008B363D">
        <w:tab/>
      </w:r>
    </w:p>
    <w:p w14:paraId="40067E93" w14:textId="77777777" w:rsidR="008B363D" w:rsidRPr="008B363D" w:rsidRDefault="008B363D" w:rsidP="00D35FC7">
      <w:r w:rsidRPr="008B363D">
        <w:object w:dxaOrig="1200" w:dyaOrig="340" w14:anchorId="0A45F72B">
          <v:shape id="_x0000_i1066" type="#_x0000_t75" style="width:60pt;height:12pt" o:ole="">
            <v:imagedata r:id="rId104" o:title=""/>
          </v:shape>
          <o:OLEObject Type="Embed" ProgID="Equation.3" ShapeID="_x0000_i1066" DrawAspect="Content" ObjectID="_1750578400" r:id="rId105"/>
        </w:object>
      </w:r>
    </w:p>
    <w:p w14:paraId="5432A465" w14:textId="77777777" w:rsidR="008B363D" w:rsidRPr="008B363D" w:rsidRDefault="008B363D" w:rsidP="00D35FC7"/>
    <w:p w14:paraId="35D98C1C" w14:textId="77777777" w:rsidR="008B363D" w:rsidRPr="008B363D" w:rsidRDefault="008B363D" w:rsidP="00D35FC7">
      <w:r w:rsidRPr="008B363D">
        <w:t>Equations (47) and (48) have the solution:</w:t>
      </w:r>
    </w:p>
    <w:p w14:paraId="75E0EAB5" w14:textId="77777777" w:rsidR="008B363D" w:rsidRPr="008B363D" w:rsidRDefault="008B363D" w:rsidP="00D35FC7"/>
    <w:p w14:paraId="5099081B" w14:textId="77777777" w:rsidR="008B363D" w:rsidRPr="008B363D" w:rsidRDefault="008B363D" w:rsidP="00D35FC7"/>
    <w:p w14:paraId="19D8D272" w14:textId="77777777" w:rsidR="008B363D" w:rsidRPr="008B363D" w:rsidRDefault="008B363D" w:rsidP="00D35FC7">
      <w:r w:rsidRPr="008B363D">
        <w:tab/>
      </w:r>
      <w:r w:rsidRPr="008B363D">
        <w:object w:dxaOrig="1800" w:dyaOrig="360" w14:anchorId="3927D54F">
          <v:shape id="_x0000_i1067" type="#_x0000_t75" style="width:96pt;height:24pt" o:ole="">
            <v:imagedata r:id="rId106" o:title=""/>
          </v:shape>
          <o:OLEObject Type="Embed" ProgID="Equation.3" ShapeID="_x0000_i1067" DrawAspect="Content" ObjectID="_1750578401" r:id="rId107"/>
        </w:object>
      </w:r>
      <w:r w:rsidRPr="008B363D">
        <w:tab/>
        <w:t>(52)</w:t>
      </w:r>
    </w:p>
    <w:p w14:paraId="2E0E22B3" w14:textId="77777777" w:rsidR="008B363D" w:rsidRPr="008B363D" w:rsidRDefault="008B363D" w:rsidP="00D35FC7"/>
    <w:p w14:paraId="6F560B36" w14:textId="77777777" w:rsidR="008B363D" w:rsidRDefault="008B363D" w:rsidP="00D35FC7">
      <w:r w:rsidRPr="008B363D">
        <w:tab/>
      </w:r>
      <w:r w:rsidRPr="008B363D">
        <w:object w:dxaOrig="3580" w:dyaOrig="620" w14:anchorId="482F0360">
          <v:shape id="_x0000_i1068" type="#_x0000_t75" style="width:180pt;height:30pt" o:ole="">
            <v:imagedata r:id="rId108" o:title=""/>
          </v:shape>
          <o:OLEObject Type="Embed" ProgID="Equation.3" ShapeID="_x0000_i1068" DrawAspect="Content" ObjectID="_1750578402" r:id="rId109"/>
        </w:object>
      </w:r>
      <w:r w:rsidRPr="008B363D">
        <w:tab/>
        <w:t>(53)</w:t>
      </w:r>
    </w:p>
    <w:p w14:paraId="52C4CE3E" w14:textId="77777777" w:rsidR="00F93560" w:rsidRPr="008B363D" w:rsidRDefault="00F93560" w:rsidP="00D35FC7"/>
    <w:p w14:paraId="52F8FCD2" w14:textId="77777777" w:rsidR="008B363D" w:rsidRPr="008B363D" w:rsidRDefault="008B363D" w:rsidP="00D35FC7">
      <w:r w:rsidRPr="008B363D">
        <w:t>where</w:t>
      </w:r>
    </w:p>
    <w:p w14:paraId="3507D4D7" w14:textId="77777777" w:rsidR="008B363D" w:rsidRPr="008B363D" w:rsidRDefault="008B363D" w:rsidP="00D35FC7">
      <w:r w:rsidRPr="008B363D">
        <w:object w:dxaOrig="3600" w:dyaOrig="720" w14:anchorId="4EA1653F">
          <v:shape id="_x0000_i1069" type="#_x0000_t75" style="width:180pt;height:36pt" o:ole="">
            <v:imagedata r:id="rId110" o:title=""/>
          </v:shape>
          <o:OLEObject Type="Embed" ProgID="Equation.3" ShapeID="_x0000_i1069" DrawAspect="Content" ObjectID="_1750578403" r:id="rId111"/>
        </w:object>
      </w:r>
      <w:r w:rsidRPr="008B363D">
        <w:tab/>
        <w:t>(54)</w:t>
      </w:r>
    </w:p>
    <w:p w14:paraId="087CF9B3" w14:textId="77777777" w:rsidR="008B363D" w:rsidRPr="008B363D" w:rsidRDefault="008B363D" w:rsidP="00D35FC7">
      <w:r w:rsidRPr="008B363D">
        <w:object w:dxaOrig="3620" w:dyaOrig="720" w14:anchorId="20B606E4">
          <v:shape id="_x0000_i1070" type="#_x0000_t75" style="width:180pt;height:36pt" o:ole="">
            <v:imagedata r:id="rId112" o:title=""/>
          </v:shape>
          <o:OLEObject Type="Embed" ProgID="Equation.3" ShapeID="_x0000_i1070" DrawAspect="Content" ObjectID="_1750578404" r:id="rId113"/>
        </w:object>
      </w:r>
      <w:r w:rsidRPr="008B363D">
        <w:tab/>
        <w:t>(55)</w:t>
      </w:r>
    </w:p>
    <w:p w14:paraId="3D840758" w14:textId="77777777" w:rsidR="008B363D" w:rsidRPr="008B363D" w:rsidRDefault="008B363D" w:rsidP="00D35FC7"/>
    <w:p w14:paraId="0D1A811B" w14:textId="77777777" w:rsidR="008B363D" w:rsidRPr="008B363D" w:rsidRDefault="008B363D" w:rsidP="00D35FC7">
      <w:r w:rsidRPr="008B363D">
        <w:object w:dxaOrig="3360" w:dyaOrig="760" w14:anchorId="02332CFA">
          <v:shape id="_x0000_i1071" type="#_x0000_t75" style="width:168pt;height:36pt" o:ole="">
            <v:imagedata r:id="rId114" o:title=""/>
          </v:shape>
          <o:OLEObject Type="Embed" ProgID="Equation.3" ShapeID="_x0000_i1071" DrawAspect="Content" ObjectID="_1750578405" r:id="rId115"/>
        </w:object>
      </w:r>
      <w:r w:rsidRPr="008B363D">
        <w:tab/>
        <w:t>(56)</w:t>
      </w:r>
    </w:p>
    <w:p w14:paraId="4CD79CE2" w14:textId="77777777" w:rsidR="008B363D" w:rsidRPr="008B363D" w:rsidRDefault="008B363D" w:rsidP="00D35FC7"/>
    <w:p w14:paraId="06AA6D29" w14:textId="77777777" w:rsidR="008B363D" w:rsidRPr="008B363D" w:rsidRDefault="008B363D" w:rsidP="00D35FC7">
      <w:r w:rsidRPr="008B363D">
        <w:object w:dxaOrig="3240" w:dyaOrig="760" w14:anchorId="005125A0">
          <v:shape id="_x0000_i1072" type="#_x0000_t75" style="width:168pt;height:36pt" o:ole="">
            <v:imagedata r:id="rId116" o:title=""/>
          </v:shape>
          <o:OLEObject Type="Embed" ProgID="Equation.3" ShapeID="_x0000_i1072" DrawAspect="Content" ObjectID="_1750578406" r:id="rId117"/>
        </w:object>
      </w:r>
      <w:r w:rsidRPr="008B363D">
        <w:tab/>
        <w:t>(57)</w:t>
      </w:r>
    </w:p>
    <w:p w14:paraId="532A7651" w14:textId="77777777" w:rsidR="008B363D" w:rsidRPr="008B363D" w:rsidRDefault="008B363D" w:rsidP="00D35FC7"/>
    <w:p w14:paraId="1F09D2A6" w14:textId="77777777" w:rsidR="008B363D" w:rsidRPr="008B363D" w:rsidRDefault="008B363D" w:rsidP="00D35FC7">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35FC7"/>
    <w:p w14:paraId="5D8D57D6" w14:textId="77777777" w:rsidR="008B363D" w:rsidRPr="008B363D" w:rsidRDefault="008B363D" w:rsidP="00D35FC7">
      <w:r w:rsidRPr="008B363D">
        <w:tab/>
      </w:r>
      <w:r w:rsidRPr="008B363D">
        <w:object w:dxaOrig="6700" w:dyaOrig="680" w14:anchorId="441D2473">
          <v:shape id="_x0000_i1073" type="#_x0000_t75" style="width:336pt;height:36pt" o:ole="">
            <v:imagedata r:id="rId118" o:title=""/>
          </v:shape>
          <o:OLEObject Type="Embed" ProgID="Equation.3" ShapeID="_x0000_i1073" DrawAspect="Content" ObjectID="_1750578407" r:id="rId119"/>
        </w:object>
      </w:r>
      <w:r w:rsidRPr="008B363D">
        <w:tab/>
        <w:t>(58)</w:t>
      </w:r>
    </w:p>
    <w:p w14:paraId="126F9C9D" w14:textId="77777777" w:rsidR="008B363D" w:rsidRPr="008B363D" w:rsidRDefault="008B363D" w:rsidP="00D35FC7"/>
    <w:p w14:paraId="5ED7EDC7" w14:textId="77777777" w:rsidR="008B363D" w:rsidRPr="008B363D" w:rsidRDefault="008B363D" w:rsidP="00D35FC7">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35FC7">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332" w:name="_Toc451238567"/>
      <w:bookmarkStart w:id="333" w:name="_Toc138340399"/>
      <w:r w:rsidRPr="008B363D">
        <w:t>The USEPA Standard Water Bodies</w:t>
      </w:r>
      <w:bookmarkEnd w:id="332"/>
      <w:bookmarkEnd w:id="333"/>
    </w:p>
    <w:p w14:paraId="4927CF70" w14:textId="77777777" w:rsidR="008B363D" w:rsidRPr="008B363D" w:rsidRDefault="008B363D" w:rsidP="00D35FC7">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7777777" w:rsidR="008B363D" w:rsidRPr="008B363D" w:rsidRDefault="008B363D" w:rsidP="00D35FC7">
            <w:r w:rsidRPr="008B363D">
              <w:t>Index 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lastRenderedPageBreak/>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VOL2*BULKD*(1.-100./PCTWA)</w:t>
      </w:r>
    </w:p>
    <w:p w14:paraId="1150E9C1" w14:textId="77777777" w:rsidR="008B363D" w:rsidRPr="008B363D" w:rsidRDefault="008B363D" w:rsidP="00D35FC7">
      <w:r w:rsidRPr="008B363D">
        <w:rPr>
          <w:vertAlign w:val="superscript"/>
        </w:rPr>
        <w:t>(b)</w:t>
      </w:r>
      <w:r w:rsidRPr="008B363D">
        <w:t xml:space="preserve"> calculated from: (BULKD)(VOL2)(100000)/PCTWA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7288E47B" w14:textId="77777777" w:rsidR="008B363D" w:rsidRPr="008B363D" w:rsidRDefault="008B363D" w:rsidP="00D35FC7"/>
    <w:p w14:paraId="08B2480F" w14:textId="77777777" w:rsidR="008B363D" w:rsidRPr="008B363D" w:rsidRDefault="008B363D" w:rsidP="00D35FC7">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DD1ED4">
        <w:trPr>
          <w:cantSplit/>
          <w:trHeight w:val="677"/>
          <w:tblHeader/>
        </w:trPr>
        <w:tc>
          <w:tcPr>
            <w:tcW w:w="1646" w:type="dxa"/>
          </w:tcPr>
          <w:p w14:paraId="3A832737" w14:textId="77777777" w:rsidR="008B363D" w:rsidRPr="008B363D" w:rsidRDefault="008B363D" w:rsidP="00D35FC7">
            <w:r w:rsidRPr="008B363D">
              <w:t>VVWM Parameters</w:t>
            </w:r>
          </w:p>
        </w:tc>
        <w:tc>
          <w:tcPr>
            <w:tcW w:w="6870" w:type="dxa"/>
          </w:tcPr>
          <w:p w14:paraId="5484328F" w14:textId="77777777" w:rsidR="008B363D" w:rsidRPr="008B363D" w:rsidRDefault="008B363D" w:rsidP="00D35FC7">
            <w:r w:rsidRPr="008B363D">
              <w:t>Expressed in Terms of EXAMS Parameters</w:t>
            </w:r>
          </w:p>
        </w:tc>
      </w:tr>
      <w:tr w:rsidR="008B363D" w:rsidRPr="008B363D" w14:paraId="2C1ACB13" w14:textId="77777777" w:rsidTr="00DD1ED4">
        <w:trPr>
          <w:cantSplit/>
          <w:trHeight w:val="329"/>
        </w:trPr>
        <w:tc>
          <w:tcPr>
            <w:tcW w:w="1646" w:type="dxa"/>
          </w:tcPr>
          <w:p w14:paraId="52004B7B" w14:textId="77777777" w:rsidR="008B363D" w:rsidRPr="008B363D" w:rsidRDefault="008B363D" w:rsidP="00D35FC7">
            <w:r w:rsidRPr="008B363D">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D35FC7">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DD1ED4">
        <w:trPr>
          <w:cantSplit/>
          <w:trHeight w:val="878"/>
        </w:trPr>
        <w:tc>
          <w:tcPr>
            <w:tcW w:w="1646" w:type="dxa"/>
          </w:tcPr>
          <w:p w14:paraId="1AED52E0" w14:textId="77777777" w:rsidR="008B363D" w:rsidRPr="008B363D" w:rsidRDefault="008B363D" w:rsidP="00D35FC7">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D35FC7">
            <w:r w:rsidRPr="008B363D">
              <w:object w:dxaOrig="4320" w:dyaOrig="720" w14:anchorId="2D0C1887">
                <v:shape id="_x0000_i1074" type="#_x0000_t75" style="width:3in;height:36pt" o:ole="">
                  <v:imagedata r:id="rId120" o:title=""/>
                </v:shape>
                <o:OLEObject Type="Embed" ProgID="Equation.3" ShapeID="_x0000_i1074" DrawAspect="Content" ObjectID="_1750578408" r:id="rId121"/>
              </w:object>
            </w:r>
          </w:p>
        </w:tc>
      </w:tr>
      <w:tr w:rsidR="008B363D" w:rsidRPr="008B363D" w14:paraId="33461C73" w14:textId="77777777" w:rsidTr="00DD1ED4">
        <w:trPr>
          <w:cantSplit/>
          <w:trHeight w:val="347"/>
        </w:trPr>
        <w:tc>
          <w:tcPr>
            <w:tcW w:w="1646" w:type="dxa"/>
          </w:tcPr>
          <w:p w14:paraId="3675D0C6" w14:textId="77777777" w:rsidR="008B363D" w:rsidRPr="008B363D" w:rsidRDefault="008B363D" w:rsidP="00D35FC7">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35FC7">
            <w:r w:rsidRPr="008B363D">
              <w:t>VOL</w:t>
            </w:r>
            <w:r w:rsidRPr="008B363D">
              <w:rPr>
                <w:vertAlign w:val="subscript"/>
              </w:rPr>
              <w:t>1</w:t>
            </w:r>
            <w:r w:rsidRPr="008B363D">
              <w:t xml:space="preserve"> </w:t>
            </w:r>
          </w:p>
        </w:tc>
      </w:tr>
      <w:tr w:rsidR="008B363D" w:rsidRPr="008B363D" w14:paraId="0CE3C837" w14:textId="77777777" w:rsidTr="00DD1ED4">
        <w:trPr>
          <w:cantSplit/>
          <w:trHeight w:val="878"/>
        </w:trPr>
        <w:tc>
          <w:tcPr>
            <w:tcW w:w="1646" w:type="dxa"/>
          </w:tcPr>
          <w:p w14:paraId="23BE442A" w14:textId="77777777" w:rsidR="008B363D" w:rsidRPr="008B363D" w:rsidRDefault="008B363D" w:rsidP="00D35FC7">
            <w:r w:rsidRPr="008B363D">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D35FC7">
            <w:r w:rsidRPr="008B363D">
              <w:object w:dxaOrig="3159" w:dyaOrig="680" w14:anchorId="4415CAEF">
                <v:shape id="_x0000_i1075" type="#_x0000_t75" style="width:156pt;height:36pt" o:ole="">
                  <v:imagedata r:id="rId122" o:title=""/>
                </v:shape>
                <o:OLEObject Type="Embed" ProgID="Equation.3" ShapeID="_x0000_i1075" DrawAspect="Content" ObjectID="_1750578409" r:id="rId123"/>
              </w:object>
            </w:r>
            <w:r w:rsidRPr="008B363D">
              <w:t xml:space="preserve">  </w:t>
            </w:r>
            <w:r w:rsidRPr="008B363D">
              <w:rPr>
                <w:vertAlign w:val="superscript"/>
              </w:rPr>
              <w:t>*</w:t>
            </w:r>
          </w:p>
        </w:tc>
      </w:tr>
      <w:tr w:rsidR="008B363D" w:rsidRPr="008B363D" w14:paraId="01A79F1A" w14:textId="77777777" w:rsidTr="00DD1ED4">
        <w:trPr>
          <w:cantSplit/>
          <w:trHeight w:val="329"/>
        </w:trPr>
        <w:tc>
          <w:tcPr>
            <w:tcW w:w="1646" w:type="dxa"/>
          </w:tcPr>
          <w:p w14:paraId="19849A95" w14:textId="77777777" w:rsidR="008B363D" w:rsidRPr="008B363D" w:rsidRDefault="008B363D" w:rsidP="00D35FC7">
            <w:r w:rsidRPr="008B363D">
              <w:t>Q [m</w:t>
            </w:r>
            <w:r w:rsidRPr="008B363D">
              <w:rPr>
                <w:vertAlign w:val="superscript"/>
              </w:rPr>
              <w:t>3</w:t>
            </w:r>
            <w:r w:rsidRPr="008B363D">
              <w:t>/s]</w:t>
            </w:r>
          </w:p>
        </w:tc>
        <w:tc>
          <w:tcPr>
            <w:tcW w:w="6870" w:type="dxa"/>
          </w:tcPr>
          <w:p w14:paraId="0F2B0D3D" w14:textId="77777777" w:rsidR="008B363D" w:rsidRPr="008B363D" w:rsidRDefault="008B363D" w:rsidP="00D35FC7">
            <w:r w:rsidRPr="008B363D">
              <w:t>STFLO (3600 s/hr)</w:t>
            </w:r>
          </w:p>
        </w:tc>
      </w:tr>
      <w:tr w:rsidR="008B363D" w:rsidRPr="008B363D" w14:paraId="1E53E96C" w14:textId="77777777" w:rsidTr="00DD1ED4">
        <w:trPr>
          <w:cantSplit/>
          <w:trHeight w:val="366"/>
        </w:trPr>
        <w:tc>
          <w:tcPr>
            <w:tcW w:w="1646" w:type="dxa"/>
          </w:tcPr>
          <w:p w14:paraId="168F55EE" w14:textId="77777777" w:rsidR="008B363D" w:rsidRPr="008B363D" w:rsidRDefault="008B363D" w:rsidP="00D35FC7">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35FC7">
            <w:r w:rsidRPr="008B363D">
              <w:t>(KBACW</w:t>
            </w:r>
            <w:r w:rsidRPr="008B363D">
              <w:rPr>
                <w:vertAlign w:val="subscript"/>
              </w:rPr>
              <w:t>1</w:t>
            </w:r>
            <w:r w:rsidRPr="008B363D">
              <w:t>)(BACPL)/(3600s/hr)</w:t>
            </w:r>
          </w:p>
        </w:tc>
      </w:tr>
      <w:tr w:rsidR="008B363D" w:rsidRPr="008B363D" w14:paraId="084A8D1A" w14:textId="77777777" w:rsidTr="00DD1ED4">
        <w:trPr>
          <w:cantSplit/>
          <w:trHeight w:val="347"/>
        </w:trPr>
        <w:tc>
          <w:tcPr>
            <w:tcW w:w="1646" w:type="dxa"/>
          </w:tcPr>
          <w:p w14:paraId="142E9324" w14:textId="77777777" w:rsidR="008B363D" w:rsidRPr="008B363D" w:rsidRDefault="008B363D" w:rsidP="00D35FC7">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35FC7">
            <w:r w:rsidRPr="008B363D">
              <w:t>(KBACW</w:t>
            </w:r>
            <w:r w:rsidRPr="008B363D">
              <w:rPr>
                <w:vertAlign w:val="subscript"/>
              </w:rPr>
              <w:t>2</w:t>
            </w:r>
            <w:r w:rsidRPr="008B363D">
              <w:t>)(BACPL)/(3600s/hr)</w:t>
            </w:r>
          </w:p>
        </w:tc>
      </w:tr>
      <w:tr w:rsidR="008B363D" w:rsidRPr="008B363D" w14:paraId="1594E6C9" w14:textId="77777777" w:rsidTr="00DD1ED4">
        <w:trPr>
          <w:cantSplit/>
          <w:trHeight w:val="1226"/>
        </w:trPr>
        <w:tc>
          <w:tcPr>
            <w:tcW w:w="1646" w:type="dxa"/>
          </w:tcPr>
          <w:p w14:paraId="2F13D90A" w14:textId="77777777" w:rsidR="008B363D" w:rsidRPr="008B363D" w:rsidRDefault="008B363D" w:rsidP="00D35FC7">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35FC7">
            <w:r w:rsidRPr="008B363D">
              <w:object w:dxaOrig="4440" w:dyaOrig="1040" w14:anchorId="13170F24">
                <v:shape id="_x0000_i1076" type="#_x0000_t75" style="width:222pt;height:48pt" o:ole="">
                  <v:imagedata r:id="rId124" o:title=""/>
                </v:shape>
                <o:OLEObject Type="Embed" ProgID="Equation.3" ShapeID="_x0000_i1076" DrawAspect="Content" ObjectID="_1750578410" r:id="rId125"/>
              </w:object>
            </w:r>
          </w:p>
        </w:tc>
      </w:tr>
      <w:tr w:rsidR="008B363D" w:rsidRPr="008B363D" w14:paraId="79397099" w14:textId="77777777" w:rsidTr="00DD1ED4">
        <w:trPr>
          <w:cantSplit/>
          <w:trHeight w:val="1226"/>
        </w:trPr>
        <w:tc>
          <w:tcPr>
            <w:tcW w:w="1646" w:type="dxa"/>
          </w:tcPr>
          <w:p w14:paraId="0C66787A" w14:textId="77777777" w:rsidR="008B363D" w:rsidRPr="008B363D" w:rsidRDefault="008B363D" w:rsidP="00D35FC7">
            <w:r w:rsidRPr="008B363D">
              <w:lastRenderedPageBreak/>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35FC7">
            <w:r w:rsidRPr="008B363D">
              <w:object w:dxaOrig="4400" w:dyaOrig="1020" w14:anchorId="76AC8329">
                <v:shape id="_x0000_i1077" type="#_x0000_t75" style="width:222pt;height:48pt" o:ole="">
                  <v:imagedata r:id="rId126" o:title=""/>
                </v:shape>
                <o:OLEObject Type="Embed" ProgID="Equation.3" ShapeID="_x0000_i1077" DrawAspect="Content" ObjectID="_1750578411" r:id="rId127"/>
              </w:object>
            </w:r>
          </w:p>
        </w:tc>
      </w:tr>
      <w:tr w:rsidR="008B363D" w:rsidRPr="008B363D" w14:paraId="5C2630A3" w14:textId="77777777" w:rsidTr="00DD1ED4">
        <w:trPr>
          <w:cantSplit/>
          <w:trHeight w:val="878"/>
        </w:trPr>
        <w:tc>
          <w:tcPr>
            <w:tcW w:w="1646" w:type="dxa"/>
          </w:tcPr>
          <w:p w14:paraId="2BA196F8" w14:textId="77777777" w:rsidR="008B363D" w:rsidRPr="008B363D" w:rsidRDefault="008B363D" w:rsidP="00D35FC7">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35FC7">
            <w:r w:rsidRPr="008B363D">
              <w:object w:dxaOrig="1820" w:dyaOrig="660" w14:anchorId="5330A6BE">
                <v:shape id="_x0000_i1078" type="#_x0000_t75" style="width:96pt;height:36pt" o:ole="">
                  <v:imagedata r:id="rId128" o:title=""/>
                </v:shape>
                <o:OLEObject Type="Embed" ProgID="Equation.3" ShapeID="_x0000_i1078" DrawAspect="Content" ObjectID="_1750578412" r:id="rId129"/>
              </w:object>
            </w:r>
          </w:p>
        </w:tc>
      </w:tr>
      <w:tr w:rsidR="008B363D" w:rsidRPr="008B363D" w14:paraId="59ABAF61" w14:textId="77777777" w:rsidTr="00DD1ED4">
        <w:trPr>
          <w:cantSplit/>
          <w:trHeight w:val="347"/>
        </w:trPr>
        <w:tc>
          <w:tcPr>
            <w:tcW w:w="1646" w:type="dxa"/>
          </w:tcPr>
          <w:p w14:paraId="4024D639" w14:textId="77777777" w:rsidR="008B363D" w:rsidRPr="008B363D" w:rsidRDefault="008B363D" w:rsidP="00D35FC7">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DD1ED4">
        <w:trPr>
          <w:cantSplit/>
          <w:trHeight w:val="329"/>
        </w:trPr>
        <w:tc>
          <w:tcPr>
            <w:tcW w:w="1646" w:type="dxa"/>
          </w:tcPr>
          <w:p w14:paraId="2A74133A" w14:textId="77777777" w:rsidR="008B363D" w:rsidRPr="008B363D" w:rsidRDefault="008B363D" w:rsidP="00D35FC7">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35FC7">
      <w:r w:rsidRPr="008B363D">
        <w:t>*Assumes that the density of water is 1,000 kg/m</w:t>
      </w:r>
      <w:r w:rsidRPr="008B363D">
        <w:rPr>
          <w:vertAlign w:val="superscript"/>
        </w:rPr>
        <w:t>3</w:t>
      </w:r>
    </w:p>
    <w:p w14:paraId="2FE98391" w14:textId="77777777" w:rsidR="008B363D" w:rsidRPr="008B363D" w:rsidRDefault="008B363D" w:rsidP="00D35FC7"/>
    <w:p w14:paraId="2C692021" w14:textId="77777777" w:rsidR="008B363D" w:rsidRPr="008B363D" w:rsidRDefault="008B363D" w:rsidP="00D35FC7"/>
    <w:p w14:paraId="58024C48" w14:textId="77777777" w:rsidR="008B363D" w:rsidRPr="008B363D" w:rsidRDefault="008B363D" w:rsidP="00D35FC7"/>
    <w:p w14:paraId="6B354C22" w14:textId="77777777" w:rsidR="008B363D" w:rsidRPr="008B363D" w:rsidRDefault="008B363D" w:rsidP="00D35FC7"/>
    <w:p w14:paraId="76B6965B" w14:textId="77777777" w:rsidR="008B363D" w:rsidRPr="008B363D" w:rsidRDefault="008B363D" w:rsidP="00D35FC7">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DD1ED4">
        <w:trPr>
          <w:tblHeader/>
        </w:trPr>
        <w:tc>
          <w:tcPr>
            <w:tcW w:w="3258" w:type="dxa"/>
            <w:gridSpan w:val="2"/>
          </w:tcPr>
          <w:p w14:paraId="55B31160" w14:textId="77777777" w:rsidR="008B363D" w:rsidRPr="008B363D" w:rsidRDefault="008B363D" w:rsidP="00D35FC7">
            <w:r w:rsidRPr="008B363D">
              <w:t>EXAMS Parameter</w:t>
            </w:r>
          </w:p>
        </w:tc>
        <w:tc>
          <w:tcPr>
            <w:tcW w:w="1530" w:type="dxa"/>
          </w:tcPr>
          <w:p w14:paraId="51AE7481" w14:textId="77777777" w:rsidR="008B363D" w:rsidRPr="008B363D" w:rsidRDefault="008B363D" w:rsidP="00D35FC7">
            <w:r w:rsidRPr="008B363D">
              <w:t>EXAMS Value for Standard Pond</w:t>
            </w:r>
          </w:p>
        </w:tc>
        <w:tc>
          <w:tcPr>
            <w:tcW w:w="2070" w:type="dxa"/>
          </w:tcPr>
          <w:p w14:paraId="2CB85088" w14:textId="77777777" w:rsidR="008B363D" w:rsidRPr="008B363D" w:rsidRDefault="008B363D" w:rsidP="00D35FC7">
            <w:r w:rsidRPr="008B363D">
              <w:t>EXAMS Value for Standard Drinking Water Reservoir</w:t>
            </w:r>
          </w:p>
        </w:tc>
      </w:tr>
      <w:tr w:rsidR="008B363D" w:rsidRPr="008B363D" w14:paraId="43355716" w14:textId="77777777" w:rsidTr="00DD1ED4">
        <w:tc>
          <w:tcPr>
            <w:tcW w:w="1548" w:type="dxa"/>
          </w:tcPr>
          <w:p w14:paraId="41EE615F" w14:textId="77777777" w:rsidR="008B363D" w:rsidRPr="008B363D" w:rsidRDefault="008B363D" w:rsidP="00D35FC7">
            <w:r w:rsidRPr="008B363D">
              <w:t xml:space="preserve">PRBEN </w:t>
            </w:r>
          </w:p>
        </w:tc>
        <w:tc>
          <w:tcPr>
            <w:tcW w:w="1710" w:type="dxa"/>
          </w:tcPr>
          <w:p w14:paraId="711A633C" w14:textId="77777777" w:rsidR="008B363D" w:rsidRPr="008B363D" w:rsidRDefault="008B363D" w:rsidP="00D35FC7">
            <w:r w:rsidRPr="008B363D">
              <w:t>—</w:t>
            </w:r>
          </w:p>
        </w:tc>
        <w:tc>
          <w:tcPr>
            <w:tcW w:w="1530" w:type="dxa"/>
          </w:tcPr>
          <w:p w14:paraId="1C5DD9F4" w14:textId="77777777" w:rsidR="008B363D" w:rsidRPr="008B363D" w:rsidRDefault="008B363D" w:rsidP="00D35FC7">
            <w:r w:rsidRPr="008B363D">
              <w:t>0.5</w:t>
            </w:r>
          </w:p>
        </w:tc>
        <w:tc>
          <w:tcPr>
            <w:tcW w:w="2070" w:type="dxa"/>
          </w:tcPr>
          <w:p w14:paraId="577F2182" w14:textId="77777777" w:rsidR="008B363D" w:rsidRPr="008B363D" w:rsidRDefault="008B363D" w:rsidP="00D35FC7">
            <w:r w:rsidRPr="008B363D">
              <w:t>0.5</w:t>
            </w:r>
          </w:p>
        </w:tc>
      </w:tr>
      <w:tr w:rsidR="008B363D" w:rsidRPr="008B363D" w14:paraId="494EED79" w14:textId="77777777" w:rsidTr="00DD1ED4">
        <w:tc>
          <w:tcPr>
            <w:tcW w:w="1548" w:type="dxa"/>
          </w:tcPr>
          <w:p w14:paraId="705ABF2E" w14:textId="77777777" w:rsidR="008B363D" w:rsidRPr="008B363D" w:rsidRDefault="008B363D" w:rsidP="00D35FC7">
            <w:r w:rsidRPr="008B363D">
              <w:t xml:space="preserve">PCTWA </w:t>
            </w:r>
          </w:p>
        </w:tc>
        <w:tc>
          <w:tcPr>
            <w:tcW w:w="1710" w:type="dxa"/>
          </w:tcPr>
          <w:p w14:paraId="64653FE5" w14:textId="77777777" w:rsidR="008B363D" w:rsidRPr="008B363D" w:rsidRDefault="008B363D" w:rsidP="00D35FC7">
            <w:r w:rsidRPr="008B363D">
              <w:t>—</w:t>
            </w:r>
          </w:p>
        </w:tc>
        <w:tc>
          <w:tcPr>
            <w:tcW w:w="1530" w:type="dxa"/>
          </w:tcPr>
          <w:p w14:paraId="1B511B85" w14:textId="77777777" w:rsidR="008B363D" w:rsidRPr="008B363D" w:rsidRDefault="008B363D" w:rsidP="00D35FC7">
            <w:r w:rsidRPr="008B363D">
              <w:t>137</w:t>
            </w:r>
          </w:p>
        </w:tc>
        <w:tc>
          <w:tcPr>
            <w:tcW w:w="2070" w:type="dxa"/>
          </w:tcPr>
          <w:p w14:paraId="1199834D" w14:textId="77777777" w:rsidR="008B363D" w:rsidRPr="008B363D" w:rsidRDefault="008B363D" w:rsidP="00D35FC7">
            <w:r w:rsidRPr="008B363D">
              <w:t>137</w:t>
            </w:r>
          </w:p>
        </w:tc>
      </w:tr>
      <w:tr w:rsidR="008B363D" w:rsidRPr="008B363D" w14:paraId="1C36CC1D" w14:textId="77777777" w:rsidTr="00DD1ED4">
        <w:tc>
          <w:tcPr>
            <w:tcW w:w="1548" w:type="dxa"/>
          </w:tcPr>
          <w:p w14:paraId="73F92640" w14:textId="77777777" w:rsidR="008B363D" w:rsidRPr="008B363D" w:rsidRDefault="008B363D" w:rsidP="00D35FC7">
            <w:r w:rsidRPr="008B363D">
              <w:t xml:space="preserve">BULKD </w:t>
            </w:r>
          </w:p>
        </w:tc>
        <w:tc>
          <w:tcPr>
            <w:tcW w:w="1710" w:type="dxa"/>
          </w:tcPr>
          <w:p w14:paraId="383D69A6" w14:textId="77777777" w:rsidR="008B363D" w:rsidRPr="008B363D" w:rsidRDefault="008B363D" w:rsidP="00D35FC7">
            <w:r w:rsidRPr="008B363D">
              <w:t>g/mL</w:t>
            </w:r>
          </w:p>
        </w:tc>
        <w:tc>
          <w:tcPr>
            <w:tcW w:w="1530" w:type="dxa"/>
          </w:tcPr>
          <w:p w14:paraId="270ADDA6" w14:textId="77777777" w:rsidR="008B363D" w:rsidRPr="008B363D" w:rsidRDefault="008B363D" w:rsidP="00D35FC7">
            <w:r w:rsidRPr="008B363D">
              <w:t xml:space="preserve">1.85 </w:t>
            </w:r>
          </w:p>
        </w:tc>
        <w:tc>
          <w:tcPr>
            <w:tcW w:w="2070" w:type="dxa"/>
          </w:tcPr>
          <w:p w14:paraId="66E5E2B3" w14:textId="77777777" w:rsidR="008B363D" w:rsidRPr="008B363D" w:rsidRDefault="008B363D" w:rsidP="00D35FC7">
            <w:r w:rsidRPr="008B363D">
              <w:t>1.85</w:t>
            </w:r>
          </w:p>
        </w:tc>
      </w:tr>
      <w:tr w:rsidR="008B363D" w:rsidRPr="008B363D" w14:paraId="793DCDDE" w14:textId="77777777" w:rsidTr="00DD1ED4">
        <w:tc>
          <w:tcPr>
            <w:tcW w:w="1548" w:type="dxa"/>
          </w:tcPr>
          <w:p w14:paraId="7D413B44" w14:textId="77777777" w:rsidR="008B363D" w:rsidRPr="008B363D" w:rsidRDefault="008B363D" w:rsidP="00D35FC7">
            <w:r w:rsidRPr="008B363D">
              <w:t>FROC</w:t>
            </w:r>
          </w:p>
        </w:tc>
        <w:tc>
          <w:tcPr>
            <w:tcW w:w="1710" w:type="dxa"/>
          </w:tcPr>
          <w:p w14:paraId="4A8B8B86" w14:textId="77777777" w:rsidR="008B363D" w:rsidRPr="008B363D" w:rsidRDefault="008B363D" w:rsidP="00D35FC7">
            <w:r w:rsidRPr="008B363D">
              <w:t>—</w:t>
            </w:r>
          </w:p>
        </w:tc>
        <w:tc>
          <w:tcPr>
            <w:tcW w:w="1530" w:type="dxa"/>
          </w:tcPr>
          <w:p w14:paraId="66747C34" w14:textId="77777777" w:rsidR="008B363D" w:rsidRPr="008B363D" w:rsidRDefault="008B363D" w:rsidP="00D35FC7">
            <w:r w:rsidRPr="008B363D">
              <w:t>0.04</w:t>
            </w:r>
          </w:p>
        </w:tc>
        <w:tc>
          <w:tcPr>
            <w:tcW w:w="2070" w:type="dxa"/>
          </w:tcPr>
          <w:p w14:paraId="1DCDBFA5" w14:textId="77777777" w:rsidR="008B363D" w:rsidRPr="008B363D" w:rsidRDefault="008B363D" w:rsidP="00D35FC7">
            <w:r w:rsidRPr="008B363D">
              <w:t>0.04</w:t>
            </w:r>
          </w:p>
        </w:tc>
      </w:tr>
      <w:tr w:rsidR="008B363D" w:rsidRPr="008B363D" w14:paraId="36C9993F" w14:textId="77777777" w:rsidTr="00DD1ED4">
        <w:tc>
          <w:tcPr>
            <w:tcW w:w="1548" w:type="dxa"/>
          </w:tcPr>
          <w:p w14:paraId="530FAEF0" w14:textId="77777777" w:rsidR="008B363D" w:rsidRPr="008B363D" w:rsidRDefault="008B363D" w:rsidP="00D35FC7">
            <w:r w:rsidRPr="008B363D">
              <w:t xml:space="preserve">CHARL </w:t>
            </w:r>
          </w:p>
        </w:tc>
        <w:tc>
          <w:tcPr>
            <w:tcW w:w="1710" w:type="dxa"/>
          </w:tcPr>
          <w:p w14:paraId="1BB71F9B" w14:textId="77777777" w:rsidR="008B363D" w:rsidRPr="008B363D" w:rsidRDefault="008B363D" w:rsidP="00D35FC7">
            <w:r w:rsidRPr="008B363D">
              <w:t>m</w:t>
            </w:r>
          </w:p>
        </w:tc>
        <w:tc>
          <w:tcPr>
            <w:tcW w:w="1530" w:type="dxa"/>
          </w:tcPr>
          <w:p w14:paraId="5B443ECB" w14:textId="77777777" w:rsidR="008B363D" w:rsidRPr="008B363D" w:rsidRDefault="008B363D" w:rsidP="00D35FC7">
            <w:r w:rsidRPr="008B363D">
              <w:t>1.05</w:t>
            </w:r>
          </w:p>
        </w:tc>
        <w:tc>
          <w:tcPr>
            <w:tcW w:w="2070" w:type="dxa"/>
          </w:tcPr>
          <w:p w14:paraId="6429E881" w14:textId="77777777" w:rsidR="008B363D" w:rsidRPr="008B363D" w:rsidRDefault="008B363D" w:rsidP="00D35FC7"/>
        </w:tc>
      </w:tr>
      <w:tr w:rsidR="008B363D" w:rsidRPr="008B363D" w14:paraId="2816594C" w14:textId="77777777" w:rsidTr="00DD1ED4">
        <w:tc>
          <w:tcPr>
            <w:tcW w:w="1548" w:type="dxa"/>
          </w:tcPr>
          <w:p w14:paraId="6F08CD71" w14:textId="77777777" w:rsidR="008B363D" w:rsidRPr="008B363D" w:rsidRDefault="008B363D" w:rsidP="00D35FC7">
            <w:r w:rsidRPr="008B363D">
              <w:t xml:space="preserve">DSP </w:t>
            </w:r>
          </w:p>
        </w:tc>
        <w:tc>
          <w:tcPr>
            <w:tcW w:w="1710" w:type="dxa"/>
          </w:tcPr>
          <w:p w14:paraId="3FBE53CC" w14:textId="77777777" w:rsidR="008B363D" w:rsidRPr="008B363D" w:rsidRDefault="008B363D" w:rsidP="00D35FC7">
            <w:r w:rsidRPr="008B363D">
              <w:t>m</w:t>
            </w:r>
            <w:r w:rsidRPr="008B363D">
              <w:rPr>
                <w:vertAlign w:val="superscript"/>
              </w:rPr>
              <w:t>2</w:t>
            </w:r>
            <w:r w:rsidRPr="008B363D">
              <w:t>/hr</w:t>
            </w:r>
          </w:p>
        </w:tc>
        <w:tc>
          <w:tcPr>
            <w:tcW w:w="1530" w:type="dxa"/>
          </w:tcPr>
          <w:p w14:paraId="03A19ABF" w14:textId="77777777" w:rsidR="008B363D" w:rsidRPr="008B363D" w:rsidRDefault="008B363D" w:rsidP="00D35FC7">
            <w:r w:rsidRPr="008B363D">
              <w:t>3.00 x 10</w:t>
            </w:r>
            <w:r w:rsidRPr="008B363D">
              <w:rPr>
                <w:vertAlign w:val="superscript"/>
              </w:rPr>
              <w:t>-5</w:t>
            </w:r>
          </w:p>
        </w:tc>
        <w:tc>
          <w:tcPr>
            <w:tcW w:w="2070" w:type="dxa"/>
          </w:tcPr>
          <w:p w14:paraId="69BA387F" w14:textId="77777777" w:rsidR="008B363D" w:rsidRPr="008B363D" w:rsidRDefault="008B363D" w:rsidP="00D35FC7">
            <w:r w:rsidRPr="008B363D">
              <w:t>3.00 x 10</w:t>
            </w:r>
            <w:r w:rsidRPr="008B363D">
              <w:rPr>
                <w:vertAlign w:val="superscript"/>
              </w:rPr>
              <w:t>-5</w:t>
            </w:r>
          </w:p>
        </w:tc>
      </w:tr>
      <w:tr w:rsidR="008B363D" w:rsidRPr="008B363D" w14:paraId="53AEE23B" w14:textId="77777777" w:rsidTr="00DD1ED4">
        <w:tc>
          <w:tcPr>
            <w:tcW w:w="1548" w:type="dxa"/>
          </w:tcPr>
          <w:p w14:paraId="7C6C876E" w14:textId="77777777" w:rsidR="008B363D" w:rsidRPr="008B363D" w:rsidRDefault="008B363D" w:rsidP="00D35FC7">
            <w:r w:rsidRPr="008B363D">
              <w:t>AREA</w:t>
            </w:r>
          </w:p>
        </w:tc>
        <w:tc>
          <w:tcPr>
            <w:tcW w:w="1710" w:type="dxa"/>
          </w:tcPr>
          <w:p w14:paraId="6A948A75" w14:textId="77777777" w:rsidR="008B363D" w:rsidRPr="008B363D" w:rsidRDefault="008B363D" w:rsidP="00D35FC7">
            <w:r w:rsidRPr="008B363D">
              <w:t>m</w:t>
            </w:r>
            <w:r w:rsidRPr="008B363D">
              <w:rPr>
                <w:vertAlign w:val="superscript"/>
              </w:rPr>
              <w:t>2</w:t>
            </w:r>
          </w:p>
        </w:tc>
        <w:tc>
          <w:tcPr>
            <w:tcW w:w="1530" w:type="dxa"/>
          </w:tcPr>
          <w:p w14:paraId="5F90A250" w14:textId="77777777" w:rsidR="008B363D" w:rsidRPr="008B363D" w:rsidRDefault="008B363D" w:rsidP="00D35FC7">
            <w:r w:rsidRPr="008B363D">
              <w:t xml:space="preserve">10000 </w:t>
            </w:r>
          </w:p>
        </w:tc>
        <w:tc>
          <w:tcPr>
            <w:tcW w:w="2070" w:type="dxa"/>
          </w:tcPr>
          <w:p w14:paraId="4AAFC1E9" w14:textId="77777777" w:rsidR="008B363D" w:rsidRPr="008B363D" w:rsidRDefault="008B363D" w:rsidP="00D35FC7">
            <w:r w:rsidRPr="008B363D">
              <w:t>52600</w:t>
            </w:r>
          </w:p>
        </w:tc>
      </w:tr>
      <w:tr w:rsidR="008B363D" w:rsidRPr="008B363D" w14:paraId="4466CBC2" w14:textId="77777777" w:rsidTr="00DD1ED4">
        <w:tc>
          <w:tcPr>
            <w:tcW w:w="1548" w:type="dxa"/>
          </w:tcPr>
          <w:p w14:paraId="7729E26C" w14:textId="77777777" w:rsidR="008B363D" w:rsidRPr="008B363D" w:rsidRDefault="008B363D" w:rsidP="00D35FC7">
            <w:r w:rsidRPr="008B363D">
              <w:t>VOL</w:t>
            </w:r>
            <w:r w:rsidRPr="008B363D">
              <w:rPr>
                <w:vertAlign w:val="subscript"/>
              </w:rPr>
              <w:t>1</w:t>
            </w:r>
          </w:p>
        </w:tc>
        <w:tc>
          <w:tcPr>
            <w:tcW w:w="1710" w:type="dxa"/>
          </w:tcPr>
          <w:p w14:paraId="1CE04624" w14:textId="77777777" w:rsidR="008B363D" w:rsidRPr="008B363D" w:rsidRDefault="008B363D" w:rsidP="00D35FC7">
            <w:r w:rsidRPr="008B363D">
              <w:t>m</w:t>
            </w:r>
            <w:r w:rsidRPr="008B363D">
              <w:rPr>
                <w:vertAlign w:val="superscript"/>
              </w:rPr>
              <w:t>3</w:t>
            </w:r>
          </w:p>
        </w:tc>
        <w:tc>
          <w:tcPr>
            <w:tcW w:w="1530" w:type="dxa"/>
          </w:tcPr>
          <w:p w14:paraId="62EFA51F" w14:textId="77777777" w:rsidR="008B363D" w:rsidRPr="008B363D" w:rsidRDefault="008B363D" w:rsidP="00D35FC7">
            <w:r w:rsidRPr="008B363D">
              <w:t>20,000</w:t>
            </w:r>
          </w:p>
        </w:tc>
        <w:tc>
          <w:tcPr>
            <w:tcW w:w="2070" w:type="dxa"/>
          </w:tcPr>
          <w:p w14:paraId="1E9E927F" w14:textId="77777777" w:rsidR="008B363D" w:rsidRPr="008B363D" w:rsidRDefault="008B363D" w:rsidP="00D35FC7">
            <w:r w:rsidRPr="008B363D">
              <w:t>144,000</w:t>
            </w:r>
          </w:p>
        </w:tc>
      </w:tr>
      <w:tr w:rsidR="008B363D" w:rsidRPr="008B363D" w14:paraId="0817A1AF" w14:textId="77777777" w:rsidTr="00DD1ED4">
        <w:tc>
          <w:tcPr>
            <w:tcW w:w="1548" w:type="dxa"/>
          </w:tcPr>
          <w:p w14:paraId="36A39F1A" w14:textId="77777777" w:rsidR="008B363D" w:rsidRPr="008B363D" w:rsidRDefault="008B363D" w:rsidP="00D35FC7">
            <w:r w:rsidRPr="008B363D">
              <w:t>VOL</w:t>
            </w:r>
            <w:r w:rsidRPr="008B363D">
              <w:rPr>
                <w:vertAlign w:val="subscript"/>
              </w:rPr>
              <w:t>2</w:t>
            </w:r>
          </w:p>
        </w:tc>
        <w:tc>
          <w:tcPr>
            <w:tcW w:w="1710" w:type="dxa"/>
          </w:tcPr>
          <w:p w14:paraId="3E1B892E" w14:textId="77777777" w:rsidR="008B363D" w:rsidRPr="008B363D" w:rsidRDefault="008B363D" w:rsidP="00D35FC7">
            <w:r w:rsidRPr="008B363D">
              <w:t>m</w:t>
            </w:r>
            <w:r w:rsidRPr="008B363D">
              <w:rPr>
                <w:vertAlign w:val="superscript"/>
              </w:rPr>
              <w:t>3</w:t>
            </w:r>
          </w:p>
        </w:tc>
        <w:tc>
          <w:tcPr>
            <w:tcW w:w="1530" w:type="dxa"/>
          </w:tcPr>
          <w:p w14:paraId="416A704B" w14:textId="77777777" w:rsidR="008B363D" w:rsidRPr="008B363D" w:rsidRDefault="008B363D" w:rsidP="00D35FC7">
            <w:r w:rsidRPr="008B363D">
              <w:t>500</w:t>
            </w:r>
          </w:p>
        </w:tc>
        <w:tc>
          <w:tcPr>
            <w:tcW w:w="2070" w:type="dxa"/>
          </w:tcPr>
          <w:p w14:paraId="2B62CB22" w14:textId="77777777" w:rsidR="008B363D" w:rsidRPr="008B363D" w:rsidRDefault="008B363D" w:rsidP="00D35FC7">
            <w:r w:rsidRPr="008B363D">
              <w:t>2,630</w:t>
            </w:r>
          </w:p>
        </w:tc>
      </w:tr>
      <w:tr w:rsidR="008B363D" w:rsidRPr="008B363D" w14:paraId="1708E1BD" w14:textId="77777777" w:rsidTr="00DD1ED4">
        <w:tc>
          <w:tcPr>
            <w:tcW w:w="1548" w:type="dxa"/>
          </w:tcPr>
          <w:p w14:paraId="0DA2713F" w14:textId="77777777" w:rsidR="008B363D" w:rsidRPr="008B363D" w:rsidRDefault="008B363D" w:rsidP="00D35FC7">
            <w:r w:rsidRPr="008B363D">
              <w:t>DEPTH</w:t>
            </w:r>
            <w:r w:rsidRPr="008B363D">
              <w:rPr>
                <w:vertAlign w:val="subscript"/>
              </w:rPr>
              <w:t>1</w:t>
            </w:r>
          </w:p>
        </w:tc>
        <w:tc>
          <w:tcPr>
            <w:tcW w:w="1710" w:type="dxa"/>
          </w:tcPr>
          <w:p w14:paraId="2BDF39FB" w14:textId="77777777" w:rsidR="008B363D" w:rsidRPr="008B363D" w:rsidRDefault="008B363D" w:rsidP="00D35FC7">
            <w:r w:rsidRPr="008B363D">
              <w:t>m</w:t>
            </w:r>
          </w:p>
        </w:tc>
        <w:tc>
          <w:tcPr>
            <w:tcW w:w="1530" w:type="dxa"/>
          </w:tcPr>
          <w:p w14:paraId="2DC01F96" w14:textId="77777777" w:rsidR="008B363D" w:rsidRPr="008B363D" w:rsidRDefault="008B363D" w:rsidP="00D35FC7">
            <w:r w:rsidRPr="008B363D">
              <w:t>2</w:t>
            </w:r>
          </w:p>
        </w:tc>
        <w:tc>
          <w:tcPr>
            <w:tcW w:w="2070" w:type="dxa"/>
          </w:tcPr>
          <w:p w14:paraId="3E888952" w14:textId="77777777" w:rsidR="008B363D" w:rsidRPr="008B363D" w:rsidRDefault="008B363D" w:rsidP="00D35FC7">
            <w:r w:rsidRPr="008B363D">
              <w:t>2.74</w:t>
            </w:r>
          </w:p>
        </w:tc>
      </w:tr>
      <w:tr w:rsidR="008B363D" w:rsidRPr="008B363D" w14:paraId="351F82AA" w14:textId="77777777" w:rsidTr="00DD1ED4">
        <w:tc>
          <w:tcPr>
            <w:tcW w:w="1548" w:type="dxa"/>
          </w:tcPr>
          <w:p w14:paraId="4AC8C60F" w14:textId="77777777" w:rsidR="008B363D" w:rsidRPr="008B363D" w:rsidRDefault="008B363D" w:rsidP="00D35FC7">
            <w:r w:rsidRPr="008B363D">
              <w:t>SUSED</w:t>
            </w:r>
          </w:p>
        </w:tc>
        <w:tc>
          <w:tcPr>
            <w:tcW w:w="1710" w:type="dxa"/>
          </w:tcPr>
          <w:p w14:paraId="13630259" w14:textId="77777777" w:rsidR="008B363D" w:rsidRPr="008B363D" w:rsidRDefault="008B363D" w:rsidP="00D35FC7">
            <w:r w:rsidRPr="008B363D">
              <w:t>mg/mL</w:t>
            </w:r>
          </w:p>
        </w:tc>
        <w:tc>
          <w:tcPr>
            <w:tcW w:w="1530" w:type="dxa"/>
          </w:tcPr>
          <w:p w14:paraId="585DBC17" w14:textId="77777777" w:rsidR="008B363D" w:rsidRPr="008B363D" w:rsidRDefault="008B363D" w:rsidP="00D35FC7">
            <w:r w:rsidRPr="008B363D">
              <w:t>30</w:t>
            </w:r>
          </w:p>
        </w:tc>
        <w:tc>
          <w:tcPr>
            <w:tcW w:w="2070" w:type="dxa"/>
          </w:tcPr>
          <w:p w14:paraId="1F059B32" w14:textId="77777777" w:rsidR="008B363D" w:rsidRPr="008B363D" w:rsidRDefault="008B363D" w:rsidP="00D35FC7">
            <w:r w:rsidRPr="008B363D">
              <w:t>0.005</w:t>
            </w:r>
          </w:p>
        </w:tc>
      </w:tr>
      <w:tr w:rsidR="008B363D" w:rsidRPr="008B363D" w14:paraId="643F8B4E" w14:textId="77777777" w:rsidTr="00DD1ED4">
        <w:tc>
          <w:tcPr>
            <w:tcW w:w="1548" w:type="dxa"/>
          </w:tcPr>
          <w:p w14:paraId="14E481C3" w14:textId="77777777" w:rsidR="008B363D" w:rsidRPr="008B363D" w:rsidRDefault="008B363D" w:rsidP="00D35FC7">
            <w:r w:rsidRPr="008B363D">
              <w:t>CHL</w:t>
            </w:r>
          </w:p>
        </w:tc>
        <w:tc>
          <w:tcPr>
            <w:tcW w:w="1710" w:type="dxa"/>
          </w:tcPr>
          <w:p w14:paraId="1D52CCB1" w14:textId="77777777" w:rsidR="008B363D" w:rsidRPr="008B363D" w:rsidRDefault="008B363D" w:rsidP="00D35FC7">
            <w:r w:rsidRPr="008B363D">
              <w:t>mg/L</w:t>
            </w:r>
          </w:p>
        </w:tc>
        <w:tc>
          <w:tcPr>
            <w:tcW w:w="1530" w:type="dxa"/>
          </w:tcPr>
          <w:p w14:paraId="0C835448" w14:textId="77777777" w:rsidR="008B363D" w:rsidRPr="008B363D" w:rsidRDefault="008B363D" w:rsidP="00D35FC7">
            <w:r w:rsidRPr="008B363D">
              <w:t>0.005</w:t>
            </w:r>
          </w:p>
        </w:tc>
        <w:tc>
          <w:tcPr>
            <w:tcW w:w="2070" w:type="dxa"/>
          </w:tcPr>
          <w:p w14:paraId="2545078E" w14:textId="77777777" w:rsidR="008B363D" w:rsidRPr="008B363D" w:rsidRDefault="008B363D" w:rsidP="00D35FC7">
            <w:r w:rsidRPr="008B363D">
              <w:t>0.005</w:t>
            </w:r>
          </w:p>
        </w:tc>
      </w:tr>
      <w:tr w:rsidR="008B363D" w:rsidRPr="008B363D" w14:paraId="3BBE6708" w14:textId="77777777" w:rsidTr="00DD1ED4">
        <w:tc>
          <w:tcPr>
            <w:tcW w:w="1548" w:type="dxa"/>
          </w:tcPr>
          <w:p w14:paraId="74D01C6E" w14:textId="77777777" w:rsidR="008B363D" w:rsidRPr="008B363D" w:rsidRDefault="008B363D" w:rsidP="00D35FC7">
            <w:r w:rsidRPr="008B363D">
              <w:t>DOC1</w:t>
            </w:r>
          </w:p>
        </w:tc>
        <w:tc>
          <w:tcPr>
            <w:tcW w:w="1710" w:type="dxa"/>
          </w:tcPr>
          <w:p w14:paraId="6EDF93C8" w14:textId="77777777" w:rsidR="008B363D" w:rsidRPr="008B363D" w:rsidRDefault="008B363D" w:rsidP="00D35FC7">
            <w:r w:rsidRPr="008B363D">
              <w:t>mg/L</w:t>
            </w:r>
          </w:p>
        </w:tc>
        <w:tc>
          <w:tcPr>
            <w:tcW w:w="1530" w:type="dxa"/>
          </w:tcPr>
          <w:p w14:paraId="1235482F" w14:textId="77777777" w:rsidR="008B363D" w:rsidRPr="008B363D" w:rsidRDefault="008B363D" w:rsidP="00D35FC7">
            <w:r w:rsidRPr="008B363D">
              <w:t>5.0 mg/L</w:t>
            </w:r>
          </w:p>
        </w:tc>
        <w:tc>
          <w:tcPr>
            <w:tcW w:w="2070" w:type="dxa"/>
          </w:tcPr>
          <w:p w14:paraId="211EF58A" w14:textId="77777777" w:rsidR="008B363D" w:rsidRPr="008B363D" w:rsidRDefault="008B363D" w:rsidP="00D35FC7">
            <w:r w:rsidRPr="008B363D">
              <w:t>5.0 mg/L</w:t>
            </w:r>
          </w:p>
        </w:tc>
      </w:tr>
      <w:tr w:rsidR="008B363D" w:rsidRPr="008B363D" w14:paraId="4EA13AE8" w14:textId="77777777" w:rsidTr="00DD1ED4">
        <w:tc>
          <w:tcPr>
            <w:tcW w:w="1548" w:type="dxa"/>
          </w:tcPr>
          <w:p w14:paraId="128364B7" w14:textId="77777777" w:rsidR="008B363D" w:rsidRPr="008B363D" w:rsidRDefault="008B363D" w:rsidP="00D35FC7">
            <w:r w:rsidRPr="008B363D">
              <w:t>DOC2</w:t>
            </w:r>
          </w:p>
        </w:tc>
        <w:tc>
          <w:tcPr>
            <w:tcW w:w="1710" w:type="dxa"/>
          </w:tcPr>
          <w:p w14:paraId="55BB8CE8" w14:textId="77777777" w:rsidR="008B363D" w:rsidRPr="008B363D" w:rsidRDefault="008B363D" w:rsidP="00D35FC7">
            <w:r w:rsidRPr="008B363D">
              <w:t>mg/L</w:t>
            </w:r>
          </w:p>
        </w:tc>
        <w:tc>
          <w:tcPr>
            <w:tcW w:w="1530" w:type="dxa"/>
          </w:tcPr>
          <w:p w14:paraId="1719849D" w14:textId="77777777" w:rsidR="008B363D" w:rsidRPr="008B363D" w:rsidRDefault="008B363D" w:rsidP="00D35FC7">
            <w:r w:rsidRPr="008B363D">
              <w:t>5.0 mg/L</w:t>
            </w:r>
          </w:p>
        </w:tc>
        <w:tc>
          <w:tcPr>
            <w:tcW w:w="2070" w:type="dxa"/>
          </w:tcPr>
          <w:p w14:paraId="490136D4" w14:textId="77777777" w:rsidR="008B363D" w:rsidRPr="008B363D" w:rsidRDefault="008B363D" w:rsidP="00D35FC7">
            <w:r w:rsidRPr="008B363D">
              <w:t>5.0 mg/L</w:t>
            </w:r>
          </w:p>
        </w:tc>
      </w:tr>
      <w:tr w:rsidR="008B363D" w:rsidRPr="008B363D" w14:paraId="2EC95442" w14:textId="77777777" w:rsidTr="00DD1ED4">
        <w:tc>
          <w:tcPr>
            <w:tcW w:w="1548" w:type="dxa"/>
          </w:tcPr>
          <w:p w14:paraId="1A5DB298" w14:textId="77777777" w:rsidR="008B363D" w:rsidRPr="008B363D" w:rsidRDefault="008B363D" w:rsidP="00D35FC7">
            <w:r w:rsidRPr="008B363D">
              <w:t>LAT</w:t>
            </w:r>
          </w:p>
        </w:tc>
        <w:tc>
          <w:tcPr>
            <w:tcW w:w="1710" w:type="dxa"/>
          </w:tcPr>
          <w:p w14:paraId="179942AB" w14:textId="77777777" w:rsidR="008B363D" w:rsidRPr="008B363D" w:rsidRDefault="008B363D" w:rsidP="00D35FC7"/>
        </w:tc>
        <w:tc>
          <w:tcPr>
            <w:tcW w:w="1530" w:type="dxa"/>
          </w:tcPr>
          <w:p w14:paraId="6D9F5E9A" w14:textId="77777777" w:rsidR="008B363D" w:rsidRPr="008B363D" w:rsidRDefault="008B363D" w:rsidP="00D35FC7">
            <w:r w:rsidRPr="008B363D">
              <w:t>34</w:t>
            </w:r>
          </w:p>
        </w:tc>
        <w:tc>
          <w:tcPr>
            <w:tcW w:w="2070" w:type="dxa"/>
          </w:tcPr>
          <w:p w14:paraId="15FD3AE6" w14:textId="77777777" w:rsidR="008B363D" w:rsidRPr="008B363D" w:rsidRDefault="008B363D" w:rsidP="00D35FC7">
            <w:r w:rsidRPr="008B363D">
              <w:t>39.1</w:t>
            </w:r>
          </w:p>
        </w:tc>
      </w:tr>
      <w:tr w:rsidR="008B363D" w:rsidRPr="008B363D" w14:paraId="1406C44D" w14:textId="77777777" w:rsidTr="00DD1ED4">
        <w:tc>
          <w:tcPr>
            <w:tcW w:w="1548" w:type="dxa"/>
          </w:tcPr>
          <w:p w14:paraId="7CB2457C" w14:textId="77777777" w:rsidR="008B363D" w:rsidRPr="008B363D" w:rsidRDefault="008B363D" w:rsidP="00D35FC7">
            <w:r w:rsidRPr="008B363D">
              <w:t>BNMAS</w:t>
            </w:r>
          </w:p>
        </w:tc>
        <w:tc>
          <w:tcPr>
            <w:tcW w:w="1710" w:type="dxa"/>
          </w:tcPr>
          <w:p w14:paraId="5E209A42" w14:textId="77777777" w:rsidR="008B363D" w:rsidRPr="008B363D" w:rsidRDefault="008B363D" w:rsidP="00D35FC7">
            <w:r w:rsidRPr="008B363D">
              <w:t>g/m</w:t>
            </w:r>
            <w:r w:rsidRPr="008B363D">
              <w:rPr>
                <w:vertAlign w:val="superscript"/>
              </w:rPr>
              <w:t>2</w:t>
            </w:r>
          </w:p>
        </w:tc>
        <w:tc>
          <w:tcPr>
            <w:tcW w:w="1530" w:type="dxa"/>
          </w:tcPr>
          <w:p w14:paraId="23CACBB1" w14:textId="77777777" w:rsidR="008B363D" w:rsidRPr="008B363D" w:rsidRDefault="008B363D" w:rsidP="00D35FC7">
            <w:r w:rsidRPr="008B363D">
              <w:t>0.006</w:t>
            </w:r>
          </w:p>
        </w:tc>
        <w:tc>
          <w:tcPr>
            <w:tcW w:w="2070" w:type="dxa"/>
          </w:tcPr>
          <w:p w14:paraId="35F5067D" w14:textId="77777777" w:rsidR="008B363D" w:rsidRPr="008B363D" w:rsidRDefault="008B363D" w:rsidP="00D35FC7">
            <w:pPr>
              <w:pStyle w:val="ListParagraph"/>
              <w:numPr>
                <w:ilvl w:val="0"/>
                <w:numId w:val="33"/>
              </w:numPr>
            </w:pPr>
            <w:r w:rsidRPr="008B363D">
              <w:t>0.006</w:t>
            </w:r>
          </w:p>
        </w:tc>
      </w:tr>
      <w:tr w:rsidR="008B363D" w:rsidRPr="008B363D" w14:paraId="4A1976F3" w14:textId="77777777" w:rsidTr="00DD1ED4">
        <w:tc>
          <w:tcPr>
            <w:tcW w:w="1548" w:type="dxa"/>
          </w:tcPr>
          <w:p w14:paraId="62A57E1C" w14:textId="77777777" w:rsidR="008B363D" w:rsidRPr="008B363D" w:rsidRDefault="008B363D" w:rsidP="00D35FC7">
            <w:r w:rsidRPr="008B363D">
              <w:t>BNBAC</w:t>
            </w:r>
            <w:r w:rsidRPr="008B363D">
              <w:rPr>
                <w:vertAlign w:val="subscript"/>
              </w:rPr>
              <w:t>1</w:t>
            </w:r>
          </w:p>
        </w:tc>
        <w:tc>
          <w:tcPr>
            <w:tcW w:w="1710" w:type="dxa"/>
          </w:tcPr>
          <w:p w14:paraId="01E3E499" w14:textId="77777777" w:rsidR="008B363D" w:rsidRPr="008B363D" w:rsidRDefault="008B363D" w:rsidP="00D35FC7">
            <w:r w:rsidRPr="008B363D">
              <w:t>--</w:t>
            </w:r>
          </w:p>
        </w:tc>
        <w:tc>
          <w:tcPr>
            <w:tcW w:w="1530" w:type="dxa"/>
          </w:tcPr>
          <w:p w14:paraId="1EC56EB1" w14:textId="77777777" w:rsidR="008B363D" w:rsidRPr="008B363D" w:rsidRDefault="008B363D" w:rsidP="00D35FC7">
            <w:r w:rsidRPr="008B363D">
              <w:t>--</w:t>
            </w:r>
          </w:p>
        </w:tc>
        <w:tc>
          <w:tcPr>
            <w:tcW w:w="2070" w:type="dxa"/>
          </w:tcPr>
          <w:p w14:paraId="17343D1E" w14:textId="77777777" w:rsidR="008B363D" w:rsidRPr="008B363D" w:rsidRDefault="008B363D" w:rsidP="00D35FC7">
            <w:r w:rsidRPr="008B363D">
              <w:t>--</w:t>
            </w:r>
          </w:p>
        </w:tc>
      </w:tr>
      <w:tr w:rsidR="008B363D" w:rsidRPr="008B363D" w14:paraId="24303A74" w14:textId="77777777" w:rsidTr="00DD1ED4">
        <w:tc>
          <w:tcPr>
            <w:tcW w:w="1548" w:type="dxa"/>
          </w:tcPr>
          <w:p w14:paraId="4DF513F4" w14:textId="77777777" w:rsidR="008B363D" w:rsidRPr="008B363D" w:rsidRDefault="008B363D" w:rsidP="00D35FC7">
            <w:r w:rsidRPr="008B363D">
              <w:t>BNBAC</w:t>
            </w:r>
            <w:r w:rsidRPr="008B363D">
              <w:rPr>
                <w:vertAlign w:val="subscript"/>
              </w:rPr>
              <w:t>2</w:t>
            </w:r>
          </w:p>
        </w:tc>
        <w:tc>
          <w:tcPr>
            <w:tcW w:w="1710" w:type="dxa"/>
          </w:tcPr>
          <w:p w14:paraId="4E0B6303" w14:textId="77777777" w:rsidR="008B363D" w:rsidRPr="008B363D" w:rsidRDefault="008B363D" w:rsidP="00D35FC7">
            <w:proofErr w:type="spellStart"/>
            <w:r w:rsidRPr="008B363D">
              <w:t>cfu</w:t>
            </w:r>
            <w:proofErr w:type="spellEnd"/>
            <w:r w:rsidRPr="008B363D">
              <w:t>/100g</w:t>
            </w:r>
          </w:p>
        </w:tc>
        <w:tc>
          <w:tcPr>
            <w:tcW w:w="1530" w:type="dxa"/>
          </w:tcPr>
          <w:p w14:paraId="25E24F18" w14:textId="77777777" w:rsidR="008B363D" w:rsidRPr="008B363D" w:rsidRDefault="008B363D" w:rsidP="00D35FC7">
            <w:r w:rsidRPr="008B363D">
              <w:t xml:space="preserve">37 </w:t>
            </w:r>
          </w:p>
        </w:tc>
        <w:tc>
          <w:tcPr>
            <w:tcW w:w="2070" w:type="dxa"/>
          </w:tcPr>
          <w:p w14:paraId="76011FDC" w14:textId="77777777" w:rsidR="008B363D" w:rsidRPr="008B363D" w:rsidRDefault="008B363D" w:rsidP="00D35FC7">
            <w:r w:rsidRPr="008B363D">
              <w:t xml:space="preserve">37 </w:t>
            </w:r>
          </w:p>
        </w:tc>
      </w:tr>
      <w:tr w:rsidR="008B363D" w:rsidRPr="008B363D" w14:paraId="1AD78636" w14:textId="77777777" w:rsidTr="00DD1ED4">
        <w:tc>
          <w:tcPr>
            <w:tcW w:w="1548" w:type="dxa"/>
          </w:tcPr>
          <w:p w14:paraId="693F2D9C" w14:textId="77777777" w:rsidR="008B363D" w:rsidRPr="008B363D" w:rsidRDefault="008B363D" w:rsidP="00D35FC7">
            <w:r w:rsidRPr="008B363D">
              <w:t>BACPL</w:t>
            </w:r>
            <w:r w:rsidRPr="008B363D">
              <w:rPr>
                <w:vertAlign w:val="subscript"/>
              </w:rPr>
              <w:t>1</w:t>
            </w:r>
          </w:p>
        </w:tc>
        <w:tc>
          <w:tcPr>
            <w:tcW w:w="1710" w:type="dxa"/>
          </w:tcPr>
          <w:p w14:paraId="37C59FBA" w14:textId="77777777" w:rsidR="008B363D" w:rsidRPr="008B363D" w:rsidRDefault="008B363D" w:rsidP="00D35FC7">
            <w:proofErr w:type="spellStart"/>
            <w:r w:rsidRPr="008B363D">
              <w:t>cfu</w:t>
            </w:r>
            <w:proofErr w:type="spellEnd"/>
            <w:r w:rsidRPr="008B363D">
              <w:t>/mL</w:t>
            </w:r>
          </w:p>
        </w:tc>
        <w:tc>
          <w:tcPr>
            <w:tcW w:w="1530" w:type="dxa"/>
          </w:tcPr>
          <w:p w14:paraId="338D652F" w14:textId="77777777" w:rsidR="008B363D" w:rsidRPr="008B363D" w:rsidRDefault="008B363D" w:rsidP="00D35FC7">
            <w:r w:rsidRPr="008B363D">
              <w:t xml:space="preserve">1 </w:t>
            </w:r>
          </w:p>
        </w:tc>
        <w:tc>
          <w:tcPr>
            <w:tcW w:w="2070" w:type="dxa"/>
          </w:tcPr>
          <w:p w14:paraId="526F81E8" w14:textId="77777777" w:rsidR="008B363D" w:rsidRPr="008B363D" w:rsidRDefault="008B363D" w:rsidP="00D35FC7">
            <w:r w:rsidRPr="008B363D">
              <w:t>1</w:t>
            </w:r>
          </w:p>
        </w:tc>
      </w:tr>
      <w:tr w:rsidR="008B363D" w:rsidRPr="008B363D" w14:paraId="5E7462DB" w14:textId="77777777" w:rsidTr="00DD1ED4">
        <w:tc>
          <w:tcPr>
            <w:tcW w:w="1548" w:type="dxa"/>
          </w:tcPr>
          <w:p w14:paraId="594492CB" w14:textId="77777777" w:rsidR="008B363D" w:rsidRPr="008B363D" w:rsidRDefault="008B363D" w:rsidP="00D35FC7">
            <w:r w:rsidRPr="008B363D">
              <w:t>BACPL</w:t>
            </w:r>
            <w:r w:rsidRPr="008B363D">
              <w:rPr>
                <w:vertAlign w:val="subscript"/>
              </w:rPr>
              <w:t>2</w:t>
            </w:r>
          </w:p>
        </w:tc>
        <w:tc>
          <w:tcPr>
            <w:tcW w:w="1710" w:type="dxa"/>
          </w:tcPr>
          <w:p w14:paraId="36C05308" w14:textId="77777777" w:rsidR="008B363D" w:rsidRPr="008B363D" w:rsidRDefault="008B363D" w:rsidP="00D35FC7">
            <w:r w:rsidRPr="008B363D">
              <w:t>—</w:t>
            </w:r>
          </w:p>
        </w:tc>
        <w:tc>
          <w:tcPr>
            <w:tcW w:w="1530" w:type="dxa"/>
          </w:tcPr>
          <w:p w14:paraId="0B3E3938" w14:textId="77777777" w:rsidR="008B363D" w:rsidRPr="008B363D" w:rsidRDefault="008B363D" w:rsidP="00D35FC7">
            <w:r w:rsidRPr="008B363D">
              <w:t>--</w:t>
            </w:r>
          </w:p>
        </w:tc>
        <w:tc>
          <w:tcPr>
            <w:tcW w:w="2070" w:type="dxa"/>
          </w:tcPr>
          <w:p w14:paraId="6D25CE9E" w14:textId="77777777" w:rsidR="008B363D" w:rsidRPr="008B363D" w:rsidRDefault="008B363D" w:rsidP="00D35FC7"/>
        </w:tc>
      </w:tr>
      <w:tr w:rsidR="008B363D" w:rsidRPr="008B363D" w14:paraId="633F3B11" w14:textId="77777777" w:rsidTr="00DD1ED4">
        <w:tc>
          <w:tcPr>
            <w:tcW w:w="1548" w:type="dxa"/>
          </w:tcPr>
          <w:p w14:paraId="32015549" w14:textId="77777777" w:rsidR="008B363D" w:rsidRPr="008B363D" w:rsidRDefault="008B363D" w:rsidP="00D35FC7">
            <w:r w:rsidRPr="008B363D">
              <w:t>DFAC</w:t>
            </w:r>
          </w:p>
        </w:tc>
        <w:tc>
          <w:tcPr>
            <w:tcW w:w="1710" w:type="dxa"/>
          </w:tcPr>
          <w:p w14:paraId="7831904E" w14:textId="77777777" w:rsidR="008B363D" w:rsidRPr="008B363D" w:rsidRDefault="008B363D" w:rsidP="00D35FC7">
            <w:r w:rsidRPr="008B363D">
              <w:t xml:space="preserve">— </w:t>
            </w:r>
          </w:p>
        </w:tc>
        <w:tc>
          <w:tcPr>
            <w:tcW w:w="1530" w:type="dxa"/>
          </w:tcPr>
          <w:p w14:paraId="207A08C8" w14:textId="77777777" w:rsidR="008B363D" w:rsidRPr="008B363D" w:rsidRDefault="008B363D" w:rsidP="00D35FC7">
            <w:r w:rsidRPr="008B363D">
              <w:t>1.19</w:t>
            </w:r>
          </w:p>
        </w:tc>
        <w:tc>
          <w:tcPr>
            <w:tcW w:w="2070" w:type="dxa"/>
          </w:tcPr>
          <w:p w14:paraId="04AFB1A8" w14:textId="77777777" w:rsidR="008B363D" w:rsidRPr="008B363D" w:rsidRDefault="008B363D" w:rsidP="00D35FC7">
            <w:r w:rsidRPr="008B363D">
              <w:t>1.19</w:t>
            </w:r>
          </w:p>
        </w:tc>
      </w:tr>
      <w:tr w:rsidR="008B363D" w:rsidRPr="008B363D" w14:paraId="44EDDC6C" w14:textId="77777777" w:rsidTr="00DD1ED4">
        <w:tc>
          <w:tcPr>
            <w:tcW w:w="1548" w:type="dxa"/>
          </w:tcPr>
          <w:p w14:paraId="0BC9EE7E" w14:textId="77777777" w:rsidR="008B363D" w:rsidRPr="008B363D" w:rsidRDefault="008B363D" w:rsidP="00D35FC7">
            <w:r w:rsidRPr="008B363D">
              <w:t>WIND</w:t>
            </w:r>
          </w:p>
        </w:tc>
        <w:tc>
          <w:tcPr>
            <w:tcW w:w="1710" w:type="dxa"/>
          </w:tcPr>
          <w:p w14:paraId="5CCF2027" w14:textId="77777777" w:rsidR="008B363D" w:rsidRPr="008B363D" w:rsidRDefault="008B363D" w:rsidP="00D35FC7">
            <w:r w:rsidRPr="008B363D">
              <w:t>m/s</w:t>
            </w:r>
          </w:p>
        </w:tc>
        <w:tc>
          <w:tcPr>
            <w:tcW w:w="1530" w:type="dxa"/>
          </w:tcPr>
          <w:p w14:paraId="111163D8" w14:textId="77777777" w:rsidR="008B363D" w:rsidRPr="008B363D" w:rsidRDefault="008B363D" w:rsidP="00D35FC7">
            <w:proofErr w:type="spellStart"/>
            <w:r w:rsidRPr="008B363D">
              <w:t>metfile</w:t>
            </w:r>
            <w:proofErr w:type="spellEnd"/>
          </w:p>
        </w:tc>
        <w:tc>
          <w:tcPr>
            <w:tcW w:w="2070" w:type="dxa"/>
          </w:tcPr>
          <w:p w14:paraId="6330099E" w14:textId="77777777" w:rsidR="008B363D" w:rsidRPr="008B363D" w:rsidRDefault="008B363D" w:rsidP="00D35FC7">
            <w:proofErr w:type="spellStart"/>
            <w:r w:rsidRPr="008B363D">
              <w:t>metfile</w:t>
            </w:r>
            <w:proofErr w:type="spellEnd"/>
            <w:r w:rsidRPr="008B363D">
              <w:t xml:space="preserve"> </w:t>
            </w:r>
          </w:p>
        </w:tc>
      </w:tr>
      <w:tr w:rsidR="008B363D" w:rsidRPr="008B363D" w14:paraId="2283B329" w14:textId="77777777" w:rsidTr="00DD1ED4">
        <w:tc>
          <w:tcPr>
            <w:tcW w:w="1548" w:type="dxa"/>
          </w:tcPr>
          <w:p w14:paraId="742DF5E5" w14:textId="77777777" w:rsidR="008B363D" w:rsidRPr="008B363D" w:rsidRDefault="008B363D" w:rsidP="00D35FC7">
            <w:r w:rsidRPr="008B363D">
              <w:t>STFLO</w:t>
            </w:r>
          </w:p>
        </w:tc>
        <w:tc>
          <w:tcPr>
            <w:tcW w:w="1710" w:type="dxa"/>
          </w:tcPr>
          <w:p w14:paraId="223F4A27" w14:textId="77777777" w:rsidR="008B363D" w:rsidRPr="008B363D" w:rsidRDefault="008B363D" w:rsidP="00D35FC7">
            <w:r w:rsidRPr="008B363D">
              <w:t>m</w:t>
            </w:r>
            <w:r w:rsidRPr="008B363D">
              <w:rPr>
                <w:vertAlign w:val="superscript"/>
              </w:rPr>
              <w:t>3</w:t>
            </w:r>
            <w:r w:rsidRPr="008B363D">
              <w:t>/hr</w:t>
            </w:r>
          </w:p>
        </w:tc>
        <w:tc>
          <w:tcPr>
            <w:tcW w:w="1530" w:type="dxa"/>
          </w:tcPr>
          <w:p w14:paraId="710C8CA9" w14:textId="77777777" w:rsidR="008B363D" w:rsidRPr="008B363D" w:rsidRDefault="008B363D" w:rsidP="00D35FC7">
            <w:r w:rsidRPr="008B363D">
              <w:t xml:space="preserve">0 </w:t>
            </w:r>
          </w:p>
        </w:tc>
        <w:tc>
          <w:tcPr>
            <w:tcW w:w="2070" w:type="dxa"/>
          </w:tcPr>
          <w:p w14:paraId="097D2F13" w14:textId="77777777" w:rsidR="008B363D" w:rsidRPr="008B363D" w:rsidRDefault="008B363D" w:rsidP="00D35FC7">
            <w:r w:rsidRPr="008B363D">
              <w:t>Average daily rainfall (from 36 years of data)</w:t>
            </w:r>
          </w:p>
        </w:tc>
      </w:tr>
      <w:tr w:rsidR="008B363D" w:rsidRPr="008B363D" w14:paraId="18A4BD1C" w14:textId="77777777" w:rsidTr="00DD1ED4">
        <w:tc>
          <w:tcPr>
            <w:tcW w:w="1548" w:type="dxa"/>
          </w:tcPr>
          <w:p w14:paraId="317CFBC5" w14:textId="77777777" w:rsidR="008B363D" w:rsidRPr="008B363D" w:rsidRDefault="008B363D" w:rsidP="00D35FC7">
            <w:r w:rsidRPr="008B363D">
              <w:t>TCEL</w:t>
            </w:r>
          </w:p>
        </w:tc>
        <w:tc>
          <w:tcPr>
            <w:tcW w:w="1710" w:type="dxa"/>
          </w:tcPr>
          <w:p w14:paraId="22D3802C" w14:textId="77777777" w:rsidR="008B363D" w:rsidRPr="008B363D" w:rsidRDefault="008B363D" w:rsidP="00D35FC7">
            <w:r w:rsidRPr="008B363D">
              <w:sym w:font="Symbol" w:char="F0B0"/>
            </w:r>
            <w:r w:rsidRPr="008B363D">
              <w:t>C</w:t>
            </w:r>
          </w:p>
        </w:tc>
        <w:tc>
          <w:tcPr>
            <w:tcW w:w="1530" w:type="dxa"/>
          </w:tcPr>
          <w:p w14:paraId="26E8D607" w14:textId="77777777" w:rsidR="008B363D" w:rsidRPr="008B363D" w:rsidRDefault="008B363D" w:rsidP="00D35FC7">
            <w:r w:rsidRPr="008B363D">
              <w:t>monthly avg</w:t>
            </w:r>
          </w:p>
        </w:tc>
        <w:tc>
          <w:tcPr>
            <w:tcW w:w="2070" w:type="dxa"/>
          </w:tcPr>
          <w:p w14:paraId="4D678D4E" w14:textId="77777777" w:rsidR="008B363D" w:rsidRPr="008B363D" w:rsidRDefault="008B363D" w:rsidP="00D35FC7">
            <w:r w:rsidRPr="008B363D">
              <w:t>monthly avg</w:t>
            </w:r>
          </w:p>
        </w:tc>
      </w:tr>
    </w:tbl>
    <w:p w14:paraId="02F79180" w14:textId="77777777" w:rsidR="008B363D" w:rsidRPr="008B363D" w:rsidRDefault="008B363D" w:rsidP="00D35FC7">
      <w:r w:rsidRPr="008B363D">
        <w:br/>
      </w:r>
    </w:p>
    <w:p w14:paraId="2D1DDC1A" w14:textId="77777777" w:rsidR="00F93560" w:rsidRDefault="00F93560" w:rsidP="00D35FC7">
      <w:bookmarkStart w:id="334" w:name="_Toc451238568"/>
    </w:p>
    <w:p w14:paraId="04824DF1" w14:textId="77777777" w:rsidR="00F93560" w:rsidRDefault="00F93560" w:rsidP="00D35FC7"/>
    <w:p w14:paraId="6BDD35DE" w14:textId="77777777" w:rsidR="00F93560" w:rsidRDefault="00F93560" w:rsidP="00D35FC7"/>
    <w:p w14:paraId="6168B608" w14:textId="77777777" w:rsidR="00F93560" w:rsidRDefault="00F93560" w:rsidP="00D35FC7"/>
    <w:p w14:paraId="1B5573E5" w14:textId="77777777" w:rsidR="00F93560" w:rsidRDefault="00F93560" w:rsidP="00D35FC7"/>
    <w:p w14:paraId="4F63CA32" w14:textId="77777777" w:rsidR="00F93560" w:rsidRDefault="00F93560" w:rsidP="00D35FC7"/>
    <w:p w14:paraId="30EAC848" w14:textId="77777777" w:rsidR="00F93560" w:rsidRDefault="00F93560" w:rsidP="00D35FC7"/>
    <w:p w14:paraId="6AB26A8A" w14:textId="77777777" w:rsidR="00F93560" w:rsidRDefault="00F93560" w:rsidP="00D35FC7"/>
    <w:p w14:paraId="08A11A84" w14:textId="77777777" w:rsidR="00F93560" w:rsidRDefault="00F93560" w:rsidP="00D35FC7"/>
    <w:p w14:paraId="64710B6A" w14:textId="77777777" w:rsidR="00F93560" w:rsidRDefault="00F93560" w:rsidP="00D35FC7"/>
    <w:p w14:paraId="44DC373F" w14:textId="77777777" w:rsidR="00F93560" w:rsidRDefault="00F93560" w:rsidP="00D35FC7"/>
    <w:p w14:paraId="6FEAE04D" w14:textId="77777777" w:rsidR="00F93560" w:rsidRDefault="00F93560" w:rsidP="00D35FC7"/>
    <w:p w14:paraId="7AAE9B45" w14:textId="77777777" w:rsidR="00F93560" w:rsidRDefault="00F93560" w:rsidP="00D35FC7"/>
    <w:p w14:paraId="4B7B05F2" w14:textId="77777777" w:rsidR="00F93560" w:rsidRDefault="00F93560" w:rsidP="00D35FC7"/>
    <w:p w14:paraId="1932414B" w14:textId="77777777" w:rsidR="00F93560" w:rsidRDefault="00F93560" w:rsidP="00D35FC7"/>
    <w:p w14:paraId="65877A5D" w14:textId="77777777" w:rsidR="00F93560" w:rsidRDefault="00F93560" w:rsidP="00D35FC7"/>
    <w:p w14:paraId="330F194D" w14:textId="77777777" w:rsidR="00F93560" w:rsidRDefault="00F93560" w:rsidP="00D35FC7"/>
    <w:p w14:paraId="75FDEA3D" w14:textId="77777777" w:rsidR="00F93560" w:rsidRDefault="00F93560" w:rsidP="00D35FC7"/>
    <w:p w14:paraId="6ACAB90C" w14:textId="77777777" w:rsidR="00F93560" w:rsidRDefault="00F93560" w:rsidP="00D35FC7"/>
    <w:p w14:paraId="27E7988C" w14:textId="77777777" w:rsidR="00F93560" w:rsidRDefault="00F93560" w:rsidP="00D35FC7"/>
    <w:p w14:paraId="325A1353" w14:textId="77777777" w:rsidR="00F93560" w:rsidRDefault="00F93560" w:rsidP="00D35FC7"/>
    <w:p w14:paraId="66DEF5A3" w14:textId="77777777" w:rsidR="00F93560" w:rsidRDefault="00F93560" w:rsidP="00D35FC7"/>
    <w:p w14:paraId="2EBC2899" w14:textId="77777777" w:rsidR="00F93560" w:rsidRDefault="00F93560" w:rsidP="00D35FC7"/>
    <w:p w14:paraId="39BBB5FA" w14:textId="77777777" w:rsidR="00F93560" w:rsidRDefault="00F93560" w:rsidP="00D35FC7"/>
    <w:p w14:paraId="66A02577" w14:textId="77777777" w:rsidR="00F93560" w:rsidRDefault="00F93560" w:rsidP="00D35FC7"/>
    <w:p w14:paraId="6DD29D7C" w14:textId="77777777" w:rsidR="00F93560" w:rsidRDefault="00F93560" w:rsidP="00D35FC7"/>
    <w:p w14:paraId="7D843691" w14:textId="77777777" w:rsidR="00F93560" w:rsidRDefault="00F93560" w:rsidP="00D35FC7"/>
    <w:p w14:paraId="1150DEB3" w14:textId="77777777" w:rsidR="00F93560" w:rsidRDefault="00F93560" w:rsidP="00D35FC7"/>
    <w:p w14:paraId="433A5441" w14:textId="77777777" w:rsidR="00F93560" w:rsidRDefault="00F93560" w:rsidP="00D35FC7"/>
    <w:p w14:paraId="4FDAF657" w14:textId="77777777" w:rsidR="00F93560" w:rsidRDefault="00F93560" w:rsidP="00D35FC7"/>
    <w:p w14:paraId="30F41640" w14:textId="77777777" w:rsidR="00F93560" w:rsidRDefault="00F93560" w:rsidP="00D35FC7"/>
    <w:p w14:paraId="51F81886" w14:textId="77777777" w:rsidR="00F93560" w:rsidRDefault="00F93560" w:rsidP="00D35FC7"/>
    <w:p w14:paraId="45D73A88" w14:textId="77777777" w:rsidR="00F93560" w:rsidRDefault="00F93560" w:rsidP="00D35FC7"/>
    <w:p w14:paraId="6E95830F" w14:textId="35D19F40" w:rsidR="008B363D" w:rsidRPr="008B363D" w:rsidRDefault="008B363D" w:rsidP="00EB6DCA">
      <w:pPr>
        <w:pStyle w:val="Heading3"/>
      </w:pPr>
      <w:bookmarkStart w:id="335" w:name="_Toc138340400"/>
      <w:r w:rsidRPr="008B363D">
        <w:t>3.1</w:t>
      </w:r>
      <w:r w:rsidRPr="008B363D">
        <w:tab/>
        <w:t>Farm Pond</w:t>
      </w:r>
      <w:bookmarkEnd w:id="334"/>
      <w:bookmarkEnd w:id="335"/>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77777777" w:rsidR="008B363D" w:rsidRPr="008B363D" w:rsidRDefault="008B363D" w:rsidP="00EB6DCA">
      <w:pPr>
        <w:pStyle w:val="Heading3"/>
      </w:pPr>
      <w:bookmarkStart w:id="336" w:name="_Toc451238569"/>
      <w:bookmarkStart w:id="337" w:name="_Toc138340401"/>
      <w:r w:rsidRPr="008B363D">
        <w:lastRenderedPageBreak/>
        <w:t>3.2</w:t>
      </w:r>
      <w:r w:rsidRPr="008B363D">
        <w:tab/>
        <w:t>Index Reservoir</w:t>
      </w:r>
      <w:bookmarkEnd w:id="336"/>
      <w:bookmarkEnd w:id="337"/>
    </w:p>
    <w:p w14:paraId="01C2B770" w14:textId="77777777" w:rsidR="008B363D" w:rsidRPr="008B363D" w:rsidRDefault="008B363D" w:rsidP="00D35FC7">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338" w:name="_Toc451238570"/>
      <w:bookmarkStart w:id="339" w:name="_Toc138340402"/>
      <w:r w:rsidRPr="008B363D">
        <w:t>Custom Water Body</w:t>
      </w:r>
      <w:bookmarkEnd w:id="338"/>
      <w:bookmarkEnd w:id="339"/>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340" w:name="_Toc451238571"/>
      <w:bookmarkStart w:id="341" w:name="_Toc138340403"/>
      <w:r w:rsidRPr="008B363D">
        <w:t>VVWM Evaluations</w:t>
      </w:r>
      <w:bookmarkEnd w:id="340"/>
      <w:bookmarkEnd w:id="341"/>
    </w:p>
    <w:p w14:paraId="68F130B7" w14:textId="7E7EA8B6" w:rsidR="008B363D" w:rsidRPr="008B363D" w:rsidRDefault="008B363D" w:rsidP="00EB6DCA">
      <w:pPr>
        <w:pStyle w:val="Heading3"/>
      </w:pPr>
      <w:bookmarkStart w:id="342" w:name="_Toc451238572"/>
      <w:bookmarkStart w:id="343" w:name="_Toc138340404"/>
      <w:r w:rsidRPr="008B363D">
        <w:t>Solute Holding Capacity Ratio Sensitivity</w:t>
      </w:r>
      <w:bookmarkEnd w:id="342"/>
      <w:bookmarkEnd w:id="343"/>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344" w:name="_Toc451238573"/>
      <w:bookmarkStart w:id="345" w:name="_Toc138340405"/>
      <w:r w:rsidRPr="008B363D">
        <w:t>Washout and Overflow Sensitivity</w:t>
      </w:r>
      <w:bookmarkEnd w:id="344"/>
      <w:bookmarkEnd w:id="345"/>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3"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4"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77777777" w:rsidR="008B363D" w:rsidRPr="008B363D" w:rsidRDefault="008B363D" w:rsidP="00EB6DCA">
      <w:pPr>
        <w:pStyle w:val="Heading3"/>
      </w:pPr>
      <w:bookmarkStart w:id="346" w:name="_Toc451238574"/>
      <w:bookmarkStart w:id="347" w:name="_Toc138340406"/>
      <w:r w:rsidRPr="008B363D">
        <w:t>4.3</w:t>
      </w:r>
      <w:r w:rsidRPr="008B363D">
        <w:tab/>
        <w:t>Photolysis Sensitivity</w:t>
      </w:r>
      <w:bookmarkEnd w:id="346"/>
      <w:bookmarkEnd w:id="347"/>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3B8AB11A" w:rsidR="008B363D" w:rsidRPr="008B363D" w:rsidRDefault="008B363D" w:rsidP="00EB6DCA">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(52)</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5"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6"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348" w:name="_Toc451238575"/>
      <w:bookmarkStart w:id="349" w:name="_Toc138340407"/>
      <w:r w:rsidRPr="008B363D">
        <w:t>Volatilization</w:t>
      </w:r>
      <w:bookmarkEnd w:id="348"/>
      <w:bookmarkEnd w:id="349"/>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7"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8"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35FC7"/>
    <w:p w14:paraId="2B9E27E7" w14:textId="77777777" w:rsidR="008B363D" w:rsidRPr="008B363D" w:rsidRDefault="008B363D" w:rsidP="00D35FC7"/>
    <w:p w14:paraId="6D6D93CE" w14:textId="77777777" w:rsidR="008B363D" w:rsidRPr="008B363D" w:rsidRDefault="008B363D" w:rsidP="00D35FC7"/>
    <w:p w14:paraId="1FCC47F4" w14:textId="77777777" w:rsidR="008B363D" w:rsidRPr="008B363D" w:rsidRDefault="008B363D" w:rsidP="00D35FC7"/>
    <w:p w14:paraId="7AF10C1E" w14:textId="77777777" w:rsidR="008B363D" w:rsidRPr="008B363D" w:rsidRDefault="008B363D" w:rsidP="00D35FC7"/>
    <w:p w14:paraId="0C6AC8BF" w14:textId="77777777" w:rsidR="008B363D" w:rsidRPr="008B363D" w:rsidRDefault="008B363D" w:rsidP="00D35FC7"/>
    <w:p w14:paraId="77A405F3" w14:textId="77777777" w:rsidR="008B363D" w:rsidRPr="008B363D" w:rsidRDefault="008B363D" w:rsidP="00D35FC7"/>
    <w:p w14:paraId="6A852ED1" w14:textId="77777777" w:rsidR="008B363D" w:rsidRPr="008B363D" w:rsidRDefault="008B363D" w:rsidP="00D35FC7"/>
    <w:p w14:paraId="1261E55D" w14:textId="77777777" w:rsidR="008B363D" w:rsidRPr="008B363D" w:rsidRDefault="008B363D" w:rsidP="00D35FC7">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9"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35FC7">
      <w:r w:rsidRPr="008B363D">
        <w:t>Figure 11. Comparison of the volatilization mechanisms of the VVWM and EXAMS for conditions: solubility = 100 mg/L, MW=100, vapor pressure = 0.1 torr, Koc = 1 mL/g,  wind speed = 1 m/s, temperature = 25</w:t>
      </w:r>
      <w:r w:rsidRPr="008B363D">
        <w:rPr>
          <w:vertAlign w:val="superscript"/>
        </w:rPr>
        <w:t>o</w:t>
      </w:r>
      <w:r w:rsidRPr="008B363D">
        <w:t xml:space="preserve"> C, and an input mass of 0.02 kg to the water column.  A constant volume condition was used for the VVWM.</w:t>
      </w:r>
    </w:p>
    <w:p w14:paraId="2AEB922C" w14:textId="77777777" w:rsidR="00366BF4" w:rsidRPr="008B363D" w:rsidRDefault="00366BF4" w:rsidP="00D35FC7"/>
    <w:p w14:paraId="22220E1D" w14:textId="28FC2B5E" w:rsidR="008B363D" w:rsidRPr="00EB6DCA" w:rsidRDefault="00366BF4" w:rsidP="00EB6DCA">
      <w:pPr>
        <w:pStyle w:val="Heading3"/>
      </w:pPr>
      <w:bookmarkStart w:id="350" w:name="_Toc451238584"/>
      <w:r w:rsidRPr="00EB6DCA">
        <w:t xml:space="preserve"> </w:t>
      </w:r>
      <w:bookmarkStart w:id="351" w:name="_Toc138340408"/>
      <w:r w:rsidR="008B363D" w:rsidRPr="00EB6DCA">
        <w:t>Regulatory Summary Output File</w:t>
      </w:r>
      <w:bookmarkEnd w:id="350"/>
      <w:bookmarkEnd w:id="351"/>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r w:rsidRPr="008B363D">
        <w:t>where</w:t>
      </w:r>
    </w:p>
    <w:p w14:paraId="47533631" w14:textId="77777777" w:rsidR="008B363D" w:rsidRPr="008B363D" w:rsidRDefault="008B363D" w:rsidP="00D35FC7">
      <w:proofErr w:type="spellStart"/>
      <w:r w:rsidRPr="008B363D">
        <w:rPr>
          <w:i/>
        </w:rPr>
        <w:lastRenderedPageBreak/>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35FC7"/>
    <w:p w14:paraId="54B681B1" w14:textId="6356E164" w:rsidR="008B363D" w:rsidRPr="008B363D" w:rsidRDefault="00D1415A" w:rsidP="00D35FC7">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35FC7"/>
    <w:p w14:paraId="5105B5CB" w14:textId="77777777" w:rsidR="008B363D" w:rsidRPr="008B363D" w:rsidRDefault="008B363D" w:rsidP="00D35FC7"/>
    <w:p w14:paraId="631BFBCB" w14:textId="77777777" w:rsidR="008B363D" w:rsidRPr="008B363D" w:rsidRDefault="008B363D" w:rsidP="00D35FC7">
      <w:r w:rsidRPr="008B363D">
        <w:t>Where R is the return years</w:t>
      </w:r>
    </w:p>
    <w:p w14:paraId="43978CC9" w14:textId="77777777" w:rsidR="008B363D" w:rsidRPr="008B363D" w:rsidRDefault="008B363D" w:rsidP="00D35FC7">
      <w:r w:rsidRPr="008B363D">
        <w:tab/>
        <w:t>N is the number of years</w:t>
      </w:r>
    </w:p>
    <w:p w14:paraId="2800E665" w14:textId="77777777" w:rsidR="008B363D" w:rsidRPr="008B363D" w:rsidRDefault="008B363D" w:rsidP="00D35FC7"/>
    <w:p w14:paraId="45936F55" w14:textId="5F6AA8EE" w:rsidR="008B363D" w:rsidRPr="008B363D" w:rsidRDefault="008B363D" w:rsidP="00D35FC7">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35FC7"/>
    <w:p w14:paraId="09929359" w14:textId="54C989AD" w:rsidR="008B363D" w:rsidRPr="008B363D" w:rsidRDefault="008B363D" w:rsidP="00D35FC7">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35FC7"/>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352" w:name="_Toc451238585"/>
      <w:bookmarkStart w:id="353" w:name="_Toc138340409"/>
      <w:r w:rsidRPr="008B363D">
        <w:t>Daily Values Output File</w:t>
      </w:r>
      <w:bookmarkEnd w:id="352"/>
      <w:bookmarkEnd w:id="353"/>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354" w:name="_Toc138340410"/>
      <w:r>
        <w:lastRenderedPageBreak/>
        <w:t>Single Mixing Cell (</w:t>
      </w:r>
      <w:r w:rsidR="001A1867">
        <w:t>TPEZ</w:t>
      </w:r>
      <w:r>
        <w:t>)</w:t>
      </w:r>
      <w:r w:rsidR="001A1867">
        <w:t xml:space="preserve"> Calculations</w:t>
      </w:r>
      <w:bookmarkEnd w:id="354"/>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xml:space="preserve">, and like the VVWM it sits adjacent to an agricultural field accepting runoff, erosion and </w:t>
      </w:r>
      <w:proofErr w:type="spellStart"/>
      <w:r w:rsidR="00C006C0">
        <w:t>spraydrift</w:t>
      </w:r>
      <w:proofErr w:type="spellEnd"/>
      <w:r w:rsidR="00C006C0">
        <w: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355" w:name="_Toc138340411"/>
      <w:r>
        <w:t>Water Balance</w:t>
      </w:r>
      <w:bookmarkEnd w:id="355"/>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F4F1B43" w:rsidR="00B917EA" w:rsidRDefault="00975B90" w:rsidP="00D35FC7">
      <w:pPr>
        <w:tabs>
          <w:tab w:val="center" w:pos="4320"/>
          <w:tab w:val="right" w:pos="9360"/>
        </w:tabs>
      </w:pPr>
      <w:bookmarkStart w:id="356"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356"/>
        <m:r>
          <m:rPr>
            <m:sty m:val="p"/>
          </m:rPr>
          <w:rPr>
            <w:rFonts w:ascii="Cambria Math" w:hAnsi="Cambria Math" w:hint="cs"/>
          </w:rPr>
          <m:t>=</m:t>
        </m:r>
        <w:bookmarkStart w:id="357"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357"/>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t>(xx)</w:t>
      </w:r>
    </w:p>
    <w:p w14:paraId="7ECD3B50" w14:textId="77777777" w:rsidR="00DE5E78" w:rsidRDefault="00DE5E78" w:rsidP="00D35FC7">
      <w:pPr>
        <w:rPr>
          <w:vertAlign w:val="subscript"/>
        </w:rPr>
      </w:pPr>
    </w:p>
    <w:p w14:paraId="1E659211" w14:textId="55AE169B" w:rsidR="00DE5E78" w:rsidRDefault="00DE5E78" w:rsidP="00D35FC7">
      <w:r>
        <w:t>where</w:t>
      </w:r>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5ADFF318"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E5E78">
        <w:t>(xx)</w:t>
      </w:r>
    </w:p>
    <w:p w14:paraId="300C8F80" w14:textId="77777777" w:rsidR="00A974B3" w:rsidRDefault="00A974B3" w:rsidP="00D35FC7"/>
    <w:p w14:paraId="33E5AB58" w14:textId="2ECABE61"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58"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58"/>
      <w:r>
        <w:rPr>
          <w:rFonts w:eastAsiaTheme="minorEastAsia"/>
        </w:rPr>
        <w:tab/>
        <w:t>(xx)</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r>
        <w:t xml:space="preserve">where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7F4F94F6"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r>
        <w:rPr>
          <w:rFonts w:eastAsiaTheme="minorEastAsia"/>
        </w:rPr>
        <w:t xml:space="preserve">where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1F1ED01B"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7D45646"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359" w:name="_Toc138340412"/>
      <w:r>
        <w:t>Sediment Balance</w:t>
      </w:r>
      <w:bookmarkEnd w:id="359"/>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20B3EC16" w:rsidR="008B0C4F" w:rsidRDefault="008B0C4F" w:rsidP="008B0C4F">
      <w:pPr>
        <w:tabs>
          <w:tab w:val="center" w:pos="4320"/>
          <w:tab w:val="right" w:pos="9360"/>
        </w:tabs>
      </w:pPr>
      <w:r>
        <w:tab/>
        <w:t>B</w:t>
      </w:r>
      <w:r w:rsidRPr="008B0C4F">
        <w:rPr>
          <w:vertAlign w:val="subscript"/>
        </w:rPr>
        <w:t>TPEZ</w:t>
      </w:r>
      <w:r>
        <w:rPr>
          <w:vertAlign w:val="subscript"/>
        </w:rPr>
        <w:t xml:space="preserve"> </w:t>
      </w:r>
      <w:r w:rsidRPr="008B0C4F">
        <w:t xml:space="preserve"> = </w:t>
      </w:r>
      <w:proofErr w:type="spellStart"/>
      <w:r>
        <w:t>B</w:t>
      </w:r>
      <w:r w:rsidRPr="008B0C4F">
        <w:rPr>
          <w:vertAlign w:val="subscript"/>
        </w:rPr>
        <w:t>Field</w:t>
      </w:r>
      <w:proofErr w:type="spellEnd"/>
      <w:r w:rsidRPr="008B0C4F">
        <w:rPr>
          <w:vertAlign w:val="subscript"/>
        </w:rPr>
        <w:t xml:space="preserve"> </w:t>
      </w:r>
      <w:r>
        <w:rPr>
          <w:vertAlign w:val="subscript"/>
        </w:rPr>
        <w:tab/>
      </w:r>
      <w:r>
        <w:t>()</w:t>
      </w:r>
    </w:p>
    <w:p w14:paraId="775015EE" w14:textId="56663868" w:rsidR="00BA7F15" w:rsidRDefault="00BA7F15" w:rsidP="00D35FC7"/>
    <w:p w14:paraId="2A8ECBD1" w14:textId="3F0EB42E" w:rsidR="00BA7F15" w:rsidRDefault="008B0C4F" w:rsidP="00D35FC7">
      <w:r>
        <w:t xml:space="preserve">Where </w:t>
      </w:r>
    </w:p>
    <w:p w14:paraId="32231C7C" w14:textId="08656FC7" w:rsidR="008B0C4F" w:rsidRDefault="008B0C4F" w:rsidP="00D35FC7">
      <w:r>
        <w:t>B</w:t>
      </w:r>
      <w:r w:rsidRPr="008B0C4F">
        <w:rPr>
          <w:vertAlign w:val="subscript"/>
        </w:rPr>
        <w:t>TPEZ</w:t>
      </w:r>
      <w:r>
        <w:t xml:space="preserve"> = </w:t>
      </w:r>
      <w:r w:rsidR="00CB54DB">
        <w:t xml:space="preserve">rate of </w:t>
      </w:r>
      <w:r>
        <w:t xml:space="preserve">solid mass </w:t>
      </w:r>
      <w:r w:rsidR="00CB54DB">
        <w:t>leaving</w:t>
      </w:r>
      <w:r>
        <w:t xml:space="preserve"> TPEZ [kg/d]</w:t>
      </w:r>
    </w:p>
    <w:p w14:paraId="7E63AC1A" w14:textId="04D51A1A" w:rsidR="008B0C4F" w:rsidRDefault="008B0C4F" w:rsidP="00D35FC7">
      <w:proofErr w:type="spellStart"/>
      <w:r>
        <w:t>B</w:t>
      </w:r>
      <w:r w:rsidRPr="008B0C4F">
        <w:rPr>
          <w:vertAlign w:val="subscript"/>
        </w:rPr>
        <w:t>Field</w:t>
      </w:r>
      <w:proofErr w:type="spellEnd"/>
      <w:r>
        <w:t xml:space="preserve"> = </w:t>
      </w:r>
      <w:r w:rsidR="00CB54DB">
        <w:t xml:space="preserve">rate of </w:t>
      </w:r>
      <w:r>
        <w:t xml:space="preserve">eroded mass from the adjacent field </w:t>
      </w:r>
      <w:r w:rsidR="00CB54DB">
        <w:t>entering</w:t>
      </w:r>
      <w:r>
        <w:t xml:space="preserve"> the TPEZ [kg/d]</w:t>
      </w:r>
    </w:p>
    <w:p w14:paraId="4817D6E3" w14:textId="77777777" w:rsidR="00B917EA" w:rsidRDefault="00B917EA" w:rsidP="00D35FC7"/>
    <w:p w14:paraId="4D7D715F" w14:textId="29F0A91D" w:rsidR="00B917EA" w:rsidRDefault="00BA7F15" w:rsidP="00C05760">
      <w:pPr>
        <w:pStyle w:val="Heading2"/>
      </w:pPr>
      <w:bookmarkStart w:id="360" w:name="_Toc138340413"/>
      <w:r>
        <w:t>Solute Mass Balance</w:t>
      </w:r>
      <w:bookmarkEnd w:id="360"/>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119BAC22"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t>()</w:t>
      </w:r>
    </w:p>
    <w:p w14:paraId="6E69E9AF" w14:textId="77777777" w:rsidR="00846C8E" w:rsidRDefault="00846C8E" w:rsidP="00D35FC7"/>
    <w:p w14:paraId="10C9113E" w14:textId="01868738" w:rsidR="00854E86" w:rsidRDefault="00846C8E" w:rsidP="00D35FC7">
      <w:r>
        <w:t>w</w:t>
      </w:r>
      <w:r w:rsidR="0079544B">
        <w:t xml:space="preserve">here </w:t>
      </w:r>
    </w:p>
    <w:p w14:paraId="6E3A6031" w14:textId="7030D725" w:rsidR="0079544B" w:rsidRDefault="0079544B" w:rsidP="00D35FC7">
      <w:r>
        <w:t>M</w:t>
      </w:r>
      <w:r w:rsidR="00854E86" w:rsidRPr="00854E86">
        <w:rPr>
          <w:vertAlign w:val="subscript"/>
        </w:rPr>
        <w:t>TPEZ</w:t>
      </w:r>
      <w:r>
        <w:t xml:space="preserve"> </w:t>
      </w:r>
      <w:r w:rsidR="00854E86">
        <w:t xml:space="preserve">= </w:t>
      </w:r>
      <w:r>
        <w:t>the mass of solute in the TPEZ in any phase</w:t>
      </w:r>
      <w:r w:rsidR="00854E86">
        <w:t xml:space="preserve">, </w:t>
      </w:r>
      <w:r>
        <w:t>aqueous or sorbed</w:t>
      </w:r>
      <w:r w:rsidR="00854E86">
        <w:t xml:space="preserve"> [kg]</w:t>
      </w:r>
    </w:p>
    <w:p w14:paraId="03EA3385" w14:textId="5D2264AC" w:rsidR="00854E86" w:rsidRDefault="00854E86" w:rsidP="00D35FC7">
      <w:r>
        <w:t>T = time [day]</w:t>
      </w:r>
    </w:p>
    <w:p w14:paraId="56AB5056" w14:textId="0B7D063C" w:rsidR="00854E86" w:rsidRDefault="00854E86" w:rsidP="00D35FC7">
      <w:r>
        <w:t>Q = water flow out of TPEZ [m</w:t>
      </w:r>
      <w:r w:rsidRPr="00854E86">
        <w:rPr>
          <w:vertAlign w:val="superscript"/>
        </w:rPr>
        <w:t>3</w:t>
      </w:r>
      <w:r>
        <w:t>/day]</w:t>
      </w:r>
    </w:p>
    <w:p w14:paraId="5664E6EA" w14:textId="0C29D7AD" w:rsidR="00854E86" w:rsidRDefault="00854E86" w:rsidP="00D35FC7">
      <w:r>
        <w:t>B</w:t>
      </w:r>
      <w:r w:rsidR="0019575A" w:rsidRPr="0019575A">
        <w:rPr>
          <w:vertAlign w:val="subscript"/>
        </w:rPr>
        <w:t>TPEZ</w:t>
      </w:r>
      <w:r>
        <w:t xml:space="preserve"> = the sediment outflow rate </w:t>
      </w:r>
      <w:bookmarkStart w:id="361" w:name="_Hlk138940628"/>
      <w:r>
        <w:t>[kg/day]</w:t>
      </w:r>
      <w:bookmarkEnd w:id="361"/>
    </w:p>
    <w:p w14:paraId="3FB00433" w14:textId="16A39F85" w:rsidR="00854E86" w:rsidRDefault="00854E86" w:rsidP="00D35FC7">
      <m:oMath>
        <m:r>
          <w:rPr>
            <w:rFonts w:ascii="Cambria Math" w:hAnsi="Cambria Math"/>
          </w:rPr>
          <m:t>v</m:t>
        </m:r>
      </m:oMath>
      <w:r>
        <w:t xml:space="preserve"> = volume of water in TPEZ</w:t>
      </w:r>
      <w:r w:rsidR="0019575A">
        <w:t xml:space="preserve"> [m</w:t>
      </w:r>
      <w:r w:rsidR="0019575A" w:rsidRPr="00854E86">
        <w:rPr>
          <w:vertAlign w:val="superscript"/>
        </w:rPr>
        <w:t>3</w:t>
      </w:r>
      <w:r w:rsidR="0019575A">
        <w:t>]</w:t>
      </w:r>
    </w:p>
    <w:p w14:paraId="3A770D1D" w14:textId="2B2EF3DA" w:rsidR="00854E86" w:rsidRDefault="0019575A" w:rsidP="00D35FC7">
      <w:r>
        <w:t>M</w:t>
      </w:r>
      <w:r w:rsidR="00854E86">
        <w:t xml:space="preserve"> = mass of soil in TPEZ</w:t>
      </w:r>
      <w:r>
        <w:t xml:space="preserve"> [kg]</w:t>
      </w:r>
    </w:p>
    <w:p w14:paraId="7658A944" w14:textId="09645B0A" w:rsidR="00854E86" w:rsidRDefault="00854E86" w:rsidP="00D35FC7">
      <w:r>
        <w:t>c = aqueous concentration in TPEZ [kg/m</w:t>
      </w:r>
      <w:r w:rsidRPr="00854E86">
        <w:rPr>
          <w:vertAlign w:val="superscript"/>
        </w:rPr>
        <w:t>3</w:t>
      </w:r>
      <w:r>
        <w:t>]</w:t>
      </w:r>
    </w:p>
    <w:p w14:paraId="1D562B70" w14:textId="434BE212" w:rsidR="00854E86" w:rsidRDefault="00854E86" w:rsidP="00D35FC7">
      <w:r>
        <w:t>s = sorbed concentration in TPEZ [kg/kg]</w:t>
      </w:r>
    </w:p>
    <w:p w14:paraId="512C9ECF" w14:textId="5D4C80EF" w:rsidR="00854E86" w:rsidRPr="00854E86" w:rsidRDefault="00000000" w:rsidP="00D35FC7">
      <w:pPr>
        <w:rPr>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As with other parts of PRZM5-VVWM, linear sorption is assumed where</w:t>
      </w:r>
    </w:p>
    <w:p w14:paraId="68DFC99D" w14:textId="3D4CA7BA" w:rsidR="00846C8E" w:rsidRDefault="00846C8E" w:rsidP="00D35FC7"/>
    <w:p w14:paraId="40CB6F46" w14:textId="61EAD371" w:rsidR="00846C8E" w:rsidRDefault="00846C8E" w:rsidP="00CB54DB">
      <w:pPr>
        <w:tabs>
          <w:tab w:val="right" w:pos="9360"/>
        </w:tabs>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m:oMathPara>
    </w:p>
    <w:p w14:paraId="71BE4FFD" w14:textId="71DB3D34" w:rsidR="00846C8E" w:rsidRDefault="00846C8E" w:rsidP="00D35FC7">
      <w:r>
        <w:t>Thus,</w:t>
      </w:r>
    </w:p>
    <w:p w14:paraId="3798B9C1" w14:textId="6E690B3C" w:rsidR="0079544B" w:rsidRDefault="00D52500" w:rsidP="00D35FC7">
      <w:r>
        <w:rPr>
          <w:rFonts w:ascii="Calibri" w:hAnsi="Calibri" w:cs="Calibri"/>
        </w:rPr>
        <w:lastRenderedPageBreak/>
        <w:t>Ԝ</w:t>
      </w:r>
    </w:p>
    <w:p w14:paraId="0CAEB8C1" w14:textId="77777777" w:rsidR="001A1867" w:rsidRDefault="001A1867" w:rsidP="00D35FC7"/>
    <w:p w14:paraId="60531F81" w14:textId="7BAA77F2" w:rsidR="001A1867" w:rsidRDefault="00000000" w:rsidP="00D35FC7">
      <m:oMathPara>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35FC7"/>
    <w:p w14:paraId="2E3BC344" w14:textId="046E875D" w:rsidR="00BA7F15" w:rsidRPr="00E614F1" w:rsidRDefault="003D1E0B" w:rsidP="00CB54DB">
      <w:pPr>
        <w:tabs>
          <w:tab w:val="center" w:pos="4320"/>
          <w:tab w:val="right" w:pos="9360"/>
        </w:tabs>
        <w:rPr>
          <w:rFonts w:eastAsiaTheme="minorEastAsia"/>
        </w:rPr>
      </w:pPr>
      <w:r>
        <w:rPr>
          <w:rFonts w:eastAsiaTheme="minorEastAsia"/>
        </w:rPr>
        <w:tab/>
      </w:r>
      <w:bookmarkStart w:id="362"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362"/>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t>(uu)</w:t>
      </w:r>
    </w:p>
    <w:p w14:paraId="043ADC42" w14:textId="13132B37" w:rsidR="00E614F1" w:rsidRDefault="00E614F1" w:rsidP="00D35FC7"/>
    <w:p w14:paraId="616D94CD" w14:textId="693ECBA0" w:rsidR="003D1E0B" w:rsidRDefault="003D1E0B" w:rsidP="00D35FC7">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D35FC7"/>
    <w:p w14:paraId="6362041A" w14:textId="1B488FDA" w:rsidR="003D1E0B" w:rsidRPr="0079544B" w:rsidRDefault="002F26C9" w:rsidP="002F26C9">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(ll)</w:t>
      </w:r>
    </w:p>
    <w:p w14:paraId="30B63785" w14:textId="437FBA65" w:rsidR="003D1E0B" w:rsidRDefault="003D1E0B" w:rsidP="00CB54DB">
      <w:pPr>
        <w:tabs>
          <w:tab w:val="center" w:pos="4320"/>
          <w:tab w:val="right" w:pos="9360"/>
        </w:tabs>
      </w:pPr>
    </w:p>
    <w:p w14:paraId="161E9919" w14:textId="0364C8EF" w:rsidR="003D1E0B" w:rsidRDefault="003D1E0B" w:rsidP="00CB54DB">
      <w:pPr>
        <w:tabs>
          <w:tab w:val="center" w:pos="4320"/>
          <w:tab w:val="right" w:pos="9360"/>
        </w:tabs>
      </w:pPr>
      <w:r>
        <w:t xml:space="preserve">For a given initial concentration, equation UU has the following </w:t>
      </w:r>
      <w:r w:rsidR="002F26C9">
        <w:t>solution:</w:t>
      </w:r>
    </w:p>
    <w:p w14:paraId="1F8EC747" w14:textId="77777777" w:rsidR="003D1E0B" w:rsidRDefault="003D1E0B" w:rsidP="00CB54DB">
      <w:pPr>
        <w:tabs>
          <w:tab w:val="center" w:pos="4320"/>
          <w:tab w:val="right" w:pos="9360"/>
        </w:tabs>
      </w:pPr>
    </w:p>
    <w:p w14:paraId="001D0A7B" w14:textId="597CB092" w:rsidR="0079544B" w:rsidRPr="00CB54DB" w:rsidRDefault="00CB54DB" w:rsidP="00CB54DB">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(qq)</w:t>
      </w:r>
    </w:p>
    <w:p w14:paraId="6615F11A" w14:textId="4C7D2256" w:rsidR="003D1E0B" w:rsidRDefault="003D1E0B" w:rsidP="00D35FC7"/>
    <w:p w14:paraId="779B08D7" w14:textId="11AF2AE0" w:rsidR="00D52500" w:rsidRDefault="00D52500" w:rsidP="00D35FC7"/>
    <w:p w14:paraId="080C9624" w14:textId="2C980CC9" w:rsidR="00D52500" w:rsidRDefault="00D52500" w:rsidP="00D35FC7">
      <w:r>
        <w:t>For TPEZ, total mass per area is the desired output and that I calculated by</w:t>
      </w:r>
    </w:p>
    <w:p w14:paraId="602F5827" w14:textId="1355C7E8" w:rsidR="00D52500" w:rsidRDefault="00D52500" w:rsidP="00D35FC7"/>
    <w:p w14:paraId="5CE2CCCC" w14:textId="7F97F1C0" w:rsidR="00D52500" w:rsidRPr="00D52500" w:rsidRDefault="00000000" w:rsidP="00D35FC7">
      <w:pPr>
        <w:rPr>
          <w:rFonts w:eastAsiaTheme="minorEastAsia"/>
        </w:rPr>
      </w:pPr>
      <m:oMathPara>
        <m:oMath>
          <m:f>
            <m:fPr>
              <m:ctrlPr>
                <w:rPr>
                  <w:rFonts w:ascii="Cambria Math" w:hAnsi="Cambria Math"/>
                  <w:i/>
                </w:rPr>
              </m:ctrlPr>
            </m:fPr>
            <m:num>
              <m:r>
                <w:rPr>
                  <w:rFonts w:ascii="Cambria Math" w:hAnsi="Cambria Math"/>
                </w:rPr>
                <m:t>m</m:t>
              </m:r>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m:oMathPara>
    </w:p>
    <w:p w14:paraId="03225F18" w14:textId="58A6D76F" w:rsidR="00D52500" w:rsidRDefault="00D52500" w:rsidP="00D35FC7">
      <w:pPr>
        <w:rPr>
          <w:rFonts w:eastAsiaTheme="minorEastAsia"/>
        </w:rPr>
      </w:pPr>
    </w:p>
    <w:p w14:paraId="13A3B49E" w14:textId="4EE0E03A" w:rsidR="00D52500" w:rsidRDefault="00D52500" w:rsidP="00D35FC7">
      <w:pPr>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D35FC7">
      <w:pPr>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D35FC7">
      <w:pPr>
        <w:rPr>
          <w:rFonts w:eastAsiaTheme="minorEastAsia"/>
        </w:rPr>
      </w:pPr>
      <w:r>
        <w:rPr>
          <w:rFonts w:eastAsiaTheme="minorEastAsia"/>
        </w:rPr>
        <w:t>θ = fractional water content in TPEZ</w:t>
      </w:r>
    </w:p>
    <w:p w14:paraId="2406EC69" w14:textId="5ECA6D0D" w:rsidR="00D52500" w:rsidRDefault="00B83793" w:rsidP="00D35FC7">
      <w:pPr>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r>
        <w:t>Initial Conditions</w:t>
      </w:r>
    </w:p>
    <w:p w14:paraId="64699671" w14:textId="2D6F62AA" w:rsidR="00585374" w:rsidRDefault="003D1E0B" w:rsidP="003D1E0B">
      <w:r>
        <w:t>Equation UU is solved every day in a piecewise manner.  Each day, K</w:t>
      </w:r>
      <w:r w:rsidRPr="003D1E0B">
        <w:rPr>
          <w:vertAlign w:val="subscript"/>
        </w:rPr>
        <w:t>TPEZ</w:t>
      </w:r>
      <w:r>
        <w:t xml:space="preserve"> and  c0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7DBB756C" w:rsidR="00585374" w:rsidRDefault="00000000" w:rsidP="003D1E0B">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m:oMathPara>
    </w:p>
    <w:p w14:paraId="193DBD7F" w14:textId="77777777" w:rsidR="00585374" w:rsidRDefault="00585374" w:rsidP="003D1E0B"/>
    <w:p w14:paraId="37A0F986" w14:textId="4328E8DF" w:rsidR="00585374" w:rsidRDefault="00585374" w:rsidP="003D1E0B"/>
    <w:p w14:paraId="137A8F1A" w14:textId="72BBD899" w:rsidR="00C2348E" w:rsidRDefault="00C2348E" w:rsidP="003D1E0B">
      <w:r>
        <w:t>Where</w:t>
      </w:r>
    </w:p>
    <w:p w14:paraId="76B21C9C" w14:textId="790CBB8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6562EC1B" w14:textId="1F7E1D08" w:rsidR="003D1E0B" w:rsidRDefault="00C2348E" w:rsidP="003D1E0B">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18BC3B04" w14:textId="30549D72" w:rsidR="003D1E0B" w:rsidRDefault="003D1E0B" w:rsidP="00D35FC7"/>
    <w:p w14:paraId="3928E78B" w14:textId="4005FFCE" w:rsidR="003D1E0B" w:rsidRDefault="003D1E0B" w:rsidP="00D35FC7"/>
    <w:p w14:paraId="41334738" w14:textId="77777777" w:rsidR="003D1E0B" w:rsidRDefault="003D1E0B" w:rsidP="00D35FC7"/>
    <w:p w14:paraId="46B15FEE" w14:textId="2CB0EC3E" w:rsidR="001A1867" w:rsidRDefault="00E10A36" w:rsidP="00C05760">
      <w:pPr>
        <w:pStyle w:val="Heading2"/>
      </w:pPr>
      <w:bookmarkStart w:id="363" w:name="_Toc138340414"/>
      <w:r>
        <w:t xml:space="preserve">Time </w:t>
      </w:r>
      <w:bookmarkEnd w:id="363"/>
      <w:r w:rsidR="00FD454F">
        <w:t>Intervals</w:t>
      </w:r>
    </w:p>
    <w:p w14:paraId="7DEBFEFC" w14:textId="0CB223A5"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1655719F" w:rsidR="001A1867" w:rsidRDefault="001A1867" w:rsidP="00D35FC7"/>
    <w:p w14:paraId="5858FE87" w14:textId="77777777" w:rsidR="001A1867" w:rsidRDefault="001A1867" w:rsidP="00D35FC7"/>
    <w:p w14:paraId="75CC3C86" w14:textId="1D14461A" w:rsidR="001A1867" w:rsidRDefault="00A33D0C" w:rsidP="00C05760">
      <w:pPr>
        <w:pStyle w:val="Heading2"/>
      </w:pPr>
      <w:r>
        <w:t>Parameterization of TPEZ</w:t>
      </w:r>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proofErr w:type="spellStart"/>
      <w:r>
        <w:t>Kd</w:t>
      </w:r>
      <w:proofErr w:type="spellEnd"/>
      <w:r>
        <w:t xml:space="preserve"> is a user input</w:t>
      </w:r>
    </w:p>
    <w:p w14:paraId="73260293" w14:textId="73D62D74" w:rsidR="006A5264" w:rsidRDefault="006A5264" w:rsidP="00D35FC7">
      <w:r>
        <w:t>Input masses are taken from the PRZM calculations from a 10 ha field</w:t>
      </w:r>
    </w:p>
    <w:p w14:paraId="33EB0D40" w14:textId="77777777" w:rsidR="002F26C9" w:rsidRDefault="002F26C9" w:rsidP="00D35FC7"/>
    <w:p w14:paraId="58A3C12B" w14:textId="77777777" w:rsidR="001A1867" w:rsidRDefault="001A1867" w:rsidP="00D35FC7"/>
    <w:p w14:paraId="4AD6AE1A" w14:textId="77777777" w:rsidR="001A1867" w:rsidRDefault="001A1867" w:rsidP="00D35FC7"/>
    <w:p w14:paraId="44E25796" w14:textId="3A46FFE4" w:rsidR="00173927" w:rsidRDefault="00173927" w:rsidP="00D35FC7"/>
    <w:p w14:paraId="14EF90DE" w14:textId="77777777" w:rsidR="00173927" w:rsidRDefault="00173927" w:rsidP="00D35FC7">
      <w:pPr>
        <w:pStyle w:val="Heading1"/>
      </w:pPr>
      <w:bookmarkStart w:id="364" w:name="_Toc138340415"/>
      <w:r>
        <w:t>Computer Implementation</w:t>
      </w:r>
      <w:bookmarkEnd w:id="364"/>
    </w:p>
    <w:p w14:paraId="6FE03433" w14:textId="50BF838C" w:rsidR="007F2C3E" w:rsidRDefault="00173927" w:rsidP="00D35FC7">
      <w:r>
        <w:t>PRZM5</w:t>
      </w:r>
      <w:r w:rsidR="007F2C3E">
        <w:t>-VVWM</w:t>
      </w:r>
      <w:r>
        <w:t xml:space="preserve"> is written with the standards of Fortran 2003.  Subroutines have been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 xml:space="preserve">C:&gt;  PRZM-VVWM.exe. </w:t>
      </w:r>
      <w:bookmarkStart w:id="365" w:name="_Hlk139282617"/>
      <w:r>
        <w:t xml:space="preserve"> </w:t>
      </w:r>
      <w:r w:rsidRPr="00F64A0C">
        <w:rPr>
          <w:i/>
          <w:iCs/>
        </w:rPr>
        <w:t>input</w:t>
      </w:r>
      <w:r>
        <w:rPr>
          <w:i/>
          <w:iCs/>
        </w:rPr>
        <w:t>-</w:t>
      </w:r>
      <w:r w:rsidRPr="00F64A0C">
        <w:rPr>
          <w:i/>
          <w:iCs/>
        </w:rPr>
        <w:t>filename</w:t>
      </w:r>
      <w:bookmarkEnd w:id="365"/>
    </w:p>
    <w:p w14:paraId="5EA3A441" w14:textId="77777777" w:rsidR="00F64A0C" w:rsidRDefault="00F64A0C" w:rsidP="00D35FC7"/>
    <w:p w14:paraId="48CE187C" w14:textId="33F6A591" w:rsidR="00F64A0C" w:rsidRDefault="00F64A0C" w:rsidP="00D35FC7"/>
    <w:p w14:paraId="4595505E" w14:textId="763A1EC6" w:rsidR="00173927" w:rsidRPr="00480DFC" w:rsidRDefault="00173927" w:rsidP="00D35FC7">
      <w:r>
        <w:t>Daily output is delivered to a *.</w:t>
      </w:r>
      <w:proofErr w:type="spellStart"/>
      <w:r>
        <w:t>zts</w:t>
      </w:r>
      <w:proofErr w:type="spellEnd"/>
      <w:r>
        <w:t xml:space="preserve"> file, where desired output is specified by the user in the input file.  A file that records run status and errors is created as </w:t>
      </w:r>
      <w:proofErr w:type="spellStart"/>
      <w:r>
        <w:t>kecho.prn</w:t>
      </w:r>
      <w:proofErr w:type="spellEnd"/>
      <w:r>
        <w:t>.  All files are delivered to the default working directory.</w:t>
      </w:r>
    </w:p>
    <w:p w14:paraId="0C38F713" w14:textId="77777777" w:rsidR="00173927" w:rsidRDefault="00173927" w:rsidP="00D35FC7"/>
    <w:p w14:paraId="006B4DFA" w14:textId="77777777" w:rsidR="00173927" w:rsidRDefault="00173927" w:rsidP="00D35FC7">
      <w:r>
        <w:t>To run PRZM5, the command line is as follows:</w:t>
      </w:r>
    </w:p>
    <w:p w14:paraId="2F9B1A88" w14:textId="77777777" w:rsidR="00173927" w:rsidRDefault="00173927" w:rsidP="00D35FC7"/>
    <w:p w14:paraId="6C559B69" w14:textId="77777777" w:rsidR="00173927" w:rsidRDefault="00173927" w:rsidP="00D35FC7">
      <w:pPr>
        <w:rPr>
          <w:i/>
        </w:rPr>
      </w:pPr>
      <w:r>
        <w:t>prompt&gt; PRZM5.exe</w:t>
      </w:r>
      <w:r>
        <w:rPr>
          <w:i/>
        </w:rPr>
        <w:t xml:space="preserve"> </w:t>
      </w:r>
      <w:proofErr w:type="spellStart"/>
      <w:r>
        <w:rPr>
          <w:i/>
        </w:rPr>
        <w:t>input</w:t>
      </w:r>
      <w:r w:rsidRPr="00BB26CA">
        <w:rPr>
          <w:i/>
        </w:rPr>
        <w:t>filepath</w:t>
      </w:r>
      <w:proofErr w:type="spellEnd"/>
    </w:p>
    <w:p w14:paraId="2B3805D7" w14:textId="77777777" w:rsidR="00173927" w:rsidRPr="00BB26CA" w:rsidRDefault="00173927" w:rsidP="00D35FC7"/>
    <w:p w14:paraId="1F44E08D" w14:textId="77777777" w:rsidR="00173927" w:rsidRDefault="00173927" w:rsidP="00D35FC7">
      <w:r>
        <w:t>Where the</w:t>
      </w:r>
      <w:r>
        <w:rPr>
          <w:i/>
        </w:rPr>
        <w:t xml:space="preserve"> </w:t>
      </w:r>
      <w:proofErr w:type="spellStart"/>
      <w:r>
        <w:rPr>
          <w:i/>
        </w:rPr>
        <w:t>input</w:t>
      </w:r>
      <w:r w:rsidRPr="00FC7536">
        <w:rPr>
          <w:i/>
        </w:rPr>
        <w:t>filepath</w:t>
      </w:r>
      <w:proofErr w:type="spellEnd"/>
      <w:r>
        <w:t xml:space="preserve"> argument is optional.  If </w:t>
      </w:r>
      <w:proofErr w:type="spellStart"/>
      <w:r w:rsidRPr="00760F4A">
        <w:rPr>
          <w:i/>
        </w:rPr>
        <w:t>inputfilepath</w:t>
      </w:r>
      <w:proofErr w:type="spellEnd"/>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35FC7"/>
    <w:p w14:paraId="02382A62" w14:textId="77777777" w:rsidR="00173927" w:rsidRDefault="00173927" w:rsidP="00D35FC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35FC7"/>
    <w:p w14:paraId="12060877" w14:textId="77777777" w:rsidR="00173927" w:rsidRDefault="00173927" w:rsidP="00D35FC7">
      <w:r>
        <w:t xml:space="preserve">C:&gt; c:\models\Przm5.exe </w:t>
      </w:r>
      <w:r w:rsidRPr="00760F4A">
        <w:t>c:\models\</w:t>
      </w:r>
      <w:r>
        <w:t>testrun\</w:t>
      </w:r>
    </w:p>
    <w:p w14:paraId="0C7F810B" w14:textId="77777777" w:rsidR="00173927" w:rsidRDefault="00173927" w:rsidP="00D35FC7"/>
    <w:p w14:paraId="1286453C" w14:textId="77777777" w:rsidR="00173927" w:rsidRDefault="00173927" w:rsidP="00D35FC7">
      <w:r>
        <w:t>If spaces are used in the path name, then the argument must be enclosed in quotation marks, as follows:</w:t>
      </w:r>
    </w:p>
    <w:p w14:paraId="441AD827" w14:textId="77777777" w:rsidR="00173927" w:rsidRDefault="00173927" w:rsidP="00D35FC7"/>
    <w:p w14:paraId="54E32356" w14:textId="02C4D794" w:rsidR="00173927" w:rsidRDefault="00173927" w:rsidP="00D35FC7">
      <w:r>
        <w:t>C:&gt; c:\models\Przm5.exe “</w:t>
      </w:r>
      <w:r w:rsidRPr="00760F4A">
        <w:t>c:\</w:t>
      </w:r>
      <w:r>
        <w:t>My M</w:t>
      </w:r>
      <w:r w:rsidRPr="00760F4A">
        <w:t>odels\</w:t>
      </w:r>
      <w:proofErr w:type="spellStart"/>
      <w:r>
        <w:t>testrun</w:t>
      </w:r>
      <w:proofErr w:type="spellEnd"/>
      <w:r>
        <w:t>\”</w:t>
      </w:r>
    </w:p>
    <w:p w14:paraId="548EEC48" w14:textId="461655EB" w:rsidR="00E001F5" w:rsidRDefault="00E001F5" w:rsidP="00D35FC7"/>
    <w:p w14:paraId="61EAFA4D" w14:textId="0E914553" w:rsidR="00E001F5" w:rsidRDefault="00E001F5" w:rsidP="00D35FC7"/>
    <w:p w14:paraId="3E096049" w14:textId="77777777" w:rsidR="00E001F5" w:rsidRPr="008B363D" w:rsidRDefault="00E001F5" w:rsidP="00D35FC7"/>
    <w:p w14:paraId="3CD79302" w14:textId="77777777" w:rsidR="00E001F5" w:rsidRPr="008B363D" w:rsidRDefault="00E001F5" w:rsidP="00D35FC7">
      <w:bookmarkStart w:id="366" w:name="_Toc451238578"/>
      <w:r w:rsidRPr="008B363D">
        <w:t>6.1</w:t>
      </w:r>
      <w:r w:rsidRPr="008B363D">
        <w:tab/>
        <w:t>Executable and the Command Line</w:t>
      </w:r>
      <w:bookmarkEnd w:id="366"/>
    </w:p>
    <w:p w14:paraId="352F7E95" w14:textId="77777777" w:rsidR="00E001F5" w:rsidRPr="008B363D" w:rsidRDefault="00E001F5" w:rsidP="00D35FC7">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35FC7"/>
    <w:p w14:paraId="00DB0698" w14:textId="77777777" w:rsidR="00E001F5" w:rsidRPr="008B363D" w:rsidRDefault="00E001F5" w:rsidP="00D35FC7">
      <w:r w:rsidRPr="008B363D">
        <w:t>fortranvvwm.exe  “</w:t>
      </w:r>
      <w:proofErr w:type="spellStart"/>
      <w:r w:rsidRPr="008B363D">
        <w:rPr>
          <w:i/>
        </w:rPr>
        <w:t>inputfilename</w:t>
      </w:r>
      <w:proofErr w:type="spellEnd"/>
      <w:r w:rsidRPr="008B363D">
        <w:rPr>
          <w:i/>
        </w:rPr>
        <w:t>”</w:t>
      </w:r>
    </w:p>
    <w:p w14:paraId="6D989EF4" w14:textId="77777777" w:rsidR="00E001F5" w:rsidRPr="008B363D" w:rsidRDefault="00E001F5" w:rsidP="00D35FC7"/>
    <w:p w14:paraId="1316D727" w14:textId="77777777" w:rsidR="00E001F5" w:rsidRPr="008B363D" w:rsidRDefault="00E001F5" w:rsidP="00D35FC7">
      <w:r w:rsidRPr="008B363D">
        <w:t xml:space="preserve">where </w:t>
      </w:r>
      <w:r w:rsidRPr="008B363D">
        <w:rPr>
          <w:i/>
        </w:rPr>
        <w:t>fortranvvwm.exe</w:t>
      </w:r>
      <w:r w:rsidRPr="008B363D">
        <w:t xml:space="preserve"> is the name of the executable, and </w:t>
      </w:r>
      <w:proofErr w:type="spellStart"/>
      <w:r w:rsidRPr="008B363D">
        <w:rPr>
          <w:i/>
        </w:rPr>
        <w:t>inputfilename</w:t>
      </w:r>
      <w:proofErr w:type="spellEnd"/>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35FC7"/>
    <w:p w14:paraId="75A388CC" w14:textId="77777777" w:rsidR="00E001F5" w:rsidRPr="008B363D" w:rsidRDefault="00E001F5" w:rsidP="00D35FC7">
      <w:r w:rsidRPr="008B363D">
        <w:t>C:\&gt; fortranvvwm.exe  “C:\My Documents\Test\MyFirstInputFile.txt”</w:t>
      </w:r>
    </w:p>
    <w:p w14:paraId="1DC3FB37" w14:textId="77777777" w:rsidR="00E001F5" w:rsidRPr="008B363D" w:rsidRDefault="00E001F5" w:rsidP="00D35FC7"/>
    <w:p w14:paraId="02891F43" w14:textId="77777777" w:rsidR="00E001F5" w:rsidRPr="008B363D" w:rsidRDefault="00E001F5" w:rsidP="00D35FC7">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35FC7"/>
    <w:p w14:paraId="5632A2A2" w14:textId="6F9612E4" w:rsidR="00E001F5" w:rsidRDefault="00E001F5" w:rsidP="00D35FC7"/>
    <w:p w14:paraId="6B5FA033" w14:textId="4E91A99B" w:rsidR="00E001F5" w:rsidRDefault="00E001F5" w:rsidP="00D35FC7"/>
    <w:p w14:paraId="45247A7F" w14:textId="237C3627" w:rsidR="00E001F5" w:rsidRDefault="00E001F5" w:rsidP="00D35FC7"/>
    <w:p w14:paraId="6F362BBD" w14:textId="0C38ECFF" w:rsidR="00E001F5" w:rsidRDefault="00E001F5" w:rsidP="00D35FC7"/>
    <w:p w14:paraId="7EE8A582" w14:textId="3E22793E" w:rsidR="00E001F5" w:rsidRDefault="00E001F5" w:rsidP="00D35FC7"/>
    <w:p w14:paraId="4B9213AB" w14:textId="77777777" w:rsidR="00E001F5" w:rsidRDefault="00E001F5" w:rsidP="00D35FC7"/>
    <w:p w14:paraId="28CF8BE9" w14:textId="77777777" w:rsidR="00173927" w:rsidRDefault="00173927" w:rsidP="00D35FC7"/>
    <w:p w14:paraId="3D37322D" w14:textId="77777777" w:rsidR="00173927" w:rsidRDefault="00173927" w:rsidP="00D35FC7">
      <w:pPr>
        <w:pStyle w:val="Heading1"/>
      </w:pPr>
      <w:bookmarkStart w:id="367" w:name="_Toc138340416"/>
      <w:r>
        <w:t>References</w:t>
      </w:r>
      <w:bookmarkEnd w:id="367"/>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35FC7"/>
    <w:p w14:paraId="2A520E2F" w14:textId="77777777" w:rsidR="00173927" w:rsidRDefault="00173927" w:rsidP="00D35FC7">
      <w:r>
        <w:lastRenderedPageBreak/>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519B94FB" w14:textId="77777777" w:rsidR="00173927" w:rsidRDefault="00173927" w:rsidP="00D35FC7">
      <w:r>
        <w:t>Collins, W.D., 1925. Temperature of water available for industrial use in the United States: U.S. Geol. Survey Water-Supply, Paper 520-F, p. 97-104.</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77777777" w:rsidR="00173927" w:rsidRDefault="00173927"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77777777" w:rsidR="00173927" w:rsidRDefault="00173927" w:rsidP="00D35FC7">
      <w:proofErr w:type="spellStart"/>
      <w:r>
        <w:t>Knisel</w:t>
      </w:r>
      <w:proofErr w:type="spellEnd"/>
      <w:r>
        <w:t>,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 xml:space="preserve">Rosenberg, N. J., 1974. Microclimate: The Biological Environment. Wiley </w:t>
      </w:r>
      <w:proofErr w:type="spellStart"/>
      <w:r>
        <w:t>Interscience</w:t>
      </w:r>
      <w:proofErr w:type="spellEnd"/>
      <w:r>
        <w:t>, New York, New York, USA.</w:t>
      </w:r>
    </w:p>
    <w:p w14:paraId="66EF0F01" w14:textId="77777777" w:rsidR="00173927" w:rsidRDefault="00173927" w:rsidP="00D35FC7"/>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lastRenderedPageBreak/>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 xml:space="preserve">Young, D.F. and J. N. Carleton, 2012. Estimating </w:t>
      </w:r>
      <w:proofErr w:type="spellStart"/>
      <w:r>
        <w:t>dispersivity</w:t>
      </w:r>
      <w:proofErr w:type="spellEnd"/>
      <w:r>
        <w:t>,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35FC7"/>
    <w:p w14:paraId="7C7A8D11" w14:textId="0482D2A5" w:rsidR="00173927" w:rsidRDefault="00173927" w:rsidP="00D35FC7"/>
    <w:p w14:paraId="29D7B505" w14:textId="534859AE" w:rsidR="00173927" w:rsidRDefault="00173927" w:rsidP="00D35FC7"/>
    <w:p w14:paraId="19A55263" w14:textId="76566233" w:rsidR="00173927" w:rsidRDefault="00173927" w:rsidP="00D35FC7"/>
    <w:p w14:paraId="6B022E3E" w14:textId="4DB4FA22" w:rsidR="00173927" w:rsidRDefault="00173927" w:rsidP="00D35FC7"/>
    <w:p w14:paraId="32ECBCB3" w14:textId="3F0FEA68" w:rsidR="00173927" w:rsidRDefault="00173927" w:rsidP="00D35FC7"/>
    <w:p w14:paraId="60A06747" w14:textId="04A70449" w:rsidR="00173927" w:rsidRDefault="00173927" w:rsidP="00D35FC7"/>
    <w:p w14:paraId="165C10CE" w14:textId="64FD6FB9" w:rsidR="00173927" w:rsidRDefault="00173927" w:rsidP="00D35FC7"/>
    <w:p w14:paraId="69B3F195" w14:textId="3747D81E" w:rsidR="00173927" w:rsidRDefault="00173927" w:rsidP="00D35FC7"/>
    <w:p w14:paraId="5A3ABB75" w14:textId="1A365910" w:rsidR="00173927" w:rsidRDefault="00173927" w:rsidP="00D35FC7"/>
    <w:p w14:paraId="32038152" w14:textId="4B84FDB5" w:rsidR="00173927" w:rsidRDefault="00173927" w:rsidP="00D35FC7"/>
    <w:p w14:paraId="4805D734" w14:textId="231DC68D" w:rsidR="00173927" w:rsidRDefault="00173927" w:rsidP="00D35FC7"/>
    <w:p w14:paraId="4856CED6" w14:textId="4549C9C0" w:rsidR="00173927" w:rsidRDefault="00173927" w:rsidP="00D35FC7"/>
    <w:p w14:paraId="3ACD94B4" w14:textId="7BCEA1F1" w:rsidR="00173927" w:rsidRDefault="00173927" w:rsidP="00D35FC7"/>
    <w:p w14:paraId="4127919D" w14:textId="2609FFA4" w:rsidR="00173927" w:rsidRDefault="00173927" w:rsidP="00D35FC7"/>
    <w:p w14:paraId="68A0F49E" w14:textId="01D53A87" w:rsidR="00173927" w:rsidRDefault="00173927" w:rsidP="00D35FC7"/>
    <w:p w14:paraId="6C32FA72" w14:textId="7ABEEA76" w:rsidR="00173927" w:rsidRDefault="00173927" w:rsidP="00D35FC7"/>
    <w:p w14:paraId="0935BC2A" w14:textId="6D803E25" w:rsidR="00173927" w:rsidRDefault="00173927" w:rsidP="00D35FC7"/>
    <w:p w14:paraId="6BDCF5B1" w14:textId="16CA8901" w:rsidR="00173927" w:rsidRDefault="00173927" w:rsidP="00D35FC7"/>
    <w:p w14:paraId="72F6AF05" w14:textId="7CA553D7" w:rsidR="00173927" w:rsidRDefault="00173927" w:rsidP="00D35FC7"/>
    <w:p w14:paraId="6D8E5737" w14:textId="77777777" w:rsidR="00173927" w:rsidRPr="008B363D" w:rsidRDefault="00173927" w:rsidP="00D35FC7"/>
    <w:p w14:paraId="2D520A47" w14:textId="77777777" w:rsidR="008B363D" w:rsidRPr="008B363D" w:rsidRDefault="008B363D" w:rsidP="00D35FC7"/>
    <w:p w14:paraId="3F610841" w14:textId="288BBA73" w:rsidR="008B363D" w:rsidRPr="008B363D" w:rsidRDefault="008B363D" w:rsidP="00D35FC7">
      <w:pPr>
        <w:pStyle w:val="Heading1"/>
      </w:pPr>
      <w:bookmarkStart w:id="368" w:name="_Toc451238587"/>
      <w:bookmarkStart w:id="369" w:name="_Toc138340417"/>
      <w:r w:rsidRPr="008B363D">
        <w:t>References</w:t>
      </w:r>
      <w:bookmarkEnd w:id="368"/>
      <w:bookmarkEnd w:id="369"/>
    </w:p>
    <w:p w14:paraId="088683E0" w14:textId="77777777" w:rsidR="008B363D" w:rsidRPr="008B363D" w:rsidRDefault="008B363D" w:rsidP="00D35FC7">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35FC7"/>
    <w:p w14:paraId="194DAA81" w14:textId="77777777" w:rsidR="008B363D" w:rsidRPr="008B363D" w:rsidRDefault="008B363D" w:rsidP="00D35FC7">
      <w:r w:rsidRPr="008B363D">
        <w:lastRenderedPageBreak/>
        <w:t>Burns, L.A., Cline, D.M., and Lassiter, R.P., 1982. Exposure Analysis Modeling System (EXAMS): User Manual and System Documentation.  EPA-600/3-82-023, U.S. EPA.</w:t>
      </w:r>
    </w:p>
    <w:p w14:paraId="5392D4D4" w14:textId="77777777" w:rsidR="008B363D" w:rsidRPr="008B363D" w:rsidRDefault="008B363D" w:rsidP="00D35FC7"/>
    <w:p w14:paraId="42FBAB2C" w14:textId="77777777" w:rsidR="008B363D" w:rsidRPr="008B363D" w:rsidRDefault="008B363D" w:rsidP="00D35FC7">
      <w:r w:rsidRPr="008B363D">
        <w:t>Burns, L.A., 1997. Exposure Analysis Modeling System (EXAMS II) Users Guide to Version 2.97.5, EPA/600R-97/047, U.S. EPA</w:t>
      </w:r>
    </w:p>
    <w:p w14:paraId="4BE28EE0" w14:textId="77777777" w:rsidR="008B363D" w:rsidRPr="008B363D" w:rsidRDefault="008B363D" w:rsidP="00D35FC7"/>
    <w:p w14:paraId="4D9003B0" w14:textId="77777777" w:rsidR="008B363D" w:rsidRPr="008B363D" w:rsidRDefault="008B363D" w:rsidP="00D35FC7">
      <w:proofErr w:type="spellStart"/>
      <w:r w:rsidRPr="008B363D">
        <w:t>Carsel</w:t>
      </w:r>
      <w:proofErr w:type="spellEnd"/>
      <w:r w:rsidRPr="008B363D">
        <w:t xml:space="preserve">, R., J. Imhoff, P. Hummel, J. Cheplick, and A. </w:t>
      </w:r>
      <w:proofErr w:type="spellStart"/>
      <w:r w:rsidRPr="008B363D">
        <w:t>Donigan</w:t>
      </w:r>
      <w:proofErr w:type="spellEnd"/>
      <w:r w:rsidRPr="008B363D">
        <w:t xml:space="preserve">, 1997.  PRZM 3.1 User’s Manual, National Exposure Research Lab, Office of Research and Development, U.S. Environmental Protection Agency, Athens, Georgia. </w:t>
      </w:r>
    </w:p>
    <w:p w14:paraId="28EA4863" w14:textId="77777777" w:rsidR="008B363D" w:rsidRPr="008B363D" w:rsidRDefault="008B363D" w:rsidP="00D35FC7"/>
    <w:p w14:paraId="3EE7C273" w14:textId="77777777" w:rsidR="008B363D" w:rsidRPr="008B363D" w:rsidRDefault="008B363D"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D35FC7"/>
    <w:p w14:paraId="287E30C7" w14:textId="77777777" w:rsidR="008B363D" w:rsidRPr="008B363D" w:rsidRDefault="008B363D"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0C2218D7" w14:textId="77777777" w:rsidR="008B363D" w:rsidRPr="008B363D" w:rsidRDefault="008B363D" w:rsidP="00D35FC7"/>
    <w:p w14:paraId="131F9BB8" w14:textId="77777777" w:rsidR="008B363D" w:rsidRPr="008B363D" w:rsidRDefault="008B363D" w:rsidP="00D35FC7">
      <w:bookmarkStart w:id="370"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70"/>
    <w:p w14:paraId="3EA58A61" w14:textId="77777777" w:rsidR="008B363D" w:rsidRPr="008B363D" w:rsidRDefault="008B363D" w:rsidP="00D35FC7"/>
    <w:p w14:paraId="6FBA8F57" w14:textId="77777777" w:rsidR="008B363D" w:rsidRPr="008B363D" w:rsidRDefault="008B363D"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6319F038" w14:textId="77777777" w:rsidR="008B363D" w:rsidRPr="008B363D" w:rsidRDefault="008B363D" w:rsidP="00D35FC7"/>
    <w:p w14:paraId="752178AB" w14:textId="77777777" w:rsidR="008B363D" w:rsidRPr="008B363D" w:rsidRDefault="008B363D" w:rsidP="00D35FC7">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lb/acre, then the effective application rate to the TPEZ would be (10 lb/acre) x 0.3194 = 3.194 lb/acre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lastRenderedPageBreak/>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40"/>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F96F3" w14:textId="77777777" w:rsidR="004B3B71" w:rsidRDefault="004B3B71" w:rsidP="00D35FC7">
      <w:r>
        <w:separator/>
      </w:r>
    </w:p>
  </w:endnote>
  <w:endnote w:type="continuationSeparator" w:id="0">
    <w:p w14:paraId="52DA25EA" w14:textId="77777777" w:rsidR="004B3B71" w:rsidRDefault="004B3B71" w:rsidP="00D35FC7">
      <w:r>
        <w:continuationSeparator/>
      </w:r>
    </w:p>
  </w:endnote>
  <w:endnote w:type="continuationNotice" w:id="1">
    <w:p w14:paraId="51B7D9A9" w14:textId="77777777" w:rsidR="004B3B71" w:rsidRDefault="004B3B71"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D35FC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A6716" w14:textId="77777777" w:rsidR="004B3B71" w:rsidRDefault="004B3B71" w:rsidP="00D35FC7">
      <w:r>
        <w:separator/>
      </w:r>
    </w:p>
  </w:footnote>
  <w:footnote w:type="continuationSeparator" w:id="0">
    <w:p w14:paraId="51829E1F" w14:textId="77777777" w:rsidR="004B3B71" w:rsidRDefault="004B3B71" w:rsidP="00D35FC7">
      <w:r>
        <w:continuationSeparator/>
      </w:r>
    </w:p>
  </w:footnote>
  <w:footnote w:type="continuationNotice" w:id="1">
    <w:p w14:paraId="5A76DCBC" w14:textId="77777777" w:rsidR="004B3B71" w:rsidRDefault="004B3B71" w:rsidP="00D35F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D35F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15F0E"/>
    <w:rsid w:val="00221CF4"/>
    <w:rsid w:val="00221FC1"/>
    <w:rsid w:val="00222994"/>
    <w:rsid w:val="0022382F"/>
    <w:rsid w:val="0022397E"/>
    <w:rsid w:val="00223AA4"/>
    <w:rsid w:val="0022433A"/>
    <w:rsid w:val="00224EB9"/>
    <w:rsid w:val="00224EEF"/>
    <w:rsid w:val="0022568D"/>
    <w:rsid w:val="00225C34"/>
    <w:rsid w:val="0022618B"/>
    <w:rsid w:val="00227045"/>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5B87"/>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3B71"/>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2C3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6C8E"/>
    <w:rsid w:val="00847EF0"/>
    <w:rsid w:val="0085039E"/>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B"/>
    <w:rsid w:val="008B036F"/>
    <w:rsid w:val="008B0C4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98A"/>
    <w:rsid w:val="00967584"/>
    <w:rsid w:val="00967FD8"/>
    <w:rsid w:val="00970869"/>
    <w:rsid w:val="009716C3"/>
    <w:rsid w:val="00971E8C"/>
    <w:rsid w:val="00972567"/>
    <w:rsid w:val="00972C6D"/>
    <w:rsid w:val="00974EFA"/>
    <w:rsid w:val="00975526"/>
    <w:rsid w:val="0097556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500"/>
    <w:rsid w:val="00D52971"/>
    <w:rsid w:val="00D52BEF"/>
    <w:rsid w:val="00D538E4"/>
    <w:rsid w:val="00D53E4F"/>
    <w:rsid w:val="00D542BA"/>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5E5F"/>
    <w:rsid w:val="00F86452"/>
    <w:rsid w:val="00F86911"/>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oleObject" Target="embeddings/oleObject2.bin"/><Relationship Id="rId42" Type="http://schemas.openxmlformats.org/officeDocument/2006/relationships/image" Target="media/image21.wmf"/><Relationship Id="rId63" Type="http://schemas.openxmlformats.org/officeDocument/2006/relationships/oleObject" Target="embeddings/oleObject21.bin"/><Relationship Id="rId84" Type="http://schemas.openxmlformats.org/officeDocument/2006/relationships/image" Target="media/image42.wmf"/><Relationship Id="rId138" Type="http://schemas.openxmlformats.org/officeDocument/2006/relationships/image" Target="media/image73.e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5.emf"/><Relationship Id="rId37" Type="http://schemas.openxmlformats.org/officeDocument/2006/relationships/oleObject" Target="embeddings/oleObject8.bin"/><Relationship Id="rId53" Type="http://schemas.openxmlformats.org/officeDocument/2006/relationships/oleObject" Target="embeddings/oleObject16.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28" Type="http://schemas.openxmlformats.org/officeDocument/2006/relationships/image" Target="media/image64.wmf"/><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22" Type="http://schemas.openxmlformats.org/officeDocument/2006/relationships/image" Target="media/image9.wmf"/><Relationship Id="rId27" Type="http://schemas.openxmlformats.org/officeDocument/2006/relationships/oleObject" Target="embeddings/oleObject5.bin"/><Relationship Id="rId43" Type="http://schemas.openxmlformats.org/officeDocument/2006/relationships/oleObject" Target="embeddings/oleObject11.bin"/><Relationship Id="rId48" Type="http://schemas.openxmlformats.org/officeDocument/2006/relationships/image" Target="media/image24.wmf"/><Relationship Id="rId64" Type="http://schemas.openxmlformats.org/officeDocument/2006/relationships/image" Target="media/image32.wmf"/><Relationship Id="rId69" Type="http://schemas.openxmlformats.org/officeDocument/2006/relationships/oleObject" Target="embeddings/oleObject24.bin"/><Relationship Id="rId113" Type="http://schemas.openxmlformats.org/officeDocument/2006/relationships/oleObject" Target="embeddings/oleObject46.bin"/><Relationship Id="rId118" Type="http://schemas.openxmlformats.org/officeDocument/2006/relationships/image" Target="media/image59.wmf"/><Relationship Id="rId134" Type="http://schemas.openxmlformats.org/officeDocument/2006/relationships/image" Target="media/image69.emf"/><Relationship Id="rId139" Type="http://schemas.openxmlformats.org/officeDocument/2006/relationships/image" Target="media/image74.wmf"/><Relationship Id="rId80" Type="http://schemas.openxmlformats.org/officeDocument/2006/relationships/image" Target="media/image40.wmf"/><Relationship Id="rId85" Type="http://schemas.openxmlformats.org/officeDocument/2006/relationships/oleObject" Target="embeddings/oleObject32.bin"/><Relationship Id="rId12" Type="http://schemas.openxmlformats.org/officeDocument/2006/relationships/hyperlink" Target="http://www.epa.gov/athens/learn2model/part-two/onsite/tempmap.html" TargetMode="External"/><Relationship Id="rId17" Type="http://schemas.openxmlformats.org/officeDocument/2006/relationships/image" Target="media/image6.wmf"/><Relationship Id="rId33" Type="http://schemas.openxmlformats.org/officeDocument/2006/relationships/image" Target="media/image16.wmf"/><Relationship Id="rId38" Type="http://schemas.openxmlformats.org/officeDocument/2006/relationships/image" Target="media/image19.wmf"/><Relationship Id="rId59" Type="http://schemas.openxmlformats.org/officeDocument/2006/relationships/oleObject" Target="embeddings/oleObject19.bin"/><Relationship Id="rId103" Type="http://schemas.openxmlformats.org/officeDocument/2006/relationships/oleObject" Target="embeddings/oleObject41.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4.bin"/><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27.bin"/><Relationship Id="rId91" Type="http://schemas.openxmlformats.org/officeDocument/2006/relationships/oleObject" Target="embeddings/oleObject35.bin"/><Relationship Id="rId96" Type="http://schemas.openxmlformats.org/officeDocument/2006/relationships/image" Target="media/image48.wmf"/><Relationship Id="rId14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2.wmf"/><Relationship Id="rId49" Type="http://schemas.openxmlformats.org/officeDocument/2006/relationships/oleObject" Target="embeddings/oleObject14.bin"/><Relationship Id="rId114" Type="http://schemas.openxmlformats.org/officeDocument/2006/relationships/image" Target="media/image57.wmf"/><Relationship Id="rId119" Type="http://schemas.openxmlformats.org/officeDocument/2006/relationships/oleObject" Target="embeddings/oleObject49.bin"/><Relationship Id="rId44" Type="http://schemas.openxmlformats.org/officeDocument/2006/relationships/image" Target="media/image22.wmf"/><Relationship Id="rId60" Type="http://schemas.openxmlformats.org/officeDocument/2006/relationships/image" Target="media/image30.wmf"/><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image" Target="media/image43.wmf"/><Relationship Id="rId130" Type="http://schemas.openxmlformats.org/officeDocument/2006/relationships/image" Target="media/image65.emf"/><Relationship Id="rId135" Type="http://schemas.openxmlformats.org/officeDocument/2006/relationships/image" Target="media/image70.emf"/><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oleObject" Target="embeddings/oleObject9.bin"/><Relationship Id="rId109" Type="http://schemas.openxmlformats.org/officeDocument/2006/relationships/oleObject" Target="embeddings/oleObject44.bin"/><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image" Target="media/image20.wmf"/><Relationship Id="rId45" Type="http://schemas.openxmlformats.org/officeDocument/2006/relationships/oleObject" Target="embeddings/oleObject12.bin"/><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image" Target="media/image66.emf"/><Relationship Id="rId136" Type="http://schemas.openxmlformats.org/officeDocument/2006/relationships/image" Target="media/image71.emf"/><Relationship Id="rId61" Type="http://schemas.openxmlformats.org/officeDocument/2006/relationships/oleObject" Target="embeddings/oleObject20.bin"/><Relationship Id="rId82" Type="http://schemas.openxmlformats.org/officeDocument/2006/relationships/image" Target="media/image41.wmf"/><Relationship Id="rId19" Type="http://schemas.openxmlformats.org/officeDocument/2006/relationships/image" Target="media/image7.png"/><Relationship Id="rId14" Type="http://schemas.openxmlformats.org/officeDocument/2006/relationships/image" Target="media/image3.emf"/><Relationship Id="rId30" Type="http://schemas.openxmlformats.org/officeDocument/2006/relationships/image" Target="media/image13.jpeg"/><Relationship Id="rId35" Type="http://schemas.openxmlformats.org/officeDocument/2006/relationships/oleObject" Target="embeddings/oleObject7.bin"/><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8" Type="http://schemas.openxmlformats.org/officeDocument/2006/relationships/header" Target="header1.xml"/><Relationship Id="rId51" Type="http://schemas.openxmlformats.org/officeDocument/2006/relationships/oleObject" Target="embeddings/oleObject15.bin"/><Relationship Id="rId72" Type="http://schemas.openxmlformats.org/officeDocument/2006/relationships/image" Target="media/image36.wmf"/><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microsoft.com/office/2011/relationships/people" Target="people.xml"/><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3.wmf"/><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image" Target="media/image72.emf"/><Relationship Id="rId20" Type="http://schemas.openxmlformats.org/officeDocument/2006/relationships/image" Target="media/image8.wmf"/><Relationship Id="rId41" Type="http://schemas.openxmlformats.org/officeDocument/2006/relationships/oleObject" Target="embeddings/oleObject10.bin"/><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67.emf"/><Relationship Id="rId15" Type="http://schemas.openxmlformats.org/officeDocument/2006/relationships/image" Target="media/image4.jpeg"/><Relationship Id="rId36" Type="http://schemas.openxmlformats.org/officeDocument/2006/relationships/image" Target="media/image18.wmf"/><Relationship Id="rId57" Type="http://schemas.openxmlformats.org/officeDocument/2006/relationships/oleObject" Target="embeddings/oleObject18.bin"/><Relationship Id="rId106" Type="http://schemas.openxmlformats.org/officeDocument/2006/relationships/image" Target="media/image53.wmf"/><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image" Target="media/image14.png"/><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1.wmf"/><Relationship Id="rId47" Type="http://schemas.openxmlformats.org/officeDocument/2006/relationships/oleObject" Target="embeddings/oleObject13.bin"/><Relationship Id="rId68" Type="http://schemas.openxmlformats.org/officeDocument/2006/relationships/image" Target="media/image34.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image" Target="media/image68.emf"/><Relationship Id="rId16"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11134</TotalTime>
  <Pages>100</Pages>
  <Words>28153</Words>
  <Characters>160474</Characters>
  <Application>Microsoft Office Word</Application>
  <DocSecurity>0</DocSecurity>
  <Lines>1337</Lines>
  <Paragraphs>376</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188251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22</cp:revision>
  <cp:lastPrinted>2013-05-14T18:29:00Z</cp:lastPrinted>
  <dcterms:created xsi:type="dcterms:W3CDTF">2022-05-13T12:50:00Z</dcterms:created>
  <dcterms:modified xsi:type="dcterms:W3CDTF">2023-07-11T14:59:00Z</dcterms:modified>
</cp:coreProperties>
</file>