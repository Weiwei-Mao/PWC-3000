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4C149E63" w:rsidR="008B76EE" w:rsidRPr="00D35FC7" w:rsidRDefault="009C69EF" w:rsidP="00D35FC7">
      <w:pPr>
        <w:jc w:val="center"/>
        <w:rPr>
          <w:sz w:val="40"/>
          <w:szCs w:val="40"/>
        </w:rPr>
      </w:pPr>
      <w:r w:rsidRPr="00D35FC7">
        <w:rPr>
          <w:sz w:val="40"/>
          <w:szCs w:val="40"/>
        </w:rPr>
        <w:t>PRZM</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649E1ED5"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6F15E3EF" w14:textId="33C66593"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B724D6">
              <w:rPr>
                <w:noProof/>
                <w:webHidden/>
              </w:rPr>
              <w:t>1</w:t>
            </w:r>
            <w:r w:rsidR="00D35FC7">
              <w:rPr>
                <w:noProof/>
                <w:webHidden/>
              </w:rPr>
              <w:fldChar w:fldCharType="end"/>
            </w:r>
          </w:hyperlink>
        </w:p>
        <w:p w14:paraId="35D646C1" w14:textId="1EC8E2D6"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B724D6">
              <w:rPr>
                <w:noProof/>
                <w:webHidden/>
              </w:rPr>
              <w:t>2</w:t>
            </w:r>
            <w:r w:rsidR="00D35FC7">
              <w:rPr>
                <w:noProof/>
                <w:webHidden/>
              </w:rPr>
              <w:fldChar w:fldCharType="end"/>
            </w:r>
          </w:hyperlink>
        </w:p>
        <w:p w14:paraId="7865288F" w14:textId="3949AC15"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B724D6">
              <w:rPr>
                <w:noProof/>
                <w:webHidden/>
              </w:rPr>
              <w:t>11</w:t>
            </w:r>
            <w:r w:rsidR="00D35FC7">
              <w:rPr>
                <w:noProof/>
                <w:webHidden/>
              </w:rPr>
              <w:fldChar w:fldCharType="end"/>
            </w:r>
          </w:hyperlink>
        </w:p>
        <w:p w14:paraId="5BD1FCF8" w14:textId="0406ABF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B724D6">
              <w:rPr>
                <w:noProof/>
                <w:webHidden/>
              </w:rPr>
              <w:t>14</w:t>
            </w:r>
            <w:r w:rsidR="00D35FC7">
              <w:rPr>
                <w:noProof/>
                <w:webHidden/>
              </w:rPr>
              <w:fldChar w:fldCharType="end"/>
            </w:r>
          </w:hyperlink>
        </w:p>
        <w:p w14:paraId="21E29C39" w14:textId="15E3DE7F"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B724D6">
              <w:rPr>
                <w:noProof/>
                <w:webHidden/>
              </w:rPr>
              <w:t>15</w:t>
            </w:r>
            <w:r w:rsidR="00D35FC7">
              <w:rPr>
                <w:noProof/>
                <w:webHidden/>
              </w:rPr>
              <w:fldChar w:fldCharType="end"/>
            </w:r>
          </w:hyperlink>
        </w:p>
        <w:p w14:paraId="0D90004A" w14:textId="389E5150"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B724D6">
              <w:rPr>
                <w:noProof/>
                <w:webHidden/>
              </w:rPr>
              <w:t>16</w:t>
            </w:r>
            <w:r w:rsidR="00D35FC7">
              <w:rPr>
                <w:noProof/>
                <w:webHidden/>
              </w:rPr>
              <w:fldChar w:fldCharType="end"/>
            </w:r>
          </w:hyperlink>
        </w:p>
        <w:p w14:paraId="6867D898" w14:textId="6442728F"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72ED2485" w14:textId="646F822B"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B724D6">
              <w:rPr>
                <w:noProof/>
                <w:webHidden/>
              </w:rPr>
              <w:t>26</w:t>
            </w:r>
            <w:r w:rsidR="00D35FC7">
              <w:rPr>
                <w:noProof/>
                <w:webHidden/>
              </w:rPr>
              <w:fldChar w:fldCharType="end"/>
            </w:r>
          </w:hyperlink>
        </w:p>
        <w:p w14:paraId="0E9EF256" w14:textId="7FA399AB"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B724D6">
              <w:rPr>
                <w:noProof/>
                <w:webHidden/>
              </w:rPr>
              <w:t>27</w:t>
            </w:r>
            <w:r w:rsidR="00D35FC7">
              <w:rPr>
                <w:noProof/>
                <w:webHidden/>
              </w:rPr>
              <w:fldChar w:fldCharType="end"/>
            </w:r>
          </w:hyperlink>
        </w:p>
        <w:p w14:paraId="02C39600" w14:textId="57E25E93"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B724D6">
              <w:rPr>
                <w:noProof/>
                <w:webHidden/>
              </w:rPr>
              <w:t>28</w:t>
            </w:r>
            <w:r w:rsidR="00D35FC7">
              <w:rPr>
                <w:noProof/>
                <w:webHidden/>
              </w:rPr>
              <w:fldChar w:fldCharType="end"/>
            </w:r>
          </w:hyperlink>
        </w:p>
        <w:p w14:paraId="245E3FCA" w14:textId="67327CB8"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B724D6">
              <w:rPr>
                <w:noProof/>
                <w:webHidden/>
              </w:rPr>
              <w:t>29</w:t>
            </w:r>
            <w:r w:rsidR="00D35FC7">
              <w:rPr>
                <w:noProof/>
                <w:webHidden/>
              </w:rPr>
              <w:fldChar w:fldCharType="end"/>
            </w:r>
          </w:hyperlink>
        </w:p>
        <w:p w14:paraId="4EC1EE4B" w14:textId="4AB4303C"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00DF8FC9" w14:textId="300A5CD3"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B724D6">
              <w:rPr>
                <w:noProof/>
                <w:webHidden/>
              </w:rPr>
              <w:t>30</w:t>
            </w:r>
            <w:r w:rsidR="00D35FC7">
              <w:rPr>
                <w:noProof/>
                <w:webHidden/>
              </w:rPr>
              <w:fldChar w:fldCharType="end"/>
            </w:r>
          </w:hyperlink>
        </w:p>
        <w:p w14:paraId="1B9BD203" w14:textId="16F47E23"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B724D6">
              <w:rPr>
                <w:noProof/>
                <w:webHidden/>
              </w:rPr>
              <w:t>32</w:t>
            </w:r>
            <w:r w:rsidR="00D35FC7">
              <w:rPr>
                <w:noProof/>
                <w:webHidden/>
              </w:rPr>
              <w:fldChar w:fldCharType="end"/>
            </w:r>
          </w:hyperlink>
        </w:p>
        <w:p w14:paraId="43D47536" w14:textId="24F7B0AA"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B724D6">
              <w:rPr>
                <w:noProof/>
                <w:webHidden/>
              </w:rPr>
              <w:t>33</w:t>
            </w:r>
            <w:r w:rsidR="00D35FC7">
              <w:rPr>
                <w:noProof/>
                <w:webHidden/>
              </w:rPr>
              <w:fldChar w:fldCharType="end"/>
            </w:r>
          </w:hyperlink>
        </w:p>
        <w:p w14:paraId="48A17FD5" w14:textId="562DD6EA"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B724D6">
              <w:rPr>
                <w:noProof/>
                <w:webHidden/>
              </w:rPr>
              <w:t>35</w:t>
            </w:r>
            <w:r w:rsidR="00D35FC7">
              <w:rPr>
                <w:noProof/>
                <w:webHidden/>
              </w:rPr>
              <w:fldChar w:fldCharType="end"/>
            </w:r>
          </w:hyperlink>
        </w:p>
        <w:p w14:paraId="76B1DD0D" w14:textId="47517035"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B724D6">
              <w:rPr>
                <w:noProof/>
                <w:webHidden/>
              </w:rPr>
              <w:t>36</w:t>
            </w:r>
            <w:r w:rsidR="00D35FC7">
              <w:rPr>
                <w:noProof/>
                <w:webHidden/>
              </w:rPr>
              <w:fldChar w:fldCharType="end"/>
            </w:r>
          </w:hyperlink>
        </w:p>
        <w:p w14:paraId="207A314A" w14:textId="33AF386E"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B724D6">
              <w:rPr>
                <w:noProof/>
                <w:webHidden/>
              </w:rPr>
              <w:t>38</w:t>
            </w:r>
            <w:r w:rsidR="00D35FC7">
              <w:rPr>
                <w:noProof/>
                <w:webHidden/>
              </w:rPr>
              <w:fldChar w:fldCharType="end"/>
            </w:r>
          </w:hyperlink>
        </w:p>
        <w:p w14:paraId="0AC19736" w14:textId="07093269"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3FD2B65A" w14:textId="4926D0AD"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11AA7C54" w14:textId="035690D5"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B724D6">
              <w:rPr>
                <w:noProof/>
                <w:webHidden/>
              </w:rPr>
              <w:t>39</w:t>
            </w:r>
            <w:r w:rsidR="00D35FC7">
              <w:rPr>
                <w:noProof/>
                <w:webHidden/>
              </w:rPr>
              <w:fldChar w:fldCharType="end"/>
            </w:r>
          </w:hyperlink>
        </w:p>
        <w:p w14:paraId="54706FFE" w14:textId="138AFD4D"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B724D6">
              <w:rPr>
                <w:noProof/>
                <w:webHidden/>
              </w:rPr>
              <w:t>41</w:t>
            </w:r>
            <w:r w:rsidR="00D35FC7">
              <w:rPr>
                <w:noProof/>
                <w:webHidden/>
              </w:rPr>
              <w:fldChar w:fldCharType="end"/>
            </w:r>
          </w:hyperlink>
        </w:p>
        <w:p w14:paraId="78853611" w14:textId="42A7A9AD"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B724D6">
              <w:rPr>
                <w:noProof/>
                <w:webHidden/>
              </w:rPr>
              <w:t>42</w:t>
            </w:r>
            <w:r w:rsidR="00D35FC7">
              <w:rPr>
                <w:noProof/>
                <w:webHidden/>
              </w:rPr>
              <w:fldChar w:fldCharType="end"/>
            </w:r>
          </w:hyperlink>
        </w:p>
        <w:p w14:paraId="29781F5E" w14:textId="6CEA5D8A"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00580FED" w14:textId="624941D6"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B724D6">
              <w:rPr>
                <w:noProof/>
                <w:webHidden/>
              </w:rPr>
              <w:t>43</w:t>
            </w:r>
            <w:r w:rsidR="00D35FC7">
              <w:rPr>
                <w:noProof/>
                <w:webHidden/>
              </w:rPr>
              <w:fldChar w:fldCharType="end"/>
            </w:r>
          </w:hyperlink>
        </w:p>
        <w:p w14:paraId="4D67A21B" w14:textId="64D1CE0F"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BC2C9B1" w14:textId="6E45AE1A"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1AC05209" w14:textId="49644D35"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B724D6">
              <w:rPr>
                <w:noProof/>
                <w:webHidden/>
              </w:rPr>
              <w:t>44</w:t>
            </w:r>
            <w:r w:rsidR="00D35FC7">
              <w:rPr>
                <w:noProof/>
                <w:webHidden/>
              </w:rPr>
              <w:fldChar w:fldCharType="end"/>
            </w:r>
          </w:hyperlink>
        </w:p>
        <w:p w14:paraId="5F17E8BA" w14:textId="28E383AD"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B724D6">
              <w:rPr>
                <w:noProof/>
                <w:webHidden/>
              </w:rPr>
              <w:t>49</w:t>
            </w:r>
            <w:r w:rsidR="00D35FC7">
              <w:rPr>
                <w:noProof/>
                <w:webHidden/>
              </w:rPr>
              <w:fldChar w:fldCharType="end"/>
            </w:r>
          </w:hyperlink>
        </w:p>
        <w:p w14:paraId="33481005" w14:textId="092DB849"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B724D6">
              <w:rPr>
                <w:noProof/>
                <w:webHidden/>
              </w:rPr>
              <w:t>50</w:t>
            </w:r>
            <w:r w:rsidR="00D35FC7">
              <w:rPr>
                <w:noProof/>
                <w:webHidden/>
              </w:rPr>
              <w:fldChar w:fldCharType="end"/>
            </w:r>
          </w:hyperlink>
        </w:p>
        <w:p w14:paraId="6E9B7198" w14:textId="330933B0"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5C61D5FE" w14:textId="34A3A542"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B724D6">
              <w:rPr>
                <w:noProof/>
                <w:webHidden/>
              </w:rPr>
              <w:t>51</w:t>
            </w:r>
            <w:r w:rsidR="00D35FC7">
              <w:rPr>
                <w:noProof/>
                <w:webHidden/>
              </w:rPr>
              <w:fldChar w:fldCharType="end"/>
            </w:r>
          </w:hyperlink>
        </w:p>
        <w:p w14:paraId="305B6231" w14:textId="13266C7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3CD2C160" w14:textId="7A24F09A"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C5155F7" w14:textId="0C92EBEF"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575BD99E" w14:textId="5C6BC429"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B724D6">
              <w:rPr>
                <w:noProof/>
                <w:webHidden/>
              </w:rPr>
              <w:t>56</w:t>
            </w:r>
            <w:r w:rsidR="00D35FC7">
              <w:rPr>
                <w:noProof/>
                <w:webHidden/>
              </w:rPr>
              <w:fldChar w:fldCharType="end"/>
            </w:r>
          </w:hyperlink>
        </w:p>
        <w:p w14:paraId="79B86A05" w14:textId="1EDAAA8F"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B724D6">
              <w:rPr>
                <w:noProof/>
                <w:webHidden/>
              </w:rPr>
              <w:t>59</w:t>
            </w:r>
            <w:r w:rsidR="00D35FC7">
              <w:rPr>
                <w:noProof/>
                <w:webHidden/>
              </w:rPr>
              <w:fldChar w:fldCharType="end"/>
            </w:r>
          </w:hyperlink>
        </w:p>
        <w:p w14:paraId="32C84A0A" w14:textId="0763D538"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48CD1DCD" w14:textId="0294C2E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B724D6">
              <w:rPr>
                <w:noProof/>
                <w:webHidden/>
              </w:rPr>
              <w:t>60</w:t>
            </w:r>
            <w:r w:rsidR="00D35FC7">
              <w:rPr>
                <w:noProof/>
                <w:webHidden/>
              </w:rPr>
              <w:fldChar w:fldCharType="end"/>
            </w:r>
          </w:hyperlink>
        </w:p>
        <w:p w14:paraId="7FFD15D7" w14:textId="3D07D85E"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B3BC72D" w14:textId="523E3943"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B724D6">
              <w:rPr>
                <w:noProof/>
                <w:webHidden/>
              </w:rPr>
              <w:t>61</w:t>
            </w:r>
            <w:r w:rsidR="00D35FC7">
              <w:rPr>
                <w:noProof/>
                <w:webHidden/>
              </w:rPr>
              <w:fldChar w:fldCharType="end"/>
            </w:r>
          </w:hyperlink>
        </w:p>
        <w:p w14:paraId="2F54DCBF" w14:textId="61BF104C"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B724D6">
              <w:rPr>
                <w:noProof/>
                <w:webHidden/>
              </w:rPr>
              <w:t>62</w:t>
            </w:r>
            <w:r w:rsidR="00D35FC7">
              <w:rPr>
                <w:noProof/>
                <w:webHidden/>
              </w:rPr>
              <w:fldChar w:fldCharType="end"/>
            </w:r>
          </w:hyperlink>
        </w:p>
        <w:p w14:paraId="65A5453B" w14:textId="4A3541CB"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B724D6">
              <w:rPr>
                <w:noProof/>
                <w:webHidden/>
              </w:rPr>
              <w:t>63</w:t>
            </w:r>
            <w:r w:rsidR="00D35FC7">
              <w:rPr>
                <w:noProof/>
                <w:webHidden/>
              </w:rPr>
              <w:fldChar w:fldCharType="end"/>
            </w:r>
          </w:hyperlink>
        </w:p>
        <w:p w14:paraId="105DCAF8" w14:textId="7A9E5DE2"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B724D6">
              <w:rPr>
                <w:noProof/>
                <w:webHidden/>
              </w:rPr>
              <w:t>65</w:t>
            </w:r>
            <w:r w:rsidR="00D35FC7">
              <w:rPr>
                <w:noProof/>
                <w:webHidden/>
              </w:rPr>
              <w:fldChar w:fldCharType="end"/>
            </w:r>
          </w:hyperlink>
        </w:p>
        <w:p w14:paraId="79403A19" w14:textId="04BFA554"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001BF27" w14:textId="04ECA62F"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4E0F0E90" w14:textId="4EA4A5F8"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32AE8A86" w14:textId="54344058"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B724D6">
              <w:rPr>
                <w:noProof/>
                <w:webHidden/>
              </w:rPr>
              <w:t>66</w:t>
            </w:r>
            <w:r w:rsidR="00D35FC7">
              <w:rPr>
                <w:noProof/>
                <w:webHidden/>
              </w:rPr>
              <w:fldChar w:fldCharType="end"/>
            </w:r>
          </w:hyperlink>
        </w:p>
        <w:p w14:paraId="6D04F2D8" w14:textId="42F52816"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B724D6">
              <w:rPr>
                <w:noProof/>
                <w:webHidden/>
              </w:rPr>
              <w:t>68</w:t>
            </w:r>
            <w:r w:rsidR="00D35FC7">
              <w:rPr>
                <w:noProof/>
                <w:webHidden/>
              </w:rPr>
              <w:fldChar w:fldCharType="end"/>
            </w:r>
          </w:hyperlink>
        </w:p>
        <w:p w14:paraId="71E54333" w14:textId="3BFD338A"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034FE9C0" w14:textId="02E19A89"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2BC725B8" w14:textId="1A3AB888"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B724D6">
              <w:rPr>
                <w:noProof/>
                <w:webHidden/>
              </w:rPr>
              <w:t>69</w:t>
            </w:r>
            <w:r w:rsidR="00D35FC7">
              <w:rPr>
                <w:noProof/>
                <w:webHidden/>
              </w:rPr>
              <w:fldChar w:fldCharType="end"/>
            </w:r>
          </w:hyperlink>
        </w:p>
        <w:p w14:paraId="11FEDBD1" w14:textId="1CDAA0B6"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B724D6">
              <w:rPr>
                <w:noProof/>
                <w:webHidden/>
              </w:rPr>
              <w:t>70</w:t>
            </w:r>
            <w:r w:rsidR="00D35FC7">
              <w:rPr>
                <w:noProof/>
                <w:webHidden/>
              </w:rPr>
              <w:fldChar w:fldCharType="end"/>
            </w:r>
          </w:hyperlink>
        </w:p>
        <w:p w14:paraId="79438E7B" w14:textId="58A5BF89"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B724D6">
              <w:rPr>
                <w:noProof/>
                <w:webHidden/>
              </w:rPr>
              <w:t>71</w:t>
            </w:r>
            <w:r w:rsidR="00D35FC7">
              <w:rPr>
                <w:noProof/>
                <w:webHidden/>
              </w:rPr>
              <w:fldChar w:fldCharType="end"/>
            </w:r>
          </w:hyperlink>
        </w:p>
        <w:p w14:paraId="2FBDEF4F" w14:textId="642F4213"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B724D6">
              <w:rPr>
                <w:noProof/>
                <w:webHidden/>
              </w:rPr>
              <w:t>72</w:t>
            </w:r>
            <w:r w:rsidR="00D35FC7">
              <w:rPr>
                <w:noProof/>
                <w:webHidden/>
              </w:rPr>
              <w:fldChar w:fldCharType="end"/>
            </w:r>
          </w:hyperlink>
        </w:p>
        <w:p w14:paraId="24926F76" w14:textId="11AA4957"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B724D6">
              <w:rPr>
                <w:noProof/>
                <w:webHidden/>
              </w:rPr>
              <w:t>74</w:t>
            </w:r>
            <w:r w:rsidR="00D35FC7">
              <w:rPr>
                <w:noProof/>
                <w:webHidden/>
              </w:rPr>
              <w:fldChar w:fldCharType="end"/>
            </w:r>
          </w:hyperlink>
        </w:p>
        <w:p w14:paraId="20CAB977" w14:textId="56882957"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1C39DB88" w14:textId="5836BCAA"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2A7A6F4" w14:textId="19B1508A"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24BCC179" w14:textId="3081CD5E"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B724D6">
              <w:rPr>
                <w:noProof/>
                <w:webHidden/>
              </w:rPr>
              <w:t>75</w:t>
            </w:r>
            <w:r w:rsidR="00D35FC7">
              <w:rPr>
                <w:noProof/>
                <w:webHidden/>
              </w:rPr>
              <w:fldChar w:fldCharType="end"/>
            </w:r>
          </w:hyperlink>
        </w:p>
        <w:p w14:paraId="785708E8" w14:textId="510BDFD5"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B724D6">
              <w:rPr>
                <w:noProof/>
                <w:webHidden/>
              </w:rPr>
              <w:t>77</w:t>
            </w:r>
            <w:r w:rsidR="00D35FC7">
              <w:rPr>
                <w:noProof/>
                <w:webHidden/>
              </w:rPr>
              <w:fldChar w:fldCharType="end"/>
            </w:r>
          </w:hyperlink>
        </w:p>
        <w:p w14:paraId="3DFDB733" w14:textId="65D3E64A"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B724D6">
              <w:rPr>
                <w:noProof/>
                <w:webHidden/>
              </w:rPr>
              <w:t>78</w:t>
            </w:r>
            <w:r w:rsidR="00D35FC7">
              <w:rPr>
                <w:noProof/>
                <w:webHidden/>
              </w:rPr>
              <w:fldChar w:fldCharType="end"/>
            </w:r>
          </w:hyperlink>
        </w:p>
        <w:p w14:paraId="4969F060" w14:textId="039ED7B9"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B724D6">
              <w:rPr>
                <w:noProof/>
                <w:webHidden/>
              </w:rPr>
              <w:t>80</w:t>
            </w:r>
            <w:r w:rsidR="00D35FC7">
              <w:rPr>
                <w:noProof/>
                <w:webHidden/>
              </w:rPr>
              <w:fldChar w:fldCharType="end"/>
            </w:r>
          </w:hyperlink>
        </w:p>
        <w:p w14:paraId="00376C58" w14:textId="7B7BB6D5"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B724D6">
              <w:rPr>
                <w:noProof/>
                <w:webHidden/>
              </w:rPr>
              <w:t>82</w:t>
            </w:r>
            <w:r w:rsidR="00D35FC7">
              <w:rPr>
                <w:noProof/>
                <w:webHidden/>
              </w:rPr>
              <w:fldChar w:fldCharType="end"/>
            </w:r>
          </w:hyperlink>
        </w:p>
        <w:p w14:paraId="69441ACC" w14:textId="393266B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B724D6">
              <w:rPr>
                <w:noProof/>
                <w:webHidden/>
              </w:rPr>
              <w:t>83</w:t>
            </w:r>
            <w:r w:rsidR="00D35FC7">
              <w:rPr>
                <w:noProof/>
                <w:webHidden/>
              </w:rPr>
              <w:fldChar w:fldCharType="end"/>
            </w:r>
          </w:hyperlink>
        </w:p>
        <w:p w14:paraId="74C4F21A" w14:textId="4BF343E4"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4288D08C" w14:textId="2B977453"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B724D6">
              <w:rPr>
                <w:noProof/>
                <w:webHidden/>
              </w:rPr>
              <w:t>84</w:t>
            </w:r>
            <w:r w:rsidR="00D35FC7">
              <w:rPr>
                <w:noProof/>
                <w:webHidden/>
              </w:rPr>
              <w:fldChar w:fldCharType="end"/>
            </w:r>
          </w:hyperlink>
        </w:p>
        <w:p w14:paraId="15B56381" w14:textId="463A4F52"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6AB6FAC4" w14:textId="526DCF50"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B724D6">
              <w:rPr>
                <w:noProof/>
                <w:webHidden/>
              </w:rPr>
              <w:t>85</w:t>
            </w:r>
            <w:r w:rsidR="00D35FC7">
              <w:rPr>
                <w:noProof/>
                <w:webHidden/>
              </w:rPr>
              <w:fldChar w:fldCharType="end"/>
            </w:r>
          </w:hyperlink>
        </w:p>
        <w:p w14:paraId="08BF262B" w14:textId="5C4EC83F"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82807DB" w14:textId="1E92464B"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B724D6">
              <w:rPr>
                <w:noProof/>
                <w:webHidden/>
              </w:rPr>
              <w:t>87</w:t>
            </w:r>
            <w:r w:rsidR="00D35FC7">
              <w:rPr>
                <w:noProof/>
                <w:webHidden/>
              </w:rPr>
              <w:fldChar w:fldCharType="end"/>
            </w:r>
          </w:hyperlink>
        </w:p>
        <w:p w14:paraId="22C213EF" w14:textId="3C600A15"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B724D6">
              <w:rPr>
                <w:noProof/>
                <w:webHidden/>
              </w:rPr>
              <w:t>88</w:t>
            </w:r>
            <w:r w:rsidR="00D35FC7">
              <w:rPr>
                <w:noProof/>
                <w:webHidden/>
              </w:rPr>
              <w:fldChar w:fldCharType="end"/>
            </w:r>
          </w:hyperlink>
        </w:p>
        <w:p w14:paraId="0A837438" w14:textId="133959C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B724D6">
              <w:rPr>
                <w:noProof/>
                <w:webHidden/>
              </w:rPr>
              <w:t>91</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4E0D07A4" w:rsidR="005F3AE6" w:rsidRDefault="00883B9D" w:rsidP="00D35FC7">
      <w:pPr>
        <w:pStyle w:val="Heading1"/>
      </w:pPr>
      <w:bookmarkStart w:id="0" w:name="_Toc138340344"/>
      <w:r>
        <w:lastRenderedPageBreak/>
        <w:t>PRZM-VVWM</w:t>
      </w:r>
      <w:bookmarkEnd w:id="0"/>
      <w:r w:rsidR="00A20572" w:rsidRPr="00B135A0">
        <w:t xml:space="preserve"> </w:t>
      </w:r>
    </w:p>
    <w:p w14:paraId="616BF4D2" w14:textId="738C58DD" w:rsidR="00D41AA4" w:rsidRPr="00D35FC7" w:rsidRDefault="00883B9D" w:rsidP="00D35FC7">
      <w:r w:rsidRPr="00D35FC7">
        <w:t>PRZM5 and VVWM have been compiled into a single program</w:t>
      </w:r>
      <w:r w:rsidR="0048140C">
        <w:t xml:space="preserve"> that will be referred to as </w:t>
      </w:r>
      <w:r w:rsidR="0048140C" w:rsidRPr="0048140C">
        <w:rPr>
          <w:i/>
          <w:iCs/>
        </w:rPr>
        <w:t>PRZM-VVWM</w:t>
      </w:r>
      <w:r w:rsidR="0048140C">
        <w:t xml:space="preserve"> here</w:t>
      </w:r>
      <w:r w:rsidRPr="00D35FC7">
        <w:t>.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w:t>
      </w:r>
      <w:r w:rsidR="0009385E">
        <w:t xml:space="preserve"> </w:t>
      </w:r>
      <w:r w:rsidR="0048140C">
        <w:t>Additionally,</w:t>
      </w:r>
      <w:r w:rsidR="0009385E">
        <w:t xml:space="preserve"> a single compart receiving area option was added for simulations of the US EPA terrestrial exposure zone (TPEZ) which is used for terrestrial plant exposures.</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added</w:t>
      </w:r>
    </w:p>
    <w:p w14:paraId="5C8BE188" w14:textId="6699D35C" w:rsidR="00864872" w:rsidRDefault="00864872" w:rsidP="00D35FC7">
      <w:r>
        <w:t>Application schemes</w:t>
      </w:r>
      <w:r w:rsidR="004A346B">
        <w:t xml:space="preserve"> are added</w:t>
      </w:r>
    </w:p>
    <w:p w14:paraId="7ED3E75A" w14:textId="41F5EA0F" w:rsidR="000C0922" w:rsidRDefault="000C0922" w:rsidP="00D35FC7">
      <w:r>
        <w:t>Rain restriction options</w:t>
      </w:r>
      <w:r w:rsidR="004A346B">
        <w:t xml:space="preserve"> added</w:t>
      </w:r>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03DFA6B0" w:rsidR="004A346B" w:rsidRDefault="004A346B" w:rsidP="00D35FC7">
      <w:r>
        <w:t xml:space="preserve">Temperature routine was rewritten to fix a </w:t>
      </w:r>
      <w:r w:rsidR="0009385E">
        <w:t>mis-conceptualization</w:t>
      </w:r>
      <w:r>
        <w:t xml:space="preserve"> involving mineral composition of soil.</w:t>
      </w:r>
    </w:p>
    <w:p w14:paraId="728DDCA4" w14:textId="6075B6FF" w:rsidR="004A346B" w:rsidRDefault="004A346B" w:rsidP="00D35FC7">
      <w:r>
        <w:t>Routine added to automate setup of the soil profile.</w:t>
      </w:r>
    </w:p>
    <w:p w14:paraId="740F5367" w14:textId="3397832C" w:rsidR="0008612A" w:rsidRDefault="0008612A" w:rsidP="00D35FC7">
      <w:r>
        <w:t>Only reads WEA formatted weather files</w:t>
      </w:r>
    </w:p>
    <w:p w14:paraId="1D81C2D5" w14:textId="73413B0E" w:rsidR="0009385E" w:rsidRPr="00D41AA4" w:rsidRDefault="0009385E" w:rsidP="00D35FC7">
      <w:r>
        <w:t>Addition of TPEZ</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75A7B591" w14:textId="77777777" w:rsidR="006950CD" w:rsidRDefault="006950CD" w:rsidP="00D35FC7"/>
    <w:p w14:paraId="58661320" w14:textId="346FF5D6" w:rsidR="00A97C42" w:rsidRDefault="00883B9D" w:rsidP="00D35FC7">
      <w:pPr>
        <w:pStyle w:val="ListParagraph"/>
        <w:numPr>
          <w:ilvl w:val="0"/>
          <w:numId w:val="28"/>
        </w:numPr>
      </w:pPr>
      <w:r w:rsidRPr="00624057">
        <w:rPr>
          <w:u w:val="single"/>
        </w:rPr>
        <w:t>PRZM</w:t>
      </w:r>
      <w:r w:rsidR="0048140C">
        <w:rPr>
          <w:u w:val="single"/>
        </w:rPr>
        <w:t>-</w:t>
      </w:r>
      <w:r w:rsidRPr="00624057">
        <w:rPr>
          <w:u w:val="single"/>
        </w:rPr>
        <w:t>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w:t>
      </w:r>
      <w:r w:rsidR="0048140C">
        <w:t xml:space="preserve"> </w:t>
      </w:r>
      <w:r w:rsidR="0048140C" w:rsidRPr="0048140C">
        <w:rPr>
          <w:i/>
          <w:iCs/>
        </w:rPr>
        <w:t>PRZMVVWM.txt</w:t>
      </w:r>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5622607E" w:rsidR="00624057" w:rsidRDefault="00624057" w:rsidP="00D35FC7">
      <w:pPr>
        <w:pStyle w:val="ListParagraph"/>
        <w:numPr>
          <w:ilvl w:val="0"/>
          <w:numId w:val="28"/>
        </w:numPr>
      </w:pPr>
      <w:r>
        <w:t>Scenario File</w:t>
      </w:r>
      <w:r w:rsidR="00C97F60">
        <w:t xml:space="preserve"> (sc2 or csv file)</w:t>
      </w:r>
      <w:r w:rsidR="000C0922">
        <w:t xml:space="preserve">, this can either be a </w:t>
      </w:r>
      <w:r w:rsidR="00C97F60">
        <w:t xml:space="preserve">scn2 </w:t>
      </w:r>
      <w:r w:rsidR="000C0922">
        <w:t>legacy file(s) or a newly implemented multi-scenario csv file</w:t>
      </w:r>
      <w:r w:rsidR="00C97F60">
        <w:t xml:space="preserve">. </w:t>
      </w:r>
      <w:r w:rsidR="0048140C">
        <w:t>These files</w:t>
      </w:r>
      <w:r w:rsidR="00C97F60">
        <w:t xml:space="preserve"> </w:t>
      </w:r>
      <w:r w:rsidR="0048140C">
        <w:t>contain</w:t>
      </w:r>
      <w:r w:rsidR="00C97F60">
        <w:t xml:space="preserve"> all the intrinsic properties of the field.</w:t>
      </w:r>
    </w:p>
    <w:p w14:paraId="48FE75F4" w14:textId="77777777" w:rsidR="00624057" w:rsidRDefault="00624057" w:rsidP="00D35FC7">
      <w:pPr>
        <w:pStyle w:val="ListParagraph"/>
      </w:pPr>
    </w:p>
    <w:p w14:paraId="17AC5325" w14:textId="76CE83C8" w:rsidR="00624057" w:rsidRDefault="00624057" w:rsidP="00D35FC7">
      <w:pPr>
        <w:pStyle w:val="ListParagraph"/>
        <w:numPr>
          <w:ilvl w:val="0"/>
          <w:numId w:val="28"/>
        </w:numPr>
      </w:pPr>
      <w:r>
        <w:t>Water</w:t>
      </w:r>
      <w:r w:rsidR="00C97F60">
        <w:t>shed</w:t>
      </w:r>
      <w:r>
        <w:t xml:space="preserve"> File</w:t>
      </w:r>
      <w:r w:rsidR="00C97F60">
        <w:t xml:space="preserve"> (*.wat), this file contains </w:t>
      </w:r>
      <w:r w:rsidR="0048140C">
        <w:t>all</w:t>
      </w:r>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6506DE12"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specified in the scenario file.</w:t>
      </w:r>
    </w:p>
    <w:p w14:paraId="1C8F65F8" w14:textId="71DE1DB9" w:rsidR="00624057" w:rsidRDefault="00624057" w:rsidP="00D35FC7"/>
    <w:p w14:paraId="63D52591" w14:textId="6A6A036E" w:rsidR="00ED4BBB" w:rsidRDefault="00ED4BBB" w:rsidP="00D35FC7"/>
    <w:p w14:paraId="56731FEF" w14:textId="470CAB4E" w:rsidR="00015737" w:rsidRDefault="00015737" w:rsidP="00C05760">
      <w:pPr>
        <w:pStyle w:val="Heading2"/>
      </w:pPr>
      <w:bookmarkStart w:id="2" w:name="_Toc138340346"/>
      <w:r>
        <w:t>PRZM</w:t>
      </w:r>
      <w:r w:rsidR="0048140C">
        <w:t>-</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is_nonequilibrium</w:t>
      </w:r>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D35FC7">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N_f_input</w:t>
      </w:r>
      <w:proofErr w:type="spell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r>
        <w:t>xAerobic</w:t>
      </w:r>
      <w:proofErr w:type="spellEnd"/>
      <w:r>
        <w:t>(1)</w:t>
      </w:r>
      <w:r w:rsidR="00B0726C">
        <w:t>:</w:t>
      </w:r>
      <w:r>
        <w:t xml:space="preserve"> </w:t>
      </w:r>
      <w:r w:rsidR="00E71D5F">
        <w:t>moles of daughter produced per mole parent degraded</w:t>
      </w:r>
    </w:p>
    <w:p w14:paraId="71C55D4F" w14:textId="34041139" w:rsidR="00094A04" w:rsidRDefault="00566983" w:rsidP="00D35FC7">
      <w:proofErr w:type="spellStart"/>
      <w:r>
        <w:t>xAerobic</w:t>
      </w:r>
      <w:proofErr w:type="spell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r>
        <w:t>xBenthic</w:t>
      </w:r>
      <w:proofErr w:type="spell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r>
        <w:t>xBenthic</w:t>
      </w:r>
      <w:proofErr w:type="spell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photo_halflife_input</w:t>
      </w:r>
      <w:proofErr w:type="spell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r w:rsidRPr="00565863">
        <w:rPr>
          <w:color w:val="000000" w:themeColor="text1"/>
        </w:rPr>
        <w:t>xPhoto</w:t>
      </w:r>
      <w:proofErr w:type="spellEnd"/>
      <w:r>
        <w:t>(1)</w:t>
      </w:r>
      <w:r w:rsidR="00E71D5F">
        <w:t>:</w:t>
      </w:r>
      <w:r>
        <w:t xml:space="preserve"> </w:t>
      </w:r>
      <w:r w:rsidR="00E71D5F">
        <w:t>moles of daughter produced per mole parent degraded</w:t>
      </w:r>
    </w:p>
    <w:p w14:paraId="0FAEE638" w14:textId="506ED6C1" w:rsidR="00F50963" w:rsidRDefault="00F50963" w:rsidP="00D35FC7">
      <w:proofErr w:type="spellStart"/>
      <w:r w:rsidRPr="00565863">
        <w:rPr>
          <w:color w:val="000000" w:themeColor="text1"/>
        </w:rPr>
        <w:t>xPhoto</w:t>
      </w:r>
      <w:proofErr w:type="spell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r w:rsidRPr="00565863">
        <w:t>rflat</w:t>
      </w:r>
      <w:proofErr w:type="spell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r w:rsidRPr="00565863">
        <w:t>rflat</w:t>
      </w:r>
      <w:proofErr w:type="spell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_halflife_input</w:t>
      </w:r>
      <w:proofErr w:type="spell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D35FC7">
      <w:proofErr w:type="spellStart"/>
      <w:r w:rsidRPr="00565863">
        <w:rPr>
          <w:color w:val="000000" w:themeColor="text1"/>
        </w:rPr>
        <w:lastRenderedPageBreak/>
        <w:t>x</w:t>
      </w:r>
      <w:r w:rsidR="003B1A50">
        <w:rPr>
          <w:color w:val="000000" w:themeColor="text1"/>
        </w:rPr>
        <w:t>soil</w:t>
      </w:r>
      <w:proofErr w:type="spellEnd"/>
      <w:r>
        <w:t>(1)</w:t>
      </w:r>
      <w:r w:rsidR="00685DEE">
        <w:t>:</w:t>
      </w:r>
      <w:r>
        <w:t xml:space="preserve"> </w:t>
      </w:r>
      <w:r w:rsidR="00E71D5F">
        <w:t>moles of daughter produced per mole parent degraded</w:t>
      </w:r>
    </w:p>
    <w:p w14:paraId="104E5DE9" w14:textId="350BAB83" w:rsidR="00662B78" w:rsidRDefault="00662B78" w:rsidP="00D35FC7">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lastRenderedPageBreak/>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lastRenderedPageBreak/>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lastRenderedPageBreak/>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lastRenderedPageBreak/>
        <w:t>[LOGICAL]</w:t>
      </w:r>
    </w:p>
    <w:p w14:paraId="6CB3E756" w14:textId="7A6462B6" w:rsidR="00A92F6F" w:rsidRDefault="00A92F6F" w:rsidP="00D35FC7">
      <w:proofErr w:type="spellStart"/>
      <w:r>
        <w:t>is_batch_scenario</w:t>
      </w:r>
      <w:proofErr w:type="spellEnd"/>
      <w:r>
        <w:t>: TRUE if scenarios will be read in from a CSV format file</w:t>
      </w:r>
    </w:p>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lastRenderedPageBreak/>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B0717B2" w:rsidR="00381DC7" w:rsidRDefault="00381DC7" w:rsidP="00D35FC7">
      <w:r>
        <w:t>CONST: output will be multiplied by this number</w:t>
      </w:r>
    </w:p>
    <w:p w14:paraId="33023FB3" w14:textId="77777777" w:rsidR="00381DC7" w:rsidRDefault="00381DC7" w:rsidP="00D35FC7"/>
    <w:p w14:paraId="715E0099" w14:textId="78638DD2" w:rsidR="002843E9" w:rsidRDefault="002843E9" w:rsidP="00D35FC7"/>
    <w:p w14:paraId="1E44B8C3" w14:textId="77777777" w:rsidR="00381DC7" w:rsidRDefault="00381DC7" w:rsidP="00D35FC7"/>
    <w:p w14:paraId="27858346" w14:textId="77777777" w:rsidR="00323AE6" w:rsidRDefault="00323AE6" w:rsidP="00D35FC7"/>
    <w:p w14:paraId="4809D325" w14:textId="191325AC" w:rsidR="00795509" w:rsidRPr="005644CE" w:rsidRDefault="0032152D" w:rsidP="00C05760">
      <w:pPr>
        <w:pStyle w:val="Heading2"/>
      </w:pPr>
      <w:bookmarkStart w:id="48" w:name="_Toc138340347"/>
      <w:r>
        <w:t>Field Property Input File</w:t>
      </w:r>
      <w:bookmarkEnd w:id="48"/>
      <w:r w:rsidR="00795509" w:rsidRPr="005644CE">
        <w:t xml:space="preserve"> </w:t>
      </w:r>
    </w:p>
    <w:p w14:paraId="3BF60D8E" w14:textId="6BCFBA08" w:rsidR="00795509" w:rsidRDefault="00916980" w:rsidP="008F175E">
      <w:r>
        <w:t xml:space="preserve">1  </w:t>
      </w:r>
      <w:proofErr w:type="spellStart"/>
      <w:r>
        <w:t>scenario_id</w:t>
      </w:r>
      <w:proofErr w:type="spellEnd"/>
    </w:p>
    <w:p w14:paraId="76C0F031" w14:textId="3D8A4351" w:rsidR="00916980" w:rsidRDefault="00916980" w:rsidP="008F175E">
      <w:r>
        <w:t xml:space="preserve">2 </w:t>
      </w:r>
      <w:proofErr w:type="spellStart"/>
      <w:r>
        <w:t>weatherfilename</w:t>
      </w:r>
      <w:proofErr w:type="spellEnd"/>
    </w:p>
    <w:p w14:paraId="3B0A73BF" w14:textId="0529AECA" w:rsidR="00916980" w:rsidRDefault="00916980" w:rsidP="008F175E">
      <w:r>
        <w:t>3 latitude</w:t>
      </w:r>
    </w:p>
    <w:p w14:paraId="3591FBA9" w14:textId="1FF0ED18" w:rsidR="00916980" w:rsidRDefault="00916980" w:rsidP="008F175E">
      <w:r>
        <w:t>4 – 27 Unused</w:t>
      </w:r>
    </w:p>
    <w:p w14:paraId="7ADC5B09" w14:textId="17F9A1A4" w:rsidR="00916980" w:rsidRDefault="00916980" w:rsidP="008F175E">
      <w:r>
        <w:t xml:space="preserve">28 </w:t>
      </w:r>
      <w:r w:rsidRPr="00916980">
        <w:t>******** start of PRZM information ******************</w:t>
      </w:r>
    </w:p>
    <w:p w14:paraId="3DB5621F" w14:textId="2B531785" w:rsidR="00916980" w:rsidRDefault="00916980" w:rsidP="008F175E">
      <w:r>
        <w:t xml:space="preserve">29 </w:t>
      </w:r>
      <w:r>
        <w:t>dummy, evergreen</w:t>
      </w:r>
    </w:p>
    <w:p w14:paraId="21C6FCB3" w14:textId="77777777" w:rsidR="00916980" w:rsidRDefault="00916980" w:rsidP="00D35FC7"/>
    <w:p w14:paraId="48037082" w14:textId="77777777" w:rsidR="00916980" w:rsidRDefault="00916980" w:rsidP="00D35FC7"/>
    <w:p w14:paraId="6910F4DA" w14:textId="77777777" w:rsidR="00916980" w:rsidRDefault="00916980" w:rsidP="00D35FC7"/>
    <w:p w14:paraId="4D1095B0" w14:textId="77777777" w:rsidR="00916980" w:rsidRDefault="00916980" w:rsidP="00D35FC7"/>
    <w:p w14:paraId="36F1A9F0" w14:textId="77777777" w:rsidR="00916980" w:rsidRDefault="00916980" w:rsidP="00D35FC7"/>
    <w:p w14:paraId="5F4F9C58" w14:textId="77777777" w:rsidR="00916980" w:rsidRDefault="00916980" w:rsidP="00D35FC7"/>
    <w:p w14:paraId="70946E64" w14:textId="77777777" w:rsidR="00916980" w:rsidRPr="006950CD" w:rsidRDefault="00916980" w:rsidP="00D35FC7"/>
    <w:p w14:paraId="6972D5A1" w14:textId="7CE2C43A" w:rsidR="00B526CB" w:rsidRDefault="00980D2F" w:rsidP="00D35FC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lastRenderedPageBreak/>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35FC7"/>
    <w:p w14:paraId="43F6A1ED" w14:textId="167CD905" w:rsidR="00015737" w:rsidRDefault="00980D2F" w:rsidP="00D35FC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lastRenderedPageBreak/>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lastRenderedPageBreak/>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C05760">
      <w:pPr>
        <w:pStyle w:val="Heading2"/>
      </w:pPr>
      <w:bookmarkStart w:id="53" w:name="_Toc138340348"/>
      <w:r w:rsidRPr="0032152D">
        <w:t xml:space="preserve">Waterbody/Watershed </w:t>
      </w:r>
      <w:r w:rsidR="0032152D">
        <w:t xml:space="preserve">Input </w:t>
      </w:r>
      <w:r w:rsidRPr="0032152D">
        <w:t>File</w:t>
      </w:r>
      <w:bookmarkEnd w:id="53"/>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lastRenderedPageBreak/>
        <w:t xml:space="preserve">4 = constant volume without flow </w:t>
      </w:r>
      <w:bookmarkStart w:id="54" w:name="_Hlk138486174"/>
      <w:r>
        <w:t xml:space="preserve">with user supplied inputs </w:t>
      </w:r>
      <w:bookmarkEnd w:id="54"/>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area_waterbody</w:t>
      </w:r>
      <w:proofErr w:type="spellEnd"/>
      <w:r w:rsidR="00A622E0" w:rsidRPr="00DD1ED4">
        <w:rPr>
          <w:b/>
          <w:bCs/>
        </w:rPr>
        <w:t xml:space="preserve">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zero_depth</w:t>
      </w:r>
      <w:proofErr w:type="spell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t>
      </w:r>
      <w:proofErr w:type="spellStart"/>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is_tpez</w:t>
      </w:r>
      <w:proofErr w:type="spell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C05760">
      <w:pPr>
        <w:pStyle w:val="Heading2"/>
      </w:pPr>
      <w:bookmarkStart w:id="55" w:name="_Toc138340349"/>
      <w:r w:rsidRPr="00B135A0">
        <w:t>Meteorological Data File</w:t>
      </w:r>
      <w:bookmarkEnd w:id="55"/>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6EADE989" w:rsidR="003B0799" w:rsidRDefault="003B0799" w:rsidP="00D35FC7">
      <w:pPr>
        <w:pStyle w:val="Heading1"/>
      </w:pPr>
      <w:bookmarkStart w:id="56" w:name="_Toc138340350"/>
      <w:r>
        <w:t xml:space="preserve">Parameter </w:t>
      </w:r>
      <w:r w:rsidR="00514A0C">
        <w:t xml:space="preserve">Description and  </w:t>
      </w:r>
      <w:r>
        <w:t>Estimation</w:t>
      </w:r>
      <w:bookmarkEnd w:id="56"/>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lastRenderedPageBreak/>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7" w:name="_Hlk49240068"/>
      <w:proofErr w:type="spellStart"/>
      <w:r w:rsidRPr="003E4634">
        <w:rPr>
          <w:b/>
        </w:rPr>
        <w:t>application_rate</w:t>
      </w:r>
      <w:bookmarkEnd w:id="57"/>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49B64AFE" w:rsidR="005F3AE6" w:rsidRPr="003F136C" w:rsidRDefault="007E403C" w:rsidP="00257924">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B724D6">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B724D6">
        <w:rPr>
          <w:noProof/>
        </w:rPr>
        <w:t>1</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8"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8"/>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59" w:name="_Hlk426379"/>
      <w:r w:rsidRPr="00A567EB">
        <w:lastRenderedPageBreak/>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9"/>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D35FC7"/>
    <w:p w14:paraId="70885B5C" w14:textId="3ABE19D1" w:rsidR="0022397E" w:rsidRDefault="00514A0C" w:rsidP="00514A0C">
      <w:pPr>
        <w:tabs>
          <w:tab w:val="center" w:pos="4320"/>
          <w:tab w:val="right" w:pos="9360"/>
        </w:tabs>
      </w:pPr>
      <w:r>
        <w:rPr>
          <w:rFonts w:eastAsiaTheme="minorEastAsia"/>
        </w:rPr>
        <w:tab/>
      </w:r>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Pr>
          <w:rFonts w:eastAsiaTheme="minorEastAsia"/>
        </w:rPr>
        <w:tab/>
      </w:r>
      <w:r w:rsidR="00B90BD5">
        <w:rPr>
          <w:rFonts w:eastAsiaTheme="minorEastAsia"/>
        </w:rPr>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dispersivity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dispersivity</w:t>
      </w:r>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4D7EAAA1" w14:textId="77777777" w:rsidR="007C4F06" w:rsidRDefault="007C4F06" w:rsidP="00D35FC7"/>
    <w:p w14:paraId="23832A92" w14:textId="77777777" w:rsidR="007C4F06" w:rsidRDefault="007C4F06"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lastRenderedPageBreak/>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26FDF47F" w14:textId="77777777" w:rsidR="00514A0C"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p>
    <w:p w14:paraId="7E03A74E" w14:textId="29F13EAB" w:rsidR="00F60077" w:rsidRPr="00F60077" w:rsidRDefault="00D3738E" w:rsidP="00D35FC7">
      <w:r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0" w:name="_Toc138340351"/>
      <w:r>
        <w:t>PRZM5 Theory</w:t>
      </w:r>
      <w:bookmarkEnd w:id="60"/>
    </w:p>
    <w:p w14:paraId="1E4764A8" w14:textId="77777777" w:rsidR="009E651C" w:rsidRDefault="009E651C" w:rsidP="00C05760">
      <w:pPr>
        <w:pStyle w:val="Heading2"/>
      </w:pPr>
      <w:bookmarkStart w:id="61" w:name="_Toc138340352"/>
      <w:r>
        <w:t>Overview</w:t>
      </w:r>
      <w:bookmarkEnd w:id="61"/>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lastRenderedPageBreak/>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C05760">
      <w:pPr>
        <w:pStyle w:val="Heading2"/>
      </w:pPr>
      <w:bookmarkStart w:id="62" w:name="_Toc138340353"/>
      <w:r>
        <w:t>Description of the Algorithms</w:t>
      </w:r>
      <w:bookmarkEnd w:id="62"/>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5A9C4AB5" w14:textId="77777777" w:rsidR="0009385E" w:rsidRDefault="0009385E" w:rsidP="00D35FC7"/>
    <w:p w14:paraId="0BEEAB8F" w14:textId="3D670DAF" w:rsidR="0009385E" w:rsidRDefault="0009385E" w:rsidP="0009385E">
      <w:pPr>
        <w:pStyle w:val="ListParagraph"/>
        <w:numPr>
          <w:ilvl w:val="0"/>
          <w:numId w:val="22"/>
        </w:numPr>
      </w:pPr>
      <w:r>
        <w:t>Soil Profile Setup</w:t>
      </w:r>
    </w:p>
    <w:p w14:paraId="77F25D25" w14:textId="3584C17A" w:rsidR="009E651C" w:rsidRDefault="0009385E"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465F1BA8" w14:textId="77777777" w:rsidR="0009385E" w:rsidRDefault="0009385E" w:rsidP="0009385E"/>
    <w:p w14:paraId="51EE08BB" w14:textId="57ED8764" w:rsidR="0009385E" w:rsidRDefault="0009385E" w:rsidP="00C05760">
      <w:pPr>
        <w:pStyle w:val="Heading2"/>
      </w:pPr>
      <w:r>
        <w:t>Soil Profile Setup</w:t>
      </w:r>
    </w:p>
    <w:p w14:paraId="3817BE06" w14:textId="69FECFA9" w:rsidR="0009385E" w:rsidRDefault="00C05760" w:rsidP="0009385E">
      <w:r>
        <w:t>The s</w:t>
      </w:r>
      <w:r w:rsidR="0009385E">
        <w:t>oil profile</w:t>
      </w:r>
      <w:r w:rsidR="00604C8D">
        <w:t xml:space="preserve"> and its discretization are </w:t>
      </w:r>
      <w:r w:rsidR="0009385E">
        <w:t xml:space="preserve"> handled in </w:t>
      </w:r>
      <w:r w:rsidR="00604C8D">
        <w:t>two way</w:t>
      </w:r>
      <w:r w:rsidR="00952616">
        <w:t>s.  O</w:t>
      </w:r>
      <w:r w:rsidR="00604C8D">
        <w:t xml:space="preserve">ne way is how previous versions of PRZM </w:t>
      </w:r>
      <w:r w:rsidR="00952616">
        <w:t>handled</w:t>
      </w:r>
      <w:r w:rsidR="00604C8D">
        <w:t xml:space="preserve"> inputs for soil properties </w:t>
      </w:r>
      <w:r w:rsidR="00952616">
        <w:t xml:space="preserve">by requiring inputs </w:t>
      </w:r>
      <w:r w:rsidR="00604C8D">
        <w:t xml:space="preserve">specific </w:t>
      </w:r>
      <w:r w:rsidR="00952616">
        <w:t xml:space="preserve">to </w:t>
      </w:r>
      <w:r w:rsidR="00604C8D">
        <w:t xml:space="preserve">each </w:t>
      </w:r>
      <w:r w:rsidR="00952616">
        <w:t xml:space="preserve">different </w:t>
      </w:r>
      <w:r w:rsidR="00604C8D">
        <w:t>soil layer</w:t>
      </w:r>
      <w:r w:rsidR="00952616">
        <w:t xml:space="preserve">.  One of the difficulties with this way was if the user desired soil layer sizes that did not conform to sizes of the available input soil data.  For such cases, users would be required to adjust the data to conform to the desired soil layer and discretizations. User specified soil layer and discretization sizes are important when using PRZM-VVWM to simulate subsurface dispersion for groundwater concentration estimation.  To facilitate data manipulations, PRZM-VVWM allows for users to enter the raw soil data and the discretization scheme independently of each other.  PRZM-VVWM will make the necessary adjustment on the data to fit the desired discretization profile. </w:t>
      </w:r>
    </w:p>
    <w:p w14:paraId="4678BD28" w14:textId="77777777" w:rsidR="00231F41" w:rsidRDefault="00231F41" w:rsidP="0009385E"/>
    <w:p w14:paraId="38646AAB" w14:textId="4D8D5C47" w:rsidR="00231F41" w:rsidRDefault="00231F41" w:rsidP="0009385E">
      <w:r>
        <w:t>The following rules are applied:</w:t>
      </w:r>
    </w:p>
    <w:p w14:paraId="652F9F4F" w14:textId="77777777" w:rsidR="00C05760" w:rsidRDefault="00C05760" w:rsidP="0009385E"/>
    <w:p w14:paraId="559D4C95" w14:textId="2A3ECF9E" w:rsidR="00231F41" w:rsidRDefault="00231F41" w:rsidP="0009385E">
      <w:r>
        <w:t>If a discretization falls completely within a soil data layer, then that discretization has the value of that soil data layer.</w:t>
      </w:r>
    </w:p>
    <w:p w14:paraId="0BB2F3B1" w14:textId="77777777" w:rsidR="00C05760" w:rsidRDefault="00C05760" w:rsidP="0009385E"/>
    <w:p w14:paraId="774A6292" w14:textId="1B6B18E8" w:rsidR="00231F41" w:rsidRDefault="00231F41" w:rsidP="0009385E">
      <w:r>
        <w:t>If a discretization straddles multiple data layers, then the discretization is a weighted average of the data layers, with weighting proportional to the size of each data layer within the discretization.</w:t>
      </w:r>
    </w:p>
    <w:p w14:paraId="59B83E87" w14:textId="77777777" w:rsidR="00C05760" w:rsidRDefault="00C05760" w:rsidP="0009385E"/>
    <w:p w14:paraId="124872F0" w14:textId="072D153F" w:rsidR="00231F41" w:rsidRDefault="00231F41" w:rsidP="0009385E">
      <w:r>
        <w:t>If the desired profile extends below the last data layer, then the properties of all discretizations below the last data layer have the properties of the last data layer, except for organic carbon content which is set to zero.</w:t>
      </w:r>
    </w:p>
    <w:p w14:paraId="504CE387" w14:textId="77777777" w:rsidR="00C05760" w:rsidRDefault="00C05760" w:rsidP="0009385E"/>
    <w:p w14:paraId="1FDD7B0A" w14:textId="16388FF9" w:rsidR="00C05760" w:rsidRDefault="00C05760" w:rsidP="0009385E">
      <w:r>
        <w:lastRenderedPageBreak/>
        <w:t xml:space="preserve">The water content in the bottom two compartments is set to saturation to simulate a water table. Groundwater concentrations in the output file are taken from the last two compartments. </w:t>
      </w:r>
    </w:p>
    <w:p w14:paraId="43E5241E" w14:textId="77777777" w:rsidR="00B724D6" w:rsidRDefault="00B724D6" w:rsidP="0009385E"/>
    <w:p w14:paraId="5B6D9009" w14:textId="16C9C28B" w:rsidR="00B724D6" w:rsidRDefault="00B724D6" w:rsidP="0009385E">
      <w:r>
        <w:t>For example, Table 1 shows soil layer data taken from a soil database. Table 2 gives the desired profile that a user wishes to simulate vertical dispersion and a saturated aquifer</w:t>
      </w:r>
      <w:r w:rsidR="00F85E5F">
        <w:t xml:space="preserve"> with 65 compartments of varying sizes</w:t>
      </w:r>
      <w:r>
        <w:t xml:space="preserve">. </w:t>
      </w:r>
      <w:r w:rsidR="00F85E5F">
        <w:t>This particular profile is used for standard EPA groundwater assessments for pesticides.</w:t>
      </w:r>
      <w:r>
        <w:t xml:space="preserve"> The program will consider these 2 tables and create the profile in Table 3 which is based on the rules above.</w:t>
      </w:r>
    </w:p>
    <w:p w14:paraId="40FBBC59" w14:textId="77777777" w:rsidR="00C246FD" w:rsidRDefault="00C246FD" w:rsidP="0009385E"/>
    <w:p w14:paraId="4DFB0CB0" w14:textId="1012679E" w:rsidR="00C246FD" w:rsidRDefault="00C246FD" w:rsidP="0009385E"/>
    <w:p w14:paraId="38AAF587" w14:textId="19B8F64A" w:rsidR="00C246FD" w:rsidRPr="00257924" w:rsidRDefault="00C246FD" w:rsidP="00257924">
      <w:pPr>
        <w:pStyle w:val="Caption"/>
      </w:pPr>
      <w:bookmarkStart w:id="63" w:name="_Hlk139447465"/>
      <w:r w:rsidRPr="00257924">
        <w:t xml:space="preserve">Table </w:t>
      </w:r>
      <w:fldSimple w:instr=" SEQ Table \* ARABIC ">
        <w:r w:rsidR="00B724D6">
          <w:rPr>
            <w:noProof/>
          </w:rPr>
          <w:t>1</w:t>
        </w:r>
      </w:fldSimple>
      <w:r w:rsidRPr="00257924">
        <w:t>. Example data properties</w:t>
      </w:r>
    </w:p>
    <w:tbl>
      <w:tblPr>
        <w:tblStyle w:val="TableGrid"/>
        <w:tblW w:w="0" w:type="auto"/>
        <w:tblLook w:val="04A0" w:firstRow="1" w:lastRow="0" w:firstColumn="1" w:lastColumn="0" w:noHBand="0" w:noVBand="1"/>
      </w:tblPr>
      <w:tblGrid>
        <w:gridCol w:w="1008"/>
        <w:gridCol w:w="1728"/>
        <w:gridCol w:w="1368"/>
        <w:gridCol w:w="1368"/>
        <w:gridCol w:w="1368"/>
        <w:gridCol w:w="1368"/>
      </w:tblGrid>
      <w:tr w:rsidR="00257924" w14:paraId="00DD3944" w14:textId="77777777" w:rsidTr="00C246FD">
        <w:tc>
          <w:tcPr>
            <w:tcW w:w="1008" w:type="dxa"/>
          </w:tcPr>
          <w:p w14:paraId="0A5A4698" w14:textId="11AA4972" w:rsidR="00257924" w:rsidRDefault="00B724D6" w:rsidP="0009385E">
            <w:r>
              <w:t xml:space="preserve">Data </w:t>
            </w:r>
            <w:r w:rsidR="00257924">
              <w:t>Layer #</w:t>
            </w:r>
          </w:p>
        </w:tc>
        <w:tc>
          <w:tcPr>
            <w:tcW w:w="1728" w:type="dxa"/>
          </w:tcPr>
          <w:p w14:paraId="4452F429" w14:textId="2019D933" w:rsidR="00257924" w:rsidRDefault="00257924" w:rsidP="0009385E">
            <w:r>
              <w:t>Thickness</w:t>
            </w:r>
            <w:r w:rsidR="00B724D6">
              <w:t xml:space="preserve"> (cm)</w:t>
            </w:r>
          </w:p>
        </w:tc>
        <w:tc>
          <w:tcPr>
            <w:tcW w:w="1368" w:type="dxa"/>
          </w:tcPr>
          <w:p w14:paraId="3D6D928D" w14:textId="0B6B3827" w:rsidR="00257924" w:rsidRDefault="00B724D6" w:rsidP="0009385E">
            <w:r>
              <w:sym w:font="Symbol" w:char="F072"/>
            </w:r>
            <w:r>
              <w:t xml:space="preserve"> (g/ml)</w:t>
            </w:r>
          </w:p>
        </w:tc>
        <w:tc>
          <w:tcPr>
            <w:tcW w:w="1368" w:type="dxa"/>
          </w:tcPr>
          <w:p w14:paraId="2F9BF3E8" w14:textId="66866ED2" w:rsidR="00257924" w:rsidRDefault="00257924" w:rsidP="0009385E">
            <w:r>
              <w:t>Max Cap</w:t>
            </w:r>
            <w:r w:rsidR="00B724D6">
              <w:t>acity Fraction</w:t>
            </w:r>
          </w:p>
        </w:tc>
        <w:tc>
          <w:tcPr>
            <w:tcW w:w="1368" w:type="dxa"/>
          </w:tcPr>
          <w:p w14:paraId="0CE8C61A" w14:textId="1E24DE06" w:rsidR="00257924" w:rsidRDefault="00257924" w:rsidP="0009385E">
            <w:r>
              <w:t>Min Cap</w:t>
            </w:r>
            <w:r w:rsidR="00B724D6">
              <w:t>acity Fraction</w:t>
            </w:r>
          </w:p>
        </w:tc>
        <w:tc>
          <w:tcPr>
            <w:tcW w:w="1368" w:type="dxa"/>
          </w:tcPr>
          <w:p w14:paraId="59049D79" w14:textId="74B86831" w:rsidR="00257924" w:rsidRDefault="00257924" w:rsidP="0009385E">
            <w:r>
              <w:t>OC</w:t>
            </w:r>
            <w:r w:rsidR="00B724D6">
              <w:t xml:space="preserve"> (%)</w:t>
            </w:r>
          </w:p>
        </w:tc>
      </w:tr>
      <w:tr w:rsidR="00257924" w14:paraId="34BDFCD2" w14:textId="77777777" w:rsidTr="00C246FD">
        <w:tc>
          <w:tcPr>
            <w:tcW w:w="1008" w:type="dxa"/>
          </w:tcPr>
          <w:p w14:paraId="41EA8B3E" w14:textId="5480D50E" w:rsidR="00257924" w:rsidRDefault="00257924" w:rsidP="0009385E">
            <w:r>
              <w:t>1</w:t>
            </w:r>
          </w:p>
        </w:tc>
        <w:tc>
          <w:tcPr>
            <w:tcW w:w="1728" w:type="dxa"/>
          </w:tcPr>
          <w:p w14:paraId="5DECA370" w14:textId="7F81EFB4" w:rsidR="00257924" w:rsidRDefault="00257924" w:rsidP="0009385E">
            <w:r>
              <w:t>8</w:t>
            </w:r>
          </w:p>
        </w:tc>
        <w:tc>
          <w:tcPr>
            <w:tcW w:w="1368" w:type="dxa"/>
          </w:tcPr>
          <w:p w14:paraId="5A46E3CA" w14:textId="52B19454" w:rsidR="00257924" w:rsidRDefault="00257924" w:rsidP="0009385E">
            <w:r>
              <w:t>1.45</w:t>
            </w:r>
          </w:p>
        </w:tc>
        <w:tc>
          <w:tcPr>
            <w:tcW w:w="1368" w:type="dxa"/>
          </w:tcPr>
          <w:p w14:paraId="6C9DAFFF" w14:textId="282511F8" w:rsidR="00257924" w:rsidRDefault="00257924" w:rsidP="0009385E">
            <w:r>
              <w:t>0.29</w:t>
            </w:r>
          </w:p>
        </w:tc>
        <w:tc>
          <w:tcPr>
            <w:tcW w:w="1368" w:type="dxa"/>
          </w:tcPr>
          <w:p w14:paraId="7875ADE3" w14:textId="5F41F297" w:rsidR="00257924" w:rsidRDefault="00257924" w:rsidP="0009385E">
            <w:r>
              <w:t>0.09</w:t>
            </w:r>
          </w:p>
        </w:tc>
        <w:tc>
          <w:tcPr>
            <w:tcW w:w="1368" w:type="dxa"/>
          </w:tcPr>
          <w:p w14:paraId="559CDF2A" w14:textId="2B793E17" w:rsidR="00257924" w:rsidRDefault="00257924" w:rsidP="0009385E">
            <w:r>
              <w:t>2.40</w:t>
            </w:r>
          </w:p>
        </w:tc>
      </w:tr>
      <w:tr w:rsidR="00257924" w14:paraId="1C4EC7A3" w14:textId="77777777" w:rsidTr="00C246FD">
        <w:tc>
          <w:tcPr>
            <w:tcW w:w="1008" w:type="dxa"/>
          </w:tcPr>
          <w:p w14:paraId="7798D608" w14:textId="6D7A5CFD" w:rsidR="00257924" w:rsidRDefault="00257924" w:rsidP="0009385E">
            <w:r>
              <w:t>2</w:t>
            </w:r>
          </w:p>
        </w:tc>
        <w:tc>
          <w:tcPr>
            <w:tcW w:w="1728" w:type="dxa"/>
          </w:tcPr>
          <w:p w14:paraId="3D57F7A1" w14:textId="44AC02A8" w:rsidR="00257924" w:rsidRDefault="00257924" w:rsidP="0009385E">
            <w:r>
              <w:t>73</w:t>
            </w:r>
          </w:p>
        </w:tc>
        <w:tc>
          <w:tcPr>
            <w:tcW w:w="1368" w:type="dxa"/>
          </w:tcPr>
          <w:p w14:paraId="72C3A5BD" w14:textId="77F2C953" w:rsidR="00257924" w:rsidRDefault="00257924" w:rsidP="0009385E">
            <w:r>
              <w:t>1.5</w:t>
            </w:r>
          </w:p>
        </w:tc>
        <w:tc>
          <w:tcPr>
            <w:tcW w:w="1368" w:type="dxa"/>
          </w:tcPr>
          <w:p w14:paraId="56BA4416" w14:textId="4DA8B307" w:rsidR="00257924" w:rsidRDefault="00257924" w:rsidP="0009385E">
            <w:r>
              <w:t>0.25</w:t>
            </w:r>
          </w:p>
        </w:tc>
        <w:tc>
          <w:tcPr>
            <w:tcW w:w="1368" w:type="dxa"/>
          </w:tcPr>
          <w:p w14:paraId="42D2E6B8" w14:textId="61877B7C" w:rsidR="00257924" w:rsidRDefault="00257924" w:rsidP="0009385E">
            <w:r>
              <w:t>0.13</w:t>
            </w:r>
          </w:p>
        </w:tc>
        <w:tc>
          <w:tcPr>
            <w:tcW w:w="1368" w:type="dxa"/>
          </w:tcPr>
          <w:p w14:paraId="2FE9FBCF" w14:textId="1AFF3F44" w:rsidR="00257924" w:rsidRDefault="00257924" w:rsidP="0009385E">
            <w:r>
              <w:t>0.90</w:t>
            </w:r>
          </w:p>
        </w:tc>
      </w:tr>
      <w:tr w:rsidR="00257924" w14:paraId="597970B4" w14:textId="77777777" w:rsidTr="00C246FD">
        <w:tc>
          <w:tcPr>
            <w:tcW w:w="1008" w:type="dxa"/>
          </w:tcPr>
          <w:p w14:paraId="154D8C10" w14:textId="0A4E4D20" w:rsidR="00257924" w:rsidRDefault="00257924" w:rsidP="0009385E">
            <w:r>
              <w:t>3</w:t>
            </w:r>
          </w:p>
        </w:tc>
        <w:tc>
          <w:tcPr>
            <w:tcW w:w="1728" w:type="dxa"/>
          </w:tcPr>
          <w:p w14:paraId="5B02FF1A" w14:textId="0281272A" w:rsidR="00257924" w:rsidRDefault="00257924" w:rsidP="0009385E">
            <w:r>
              <w:t>92</w:t>
            </w:r>
          </w:p>
        </w:tc>
        <w:tc>
          <w:tcPr>
            <w:tcW w:w="1368" w:type="dxa"/>
          </w:tcPr>
          <w:p w14:paraId="1D01789E" w14:textId="70E274F8" w:rsidR="00257924" w:rsidRDefault="00257924" w:rsidP="0009385E">
            <w:r>
              <w:t>1.68</w:t>
            </w:r>
          </w:p>
        </w:tc>
        <w:tc>
          <w:tcPr>
            <w:tcW w:w="1368" w:type="dxa"/>
          </w:tcPr>
          <w:p w14:paraId="5C7CF5A7" w14:textId="3D37730E" w:rsidR="00257924" w:rsidRDefault="00257924" w:rsidP="0009385E">
            <w:r>
              <w:t>0.23</w:t>
            </w:r>
          </w:p>
        </w:tc>
        <w:tc>
          <w:tcPr>
            <w:tcW w:w="1368" w:type="dxa"/>
          </w:tcPr>
          <w:p w14:paraId="40E8E09C" w14:textId="1B192AC5" w:rsidR="00257924" w:rsidRDefault="00257924" w:rsidP="0009385E">
            <w:r>
              <w:t>0.11</w:t>
            </w:r>
          </w:p>
        </w:tc>
        <w:tc>
          <w:tcPr>
            <w:tcW w:w="1368" w:type="dxa"/>
          </w:tcPr>
          <w:p w14:paraId="40FD8B73" w14:textId="7A8FACBB" w:rsidR="00257924" w:rsidRDefault="00257924" w:rsidP="0009385E">
            <w:r>
              <w:t>0.14</w:t>
            </w:r>
          </w:p>
        </w:tc>
      </w:tr>
      <w:bookmarkEnd w:id="63"/>
    </w:tbl>
    <w:p w14:paraId="79D61967" w14:textId="0A508495" w:rsidR="00C246FD" w:rsidRDefault="00C246FD" w:rsidP="0009385E"/>
    <w:p w14:paraId="0B66AB79" w14:textId="77777777" w:rsidR="00257924" w:rsidRDefault="00257924" w:rsidP="0009385E"/>
    <w:p w14:paraId="3EFC46C3" w14:textId="7914279E" w:rsidR="00257924" w:rsidRDefault="00257924" w:rsidP="00257924">
      <w:pPr>
        <w:pStyle w:val="Caption"/>
      </w:pPr>
      <w:r>
        <w:t xml:space="preserve">Table </w:t>
      </w:r>
      <w:fldSimple w:instr=" SEQ Table \* ARABIC ">
        <w:r w:rsidR="00B724D6">
          <w:rPr>
            <w:noProof/>
          </w:rPr>
          <w:t>2</w:t>
        </w:r>
      </w:fldSimple>
      <w:r>
        <w:t>. Example of Desired Discretized Profile</w:t>
      </w:r>
    </w:p>
    <w:tbl>
      <w:tblPr>
        <w:tblStyle w:val="TableGrid"/>
        <w:tblW w:w="10098" w:type="dxa"/>
        <w:tblLook w:val="04A0" w:firstRow="1" w:lastRow="0" w:firstColumn="1" w:lastColumn="0" w:noHBand="0" w:noVBand="1"/>
      </w:tblPr>
      <w:tblGrid>
        <w:gridCol w:w="1278"/>
        <w:gridCol w:w="1620"/>
        <w:gridCol w:w="1980"/>
        <w:gridCol w:w="5220"/>
      </w:tblGrid>
      <w:tr w:rsidR="00696F17" w14:paraId="399A452B" w14:textId="281A5B9E" w:rsidTr="00696F17">
        <w:tc>
          <w:tcPr>
            <w:tcW w:w="1278" w:type="dxa"/>
          </w:tcPr>
          <w:p w14:paraId="6F12DDD8" w14:textId="6F76A5E4" w:rsidR="00696F17" w:rsidRDefault="00696F17" w:rsidP="0009385E">
            <w:r>
              <w:t>Thickness (cm)</w:t>
            </w:r>
          </w:p>
        </w:tc>
        <w:tc>
          <w:tcPr>
            <w:tcW w:w="1620" w:type="dxa"/>
          </w:tcPr>
          <w:p w14:paraId="41D593F7" w14:textId="6230A7C1" w:rsidR="00696F17" w:rsidRDefault="00696F17" w:rsidP="0009385E">
            <w:r>
              <w:t>Number of Increments</w:t>
            </w:r>
          </w:p>
        </w:tc>
        <w:tc>
          <w:tcPr>
            <w:tcW w:w="1980" w:type="dxa"/>
          </w:tcPr>
          <w:p w14:paraId="7651219D" w14:textId="12FC3C08" w:rsidR="00696F17" w:rsidRDefault="00696F17" w:rsidP="0009385E">
            <w:r>
              <w:t>Compartment size (cm)</w:t>
            </w:r>
          </w:p>
        </w:tc>
        <w:tc>
          <w:tcPr>
            <w:tcW w:w="5220" w:type="dxa"/>
          </w:tcPr>
          <w:p w14:paraId="16397FB0" w14:textId="2E405D89" w:rsidR="00696F17" w:rsidRDefault="00696F17" w:rsidP="0009385E">
            <w:r>
              <w:t>Notes</w:t>
            </w:r>
          </w:p>
        </w:tc>
      </w:tr>
      <w:tr w:rsidR="00696F17" w14:paraId="727B2425" w14:textId="36E43AC3" w:rsidTr="00696F17">
        <w:tc>
          <w:tcPr>
            <w:tcW w:w="1278" w:type="dxa"/>
          </w:tcPr>
          <w:p w14:paraId="6E5C65AC" w14:textId="7FA08448" w:rsidR="00696F17" w:rsidRDefault="00696F17" w:rsidP="0009385E">
            <w:r>
              <w:t>3</w:t>
            </w:r>
          </w:p>
        </w:tc>
        <w:tc>
          <w:tcPr>
            <w:tcW w:w="1620" w:type="dxa"/>
          </w:tcPr>
          <w:p w14:paraId="69B57CA1" w14:textId="5C9299CA" w:rsidR="00696F17" w:rsidRDefault="00696F17" w:rsidP="0009385E">
            <w:r>
              <w:t>30</w:t>
            </w:r>
          </w:p>
        </w:tc>
        <w:tc>
          <w:tcPr>
            <w:tcW w:w="1980" w:type="dxa"/>
          </w:tcPr>
          <w:p w14:paraId="4D668AA1" w14:textId="77D31D6F" w:rsidR="00696F17" w:rsidRDefault="00696F17" w:rsidP="0009385E">
            <w:r>
              <w:t>0.1</w:t>
            </w:r>
          </w:p>
        </w:tc>
        <w:tc>
          <w:tcPr>
            <w:tcW w:w="5220" w:type="dxa"/>
          </w:tcPr>
          <w:p w14:paraId="6CAF0AAD" w14:textId="218383DD" w:rsidR="00696F17" w:rsidRDefault="00696F17" w:rsidP="0009385E">
            <w:r>
              <w:t>High resolution for capture of surface processes</w:t>
            </w:r>
          </w:p>
        </w:tc>
      </w:tr>
      <w:tr w:rsidR="00696F17" w14:paraId="7766AC03" w14:textId="123985C3" w:rsidTr="00696F17">
        <w:tc>
          <w:tcPr>
            <w:tcW w:w="1278" w:type="dxa"/>
          </w:tcPr>
          <w:p w14:paraId="7926A2B6" w14:textId="4BFFB0F2" w:rsidR="00696F17" w:rsidRDefault="00696F17" w:rsidP="0009385E">
            <w:r>
              <w:t>7</w:t>
            </w:r>
          </w:p>
        </w:tc>
        <w:tc>
          <w:tcPr>
            <w:tcW w:w="1620" w:type="dxa"/>
          </w:tcPr>
          <w:p w14:paraId="5A3D294F" w14:textId="7F22BF62" w:rsidR="00696F17" w:rsidRDefault="00696F17" w:rsidP="0009385E">
            <w:r>
              <w:t>7</w:t>
            </w:r>
          </w:p>
        </w:tc>
        <w:tc>
          <w:tcPr>
            <w:tcW w:w="1980" w:type="dxa"/>
          </w:tcPr>
          <w:p w14:paraId="6364BB8F" w14:textId="7197C869" w:rsidR="00696F17" w:rsidRDefault="00696F17" w:rsidP="0009385E">
            <w:r>
              <w:t>1</w:t>
            </w:r>
          </w:p>
        </w:tc>
        <w:tc>
          <w:tcPr>
            <w:tcW w:w="5220" w:type="dxa"/>
          </w:tcPr>
          <w:p w14:paraId="43CD4782" w14:textId="71E1180E" w:rsidR="00696F17" w:rsidRDefault="00696F17" w:rsidP="0009385E">
            <w:r>
              <w:t>Increasing dispersion with depth</w:t>
            </w:r>
          </w:p>
        </w:tc>
      </w:tr>
      <w:tr w:rsidR="00696F17" w14:paraId="6633B3DD" w14:textId="353D0C83" w:rsidTr="00696F17">
        <w:tc>
          <w:tcPr>
            <w:tcW w:w="1278" w:type="dxa"/>
          </w:tcPr>
          <w:p w14:paraId="38E1FA02" w14:textId="0892E4AF" w:rsidR="00696F17" w:rsidRDefault="00696F17" w:rsidP="0009385E">
            <w:r>
              <w:t>10</w:t>
            </w:r>
          </w:p>
        </w:tc>
        <w:tc>
          <w:tcPr>
            <w:tcW w:w="1620" w:type="dxa"/>
          </w:tcPr>
          <w:p w14:paraId="5040EF93" w14:textId="73150D1B" w:rsidR="00696F17" w:rsidRDefault="00696F17" w:rsidP="0009385E">
            <w:r>
              <w:t>2</w:t>
            </w:r>
          </w:p>
        </w:tc>
        <w:tc>
          <w:tcPr>
            <w:tcW w:w="1980" w:type="dxa"/>
          </w:tcPr>
          <w:p w14:paraId="7AF56D8D" w14:textId="66F04540" w:rsidR="00696F17" w:rsidRDefault="00696F17" w:rsidP="0009385E">
            <w:r>
              <w:t>5</w:t>
            </w:r>
          </w:p>
        </w:tc>
        <w:tc>
          <w:tcPr>
            <w:tcW w:w="5220" w:type="dxa"/>
          </w:tcPr>
          <w:p w14:paraId="0215BF9B" w14:textId="6D347CEA" w:rsidR="00696F17" w:rsidRDefault="00696F17" w:rsidP="0009385E">
            <w:r>
              <w:t>Increasing dispersion with depth</w:t>
            </w:r>
          </w:p>
        </w:tc>
      </w:tr>
      <w:tr w:rsidR="00696F17" w14:paraId="209C9FCD" w14:textId="176451C3" w:rsidTr="00696F17">
        <w:tc>
          <w:tcPr>
            <w:tcW w:w="1278" w:type="dxa"/>
          </w:tcPr>
          <w:p w14:paraId="688820D7" w14:textId="08BF24C3" w:rsidR="00696F17" w:rsidRDefault="00696F17" w:rsidP="0009385E">
            <w:r>
              <w:t>80</w:t>
            </w:r>
          </w:p>
        </w:tc>
        <w:tc>
          <w:tcPr>
            <w:tcW w:w="1620" w:type="dxa"/>
          </w:tcPr>
          <w:p w14:paraId="4960C61A" w14:textId="09A4C46A" w:rsidR="00696F17" w:rsidRDefault="00696F17" w:rsidP="0009385E">
            <w:r>
              <w:t>4</w:t>
            </w:r>
          </w:p>
        </w:tc>
        <w:tc>
          <w:tcPr>
            <w:tcW w:w="1980" w:type="dxa"/>
          </w:tcPr>
          <w:p w14:paraId="15304962" w14:textId="79EA6320" w:rsidR="00696F17" w:rsidRDefault="00696F17" w:rsidP="0009385E">
            <w:r>
              <w:t>20</w:t>
            </w:r>
          </w:p>
        </w:tc>
        <w:tc>
          <w:tcPr>
            <w:tcW w:w="5220" w:type="dxa"/>
          </w:tcPr>
          <w:p w14:paraId="7EA15F02" w14:textId="3AE5EE2D" w:rsidR="00696F17" w:rsidRDefault="00696F17" w:rsidP="0009385E">
            <w:r>
              <w:t>Increasing dispersion with depth</w:t>
            </w:r>
          </w:p>
        </w:tc>
      </w:tr>
      <w:tr w:rsidR="00696F17" w14:paraId="4E204187" w14:textId="0FC6D746" w:rsidTr="00696F17">
        <w:tc>
          <w:tcPr>
            <w:tcW w:w="1278" w:type="dxa"/>
          </w:tcPr>
          <w:p w14:paraId="33AB3279" w14:textId="4B866E79" w:rsidR="00696F17" w:rsidRDefault="00696F17" w:rsidP="0009385E">
            <w:r>
              <w:t>1000</w:t>
            </w:r>
          </w:p>
        </w:tc>
        <w:tc>
          <w:tcPr>
            <w:tcW w:w="1620" w:type="dxa"/>
          </w:tcPr>
          <w:p w14:paraId="49BC0BDF" w14:textId="27B303FA" w:rsidR="00696F17" w:rsidRDefault="00696F17" w:rsidP="0009385E">
            <w:r>
              <w:t>20</w:t>
            </w:r>
          </w:p>
        </w:tc>
        <w:tc>
          <w:tcPr>
            <w:tcW w:w="1980" w:type="dxa"/>
          </w:tcPr>
          <w:p w14:paraId="4754987A" w14:textId="33D8E84D" w:rsidR="00696F17" w:rsidRDefault="00696F17" w:rsidP="0009385E">
            <w:r>
              <w:t>50</w:t>
            </w:r>
          </w:p>
        </w:tc>
        <w:tc>
          <w:tcPr>
            <w:tcW w:w="5220" w:type="dxa"/>
          </w:tcPr>
          <w:p w14:paraId="5A3D6288" w14:textId="21EEFAA2" w:rsidR="00696F17" w:rsidRDefault="00696F17" w:rsidP="0009385E">
            <w:r>
              <w:t>Increasing dispersion with depth</w:t>
            </w:r>
          </w:p>
        </w:tc>
      </w:tr>
      <w:tr w:rsidR="00696F17" w14:paraId="50412892" w14:textId="7FF9EDE5" w:rsidTr="00696F17">
        <w:tc>
          <w:tcPr>
            <w:tcW w:w="1278" w:type="dxa"/>
          </w:tcPr>
          <w:p w14:paraId="467EB7E0" w14:textId="0FB7CF02" w:rsidR="00696F17" w:rsidRDefault="00696F17" w:rsidP="0009385E">
            <w:r>
              <w:t>100</w:t>
            </w:r>
          </w:p>
        </w:tc>
        <w:tc>
          <w:tcPr>
            <w:tcW w:w="1620" w:type="dxa"/>
          </w:tcPr>
          <w:p w14:paraId="0660F26E" w14:textId="19AC54EE" w:rsidR="00696F17" w:rsidRDefault="00696F17" w:rsidP="0009385E">
            <w:r>
              <w:t>2</w:t>
            </w:r>
          </w:p>
        </w:tc>
        <w:tc>
          <w:tcPr>
            <w:tcW w:w="1980" w:type="dxa"/>
          </w:tcPr>
          <w:p w14:paraId="7239E6C1" w14:textId="00B50EBB" w:rsidR="00696F17" w:rsidRDefault="00696F17" w:rsidP="0009385E">
            <w:r>
              <w:t>50</w:t>
            </w:r>
          </w:p>
        </w:tc>
        <w:tc>
          <w:tcPr>
            <w:tcW w:w="5220" w:type="dxa"/>
          </w:tcPr>
          <w:p w14:paraId="32285903" w14:textId="28F1DA6A" w:rsidR="00696F17" w:rsidRDefault="00696F17" w:rsidP="0009385E">
            <w:r>
              <w:t>Aquifer</w:t>
            </w:r>
          </w:p>
        </w:tc>
      </w:tr>
    </w:tbl>
    <w:p w14:paraId="5F4586EC" w14:textId="77777777" w:rsidR="00257924" w:rsidRDefault="00257924" w:rsidP="0009385E"/>
    <w:p w14:paraId="2A83035D" w14:textId="77777777" w:rsidR="0009385E" w:rsidRDefault="0009385E" w:rsidP="0009385E"/>
    <w:p w14:paraId="4D78B10B" w14:textId="22EFA8CE" w:rsidR="00257924" w:rsidRPr="00257924" w:rsidRDefault="00257924" w:rsidP="00257924">
      <w:pPr>
        <w:pStyle w:val="Caption"/>
      </w:pPr>
    </w:p>
    <w:p w14:paraId="1E6B0379" w14:textId="45DBA3FA" w:rsidR="00B5783F" w:rsidRDefault="00B5783F" w:rsidP="00B5783F">
      <w:pPr>
        <w:pStyle w:val="Caption"/>
      </w:pPr>
      <w:r>
        <w:t xml:space="preserve">Table </w:t>
      </w:r>
      <w:fldSimple w:instr=" SEQ Table \* ARABIC ">
        <w:r w:rsidR="00B724D6">
          <w:rPr>
            <w:noProof/>
          </w:rPr>
          <w:t>3</w:t>
        </w:r>
      </w:fldSimple>
      <w:r>
        <w:t>.</w:t>
      </w:r>
      <w:r w:rsidRPr="00257924">
        <w:t xml:space="preserve"> </w:t>
      </w:r>
      <w:r>
        <w:t>Resulting profile for model use</w:t>
      </w:r>
    </w:p>
    <w:tbl>
      <w:tblPr>
        <w:tblStyle w:val="TableGrid"/>
        <w:tblW w:w="0" w:type="auto"/>
        <w:tblLook w:val="04A0" w:firstRow="1" w:lastRow="0" w:firstColumn="1" w:lastColumn="0" w:noHBand="0" w:noVBand="1"/>
      </w:tblPr>
      <w:tblGrid>
        <w:gridCol w:w="1638"/>
        <w:gridCol w:w="1561"/>
        <w:gridCol w:w="1368"/>
        <w:gridCol w:w="1368"/>
        <w:gridCol w:w="1368"/>
        <w:gridCol w:w="1368"/>
      </w:tblGrid>
      <w:tr w:rsidR="00B724D6" w14:paraId="1937CD59" w14:textId="77777777" w:rsidTr="00257924">
        <w:tc>
          <w:tcPr>
            <w:tcW w:w="1638" w:type="dxa"/>
          </w:tcPr>
          <w:p w14:paraId="2A2CBF5A" w14:textId="6E9A93FE" w:rsidR="00B724D6" w:rsidRDefault="00B724D6" w:rsidP="00B724D6">
            <w:r>
              <w:t>Compartment #</w:t>
            </w:r>
          </w:p>
        </w:tc>
        <w:tc>
          <w:tcPr>
            <w:tcW w:w="1561" w:type="dxa"/>
          </w:tcPr>
          <w:p w14:paraId="11B596B2" w14:textId="22466C0A" w:rsidR="00B724D6" w:rsidRDefault="00B724D6" w:rsidP="00B724D6">
            <w:r>
              <w:t>Thickness (cm)</w:t>
            </w:r>
          </w:p>
        </w:tc>
        <w:tc>
          <w:tcPr>
            <w:tcW w:w="1368" w:type="dxa"/>
          </w:tcPr>
          <w:p w14:paraId="7E62EA93" w14:textId="748B77DA" w:rsidR="00B724D6" w:rsidRDefault="00B724D6" w:rsidP="00B724D6">
            <w:r>
              <w:sym w:font="Symbol" w:char="F072"/>
            </w:r>
            <w:r>
              <w:t xml:space="preserve"> (g/ml)</w:t>
            </w:r>
          </w:p>
        </w:tc>
        <w:tc>
          <w:tcPr>
            <w:tcW w:w="1368" w:type="dxa"/>
          </w:tcPr>
          <w:p w14:paraId="33CE0748" w14:textId="47D329D9" w:rsidR="00B724D6" w:rsidRDefault="00B724D6" w:rsidP="00B724D6">
            <w:r>
              <w:t>Max Capacity Fraction</w:t>
            </w:r>
          </w:p>
        </w:tc>
        <w:tc>
          <w:tcPr>
            <w:tcW w:w="1368" w:type="dxa"/>
          </w:tcPr>
          <w:p w14:paraId="01FA34FE" w14:textId="0E6C9D2D" w:rsidR="00B724D6" w:rsidRDefault="00B724D6" w:rsidP="00B724D6">
            <w:r>
              <w:t>M</w:t>
            </w:r>
            <w:r>
              <w:t>in</w:t>
            </w:r>
            <w:r>
              <w:t xml:space="preserve"> Capacity Fraction</w:t>
            </w:r>
          </w:p>
        </w:tc>
        <w:tc>
          <w:tcPr>
            <w:tcW w:w="1368" w:type="dxa"/>
          </w:tcPr>
          <w:p w14:paraId="76CFB3F6" w14:textId="2501CD8F" w:rsidR="00B724D6" w:rsidRDefault="00B724D6" w:rsidP="00B724D6">
            <w:r>
              <w:t>OC</w:t>
            </w:r>
            <w:r>
              <w:t xml:space="preserve"> (%)</w:t>
            </w:r>
          </w:p>
        </w:tc>
      </w:tr>
      <w:tr w:rsidR="00B724D6" w14:paraId="0AF604CB" w14:textId="77777777" w:rsidTr="00257924">
        <w:tc>
          <w:tcPr>
            <w:tcW w:w="1638" w:type="dxa"/>
          </w:tcPr>
          <w:p w14:paraId="0CCD85CF" w14:textId="3474E676" w:rsidR="00B724D6" w:rsidRDefault="00B724D6" w:rsidP="00B724D6">
            <w:r>
              <w:t>1</w:t>
            </w:r>
            <w:r>
              <w:t>-30</w:t>
            </w:r>
          </w:p>
        </w:tc>
        <w:tc>
          <w:tcPr>
            <w:tcW w:w="1561" w:type="dxa"/>
          </w:tcPr>
          <w:p w14:paraId="43930BB3" w14:textId="002CA7A8" w:rsidR="00B724D6" w:rsidRDefault="00B724D6" w:rsidP="00B724D6">
            <w:r>
              <w:t>0.1</w:t>
            </w:r>
          </w:p>
        </w:tc>
        <w:tc>
          <w:tcPr>
            <w:tcW w:w="1368" w:type="dxa"/>
          </w:tcPr>
          <w:p w14:paraId="7B34A006" w14:textId="3623D9E9" w:rsidR="00B724D6" w:rsidRDefault="00B724D6" w:rsidP="00B724D6">
            <w:r>
              <w:t>1.45</w:t>
            </w:r>
          </w:p>
        </w:tc>
        <w:tc>
          <w:tcPr>
            <w:tcW w:w="1368" w:type="dxa"/>
          </w:tcPr>
          <w:p w14:paraId="2CEC09C1" w14:textId="24FE4AEF" w:rsidR="00B724D6" w:rsidRDefault="00B724D6" w:rsidP="00B724D6">
            <w:r>
              <w:t>0.29</w:t>
            </w:r>
          </w:p>
        </w:tc>
        <w:tc>
          <w:tcPr>
            <w:tcW w:w="1368" w:type="dxa"/>
          </w:tcPr>
          <w:p w14:paraId="763F0973" w14:textId="17A6508C" w:rsidR="00B724D6" w:rsidRDefault="00B724D6" w:rsidP="00B724D6">
            <w:r>
              <w:t>0.09</w:t>
            </w:r>
          </w:p>
        </w:tc>
        <w:tc>
          <w:tcPr>
            <w:tcW w:w="1368" w:type="dxa"/>
          </w:tcPr>
          <w:p w14:paraId="6B5A86E6" w14:textId="06510492" w:rsidR="00B724D6" w:rsidRDefault="00B724D6" w:rsidP="00B724D6">
            <w:r>
              <w:t>2.4</w:t>
            </w:r>
          </w:p>
        </w:tc>
      </w:tr>
      <w:tr w:rsidR="00B724D6" w14:paraId="20EBAE50" w14:textId="77777777" w:rsidTr="00257924">
        <w:tc>
          <w:tcPr>
            <w:tcW w:w="1638" w:type="dxa"/>
          </w:tcPr>
          <w:p w14:paraId="1B228E21" w14:textId="7DFC63FC" w:rsidR="00B724D6" w:rsidRDefault="00B724D6" w:rsidP="00B724D6">
            <w:r>
              <w:t>31-35</w:t>
            </w:r>
          </w:p>
        </w:tc>
        <w:tc>
          <w:tcPr>
            <w:tcW w:w="1561" w:type="dxa"/>
          </w:tcPr>
          <w:p w14:paraId="17B34C2D" w14:textId="54E50D95" w:rsidR="00B724D6" w:rsidRDefault="00B724D6" w:rsidP="00B724D6">
            <w:r>
              <w:t>1.0</w:t>
            </w:r>
          </w:p>
        </w:tc>
        <w:tc>
          <w:tcPr>
            <w:tcW w:w="1368" w:type="dxa"/>
          </w:tcPr>
          <w:p w14:paraId="547E1910" w14:textId="18A5009B" w:rsidR="00B724D6" w:rsidRDefault="00B724D6" w:rsidP="00B724D6">
            <w:r>
              <w:t>1.45</w:t>
            </w:r>
          </w:p>
        </w:tc>
        <w:tc>
          <w:tcPr>
            <w:tcW w:w="1368" w:type="dxa"/>
          </w:tcPr>
          <w:p w14:paraId="049455EE" w14:textId="57F86EED" w:rsidR="00B724D6" w:rsidRDefault="00B724D6" w:rsidP="00B724D6">
            <w:r>
              <w:t>0.29</w:t>
            </w:r>
          </w:p>
        </w:tc>
        <w:tc>
          <w:tcPr>
            <w:tcW w:w="1368" w:type="dxa"/>
          </w:tcPr>
          <w:p w14:paraId="49B13A24" w14:textId="0FA341A7" w:rsidR="00B724D6" w:rsidRDefault="00B724D6" w:rsidP="00B724D6">
            <w:r>
              <w:t>0.09</w:t>
            </w:r>
          </w:p>
        </w:tc>
        <w:tc>
          <w:tcPr>
            <w:tcW w:w="1368" w:type="dxa"/>
          </w:tcPr>
          <w:p w14:paraId="2F105723" w14:textId="4CB1F883" w:rsidR="00B724D6" w:rsidRDefault="00B724D6" w:rsidP="00B724D6">
            <w:r>
              <w:t>2.4</w:t>
            </w:r>
          </w:p>
        </w:tc>
      </w:tr>
      <w:tr w:rsidR="00B724D6" w14:paraId="48657170" w14:textId="77777777" w:rsidTr="00257924">
        <w:tc>
          <w:tcPr>
            <w:tcW w:w="1638" w:type="dxa"/>
          </w:tcPr>
          <w:p w14:paraId="0C8AE950" w14:textId="58A21C92" w:rsidR="00B724D6" w:rsidRDefault="00B724D6" w:rsidP="00B724D6">
            <w:r>
              <w:t>3</w:t>
            </w:r>
            <w:r>
              <w:t>6</w:t>
            </w:r>
          </w:p>
        </w:tc>
        <w:tc>
          <w:tcPr>
            <w:tcW w:w="1561" w:type="dxa"/>
          </w:tcPr>
          <w:p w14:paraId="48256905" w14:textId="48C8BCCC" w:rsidR="00B724D6" w:rsidRDefault="00B724D6" w:rsidP="00B724D6">
            <w:r>
              <w:t>1.0</w:t>
            </w:r>
          </w:p>
        </w:tc>
        <w:tc>
          <w:tcPr>
            <w:tcW w:w="1368" w:type="dxa"/>
          </w:tcPr>
          <w:p w14:paraId="5E3ABF2E" w14:textId="77DAC8B9" w:rsidR="00B724D6" w:rsidRDefault="00B724D6" w:rsidP="00B724D6">
            <w:r>
              <w:t>1.50</w:t>
            </w:r>
          </w:p>
        </w:tc>
        <w:tc>
          <w:tcPr>
            <w:tcW w:w="1368" w:type="dxa"/>
          </w:tcPr>
          <w:p w14:paraId="0EC523CD" w14:textId="1D0D7784" w:rsidR="00B724D6" w:rsidRDefault="00B724D6" w:rsidP="00B724D6">
            <w:r>
              <w:t>0.25</w:t>
            </w:r>
          </w:p>
        </w:tc>
        <w:tc>
          <w:tcPr>
            <w:tcW w:w="1368" w:type="dxa"/>
          </w:tcPr>
          <w:p w14:paraId="3BFB2C04" w14:textId="3163CB72" w:rsidR="00B724D6" w:rsidRDefault="00B724D6" w:rsidP="00B724D6">
            <w:r>
              <w:t>0.13</w:t>
            </w:r>
          </w:p>
        </w:tc>
        <w:tc>
          <w:tcPr>
            <w:tcW w:w="1368" w:type="dxa"/>
          </w:tcPr>
          <w:p w14:paraId="2DD4664D" w14:textId="11432EE4" w:rsidR="00B724D6" w:rsidRDefault="00B724D6" w:rsidP="00B724D6">
            <w:r>
              <w:t>0.90</w:t>
            </w:r>
          </w:p>
        </w:tc>
      </w:tr>
      <w:tr w:rsidR="00B724D6" w14:paraId="32DD36CB" w14:textId="77777777" w:rsidTr="00257924">
        <w:tc>
          <w:tcPr>
            <w:tcW w:w="1638" w:type="dxa"/>
          </w:tcPr>
          <w:p w14:paraId="4040D86E" w14:textId="3827A732" w:rsidR="00B724D6" w:rsidRDefault="00B724D6" w:rsidP="00B724D6">
            <w:r>
              <w:t>37-38</w:t>
            </w:r>
          </w:p>
        </w:tc>
        <w:tc>
          <w:tcPr>
            <w:tcW w:w="1561" w:type="dxa"/>
          </w:tcPr>
          <w:p w14:paraId="12BBB993" w14:textId="1FF898F2" w:rsidR="00B724D6" w:rsidRDefault="00B724D6" w:rsidP="00B724D6">
            <w:r>
              <w:t>5.0</w:t>
            </w:r>
          </w:p>
        </w:tc>
        <w:tc>
          <w:tcPr>
            <w:tcW w:w="1368" w:type="dxa"/>
          </w:tcPr>
          <w:p w14:paraId="46CAE610" w14:textId="77D859D5" w:rsidR="00B724D6" w:rsidRDefault="00B724D6" w:rsidP="00B724D6">
            <w:r>
              <w:t>1.5</w:t>
            </w:r>
          </w:p>
        </w:tc>
        <w:tc>
          <w:tcPr>
            <w:tcW w:w="1368" w:type="dxa"/>
          </w:tcPr>
          <w:p w14:paraId="70E8CD59" w14:textId="0D1A060D" w:rsidR="00B724D6" w:rsidRDefault="00B724D6" w:rsidP="00B724D6">
            <w:r>
              <w:t>0.25</w:t>
            </w:r>
          </w:p>
        </w:tc>
        <w:tc>
          <w:tcPr>
            <w:tcW w:w="1368" w:type="dxa"/>
          </w:tcPr>
          <w:p w14:paraId="2E1AD1DC" w14:textId="60580401" w:rsidR="00B724D6" w:rsidRDefault="00B724D6" w:rsidP="00B724D6">
            <w:r>
              <w:t>0.13</w:t>
            </w:r>
          </w:p>
        </w:tc>
        <w:tc>
          <w:tcPr>
            <w:tcW w:w="1368" w:type="dxa"/>
          </w:tcPr>
          <w:p w14:paraId="55F1A895" w14:textId="0D4C3D36" w:rsidR="00B724D6" w:rsidRDefault="00B724D6" w:rsidP="00B724D6">
            <w:r>
              <w:t>0.90</w:t>
            </w:r>
          </w:p>
        </w:tc>
      </w:tr>
      <w:tr w:rsidR="00B724D6" w14:paraId="63E74A2E" w14:textId="77777777" w:rsidTr="00257924">
        <w:tc>
          <w:tcPr>
            <w:tcW w:w="1638" w:type="dxa"/>
          </w:tcPr>
          <w:p w14:paraId="3ABBA0D9" w14:textId="010F8412" w:rsidR="00B724D6" w:rsidRDefault="00B724D6" w:rsidP="00B724D6">
            <w:r>
              <w:t>39-42</w:t>
            </w:r>
          </w:p>
        </w:tc>
        <w:tc>
          <w:tcPr>
            <w:tcW w:w="1561" w:type="dxa"/>
          </w:tcPr>
          <w:p w14:paraId="4B168052" w14:textId="5923186B" w:rsidR="00B724D6" w:rsidRDefault="00B724D6" w:rsidP="00B724D6">
            <w:r>
              <w:t>20</w:t>
            </w:r>
          </w:p>
        </w:tc>
        <w:tc>
          <w:tcPr>
            <w:tcW w:w="1368" w:type="dxa"/>
          </w:tcPr>
          <w:p w14:paraId="39459B50" w14:textId="248BBD54" w:rsidR="00B724D6" w:rsidRDefault="00B724D6" w:rsidP="00B724D6">
            <w:r>
              <w:t>1.5</w:t>
            </w:r>
          </w:p>
        </w:tc>
        <w:tc>
          <w:tcPr>
            <w:tcW w:w="1368" w:type="dxa"/>
          </w:tcPr>
          <w:p w14:paraId="3E641784" w14:textId="26D860E8" w:rsidR="00B724D6" w:rsidRDefault="00B724D6" w:rsidP="00B724D6">
            <w:r>
              <w:t>0.25</w:t>
            </w:r>
          </w:p>
        </w:tc>
        <w:tc>
          <w:tcPr>
            <w:tcW w:w="1368" w:type="dxa"/>
          </w:tcPr>
          <w:p w14:paraId="20E6F96C" w14:textId="3A9B85A2" w:rsidR="00B724D6" w:rsidRDefault="00B724D6" w:rsidP="00B724D6">
            <w:r>
              <w:t>0.13</w:t>
            </w:r>
          </w:p>
        </w:tc>
        <w:tc>
          <w:tcPr>
            <w:tcW w:w="1368" w:type="dxa"/>
          </w:tcPr>
          <w:p w14:paraId="57FB6F3D" w14:textId="3DDECCD5" w:rsidR="00B724D6" w:rsidRDefault="00B724D6" w:rsidP="00B724D6">
            <w:r>
              <w:t>0.90</w:t>
            </w:r>
          </w:p>
        </w:tc>
      </w:tr>
      <w:tr w:rsidR="00B724D6" w14:paraId="3F565A67" w14:textId="77777777" w:rsidTr="00257924">
        <w:tc>
          <w:tcPr>
            <w:tcW w:w="1638" w:type="dxa"/>
          </w:tcPr>
          <w:p w14:paraId="3B15AA71" w14:textId="366828A0" w:rsidR="00B724D6" w:rsidRDefault="00B724D6" w:rsidP="00B724D6">
            <w:r>
              <w:t>43</w:t>
            </w:r>
          </w:p>
        </w:tc>
        <w:tc>
          <w:tcPr>
            <w:tcW w:w="1561" w:type="dxa"/>
          </w:tcPr>
          <w:p w14:paraId="493881D3" w14:textId="26E059CC" w:rsidR="00B724D6" w:rsidRDefault="00B724D6" w:rsidP="00B724D6">
            <w:r>
              <w:t>50</w:t>
            </w:r>
          </w:p>
        </w:tc>
        <w:tc>
          <w:tcPr>
            <w:tcW w:w="1368" w:type="dxa"/>
          </w:tcPr>
          <w:p w14:paraId="17D94E27" w14:textId="17A03CFE" w:rsidR="00B724D6" w:rsidRDefault="00B724D6" w:rsidP="00B724D6">
            <w:r>
              <w:t>1.67</w:t>
            </w:r>
          </w:p>
        </w:tc>
        <w:tc>
          <w:tcPr>
            <w:tcW w:w="1368" w:type="dxa"/>
          </w:tcPr>
          <w:p w14:paraId="0697E11F" w14:textId="7BFBDAAD" w:rsidR="00B724D6" w:rsidRDefault="00B724D6" w:rsidP="00B724D6">
            <w:r>
              <w:t>0.231</w:t>
            </w:r>
          </w:p>
        </w:tc>
        <w:tc>
          <w:tcPr>
            <w:tcW w:w="1368" w:type="dxa"/>
          </w:tcPr>
          <w:p w14:paraId="0BA42986" w14:textId="18D4F2B4" w:rsidR="00B724D6" w:rsidRDefault="00B724D6" w:rsidP="00B724D6">
            <w:r>
              <w:t>0.111</w:t>
            </w:r>
          </w:p>
        </w:tc>
        <w:tc>
          <w:tcPr>
            <w:tcW w:w="1368" w:type="dxa"/>
          </w:tcPr>
          <w:p w14:paraId="33D9A331" w14:textId="266BA48B" w:rsidR="00B724D6" w:rsidRDefault="00B724D6" w:rsidP="00B724D6">
            <w:r>
              <w:t>0.178</w:t>
            </w:r>
          </w:p>
        </w:tc>
      </w:tr>
      <w:tr w:rsidR="00B724D6" w14:paraId="07672CC2" w14:textId="77777777" w:rsidTr="00257924">
        <w:tc>
          <w:tcPr>
            <w:tcW w:w="1638" w:type="dxa"/>
          </w:tcPr>
          <w:p w14:paraId="583CEA83" w14:textId="44F241D1" w:rsidR="00B724D6" w:rsidRDefault="00B724D6" w:rsidP="00B724D6">
            <w:r>
              <w:t>44-45</w:t>
            </w:r>
          </w:p>
        </w:tc>
        <w:tc>
          <w:tcPr>
            <w:tcW w:w="1561" w:type="dxa"/>
          </w:tcPr>
          <w:p w14:paraId="33FD8CB7" w14:textId="74829E40" w:rsidR="00B724D6" w:rsidRDefault="00B724D6" w:rsidP="00B724D6">
            <w:r>
              <w:t>50</w:t>
            </w:r>
          </w:p>
        </w:tc>
        <w:tc>
          <w:tcPr>
            <w:tcW w:w="1368" w:type="dxa"/>
          </w:tcPr>
          <w:p w14:paraId="210C1C41" w14:textId="5BCFA026" w:rsidR="00B724D6" w:rsidRDefault="00B724D6" w:rsidP="00B724D6">
            <w:r>
              <w:t>1.68</w:t>
            </w:r>
          </w:p>
        </w:tc>
        <w:tc>
          <w:tcPr>
            <w:tcW w:w="1368" w:type="dxa"/>
          </w:tcPr>
          <w:p w14:paraId="68A49FEF" w14:textId="749A74CE" w:rsidR="00B724D6" w:rsidRDefault="00B724D6" w:rsidP="00B724D6">
            <w:r>
              <w:t>0.230</w:t>
            </w:r>
          </w:p>
        </w:tc>
        <w:tc>
          <w:tcPr>
            <w:tcW w:w="1368" w:type="dxa"/>
          </w:tcPr>
          <w:p w14:paraId="0E98881E" w14:textId="7137E9C6" w:rsidR="00B724D6" w:rsidRDefault="00B724D6" w:rsidP="00B724D6">
            <w:r>
              <w:t>0.11</w:t>
            </w:r>
          </w:p>
        </w:tc>
        <w:tc>
          <w:tcPr>
            <w:tcW w:w="1368" w:type="dxa"/>
          </w:tcPr>
          <w:p w14:paraId="0CAA96C8" w14:textId="211FA147" w:rsidR="00B724D6" w:rsidRDefault="00B724D6" w:rsidP="00B724D6">
            <w:r>
              <w:t>0.140</w:t>
            </w:r>
          </w:p>
        </w:tc>
      </w:tr>
      <w:tr w:rsidR="00B724D6" w14:paraId="667A64DB" w14:textId="77777777" w:rsidTr="00257924">
        <w:tc>
          <w:tcPr>
            <w:tcW w:w="1638" w:type="dxa"/>
          </w:tcPr>
          <w:p w14:paraId="03BA2F32" w14:textId="4F749CCF" w:rsidR="00B724D6" w:rsidRDefault="00B724D6" w:rsidP="00B724D6">
            <w:r>
              <w:t>46-63</w:t>
            </w:r>
          </w:p>
        </w:tc>
        <w:tc>
          <w:tcPr>
            <w:tcW w:w="1561" w:type="dxa"/>
          </w:tcPr>
          <w:p w14:paraId="18B14E3C" w14:textId="5C28E0EA" w:rsidR="00B724D6" w:rsidRDefault="00B724D6" w:rsidP="00B724D6">
            <w:r>
              <w:t>50</w:t>
            </w:r>
          </w:p>
        </w:tc>
        <w:tc>
          <w:tcPr>
            <w:tcW w:w="1368" w:type="dxa"/>
          </w:tcPr>
          <w:p w14:paraId="651308B2" w14:textId="143D1F22" w:rsidR="00B724D6" w:rsidRDefault="00B724D6" w:rsidP="00B724D6">
            <w:r>
              <w:t>1.68</w:t>
            </w:r>
          </w:p>
        </w:tc>
        <w:tc>
          <w:tcPr>
            <w:tcW w:w="1368" w:type="dxa"/>
          </w:tcPr>
          <w:p w14:paraId="264177A5" w14:textId="20B5CA08" w:rsidR="00B724D6" w:rsidRDefault="00B724D6" w:rsidP="00B724D6">
            <w:r>
              <w:t>0.23</w:t>
            </w:r>
          </w:p>
        </w:tc>
        <w:tc>
          <w:tcPr>
            <w:tcW w:w="1368" w:type="dxa"/>
          </w:tcPr>
          <w:p w14:paraId="3897CCC2" w14:textId="4167C481" w:rsidR="00B724D6" w:rsidRDefault="00B724D6" w:rsidP="00B724D6">
            <w:r>
              <w:t>0.11</w:t>
            </w:r>
          </w:p>
        </w:tc>
        <w:tc>
          <w:tcPr>
            <w:tcW w:w="1368" w:type="dxa"/>
          </w:tcPr>
          <w:p w14:paraId="329703D2" w14:textId="1CF1F21D" w:rsidR="00B724D6" w:rsidRDefault="00B724D6" w:rsidP="00B724D6">
            <w:r>
              <w:t>0.0</w:t>
            </w:r>
          </w:p>
        </w:tc>
      </w:tr>
      <w:tr w:rsidR="00B724D6" w14:paraId="4F617814" w14:textId="77777777" w:rsidTr="00257924">
        <w:tc>
          <w:tcPr>
            <w:tcW w:w="1638" w:type="dxa"/>
          </w:tcPr>
          <w:p w14:paraId="14D814B6" w14:textId="76A81A76" w:rsidR="00B724D6" w:rsidRDefault="00B724D6" w:rsidP="00B724D6">
            <w:r>
              <w:t>64-65</w:t>
            </w:r>
          </w:p>
        </w:tc>
        <w:tc>
          <w:tcPr>
            <w:tcW w:w="1561" w:type="dxa"/>
          </w:tcPr>
          <w:p w14:paraId="409F361A" w14:textId="2A6C8E9B" w:rsidR="00B724D6" w:rsidRDefault="00B724D6" w:rsidP="00B724D6">
            <w:r>
              <w:t>50</w:t>
            </w:r>
          </w:p>
        </w:tc>
        <w:tc>
          <w:tcPr>
            <w:tcW w:w="1368" w:type="dxa"/>
          </w:tcPr>
          <w:p w14:paraId="36EB4ED3" w14:textId="7AE60E81" w:rsidR="00B724D6" w:rsidRDefault="00B724D6" w:rsidP="00B724D6">
            <w:r>
              <w:t>1.68</w:t>
            </w:r>
          </w:p>
        </w:tc>
        <w:tc>
          <w:tcPr>
            <w:tcW w:w="1368" w:type="dxa"/>
          </w:tcPr>
          <w:p w14:paraId="7C3BC426" w14:textId="66E28878" w:rsidR="00B724D6" w:rsidRDefault="00B724D6" w:rsidP="00B724D6">
            <w:r>
              <w:t>0.366</w:t>
            </w:r>
          </w:p>
        </w:tc>
        <w:tc>
          <w:tcPr>
            <w:tcW w:w="1368" w:type="dxa"/>
          </w:tcPr>
          <w:p w14:paraId="1BE0DB4B" w14:textId="44EA7283" w:rsidR="00B724D6" w:rsidRDefault="00B724D6" w:rsidP="00B724D6">
            <w:r>
              <w:t>0.11</w:t>
            </w:r>
          </w:p>
        </w:tc>
        <w:tc>
          <w:tcPr>
            <w:tcW w:w="1368" w:type="dxa"/>
          </w:tcPr>
          <w:p w14:paraId="1C499EE5" w14:textId="07560976" w:rsidR="00B724D6" w:rsidRDefault="00B724D6" w:rsidP="00B724D6">
            <w:r>
              <w:t>0.0</w:t>
            </w:r>
          </w:p>
        </w:tc>
      </w:tr>
    </w:tbl>
    <w:p w14:paraId="5533B8BD" w14:textId="5E61EFCC" w:rsidR="00512889" w:rsidRPr="00C05760" w:rsidRDefault="00F85E5F" w:rsidP="00C05760">
      <w:pPr>
        <w:pStyle w:val="Heading2"/>
      </w:pPr>
      <w:bookmarkStart w:id="64" w:name="_Toc138340354"/>
      <w:r>
        <w:lastRenderedPageBreak/>
        <w:t xml:space="preserve">Crop </w:t>
      </w:r>
      <w:r w:rsidR="00512889" w:rsidRPr="00C05760">
        <w:t>Growth</w:t>
      </w:r>
      <w:bookmarkEnd w:id="64"/>
    </w:p>
    <w:p w14:paraId="3C42FECE" w14:textId="7EF47455"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r w:rsidR="00F85E5F">
        <w:t>PRZM-VVWM also has the  ability to simulate “evergreen” crops for which root depth and canopy are constant for the entire simulation.</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355C79C" w:rsidR="00B17709" w:rsidRPr="00891B85" w:rsidRDefault="00B17709" w:rsidP="00257924">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B724D6">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B724D6">
        <w:rPr>
          <w:noProof/>
        </w:rPr>
        <w:t>1</w:t>
      </w:r>
      <w:r w:rsidR="00120FD4" w:rsidRPr="00891B85">
        <w:fldChar w:fldCharType="end"/>
      </w:r>
      <w:r w:rsidRPr="00891B85">
        <w:t xml:space="preserve"> Depiction of the crop growth routine in PRZM</w:t>
      </w:r>
      <w:r w:rsidR="0048140C">
        <w:t>-VVWM</w:t>
      </w:r>
      <w:r w:rsidRPr="00891B85">
        <w:t>.  Crop size increases linearly from emergence date to maturity date, where it remains at maximum size until the harvest date.</w:t>
      </w:r>
    </w:p>
    <w:p w14:paraId="221D6B07" w14:textId="77777777" w:rsidR="00512889" w:rsidRDefault="0098621E" w:rsidP="00C05760">
      <w:pPr>
        <w:pStyle w:val="Heading2"/>
      </w:pPr>
      <w:bookmarkStart w:id="65" w:name="_Toc138340355"/>
      <w:r>
        <w:t>Irrigation</w:t>
      </w:r>
      <w:bookmarkEnd w:id="65"/>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57AFD9C0" w14:textId="77777777" w:rsidR="00514A0C" w:rsidRDefault="00514A0C" w:rsidP="00514A0C"/>
    <w:p w14:paraId="7D4EA331" w14:textId="2ED819BD" w:rsidR="008755AA" w:rsidRDefault="00514A0C" w:rsidP="00514A0C">
      <w:pPr>
        <w:tabs>
          <w:tab w:val="center" w:pos="4320"/>
          <w:tab w:val="right" w:pos="9360"/>
        </w:tabs>
        <w:rPr>
          <w:rFonts w:eastAsiaTheme="minorEastAsia"/>
        </w:rPr>
      </w:pPr>
      <w:r>
        <w:rPr>
          <w:rFonts w:eastAsiaTheme="minorEastAsia"/>
        </w:rPr>
        <w:lastRenderedPageBreak/>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sidR="00DE2B4C">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C05760">
      <w:pPr>
        <w:pStyle w:val="Heading2"/>
      </w:pPr>
      <w:bookmarkStart w:id="66" w:name="_Toc138340356"/>
      <w:r>
        <w:t>Precipitation</w:t>
      </w:r>
      <w:r w:rsidR="002A2EA0">
        <w:t xml:space="preserve"> &amp; Snowmelt</w:t>
      </w:r>
      <w:bookmarkEnd w:id="66"/>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C05760">
      <w:pPr>
        <w:pStyle w:val="Heading2"/>
      </w:pPr>
      <w:bookmarkStart w:id="67" w:name="_Toc138340357"/>
      <w:r>
        <w:lastRenderedPageBreak/>
        <w:t>Runoff</w:t>
      </w:r>
      <w:bookmarkEnd w:id="67"/>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514A0C">
      <w:pPr>
        <w:tabs>
          <w:tab w:val="center" w:pos="432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514A0C">
      <w:pPr>
        <w:tabs>
          <w:tab w:val="center" w:pos="432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B4D076A" w:rsidR="00B17709" w:rsidRPr="00C27D6C" w:rsidRDefault="00B17709" w:rsidP="00257924">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B724D6">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B724D6">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C05760">
      <w:pPr>
        <w:pStyle w:val="Heading2"/>
      </w:pPr>
      <w:bookmarkStart w:id="68" w:name="_Toc365363860"/>
      <w:bookmarkStart w:id="69" w:name="_Toc365363912"/>
      <w:bookmarkStart w:id="70" w:name="_Toc365363970"/>
      <w:bookmarkStart w:id="71" w:name="_Toc365528289"/>
      <w:bookmarkStart w:id="72" w:name="_Toc138340358"/>
      <w:bookmarkEnd w:id="68"/>
      <w:bookmarkEnd w:id="69"/>
      <w:bookmarkEnd w:id="70"/>
      <w:bookmarkEnd w:id="71"/>
      <w:r>
        <w:t>Canopy Water Interception</w:t>
      </w:r>
      <w:bookmarkEnd w:id="72"/>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514A0C">
      <w:pPr>
        <w:tabs>
          <w:tab w:val="center" w:pos="432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C05760">
      <w:pPr>
        <w:pStyle w:val="Heading2"/>
      </w:pPr>
      <w:bookmarkStart w:id="73" w:name="_Toc138340359"/>
      <w:r>
        <w:lastRenderedPageBreak/>
        <w:t>Evaporation</w:t>
      </w:r>
      <w:bookmarkEnd w:id="73"/>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514A0C">
      <w:pPr>
        <w:tabs>
          <w:tab w:val="center" w:pos="432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514A0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24C77F93" w:rsidR="00656657" w:rsidRDefault="00F04041" w:rsidP="00514A0C">
      <w:pPr>
        <w:tabs>
          <w:tab w:val="center" w:pos="4320"/>
        </w:tabs>
        <w:rPr>
          <w:rFonts w:eastAsiaTheme="minorEastAsia"/>
        </w:rPr>
      </w:pPr>
      <w:r>
        <w:tab/>
      </w:r>
      <m:oMath>
        <m:sSub>
          <m:sSubPr>
            <m:ctrlPr>
              <w:rPr>
                <w:rFonts w:ascii="Cambria Math" w:hAnsi="Cambria Math"/>
                <w:i/>
              </w:rPr>
            </m:ctrlPr>
          </m:sSubPr>
          <m:e>
            <m:r>
              <w:rPr>
                <w:rFonts w:ascii="Cambria Math"/>
              </w:rPr>
              <m:t>F</m:t>
            </m:r>
          </m:e>
          <m:sub>
            <m:r>
              <w:rPr>
                <w:rFonts w:ascii="Cambria Math"/>
              </w:rPr>
              <m:t>et,(0:x)</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U</m:t>
                </m:r>
              </m:e>
              <m:sub>
                <m:r>
                  <w:rPr>
                    <w:rFonts w:ascii="Cambria Math"/>
                  </w:rPr>
                  <m:t>(0:x)</m:t>
                </m:r>
              </m:sub>
            </m:sSub>
          </m:num>
          <m:den>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U</m:t>
                    </m:r>
                  </m:e>
                  <m:sub>
                    <m:r>
                      <w:rPr>
                        <w:rFonts w:ascii="Cambria Math"/>
                      </w:rPr>
                      <m:t>(0:x)</m:t>
                    </m:r>
                  </m:sub>
                </m:sSub>
              </m:e>
            </m:nary>
          </m:den>
        </m:f>
      </m:oMath>
      <w:r>
        <w:tab/>
      </w:r>
      <w:r>
        <w:rPr>
          <w:rFonts w:eastAsiaTheme="minorEastAsia"/>
        </w:rPr>
        <w:t>(4-</w:t>
      </w:r>
      <w:r w:rsidR="00717A62">
        <w:rPr>
          <w:rFonts w:eastAsiaTheme="minorEastAsia"/>
        </w:rPr>
        <w:t>8</w:t>
      </w:r>
      <w:r>
        <w:rPr>
          <w:rFonts w:eastAsiaTheme="minorEastAsia"/>
        </w:rPr>
        <w:t>)</w:t>
      </w:r>
    </w:p>
    <w:p w14:paraId="571A5A12" w14:textId="77777777" w:rsidR="00514A0C" w:rsidRPr="00656657" w:rsidRDefault="00514A0C" w:rsidP="00514A0C">
      <w:pPr>
        <w:tabs>
          <w:tab w:val="center" w:pos="4320"/>
        </w:tabs>
        <w:rPr>
          <w:rFonts w:eastAsia="Times New Roman"/>
          <w:sz w:val="24"/>
          <w:szCs w:val="24"/>
        </w:rPr>
      </w:pP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Default="00656657" w:rsidP="00D35FC7">
      <w:pPr>
        <w:rPr>
          <w:rFonts w:eastAsiaTheme="minorEastAsia"/>
        </w:rPr>
      </w:pPr>
      <w:r w:rsidRPr="00656657">
        <w:tab/>
      </w:r>
      <w:r w:rsidR="00F04041" w:rsidRPr="00656657">
        <w:object w:dxaOrig="3900" w:dyaOrig="880" w14:anchorId="7E0600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4pt;height:43.8pt" o:ole="">
            <v:imagedata r:id="rId17" o:title=""/>
          </v:shape>
          <o:OLEObject Type="Embed" ProgID="Equation.3" ShapeID="_x0000_i1025" DrawAspect="Content" ObjectID="_1750074152" r:id="rId18"/>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2468811F" w14:textId="77777777" w:rsidR="008A00EA" w:rsidRDefault="008A00EA" w:rsidP="00D35FC7">
      <w:pPr>
        <w:rPr>
          <w:rFonts w:eastAsiaTheme="minorEastAsia"/>
        </w:rPr>
      </w:pPr>
    </w:p>
    <w:p w14:paraId="03C9F78E" w14:textId="77777777" w:rsidR="008A00EA" w:rsidRDefault="008A00EA" w:rsidP="00D35FC7">
      <w:pPr>
        <w:rPr>
          <w:rFonts w:eastAsiaTheme="minorEastAsia"/>
        </w:rPr>
      </w:pPr>
    </w:p>
    <w:p w14:paraId="5F5DD812" w14:textId="77777777" w:rsidR="008A00EA" w:rsidRDefault="008A00EA" w:rsidP="00D35FC7">
      <w:pPr>
        <w:rPr>
          <w:rFonts w:eastAsiaTheme="minorEastAsia"/>
        </w:rPr>
      </w:pPr>
    </w:p>
    <w:p w14:paraId="107EC59A" w14:textId="77777777" w:rsidR="008A00EA" w:rsidRDefault="008A00EA" w:rsidP="00D35FC7">
      <w:pPr>
        <w:rPr>
          <w:rFonts w:eastAsiaTheme="minorEastAsia"/>
        </w:rPr>
      </w:pPr>
    </w:p>
    <w:p w14:paraId="0B3E0CC2" w14:textId="05331013" w:rsidR="00656657" w:rsidRPr="00656657" w:rsidRDefault="00656657" w:rsidP="00D35FC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lastRenderedPageBreak/>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6" type="#_x0000_t75" style="width:129.6pt;height:43.8pt" o:ole="">
            <v:imagedata r:id="rId20" o:title=""/>
          </v:shape>
          <o:OLEObject Type="Embed" ProgID="Equation.3" ShapeID="_x0000_i1026" DrawAspect="Content" ObjectID="_1750074153" r:id="rId21"/>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7" type="#_x0000_t75" style="width:115.2pt;height:43.8pt" o:ole="">
            <v:imagedata r:id="rId22" o:title=""/>
          </v:shape>
          <o:OLEObject Type="Embed" ProgID="Equation.3" ShapeID="_x0000_i1027" DrawAspect="Content" ObjectID="_1750074154" r:id="rId23"/>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8" type="#_x0000_t75" style="width:86.4pt;height:36pt" o:ole="">
            <v:imagedata r:id="rId24" o:title=""/>
          </v:shape>
          <o:OLEObject Type="Embed" ProgID="Equation.3" ShapeID="_x0000_i1028" DrawAspect="Content" ObjectID="_1750074155" r:id="rId25"/>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29" type="#_x0000_t75" style="width:1in;height:21.6pt" o:ole="">
            <v:imagedata r:id="rId26" o:title=""/>
          </v:shape>
          <o:OLEObject Type="Embed" ProgID="Equation.3" ShapeID="_x0000_i1029" DrawAspect="Content" ObjectID="_1750074156" r:id="rId27"/>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0" type="#_x0000_t75" style="width:158.4pt;height:43.8pt" o:ole="">
            <v:imagedata r:id="rId28" o:title=""/>
          </v:shape>
          <o:OLEObject Type="Embed" ProgID="Equation.3" ShapeID="_x0000_i1030" DrawAspect="Content" ObjectID="_1750074157" r:id="rId29"/>
        </w:object>
      </w:r>
      <w:r>
        <w:tab/>
      </w:r>
      <w:r w:rsidR="00193560" w:rsidRPr="000A72CC">
        <w:t>(4-1</w:t>
      </w:r>
      <w:r w:rsidR="00792D8B">
        <w:t>4</w:t>
      </w:r>
      <w:r w:rsidR="00193560" w:rsidRPr="000A72CC">
        <w:t>)</w:t>
      </w:r>
    </w:p>
    <w:p w14:paraId="2EDFBBA8" w14:textId="77777777" w:rsidR="005F3AE6" w:rsidRDefault="0098621E" w:rsidP="00C05760">
      <w:pPr>
        <w:pStyle w:val="Heading2"/>
      </w:pPr>
      <w:bookmarkStart w:id="74" w:name="_Toc138340360"/>
      <w:r>
        <w:t>Leaching</w:t>
      </w:r>
      <w:bookmarkEnd w:id="74"/>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D35FC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D35FC7">
      <w:r>
        <w:tab/>
      </w:r>
      <w:proofErr w:type="spellStart"/>
      <w:r>
        <w:t>Δt</w:t>
      </w:r>
      <w:proofErr w:type="spellEnd"/>
      <w:r>
        <w:t xml:space="preserve"> = time step (day)</w:t>
      </w:r>
    </w:p>
    <w:p w14:paraId="496DDF36" w14:textId="77777777" w:rsidR="005F3AE6" w:rsidRDefault="00983EAB" w:rsidP="00D35FC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5"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5"/>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r w:rsidR="0044727A">
        <w:t>i</w:t>
      </w:r>
      <w:proofErr w:type="spellEnd"/>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C05760">
      <w:pPr>
        <w:pStyle w:val="Heading2"/>
      </w:pPr>
      <w:bookmarkStart w:id="76" w:name="_Toc138340361"/>
      <w:r>
        <w:t>Erosion</w:t>
      </w:r>
      <w:bookmarkEnd w:id="76"/>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D35FC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proofErr w:type="spellStart"/>
            <w:r w:rsidRPr="006E57EC">
              <w:t>Ia</w:t>
            </w:r>
            <w:proofErr w:type="spellEnd"/>
            <w:r w:rsidRPr="006E57EC">
              <w:t>/P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7" w:name="_Toc138340362"/>
      <w:r>
        <w:t xml:space="preserve">Time of Concentration: </w:t>
      </w:r>
      <w:r w:rsidR="00202175">
        <w:t>V</w:t>
      </w:r>
      <w:r>
        <w:t>elocity Method</w:t>
      </w:r>
      <w:bookmarkEnd w:id="77"/>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8" w:name="_Toc138340363"/>
      <w:r>
        <w:t>Time of Concentration: Watershed Lag Method</w:t>
      </w:r>
      <w:bookmarkEnd w:id="78"/>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r>
      <w:proofErr w:type="spellStart"/>
      <w:r>
        <w:t>s</w:t>
      </w:r>
      <w:r w:rsidR="0061720E">
        <w:t>lp</w:t>
      </w:r>
      <w:proofErr w:type="spellEnd"/>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r>
      <w:proofErr w:type="spellStart"/>
      <w:r>
        <w:t>c</w:t>
      </w:r>
      <w:r w:rsidR="0061720E">
        <w:t>n</w:t>
      </w:r>
      <w:proofErr w:type="spellEnd"/>
      <w:r>
        <w:tab/>
      </w:r>
      <w:r w:rsidR="0061720E">
        <w:t>= curve number</w:t>
      </w:r>
    </w:p>
    <w:p w14:paraId="6190C6AD" w14:textId="57D60EEF" w:rsidR="004216DA" w:rsidRPr="004216DA" w:rsidRDefault="007E0377" w:rsidP="00C05760">
      <w:pPr>
        <w:pStyle w:val="Heading2"/>
      </w:pPr>
      <w:bookmarkStart w:id="79" w:name="_Toc138340364"/>
      <w:r>
        <w:t xml:space="preserve">Soil </w:t>
      </w:r>
      <w:r w:rsidR="00715921">
        <w:t>Temperature</w:t>
      </w:r>
      <w:bookmarkEnd w:id="79"/>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80" w:name="_Toc138340365"/>
      <w:r w:rsidRPr="002D6560">
        <w:t>Thermal Diffusivity</w:t>
      </w:r>
      <w:bookmarkEnd w:id="80"/>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w:t>
      </w:r>
      <w:r w:rsidR="000E0A04">
        <w:lastRenderedPageBreak/>
        <w:t xml:space="preserve">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1"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2"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3"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4"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4"/>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proofErr w:type="spellStart"/>
      <w:r>
        <w:t>X</w:t>
      </w:r>
      <w:r w:rsidRPr="0094169F">
        <w:rPr>
          <w:vertAlign w:val="subscript"/>
        </w:rPr>
        <w:t>organic</w:t>
      </w:r>
      <w:proofErr w:type="spellEnd"/>
      <w:r>
        <w:t xml:space="preserve"> = organic volume fraction</w:t>
      </w:r>
    </w:p>
    <w:p w14:paraId="16320605" w14:textId="51F00E19" w:rsidR="0013053D" w:rsidRDefault="0094169F" w:rsidP="00D35FC7">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5" w:author="Dirk Young" w:date="2023-04-27T11:48:00Z"/>
        </w:rPr>
      </w:pPr>
      <w:r>
        <w:tab/>
      </w:r>
      <w:del w:id="86"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7" w:author="Dirk Young" w:date="2023-04-27T11:48:00Z"/>
        </w:rPr>
        <w:pPrChange w:id="88" w:author="Dirk Young" w:date="2023-04-27T11:48:00Z">
          <w:pPr>
            <w:tabs>
              <w:tab w:val="center" w:pos="4320"/>
            </w:tabs>
          </w:pPr>
        </w:pPrChange>
      </w:pPr>
    </w:p>
    <w:p w14:paraId="6B872D25" w14:textId="3F39D689" w:rsidR="005F3AE6" w:rsidDel="0013053D" w:rsidRDefault="00CD1D49" w:rsidP="00D35FC7">
      <w:pPr>
        <w:rPr>
          <w:del w:id="89" w:author="Dirk Young" w:date="2023-04-27T11:48:00Z"/>
        </w:rPr>
      </w:pPr>
      <w:del w:id="90" w:author="Dirk Young" w:date="2023-04-27T11:48:00Z">
        <w:r w:rsidDel="0013053D">
          <w:tab/>
        </w:r>
        <w:bookmarkStart w:id="91" w:name="_Hlk133477879"/>
      </w:del>
      <m:oMath>
        <m:sSub>
          <m:sSubPr>
            <m:ctrlPr>
              <w:del w:id="92" w:author="Dirk Young" w:date="2023-04-27T11:48:00Z">
                <w:rPr>
                  <w:rFonts w:ascii="Cambria Math" w:hAnsi="Cambria Math"/>
                </w:rPr>
              </w:del>
            </m:ctrlPr>
          </m:sSubPr>
          <m:e>
            <m:r>
              <w:del w:id="93" w:author="Dirk Young" w:date="2023-04-27T11:48:00Z">
                <w:rPr>
                  <w:rFonts w:ascii="Cambria Math" w:hAnsi="Cambria Math"/>
                </w:rPr>
                <m:t>X</m:t>
              </w:del>
            </m:r>
          </m:e>
          <m:sub>
            <m:r>
              <w:del w:id="94" w:author="Dirk Young" w:date="2023-04-27T11:48:00Z">
                <w:rPr>
                  <w:rFonts w:ascii="Cambria Math" w:hAnsi="Cambria Math"/>
                </w:rPr>
                <m:t>sand</m:t>
              </w:del>
            </m:r>
          </m:sub>
        </m:sSub>
        <m:r>
          <w:del w:id="95" w:author="Dirk Young" w:date="2023-04-27T11:48:00Z">
            <m:rPr>
              <m:sty m:val="p"/>
            </m:rPr>
            <w:rPr>
              <w:rFonts w:ascii="Cambria Math" w:hAnsi="Cambria Math"/>
            </w:rPr>
            <m:t xml:space="preserve">= </m:t>
          </w:del>
        </m:r>
        <m:f>
          <m:fPr>
            <m:ctrlPr>
              <w:del w:id="96" w:author="Dirk Young" w:date="2023-04-27T11:48:00Z">
                <w:rPr>
                  <w:rFonts w:ascii="Cambria Math" w:hAnsi="Cambria Math"/>
                </w:rPr>
              </w:del>
            </m:ctrlPr>
          </m:fPr>
          <m:num>
            <m:r>
              <w:del w:id="97" w:author="Dirk Young" w:date="2023-04-27T11:48:00Z">
                <w:rPr>
                  <w:rFonts w:ascii="Cambria Math" w:hAnsi="Cambria Math"/>
                </w:rPr>
                <m:t>sand</m:t>
              </w:del>
            </m:r>
            <m:r>
              <w:del w:id="98" w:author="Dirk Young" w:date="2023-04-27T11:48:00Z">
                <m:rPr>
                  <m:sty m:val="p"/>
                </m:rPr>
                <w:rPr>
                  <w:rFonts w:ascii="Cambria Math" w:hAnsi="Cambria Math"/>
                </w:rPr>
                <m:t>*</m:t>
              </w:del>
            </m:r>
            <m:sSub>
              <m:sSubPr>
                <m:ctrlPr>
                  <w:del w:id="99" w:author="Dirk Young" w:date="2023-04-27T11:48:00Z">
                    <w:rPr>
                      <w:rFonts w:ascii="Cambria Math" w:hAnsi="Cambria Math"/>
                    </w:rPr>
                  </w:del>
                </m:ctrlPr>
              </m:sSubPr>
              <m:e>
                <m:r>
                  <w:del w:id="100" w:author="Dirk Young" w:date="2023-04-27T11:48:00Z">
                    <w:rPr>
                      <w:rFonts w:ascii="Cambria Math" w:hAnsi="Cambria Math"/>
                    </w:rPr>
                    <m:t>ρ</m:t>
                  </w:del>
                </m:r>
              </m:e>
              <m:sub>
                <m:r>
                  <w:del w:id="101" w:author="Dirk Young" w:date="2023-04-27T11:48:00Z">
                    <w:rPr>
                      <w:rFonts w:ascii="Cambria Math" w:hAnsi="Cambria Math"/>
                    </w:rPr>
                    <m:t>b</m:t>
                  </w:del>
                </m:r>
              </m:sub>
            </m:sSub>
          </m:num>
          <m:den>
            <m:r>
              <w:del w:id="102" w:author="Dirk Young" w:date="2023-04-27T11:48:00Z">
                <m:rPr>
                  <m:sty m:val="p"/>
                </m:rPr>
                <w:rPr>
                  <w:rFonts w:ascii="Cambria Math" w:hAnsi="Cambria Math"/>
                </w:rPr>
                <m:t>2.65</m:t>
              </w:del>
            </m:r>
            <m:f>
              <m:fPr>
                <m:ctrlPr>
                  <w:del w:id="103" w:author="Dirk Young" w:date="2023-04-27T11:48:00Z">
                    <w:rPr>
                      <w:rFonts w:ascii="Cambria Math" w:hAnsi="Cambria Math"/>
                    </w:rPr>
                  </w:del>
                </m:ctrlPr>
              </m:fPr>
              <m:num>
                <m:r>
                  <w:del w:id="104" w:author="Dirk Young" w:date="2023-04-27T11:48:00Z">
                    <w:rPr>
                      <w:rFonts w:ascii="Cambria Math" w:hAnsi="Cambria Math"/>
                    </w:rPr>
                    <m:t>g</m:t>
                  </w:del>
                </m:r>
              </m:num>
              <m:den>
                <m:sSup>
                  <m:sSupPr>
                    <m:ctrlPr>
                      <w:del w:id="105" w:author="Dirk Young" w:date="2023-04-27T11:48:00Z">
                        <w:rPr>
                          <w:rFonts w:ascii="Cambria Math" w:hAnsi="Cambria Math"/>
                        </w:rPr>
                      </w:del>
                    </m:ctrlPr>
                  </m:sSupPr>
                  <m:e>
                    <m:r>
                      <w:del w:id="106" w:author="Dirk Young" w:date="2023-04-27T11:48:00Z">
                        <w:rPr>
                          <w:rFonts w:ascii="Cambria Math" w:hAnsi="Cambria Math"/>
                        </w:rPr>
                        <m:t>cm</m:t>
                      </w:del>
                    </m:r>
                  </m:e>
                  <m:sup>
                    <m:r>
                      <w:del w:id="107" w:author="Dirk Young" w:date="2023-04-27T11:48:00Z">
                        <m:rPr>
                          <m:sty m:val="p"/>
                        </m:rPr>
                        <w:rPr>
                          <w:rFonts w:ascii="Cambria Math" w:hAnsi="Cambria Math"/>
                        </w:rPr>
                        <m:t>3</m:t>
                      </w:del>
                    </m:r>
                  </m:sup>
                </m:sSup>
              </m:den>
            </m:f>
          </m:den>
        </m:f>
        <m:r>
          <w:del w:id="108" w:author="Dirk Young" w:date="2023-04-27T11:48:00Z">
            <m:rPr>
              <m:sty m:val="p"/>
            </m:rPr>
            <w:rPr>
              <w:rFonts w:ascii="Cambria Math" w:hAnsi="Cambria Math"/>
            </w:rPr>
            <m:t>*</m:t>
          </w:del>
        </m:r>
        <m:sSub>
          <m:sSubPr>
            <m:ctrlPr>
              <w:del w:id="109" w:author="Dirk Young" w:date="2023-04-27T11:48:00Z">
                <w:rPr>
                  <w:rFonts w:ascii="Cambria Math" w:hAnsi="Cambria Math"/>
                </w:rPr>
              </w:del>
            </m:ctrlPr>
          </m:sSubPr>
          <m:e>
            <m:r>
              <w:del w:id="110" w:author="Dirk Young" w:date="2023-04-27T11:48:00Z">
                <w:rPr>
                  <w:rFonts w:ascii="Cambria Math" w:hAnsi="Cambria Math"/>
                </w:rPr>
                <m:t>V</m:t>
              </w:del>
            </m:r>
          </m:e>
          <m:sub>
            <m:r>
              <w:del w:id="111" w:author="Dirk Young" w:date="2023-04-27T11:48:00Z">
                <w:rPr>
                  <w:rFonts w:ascii="Cambria Math" w:hAnsi="Cambria Math"/>
                </w:rPr>
                <m:t>corrected</m:t>
              </w:del>
            </m:r>
          </m:sub>
        </m:sSub>
      </m:oMath>
      <w:del w:id="112" w:author="Dirk Young" w:date="2023-04-27T11:48:00Z">
        <w:r w:rsidR="003A0548" w:rsidDel="0013053D">
          <w:delText xml:space="preserve"> </w:delText>
        </w:r>
        <w:bookmarkEnd w:id="91"/>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3" w:author="Dirk Young" w:date="2023-04-27T11:48:00Z"/>
        </w:rPr>
        <w:pPrChange w:id="114" w:author="Dirk Young" w:date="2023-04-27T11:48:00Z">
          <w:pPr>
            <w:tabs>
              <w:tab w:val="center" w:pos="4320"/>
            </w:tabs>
          </w:pPr>
        </w:pPrChange>
      </w:pPr>
    </w:p>
    <w:p w14:paraId="7C4CF1CA" w14:textId="5132ED87" w:rsidR="005F3AE6" w:rsidDel="0013053D" w:rsidRDefault="00CD1D49" w:rsidP="00D35FC7">
      <w:pPr>
        <w:rPr>
          <w:del w:id="115" w:author="Dirk Young" w:date="2023-04-27T11:48:00Z"/>
        </w:rPr>
      </w:pPr>
      <w:del w:id="116" w:author="Dirk Young" w:date="2023-04-27T11:48:00Z">
        <w:r w:rsidDel="0013053D">
          <w:tab/>
        </w:r>
      </w:del>
      <m:oMath>
        <m:sSub>
          <m:sSubPr>
            <m:ctrlPr>
              <w:del w:id="117" w:author="Dirk Young" w:date="2023-04-27T11:48:00Z">
                <w:rPr>
                  <w:rFonts w:ascii="Cambria Math" w:hAnsi="Cambria Math"/>
                </w:rPr>
              </w:del>
            </m:ctrlPr>
          </m:sSubPr>
          <m:e>
            <m:r>
              <w:del w:id="118" w:author="Dirk Young" w:date="2023-04-27T11:48:00Z">
                <w:rPr>
                  <w:rFonts w:ascii="Cambria Math" w:hAnsi="Cambria Math"/>
                </w:rPr>
                <m:t>X</m:t>
              </w:del>
            </m:r>
          </m:e>
          <m:sub>
            <m:r>
              <w:del w:id="119" w:author="Dirk Young" w:date="2023-04-27T11:48:00Z">
                <w:rPr>
                  <w:rFonts w:ascii="Cambria Math" w:hAnsi="Cambria Math"/>
                </w:rPr>
                <m:t>oc</m:t>
              </w:del>
            </m:r>
          </m:sub>
        </m:sSub>
        <m:r>
          <w:del w:id="120" w:author="Dirk Young" w:date="2023-04-27T11:48:00Z">
            <m:rPr>
              <m:sty m:val="p"/>
            </m:rPr>
            <w:rPr>
              <w:rFonts w:ascii="Cambria Math" w:hAnsi="Cambria Math"/>
            </w:rPr>
            <m:t xml:space="preserve">= </m:t>
          </w:del>
        </m:r>
        <m:f>
          <m:fPr>
            <m:ctrlPr>
              <w:del w:id="121" w:author="Dirk Young" w:date="2023-04-27T11:48:00Z">
                <w:rPr>
                  <w:rFonts w:ascii="Cambria Math" w:hAnsi="Cambria Math"/>
                </w:rPr>
              </w:del>
            </m:ctrlPr>
          </m:fPr>
          <m:num>
            <m:r>
              <w:del w:id="122" w:author="Dirk Young" w:date="2023-04-27T11:48:00Z">
                <w:rPr>
                  <w:rFonts w:ascii="Cambria Math" w:hAnsi="Cambria Math"/>
                </w:rPr>
                <m:t>OC</m:t>
              </w:del>
            </m:r>
            <m:r>
              <w:del w:id="123" w:author="Dirk Young" w:date="2023-04-27T11:48:00Z">
                <m:rPr>
                  <m:sty m:val="p"/>
                </m:rPr>
                <w:rPr>
                  <w:rFonts w:ascii="Cambria Math" w:hAnsi="Cambria Math"/>
                </w:rPr>
                <m:t>*1.724*</m:t>
              </w:del>
            </m:r>
            <m:sSub>
              <m:sSubPr>
                <m:ctrlPr>
                  <w:del w:id="124" w:author="Dirk Young" w:date="2023-04-27T11:48:00Z">
                    <w:rPr>
                      <w:rFonts w:ascii="Cambria Math" w:hAnsi="Cambria Math"/>
                    </w:rPr>
                  </w:del>
                </m:ctrlPr>
              </m:sSubPr>
              <m:e>
                <m:r>
                  <w:del w:id="125" w:author="Dirk Young" w:date="2023-04-27T11:48:00Z">
                    <w:rPr>
                      <w:rFonts w:ascii="Cambria Math" w:hAnsi="Cambria Math"/>
                    </w:rPr>
                    <m:t>ρ</m:t>
                  </w:del>
                </m:r>
              </m:e>
              <m:sub>
                <m:r>
                  <w:del w:id="126" w:author="Dirk Young" w:date="2023-04-27T11:48:00Z">
                    <w:rPr>
                      <w:rFonts w:ascii="Cambria Math" w:hAnsi="Cambria Math"/>
                    </w:rPr>
                    <m:t>b</m:t>
                  </w:del>
                </m:r>
              </m:sub>
            </m:sSub>
          </m:num>
          <m:den>
            <m:f>
              <m:fPr>
                <m:ctrlPr>
                  <w:del w:id="127" w:author="Dirk Young" w:date="2023-04-27T11:48:00Z">
                    <w:rPr>
                      <w:rFonts w:ascii="Cambria Math" w:hAnsi="Cambria Math"/>
                    </w:rPr>
                  </w:del>
                </m:ctrlPr>
              </m:fPr>
              <m:num>
                <m:r>
                  <w:del w:id="128" w:author="Dirk Young" w:date="2023-04-27T11:48:00Z">
                    <m:rPr>
                      <m:sty m:val="p"/>
                    </m:rPr>
                    <w:rPr>
                      <w:rFonts w:ascii="Cambria Math" w:hAnsi="Cambria Math"/>
                    </w:rPr>
                    <m:t>1.30</m:t>
                  </w:del>
                </m:r>
                <m:r>
                  <w:del w:id="129" w:author="Dirk Young" w:date="2023-04-27T11:48:00Z">
                    <w:rPr>
                      <w:rFonts w:ascii="Cambria Math" w:hAnsi="Cambria Math"/>
                    </w:rPr>
                    <m:t>g</m:t>
                  </w:del>
                </m:r>
              </m:num>
              <m:den>
                <m:sSup>
                  <m:sSupPr>
                    <m:ctrlPr>
                      <w:del w:id="130" w:author="Dirk Young" w:date="2023-04-27T11:48:00Z">
                        <w:rPr>
                          <w:rFonts w:ascii="Cambria Math" w:hAnsi="Cambria Math"/>
                        </w:rPr>
                      </w:del>
                    </m:ctrlPr>
                  </m:sSupPr>
                  <m:e>
                    <m:r>
                      <w:del w:id="131" w:author="Dirk Young" w:date="2023-04-27T11:48:00Z">
                        <w:rPr>
                          <w:rFonts w:ascii="Cambria Math" w:hAnsi="Cambria Math"/>
                        </w:rPr>
                        <m:t>cm</m:t>
                      </w:del>
                    </m:r>
                  </m:e>
                  <m:sup>
                    <m:r>
                      <w:del w:id="132" w:author="Dirk Young" w:date="2023-04-27T11:48:00Z">
                        <m:rPr>
                          <m:sty m:val="p"/>
                        </m:rPr>
                        <w:rPr>
                          <w:rFonts w:ascii="Cambria Math" w:hAnsi="Cambria Math"/>
                        </w:rPr>
                        <m:t>3</m:t>
                      </w:del>
                    </m:r>
                  </m:sup>
                </m:sSup>
              </m:den>
            </m:f>
          </m:den>
        </m:f>
        <m:r>
          <w:del w:id="133" w:author="Dirk Young" w:date="2023-04-27T11:48:00Z">
            <m:rPr>
              <m:sty m:val="p"/>
            </m:rPr>
            <w:rPr>
              <w:rFonts w:ascii="Cambria Math" w:hAnsi="Cambria Math"/>
            </w:rPr>
            <m:t>*</m:t>
          </w:del>
        </m:r>
        <m:sSub>
          <m:sSubPr>
            <m:ctrlPr>
              <w:del w:id="134" w:author="Dirk Young" w:date="2023-04-27T11:48:00Z">
                <w:rPr>
                  <w:rFonts w:ascii="Cambria Math" w:hAnsi="Cambria Math"/>
                </w:rPr>
              </w:del>
            </m:ctrlPr>
          </m:sSubPr>
          <m:e>
            <m:r>
              <w:del w:id="135" w:author="Dirk Young" w:date="2023-04-27T11:48:00Z">
                <w:rPr>
                  <w:rFonts w:ascii="Cambria Math" w:hAnsi="Cambria Math"/>
                </w:rPr>
                <m:t>V</m:t>
              </w:del>
            </m:r>
          </m:e>
          <m:sub>
            <m:r>
              <w:del w:id="136" w:author="Dirk Young" w:date="2023-04-27T11:48:00Z">
                <w:rPr>
                  <w:rFonts w:ascii="Cambria Math" w:hAnsi="Cambria Math"/>
                </w:rPr>
                <m:t>corrected</m:t>
              </w:del>
            </m:r>
          </m:sub>
        </m:sSub>
      </m:oMath>
      <w:del w:id="137"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8" w:author="Dirk Young" w:date="2023-04-27T11:48:00Z"/>
        </w:rPr>
        <w:pPrChange w:id="139" w:author="Dirk Young" w:date="2023-04-27T11:48:00Z">
          <w:pPr>
            <w:tabs>
              <w:tab w:val="center" w:pos="4320"/>
            </w:tabs>
          </w:pPr>
        </w:pPrChange>
      </w:pPr>
    </w:p>
    <w:p w14:paraId="1CA3287A" w14:textId="70C22E2E" w:rsidR="005F3AE6" w:rsidDel="0013053D" w:rsidRDefault="00CD1D49" w:rsidP="00D35FC7">
      <w:pPr>
        <w:rPr>
          <w:del w:id="140" w:author="Dirk Young" w:date="2023-04-27T11:48:00Z"/>
        </w:rPr>
      </w:pPr>
      <w:del w:id="141" w:author="Dirk Young" w:date="2023-04-27T11:48:00Z">
        <w:r w:rsidDel="0013053D">
          <w:tab/>
        </w:r>
      </w:del>
      <m:oMath>
        <m:sSub>
          <m:sSubPr>
            <m:ctrlPr>
              <w:del w:id="142" w:author="Dirk Young" w:date="2023-04-27T11:48:00Z">
                <w:rPr>
                  <w:rFonts w:ascii="Cambria Math" w:hAnsi="Cambria Math"/>
                </w:rPr>
              </w:del>
            </m:ctrlPr>
          </m:sSubPr>
          <m:e>
            <m:r>
              <w:del w:id="143" w:author="Dirk Young" w:date="2023-04-27T11:48:00Z">
                <w:rPr>
                  <w:rFonts w:ascii="Cambria Math" w:hAnsi="Cambria Math"/>
                </w:rPr>
                <m:t>X</m:t>
              </w:del>
            </m:r>
          </m:e>
          <m:sub>
            <m:r>
              <w:del w:id="144" w:author="Dirk Young" w:date="2023-04-27T11:48:00Z">
                <w:rPr>
                  <w:rFonts w:ascii="Cambria Math" w:hAnsi="Cambria Math"/>
                </w:rPr>
                <m:t>other</m:t>
              </w:del>
            </m:r>
          </m:sub>
        </m:sSub>
        <m:r>
          <w:del w:id="145" w:author="Dirk Young" w:date="2023-04-27T11:48:00Z">
            <m:rPr>
              <m:sty m:val="p"/>
            </m:rPr>
            <w:rPr>
              <w:rFonts w:ascii="Cambria Math" w:hAnsi="Cambria Math"/>
            </w:rPr>
            <m:t>= 1-</m:t>
          </w:del>
        </m:r>
        <m:r>
          <w:del w:id="146" w:author="Dirk Young" w:date="2023-04-27T11:48:00Z">
            <w:rPr>
              <w:rFonts w:ascii="Cambria Math" w:hAnsi="Cambria Math"/>
            </w:rPr>
            <m:t>θ</m:t>
          </w:del>
        </m:r>
        <m:r>
          <w:del w:id="147" w:author="Dirk Young" w:date="2023-04-27T11:48:00Z">
            <m:rPr>
              <m:sty m:val="p"/>
            </m:rPr>
            <w:rPr>
              <w:rFonts w:ascii="Cambria Math" w:hAnsi="Cambria Math"/>
            </w:rPr>
            <m:t xml:space="preserve">- </m:t>
          </w:del>
        </m:r>
        <m:sSub>
          <m:sSubPr>
            <m:ctrlPr>
              <w:del w:id="148" w:author="Dirk Young" w:date="2023-04-27T11:48:00Z">
                <w:rPr>
                  <w:rFonts w:ascii="Cambria Math" w:hAnsi="Cambria Math"/>
                </w:rPr>
              </w:del>
            </m:ctrlPr>
          </m:sSubPr>
          <m:e>
            <m:r>
              <w:del w:id="149" w:author="Dirk Young" w:date="2023-04-27T11:48:00Z">
                <w:rPr>
                  <w:rFonts w:ascii="Cambria Math" w:hAnsi="Cambria Math"/>
                </w:rPr>
                <m:t>X</m:t>
              </w:del>
            </m:r>
          </m:e>
          <m:sub>
            <m:r>
              <w:del w:id="150" w:author="Dirk Young" w:date="2023-04-27T11:48:00Z">
                <w:rPr>
                  <w:rFonts w:ascii="Cambria Math" w:hAnsi="Cambria Math"/>
                </w:rPr>
                <m:t>sand</m:t>
              </w:del>
            </m:r>
          </m:sub>
        </m:sSub>
        <m:r>
          <w:del w:id="151" w:author="Dirk Young" w:date="2023-04-27T11:48:00Z">
            <m:rPr>
              <m:sty m:val="p"/>
            </m:rPr>
            <w:rPr>
              <w:rFonts w:ascii="Cambria Math" w:hAnsi="Cambria Math"/>
            </w:rPr>
            <m:t xml:space="preserve">- </m:t>
          </w:del>
        </m:r>
        <m:sSub>
          <m:sSubPr>
            <m:ctrlPr>
              <w:del w:id="152" w:author="Dirk Young" w:date="2023-04-27T11:48:00Z">
                <w:rPr>
                  <w:rFonts w:ascii="Cambria Math" w:hAnsi="Cambria Math"/>
                </w:rPr>
              </w:del>
            </m:ctrlPr>
          </m:sSubPr>
          <m:e>
            <m:r>
              <w:del w:id="153" w:author="Dirk Young" w:date="2023-04-27T11:48:00Z">
                <w:rPr>
                  <w:rFonts w:ascii="Cambria Math" w:hAnsi="Cambria Math"/>
                </w:rPr>
                <m:t>X</m:t>
              </w:del>
            </m:r>
          </m:e>
          <m:sub>
            <m:r>
              <w:del w:id="154" w:author="Dirk Young" w:date="2023-04-27T11:48:00Z">
                <w:rPr>
                  <w:rFonts w:ascii="Cambria Math" w:hAnsi="Cambria Math"/>
                </w:rPr>
                <m:t>oc</m:t>
              </w:del>
            </m:r>
          </m:sub>
        </m:sSub>
      </m:oMath>
      <w:del w:id="155"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6" w:author="Dirk Young" w:date="2023-04-27T11:48:00Z"/>
        </w:rPr>
      </w:pPr>
    </w:p>
    <w:p w14:paraId="084F7B76" w14:textId="3A4A691C" w:rsidR="00403C99" w:rsidDel="0013053D" w:rsidRDefault="00C351C1" w:rsidP="00D35FC7">
      <w:pPr>
        <w:rPr>
          <w:del w:id="157" w:author="Dirk Young" w:date="2023-04-27T11:48:00Z"/>
        </w:rPr>
      </w:pPr>
      <w:del w:id="158"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9" w:author="Dirk Young" w:date="2023-04-27T11:48:00Z"/>
        </w:rPr>
        <w:pPrChange w:id="160" w:author="Dirk Young" w:date="2023-04-27T11:48:00Z">
          <w:pPr>
            <w:tabs>
              <w:tab w:val="right" w:pos="720"/>
              <w:tab w:val="left" w:pos="900"/>
            </w:tabs>
          </w:pPr>
        </w:pPrChange>
      </w:pPr>
      <w:del w:id="161"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2" w:author="Dirk Young" w:date="2023-04-27T11:48:00Z"/>
        </w:rPr>
        <w:pPrChange w:id="163" w:author="Dirk Young" w:date="2023-04-27T11:48:00Z">
          <w:pPr>
            <w:tabs>
              <w:tab w:val="right" w:pos="720"/>
              <w:tab w:val="left" w:pos="900"/>
            </w:tabs>
          </w:pPr>
        </w:pPrChange>
      </w:pPr>
      <w:del w:id="164"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5" w:author="Dirk Young" w:date="2023-04-27T11:48:00Z"/>
        </w:rPr>
        <w:pPrChange w:id="166" w:author="Dirk Young" w:date="2023-04-27T11:48:00Z">
          <w:pPr>
            <w:tabs>
              <w:tab w:val="right" w:pos="720"/>
              <w:tab w:val="left" w:pos="900"/>
            </w:tabs>
          </w:pPr>
        </w:pPrChange>
      </w:pPr>
      <w:del w:id="167" w:author="Dirk Young" w:date="2023-04-27T11:48:00Z">
        <w:r w:rsidDel="0013053D">
          <w:lastRenderedPageBreak/>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8" w:author="Dirk Young" w:date="2023-04-27T11:48:00Z"/>
        </w:rPr>
        <w:pPrChange w:id="169" w:author="Dirk Young" w:date="2023-04-27T11:48:00Z">
          <w:pPr>
            <w:tabs>
              <w:tab w:val="right" w:pos="720"/>
              <w:tab w:val="left" w:pos="900"/>
            </w:tabs>
          </w:pPr>
        </w:pPrChange>
      </w:pPr>
      <w:del w:id="170"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1" w:author="Dirk Young" w:date="2023-04-27T11:48:00Z"/>
        </w:rPr>
        <w:pPrChange w:id="172" w:author="Dirk Young" w:date="2023-04-27T11:48:00Z">
          <w:pPr>
            <w:tabs>
              <w:tab w:val="right" w:pos="720"/>
              <w:tab w:val="left" w:pos="900"/>
            </w:tabs>
          </w:pPr>
        </w:pPrChange>
      </w:pPr>
      <w:del w:id="173"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4" w:author="Dirk Young" w:date="2023-04-27T11:48:00Z"/>
        </w:rPr>
        <w:pPrChange w:id="175" w:author="Dirk Young" w:date="2023-04-27T11:48:00Z">
          <w:pPr>
            <w:tabs>
              <w:tab w:val="right" w:pos="720"/>
              <w:tab w:val="left" w:pos="900"/>
            </w:tabs>
          </w:pPr>
        </w:pPrChange>
      </w:pPr>
      <w:del w:id="176"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7" w:author="Dirk Young" w:date="2023-04-27T11:48:00Z"/>
        </w:rPr>
        <w:pPrChange w:id="178" w:author="Dirk Young" w:date="2023-04-27T11:48:00Z">
          <w:pPr>
            <w:tabs>
              <w:tab w:val="right" w:pos="720"/>
              <w:tab w:val="left" w:pos="900"/>
            </w:tabs>
          </w:pPr>
        </w:pPrChange>
      </w:pPr>
    </w:p>
    <w:p w14:paraId="40439035" w14:textId="171EF163" w:rsidR="005F3AE6" w:rsidDel="0013053D" w:rsidRDefault="00403C99">
      <w:pPr>
        <w:rPr>
          <w:del w:id="179" w:author="Dirk Young" w:date="2023-04-27T11:48:00Z"/>
        </w:rPr>
        <w:pPrChange w:id="180" w:author="Dirk Young" w:date="2023-04-27T11:48:00Z">
          <w:pPr>
            <w:pStyle w:val="ListParagraph"/>
            <w:tabs>
              <w:tab w:val="right" w:pos="720"/>
              <w:tab w:val="left" w:pos="900"/>
            </w:tabs>
            <w:ind w:left="0"/>
          </w:pPr>
        </w:pPrChange>
      </w:pPr>
      <w:del w:id="181"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2" w:author="Dirk Young" w:date="2023-04-27T11:48:00Z">
          <w:pPr>
            <w:tabs>
              <w:tab w:val="right" w:pos="720"/>
              <w:tab w:val="left" w:pos="900"/>
            </w:tabs>
          </w:pPr>
        </w:pPrChange>
      </w:pPr>
      <w:del w:id="183"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4" w:author="Dirk Young" w:date="2023-04-27T11:49:00Z">
        <w:r w:rsidR="00656A5D" w:rsidDel="0013053D">
          <w:delText>c</w:delText>
        </w:r>
        <w:r w:rsidR="00187446" w:rsidDel="0013053D">
          <w:delText>volume</w:delText>
        </w:r>
      </w:del>
      <w:ins w:id="185"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6"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6"/>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lastRenderedPageBreak/>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187" w:name="_Hlk133488630"/>
    </w:p>
    <w:p w14:paraId="7D7326BD" w14:textId="5B70E25D" w:rsidR="0013053D" w:rsidRDefault="00CD1D49" w:rsidP="00D35FC7">
      <w:pPr>
        <w:rPr>
          <w:ins w:id="188" w:author="Dirk Young" w:date="2023-04-27T11:50:00Z"/>
        </w:rPr>
      </w:pPr>
      <w:del w:id="189"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187"/>
    </w:p>
    <w:p w14:paraId="4ECFEBFE" w14:textId="77777777" w:rsidR="0013053D" w:rsidRDefault="0013053D" w:rsidP="00D35FC7">
      <w:pPr>
        <w:rPr>
          <w:ins w:id="190" w:author="Dirk Young" w:date="2023-04-27T11:50:00Z"/>
        </w:rPr>
      </w:pPr>
    </w:p>
    <w:p w14:paraId="47AB9849" w14:textId="4FAEF3BD" w:rsidR="0013053D" w:rsidRDefault="0013053D" w:rsidP="00D35FC7">
      <w:ins w:id="191" w:author="Dirk Young" w:date="2023-04-27T11:50:00Z">
        <w:r>
          <w:tab/>
          <w:t xml:space="preserve">VHTCAP = 0.46  </w:t>
        </w:r>
        <w:proofErr w:type="spellStart"/>
        <w:r>
          <w:t>X</w:t>
        </w:r>
        <w:r>
          <w:rPr>
            <w:vertAlign w:val="subscript"/>
          </w:rPr>
          <w:t>mineral</w:t>
        </w:r>
        <w:proofErr w:type="spellEnd"/>
        <w:r>
          <w:t xml:space="preserve">  + 0.60 </w:t>
        </w:r>
        <w:proofErr w:type="spellStart"/>
        <w:r>
          <w:t>X</w:t>
        </w:r>
        <w:r>
          <w:rPr>
            <w:vertAlign w:val="subscript"/>
          </w:rPr>
          <w:t>organic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D35FC7"/>
    <w:p w14:paraId="3CA32786" w14:textId="6B116DC9" w:rsidR="005F3AE6" w:rsidRDefault="00686632" w:rsidP="00D35FC7">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ins w:id="192" w:author="Dirk Young" w:date="2023-04-27T11:55:00Z">
        <w:r w:rsidR="00A770AA">
          <w:t xml:space="preserve">soil </w:t>
        </w:r>
      </w:ins>
      <w:r w:rsidR="00256E61">
        <w:t xml:space="preserve">organic </w:t>
      </w:r>
      <w:ins w:id="193" w:author="Dirk Young" w:date="2023-04-27T11:55:00Z">
        <w:r w:rsidR="00A770AA">
          <w:t>matter</w:t>
        </w:r>
      </w:ins>
      <w:del w:id="194"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195" w:name="_Toc138340366"/>
      <w:r w:rsidRPr="0031526B">
        <w:t xml:space="preserve">Upper </w:t>
      </w:r>
      <w:r w:rsidRPr="002D6560">
        <w:t>Boundary</w:t>
      </w:r>
      <w:r w:rsidRPr="0031526B">
        <w:t xml:space="preserve"> Temperature</w:t>
      </w:r>
      <w:bookmarkEnd w:id="195"/>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lastRenderedPageBreak/>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196" w:name="_Toc138340367"/>
      <w:r w:rsidRPr="0031526B">
        <w:t>Temperature</w:t>
      </w:r>
      <w:r>
        <w:t xml:space="preserve"> </w:t>
      </w:r>
      <w:r w:rsidR="006A2AB0">
        <w:t>D</w:t>
      </w:r>
      <w:r>
        <w:t xml:space="preserve">ependent </w:t>
      </w:r>
      <w:r w:rsidR="006A2AB0">
        <w:t>D</w:t>
      </w:r>
      <w:r>
        <w:t>egradation</w:t>
      </w:r>
      <w:bookmarkEnd w:id="196"/>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C05760">
      <w:pPr>
        <w:pStyle w:val="Heading2"/>
      </w:pPr>
      <w:bookmarkStart w:id="197" w:name="_Toc376441533"/>
      <w:bookmarkStart w:id="198" w:name="_Toc376441534"/>
      <w:bookmarkStart w:id="199" w:name="_Toc376441535"/>
      <w:bookmarkStart w:id="200" w:name="_Toc376441536"/>
      <w:bookmarkStart w:id="201" w:name="_Toc376441537"/>
      <w:bookmarkStart w:id="202" w:name="_Toc376441538"/>
      <w:bookmarkStart w:id="203" w:name="_Toc376441539"/>
      <w:bookmarkStart w:id="204" w:name="_Toc376441540"/>
      <w:bookmarkStart w:id="205" w:name="_Toc376441541"/>
      <w:bookmarkStart w:id="206" w:name="_Toc376441542"/>
      <w:bookmarkStart w:id="207" w:name="_Toc376441543"/>
      <w:bookmarkStart w:id="208" w:name="_Toc376441544"/>
      <w:bookmarkStart w:id="209" w:name="_Toc376441545"/>
      <w:bookmarkStart w:id="210" w:name="_Toc376441546"/>
      <w:bookmarkStart w:id="211" w:name="_Toc376441547"/>
      <w:bookmarkStart w:id="212" w:name="_Toc376441548"/>
      <w:bookmarkStart w:id="213" w:name="_Toc376441549"/>
      <w:bookmarkStart w:id="214" w:name="_Toc376441550"/>
      <w:bookmarkStart w:id="215" w:name="_Toc376441551"/>
      <w:bookmarkStart w:id="216" w:name="_Toc376441552"/>
      <w:bookmarkStart w:id="217" w:name="_Toc376441553"/>
      <w:bookmarkStart w:id="218" w:name="_Toc376441554"/>
      <w:bookmarkStart w:id="219" w:name="_Toc376441555"/>
      <w:bookmarkStart w:id="220" w:name="_Toc376441556"/>
      <w:bookmarkStart w:id="221" w:name="_Toc376441557"/>
      <w:bookmarkStart w:id="222" w:name="_Toc376441558"/>
      <w:bookmarkStart w:id="223" w:name="_Toc376441559"/>
      <w:bookmarkStart w:id="224" w:name="_Toc376441560"/>
      <w:bookmarkStart w:id="225" w:name="_Toc376441561"/>
      <w:bookmarkStart w:id="226" w:name="_Toc365363870"/>
      <w:bookmarkStart w:id="227" w:name="_Toc365363922"/>
      <w:bookmarkStart w:id="228" w:name="_Toc365363980"/>
      <w:bookmarkStart w:id="229" w:name="_Toc365528299"/>
      <w:bookmarkStart w:id="230" w:name="_Toc376441562"/>
      <w:bookmarkStart w:id="231" w:name="_Toc365363871"/>
      <w:bookmarkStart w:id="232" w:name="_Toc365363923"/>
      <w:bookmarkStart w:id="233" w:name="_Toc365363981"/>
      <w:bookmarkStart w:id="234" w:name="_Toc365528300"/>
      <w:bookmarkStart w:id="235" w:name="_Toc376441563"/>
      <w:bookmarkStart w:id="236" w:name="_Toc365363872"/>
      <w:bookmarkStart w:id="237" w:name="_Toc365363924"/>
      <w:bookmarkStart w:id="238" w:name="_Toc365363982"/>
      <w:bookmarkStart w:id="239" w:name="_Toc365528301"/>
      <w:bookmarkStart w:id="240" w:name="_Toc376441564"/>
      <w:bookmarkStart w:id="241" w:name="_Toc365363873"/>
      <w:bookmarkStart w:id="242" w:name="_Toc365363925"/>
      <w:bookmarkStart w:id="243" w:name="_Toc365363983"/>
      <w:bookmarkStart w:id="244" w:name="_Toc365528302"/>
      <w:bookmarkStart w:id="245" w:name="_Toc376441565"/>
      <w:bookmarkStart w:id="246" w:name="_Toc365363874"/>
      <w:bookmarkStart w:id="247" w:name="_Toc365363926"/>
      <w:bookmarkStart w:id="248" w:name="_Toc365363984"/>
      <w:bookmarkStart w:id="249" w:name="_Toc365528303"/>
      <w:bookmarkStart w:id="250" w:name="_Toc376441566"/>
      <w:bookmarkStart w:id="251" w:name="_Toc365363875"/>
      <w:bookmarkStart w:id="252" w:name="_Toc365363927"/>
      <w:bookmarkStart w:id="253" w:name="_Toc365363985"/>
      <w:bookmarkStart w:id="254" w:name="_Toc365528304"/>
      <w:bookmarkStart w:id="255" w:name="_Toc376441567"/>
      <w:bookmarkStart w:id="256" w:name="_Toc365363876"/>
      <w:bookmarkStart w:id="257" w:name="_Toc365363928"/>
      <w:bookmarkStart w:id="258" w:name="_Toc365363986"/>
      <w:bookmarkStart w:id="259" w:name="_Toc365528305"/>
      <w:bookmarkStart w:id="260" w:name="_Toc376441568"/>
      <w:bookmarkStart w:id="261" w:name="_Toc365363877"/>
      <w:bookmarkStart w:id="262" w:name="_Toc365363929"/>
      <w:bookmarkStart w:id="263" w:name="_Toc365363987"/>
      <w:bookmarkStart w:id="264" w:name="_Toc365528306"/>
      <w:bookmarkStart w:id="265" w:name="_Toc376441569"/>
      <w:bookmarkStart w:id="266" w:name="_Toc365363878"/>
      <w:bookmarkStart w:id="267" w:name="_Toc365363930"/>
      <w:bookmarkStart w:id="268" w:name="_Toc365363988"/>
      <w:bookmarkStart w:id="269" w:name="_Toc365528307"/>
      <w:bookmarkStart w:id="270" w:name="_Toc376441570"/>
      <w:bookmarkStart w:id="271" w:name="_Toc138340368"/>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r>
        <w:t xml:space="preserve">Chemical Application </w:t>
      </w:r>
      <w:r w:rsidR="00A630A0">
        <w:t xml:space="preserve">&amp; </w:t>
      </w:r>
      <w:r>
        <w:t>Foliar Washoff</w:t>
      </w:r>
      <w:bookmarkEnd w:id="271"/>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C05760">
      <w:pPr>
        <w:pStyle w:val="Heading2"/>
      </w:pPr>
      <w:bookmarkStart w:id="272"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72"/>
    </w:p>
    <w:p w14:paraId="015E5803" w14:textId="76370BC0" w:rsidR="006B0926" w:rsidRDefault="006B0926" w:rsidP="00D35FC7">
      <w:r>
        <w:t xml:space="preserve">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w:t>
      </w:r>
      <w:r>
        <w:lastRenderedPageBreak/>
        <w:t>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273" w:name="_Hlk49243233"/>
      <w:r w:rsidR="00494C06" w:rsidRPr="00CD61C6">
        <w:t>(yellow shaded range)</w:t>
      </w:r>
      <w:bookmarkEnd w:id="273"/>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257924">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C05760">
      <w:pPr>
        <w:pStyle w:val="Heading2"/>
      </w:pPr>
      <w:bookmarkStart w:id="274" w:name="_Toc138340370"/>
      <w:r>
        <w:t>Chemical Processes on Canopy</w:t>
      </w:r>
      <w:bookmarkEnd w:id="274"/>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lastRenderedPageBreak/>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C05760">
      <w:pPr>
        <w:pStyle w:val="Heading2"/>
      </w:pPr>
      <w:bookmarkStart w:id="275" w:name="_Toc138340371"/>
      <w:r>
        <w:t>Chemical Runoff &amp; Vertical Transport in Soil</w:t>
      </w:r>
      <w:bookmarkEnd w:id="275"/>
    </w:p>
    <w:p w14:paraId="19A7257C" w14:textId="77777777" w:rsidR="008D68F3" w:rsidRDefault="00E06673" w:rsidP="00EB6DCA">
      <w:pPr>
        <w:pStyle w:val="Heading3"/>
      </w:pPr>
      <w:bookmarkStart w:id="276" w:name="_Toc138340372"/>
      <w:r>
        <w:t>Transport Model</w:t>
      </w:r>
      <w:bookmarkEnd w:id="276"/>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EC7D94">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EC7D94">
      <w:pPr>
        <w:tabs>
          <w:tab w:val="center" w:pos="423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277" w:name="_Hlk64374976"/>
        <m:r>
          <m:rPr>
            <m:sty m:val="p"/>
          </m:rPr>
          <w:rPr>
            <w:rFonts w:ascii="Cambria Math" w:hAnsi="Cambria Math"/>
          </w:rPr>
          <m:t>∆</m:t>
        </m:r>
        <m:r>
          <w:rPr>
            <w:rFonts w:ascii="Cambria Math" w:hAnsi="Cambria Math"/>
          </w:rPr>
          <m:t>z</m:t>
        </m:r>
        <w:bookmarkEnd w:id="277"/>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D326EB5" w:rsidR="00CD47FA" w:rsidRPr="00CD47FA" w:rsidRDefault="00CD47FA"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sidR="00EC7D94">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lastRenderedPageBreak/>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EC7D94">
      <w:pPr>
        <w:tabs>
          <w:tab w:val="center" w:pos="4320"/>
          <w:tab w:val="right" w:pos="936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EC7D94">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2D6A3BA8" w:rsidR="00E06673" w:rsidRDefault="00E06673" w:rsidP="00D35FC7">
      <w:r>
        <w:t xml:space="preserve">The upper boundary conditions for aqueous transport are no advective chemical flux and no aqueous dispersive chemical flux. For the gas-phase, the condition is a </w:t>
      </w:r>
      <w:r w:rsidR="00BF627E">
        <w:t>zero-concentration</w:t>
      </w:r>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EC7D94">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EC7D94">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lastRenderedPageBreak/>
        <w:t>or</w:t>
      </w:r>
    </w:p>
    <w:p w14:paraId="574CCE4B" w14:textId="77777777" w:rsidR="00750A90" w:rsidRDefault="00750A90" w:rsidP="00D35FC7"/>
    <w:p w14:paraId="3892F5ED" w14:textId="77777777" w:rsidR="00D26667" w:rsidRPr="007636ED" w:rsidRDefault="007F3027" w:rsidP="00EC7D94">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EC7D94">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EC7D94">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EC7D94">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t>Thes</w:t>
      </w:r>
      <w:r w:rsidR="00073637">
        <w:t>e</w:t>
      </w:r>
      <w:r>
        <w:t xml:space="preserve"> equations can then be rearranged into the generic form</w:t>
      </w:r>
    </w:p>
    <w:p w14:paraId="0C2D011B" w14:textId="2F96BB3A" w:rsidR="007636ED" w:rsidRP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=A</m:t>
        </m:r>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B</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oMath>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46370F3C" w:rsidR="007636ED" w:rsidRDefault="007636ED" w:rsidP="00EC7D94">
      <w:pPr>
        <w:tabs>
          <w:tab w:val="center" w:pos="4320"/>
          <w:tab w:val="right" w:pos="9360"/>
        </w:tabs>
        <w:rPr>
          <w:sz w:val="24"/>
        </w:rPr>
      </w:pPr>
      <w:r w:rsidRPr="007636ED">
        <w:rPr>
          <w:sz w:val="24"/>
        </w:rPr>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2</m:t>
                </m:r>
                <m:ctrlPr>
                  <w:rPr>
                    <w:rFonts w:ascii="Cambria Math" w:hAnsi="Cambria Math"/>
                    <w:i/>
                  </w:rPr>
                </m:ctrlPr>
              </m:sub>
            </m:sSub>
          </m:num>
          <m:den>
            <m:r>
              <m:rPr>
                <m:nor/>
              </m:rPr>
              <w:rPr>
                <w:rFonts w:ascii="Cambria Math"/>
              </w:rPr>
              <m:t>dt</m:t>
            </m:r>
          </m:den>
        </m:f>
        <m:r>
          <w:rPr>
            <w:rFonts w:ascii="Cambria Math"/>
          </w:rPr>
          <m:t>=</m:t>
        </m:r>
        <m:r>
          <m:rPr>
            <m:nor/>
          </m:rPr>
          <w:rPr>
            <w:rFonts w:ascii="Cambria Math"/>
          </w:rPr>
          <m:t>E</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r>
          <w:rPr>
            <w:rFonts w:ascii="Cambria Math"/>
          </w:rPr>
          <m:t>+F</m:t>
        </m:r>
        <m:sSub>
          <m:sSubPr>
            <m:ctrlPr>
              <w:rPr>
                <w:rFonts w:ascii="Cambria Math" w:hAnsi="Cambria Math"/>
                <w:i/>
              </w:rPr>
            </m:ctrlPr>
          </m:sSubPr>
          <m:e>
            <m:r>
              <w:rPr>
                <w:rFonts w:ascii="Cambria Math"/>
              </w:rPr>
              <m:t>c</m:t>
            </m:r>
          </m:e>
          <m:sub>
            <m:r>
              <w:rPr>
                <w:rFonts w:ascii="Cambria Math"/>
              </w:rPr>
              <m:t>2</m:t>
            </m:r>
          </m:sub>
        </m:sSub>
      </m:oMath>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4B6FB25E" w:rsidR="007636ED" w:rsidRP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5A85F579" w:rsidR="007636ED" w:rsidRDefault="007636ED" w:rsidP="00EC7D94">
      <w:pPr>
        <w:tabs>
          <w:tab w:val="center" w:pos="4320"/>
          <w:tab w:val="right" w:pos="9360"/>
        </w:tabs>
        <w:rPr>
          <w:sz w:val="24"/>
        </w:rPr>
      </w:pPr>
      <w:r w:rsidRPr="007636ED">
        <w:rPr>
          <w:sz w:val="24"/>
        </w:rPr>
        <w:tab/>
      </w:r>
      <m:oMath>
        <m:sSub>
          <m:sSubPr>
            <m:ctrlPr>
              <w:rPr>
                <w:rFonts w:ascii="Cambria Math" w:hAnsi="Cambria Math"/>
                <w:i/>
              </w:rPr>
            </m:ctrlPr>
          </m:sSubPr>
          <m:e>
            <m:r>
              <w:rPr>
                <w:rFonts w:ascii="Cambria Math"/>
              </w:rPr>
              <m:t>c</m:t>
            </m:r>
          </m:e>
          <m:sub>
            <m:r>
              <w:rPr>
                <w:rFonts w:ascii="Cambria Math"/>
              </w:rPr>
              <m:t>2</m:t>
            </m:r>
          </m:sub>
        </m:sSub>
        <m:r>
          <w:rPr>
            <w:rFonts w:ascii="Cambria Math"/>
          </w:rPr>
          <m:t>=</m:t>
        </m:r>
        <m:sSub>
          <m:sSubPr>
            <m:ctrlPr>
              <w:rPr>
                <w:rFonts w:ascii="Cambria Math" w:hAnsi="Cambria Math"/>
                <w:i/>
              </w:rPr>
            </m:ctrlPr>
          </m:sSubPr>
          <m:e>
            <m:r>
              <w:rPr>
                <w:rFonts w:ascii="Cambria Math"/>
              </w:rPr>
              <m:t>X</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1</m:t>
                </m:r>
              </m:sub>
            </m:sSub>
            <m:r>
              <w:rPr>
                <w:rFonts w:ascii="Cambria Math"/>
              </w:rPr>
              <m:t>t</m:t>
            </m:r>
          </m:sup>
        </m:sSup>
        <m:r>
          <w:rPr>
            <w:rFonts w:ascii="Cambria Math"/>
          </w:rPr>
          <m:t>+</m:t>
        </m:r>
        <m:sSub>
          <m:sSubPr>
            <m:ctrlPr>
              <w:rPr>
                <w:rFonts w:ascii="Cambria Math" w:hAnsi="Cambria Math"/>
                <w:i/>
              </w:rPr>
            </m:ctrlPr>
          </m:sSubPr>
          <m:e>
            <m:r>
              <w:rPr>
                <w:rFonts w:ascii="Cambria Math"/>
              </w:rPr>
              <m:t>Y</m:t>
            </m:r>
          </m:e>
          <m:sub>
            <m:r>
              <w:rPr>
                <w:rFonts w:ascii="Cambria Math"/>
              </w:rPr>
              <m:t>1</m:t>
            </m:r>
          </m:sub>
        </m:sSub>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e>
            </m:d>
          </m:num>
          <m:den>
            <m:r>
              <w:rPr>
                <w:rFonts w:ascii="Cambria Math"/>
              </w:rPr>
              <m:t>B</m:t>
            </m:r>
          </m:den>
        </m:f>
        <m:sSup>
          <m:sSupPr>
            <m:ctrlPr>
              <w:rPr>
                <w:rFonts w:ascii="Cambria Math" w:hAnsi="Cambria Math"/>
                <w:i/>
              </w:rPr>
            </m:ctrlPr>
          </m:sSupPr>
          <m:e>
            <m:r>
              <w:rPr>
                <w:rFonts w:ascii="Cambria Math"/>
              </w:rPr>
              <m:t>e</m:t>
            </m:r>
          </m:e>
          <m:sup>
            <m:sSub>
              <m:sSubPr>
                <m:ctrlPr>
                  <w:rPr>
                    <w:rFonts w:ascii="Cambria Math" w:hAnsi="Cambria Math"/>
                    <w:i/>
                  </w:rPr>
                </m:ctrlPr>
              </m:sSubPr>
              <m:e>
                <m:r>
                  <w:rPr>
                    <w:rFonts w:ascii="Cambria Math"/>
                  </w:rPr>
                  <m:t>λ</m:t>
                </m:r>
              </m:e>
              <m:sub>
                <m:r>
                  <w:rPr>
                    <w:rFonts w:ascii="Cambria Math"/>
                  </w:rPr>
                  <m:t>2</m:t>
                </m:r>
              </m:sub>
            </m:sSub>
            <m:r>
              <w:rPr>
                <w:rFonts w:ascii="Cambria Math"/>
              </w:rPr>
              <m:t>t</m:t>
            </m:r>
          </m:sup>
        </m:sSup>
      </m:oMath>
      <w:r w:rsidR="00EC7D94">
        <w:rPr>
          <w:sz w:val="24"/>
        </w:rPr>
        <w:tab/>
      </w:r>
      <w:r w:rsidR="00EC7D94" w:rsidRPr="007636ED">
        <w:rPr>
          <w:sz w:val="24"/>
        </w:rPr>
        <w:t xml:space="preserve"> </w:t>
      </w:r>
      <w:r w:rsidRPr="007636ED">
        <w:rPr>
          <w:sz w:val="24"/>
        </w:rPr>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5C823F70"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1</m:t>
            </m:r>
          </m:sub>
        </m:sSub>
        <m:r>
          <w:rPr>
            <w:rFonts w:ascii="Cambria Math"/>
          </w:rPr>
          <m:t>=</m:t>
        </m:r>
        <m:f>
          <m:fPr>
            <m:ctrlPr>
              <w:rPr>
                <w:rFonts w:ascii="Cambria Math" w:hAnsi="Cambria Math"/>
                <w:i/>
              </w:rPr>
            </m:ctrlPr>
          </m:fPr>
          <m:num>
            <m:r>
              <w:rPr>
                <w:rFonts w:ascii="Cambria Math"/>
              </w:rPr>
              <m:t>A+F+</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4-67</w:t>
      </w:r>
      <w:r w:rsidRPr="007636ED">
        <w:rPr>
          <w:sz w:val="24"/>
        </w:rPr>
        <w:t>)</w:t>
      </w:r>
    </w:p>
    <w:p w14:paraId="686B92B7" w14:textId="0724B238"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λ</m:t>
            </m:r>
          </m:e>
          <m:sub>
            <m:r>
              <w:rPr>
                <w:rFonts w:ascii="Cambria Math"/>
              </w:rPr>
              <m:t>2</m:t>
            </m:r>
          </m:sub>
        </m:sSub>
        <m:r>
          <w:rPr>
            <w:rFonts w:ascii="Cambria Math"/>
          </w:rPr>
          <m:t>=</m:t>
        </m:r>
        <m:f>
          <m:fPr>
            <m:ctrlPr>
              <w:rPr>
                <w:rFonts w:ascii="Cambria Math" w:hAnsi="Cambria Math"/>
                <w:i/>
              </w:rPr>
            </m:ctrlPr>
          </m:fPr>
          <m:num>
            <m:r>
              <w:rPr>
                <w:rFonts w:ascii="Cambria Math"/>
              </w:rPr>
              <m:t>A+F</m:t>
            </m:r>
            <m:r>
              <w:rPr>
                <w:rFonts w:ascii="Cambria Math"/>
              </w:rPr>
              <m:t>-</m:t>
            </m:r>
            <m:rad>
              <m:radPr>
                <m:degHide m:val="1"/>
                <m:ctrlPr>
                  <w:rPr>
                    <w:rFonts w:ascii="Cambria Math" w:hAnsi="Cambria Math"/>
                    <w:i/>
                  </w:rPr>
                </m:ctrlPr>
              </m:radPr>
              <m:deg/>
              <m:e>
                <m:r>
                  <w:rPr>
                    <w:rFonts w:ascii="Cambria Math"/>
                  </w:rPr>
                  <m:t>(A+F</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4</m:t>
                </m:r>
                <m:d>
                  <m:dPr>
                    <m:ctrlPr>
                      <w:rPr>
                        <w:rFonts w:ascii="Cambria Math" w:hAnsi="Cambria Math"/>
                        <w:i/>
                      </w:rPr>
                    </m:ctrlPr>
                  </m:dPr>
                  <m:e>
                    <m:r>
                      <w:rPr>
                        <w:rFonts w:ascii="Cambria Math"/>
                      </w:rPr>
                      <m:t>FA</m:t>
                    </m:r>
                    <m:r>
                      <w:rPr>
                        <w:rFonts w:ascii="Cambria Math"/>
                      </w:rPr>
                      <m:t>-</m:t>
                    </m:r>
                    <m:r>
                      <w:rPr>
                        <w:rFonts w:ascii="Cambria Math"/>
                      </w:rPr>
                      <m:t>BE</m:t>
                    </m:r>
                  </m:e>
                </m:d>
              </m:e>
            </m:rad>
          </m:num>
          <m:den>
            <m:r>
              <w:rPr>
                <w:rFonts w:ascii="Cambria Math"/>
              </w:rPr>
              <m:t>2</m:t>
            </m:r>
          </m:den>
        </m:f>
      </m:oMath>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4F7A60DD"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X</m:t>
            </m:r>
          </m:e>
          <m:sub>
            <m:r>
              <w:rPr>
                <w:rFonts w:ascii="Cambria Math"/>
              </w:rPr>
              <m:t>1</m:t>
            </m:r>
          </m:sub>
        </m:sSub>
        <m:r>
          <w:rPr>
            <w:rFonts w:asci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2</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r>
              <w:rPr>
                <w:rFonts w:ascii="Cambria Math"/>
              </w:rPr>
              <m:t>-</m:t>
            </m:r>
            <m:sSub>
              <m:sSubPr>
                <m:ctrlPr>
                  <w:rPr>
                    <w:rFonts w:ascii="Cambria Math" w:hAnsi="Cambria Math"/>
                    <w:i/>
                  </w:rPr>
                </m:ctrlPr>
              </m:sSubPr>
              <m:e>
                <m:r>
                  <w:rPr>
                    <w:rFonts w:ascii="Cambria Math"/>
                  </w:rPr>
                  <m:t>C</m:t>
                </m:r>
              </m:e>
              <m:sub>
                <m:r>
                  <w:rPr>
                    <w:rFonts w:ascii="Cambria Math"/>
                  </w:rPr>
                  <m:t>20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15A4B756" w:rsidR="007636ED" w:rsidRPr="007636ED" w:rsidRDefault="007F3027" w:rsidP="00EC7D94">
      <w:pPr>
        <w:tabs>
          <w:tab w:val="center" w:pos="4320"/>
        </w:tabs>
        <w:rPr>
          <w:sz w:val="24"/>
        </w:rPr>
      </w:pPr>
      <w:r>
        <w:tab/>
      </w:r>
      <m:oMath>
        <m:sSub>
          <m:sSubPr>
            <m:ctrlPr>
              <w:rPr>
                <w:rFonts w:ascii="Cambria Math" w:hAnsi="Cambria Math"/>
                <w:i/>
              </w:rPr>
            </m:ctrlPr>
          </m:sSubPr>
          <m:e>
            <m:r>
              <w:rPr>
                <w:rFonts w:ascii="Cambria Math"/>
              </w:rPr>
              <m:t>Y</m:t>
            </m:r>
          </m:e>
          <m:sub>
            <m:r>
              <w:rPr>
                <w:rFonts w:ascii="Cambria Math"/>
              </w:rPr>
              <m:t>1</m:t>
            </m:r>
          </m:sub>
        </m:sSub>
        <m:r>
          <w:rPr>
            <w:rFonts w:asci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20</m:t>
                </m:r>
              </m:sub>
            </m:sSub>
            <m:r>
              <w:rPr>
                <w:rFonts w:asci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λ</m:t>
                        </m:r>
                      </m:e>
                      <m:sub>
                        <m:r>
                          <w:rPr>
                            <w:rFonts w:ascii="Cambria Math"/>
                          </w:rPr>
                          <m:t>1</m:t>
                        </m:r>
                      </m:sub>
                    </m:sSub>
                    <m:r>
                      <w:rPr>
                        <w:rFonts w:ascii="Cambria Math"/>
                      </w:rPr>
                      <m:t>-</m:t>
                    </m:r>
                    <m:r>
                      <w:rPr>
                        <w:rFonts w:ascii="Cambria Math"/>
                      </w:rPr>
                      <m:t>A</m:t>
                    </m:r>
                  </m:num>
                  <m:den>
                    <m:r>
                      <w:rPr>
                        <w:rFonts w:ascii="Cambria Math"/>
                      </w:rPr>
                      <m:t>B</m:t>
                    </m:r>
                  </m:den>
                </m:f>
              </m:e>
            </m:d>
            <m:sSub>
              <m:sSubPr>
                <m:ctrlPr>
                  <w:rPr>
                    <w:rFonts w:ascii="Cambria Math" w:hAnsi="Cambria Math"/>
                    <w:i/>
                  </w:rPr>
                </m:ctrlPr>
              </m:sSubPr>
              <m:e>
                <m:r>
                  <w:rPr>
                    <w:rFonts w:ascii="Cambria Math"/>
                  </w:rPr>
                  <m:t>C</m:t>
                </m:r>
              </m:e>
              <m:sub>
                <m:r>
                  <w:rPr>
                    <w:rFonts w:ascii="Cambria Math"/>
                  </w:rPr>
                  <m:t>10</m:t>
                </m:r>
              </m:sub>
            </m:sSub>
          </m:e>
        </m:d>
        <m:f>
          <m:fPr>
            <m:ctrlPr>
              <w:rPr>
                <w:rFonts w:ascii="Cambria Math" w:hAnsi="Cambria Math"/>
                <w:i/>
              </w:rPr>
            </m:ctrlPr>
          </m:fPr>
          <m:num>
            <m:r>
              <w:rPr>
                <w:rFonts w:ascii="Cambria Math"/>
              </w:rPr>
              <m:t>B</m:t>
            </m:r>
          </m:num>
          <m:den>
            <m:sSub>
              <m:sSubPr>
                <m:ctrlPr>
                  <w:rPr>
                    <w:rFonts w:ascii="Cambria Math" w:hAnsi="Cambria Math"/>
                    <w:i/>
                  </w:rPr>
                </m:ctrlPr>
              </m:sSubPr>
              <m:e>
                <m:r>
                  <w:rPr>
                    <w:rFonts w:ascii="Cambria Math"/>
                  </w:rPr>
                  <m:t>λ</m:t>
                </m:r>
              </m:e>
              <m:sub>
                <m:r>
                  <w:rPr>
                    <w:rFonts w:ascii="Cambria Math"/>
                  </w:rPr>
                  <m:t>2</m:t>
                </m:r>
              </m:sub>
            </m:sSub>
            <m:r>
              <w:rPr>
                <w:rFonts w:ascii="Cambria Math"/>
              </w:rPr>
              <m:t>-</m:t>
            </m:r>
            <m:sSub>
              <m:sSubPr>
                <m:ctrlPr>
                  <w:rPr>
                    <w:rFonts w:ascii="Cambria Math" w:hAnsi="Cambria Math"/>
                    <w:i/>
                  </w:rPr>
                </m:ctrlPr>
              </m:sSubPr>
              <m:e>
                <m:r>
                  <w:rPr>
                    <w:rFonts w:ascii="Cambria Math"/>
                  </w:rPr>
                  <m:t>λ</m:t>
                </m:r>
              </m:e>
              <m:sub>
                <m:r>
                  <w:rPr>
                    <w:rFonts w:ascii="Cambria Math"/>
                  </w:rPr>
                  <m:t>1</m:t>
                </m:r>
              </m:sub>
            </m:sSub>
          </m:den>
        </m:f>
      </m:oMath>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278"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278"/>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lastRenderedPageBreak/>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w:t>
      </w:r>
      <w:proofErr w:type="spellStart"/>
      <w:r w:rsidRPr="002E1265">
        <w:t>i</w:t>
      </w:r>
      <w:proofErr w:type="spellEnd"/>
      <w:r w:rsidRPr="002E1265">
        <w:t>)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proofErr w:type="spellStart"/>
      <w:r>
        <w:t>Subdaily</w:t>
      </w:r>
      <w:proofErr w:type="spellEnd"/>
      <w:r>
        <w:t xml:space="preserve">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279" w:name="_Toc138340373"/>
      <w:r>
        <w:t>Runoff Extraction of Chemical</w:t>
      </w:r>
      <w:bookmarkEnd w:id="279"/>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w:t>
      </w:r>
      <w:r w:rsidR="007F719B">
        <w:lastRenderedPageBreak/>
        <w:t xml:space="preserve">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25D78548"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00B724D6">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280" w:name="_Toc138340374"/>
      <w:r>
        <w:lastRenderedPageBreak/>
        <w:t>Erosion Extraction of Chemical</w:t>
      </w:r>
      <w:bookmarkEnd w:id="280"/>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proofErr w:type="spellStart"/>
      <w:r w:rsidRPr="00C64C41">
        <w:rPr>
          <w:i/>
        </w:rPr>
        <w:t>K</w:t>
      </w:r>
      <w:r>
        <w:rPr>
          <w:i/>
          <w:vertAlign w:val="subscript"/>
        </w:rPr>
        <w:t>e</w:t>
      </w:r>
      <w:proofErr w:type="spellEnd"/>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C05760">
      <w:pPr>
        <w:pStyle w:val="Heading2"/>
      </w:pPr>
      <w:bookmarkStart w:id="281" w:name="_Toc138340375"/>
      <w:r>
        <w:t>Chemical Vo</w:t>
      </w:r>
      <w:r w:rsidRPr="00975526">
        <w:t>l</w:t>
      </w:r>
      <w:r>
        <w:t>atilization</w:t>
      </w:r>
      <w:bookmarkEnd w:id="281"/>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lastRenderedPageBreak/>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282" w:name="_Toc138340376"/>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282"/>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lastRenderedPageBreak/>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D35FC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D35FC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D35FC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D35FC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D35FC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D35FC7">
      <w:r>
        <w:lastRenderedPageBreak/>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lastRenderedPageBreak/>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proofErr w:type="spellStart"/>
      <w:r>
        <w:t>R</w:t>
      </w:r>
      <w:r w:rsidRPr="00B9088C">
        <w:rPr>
          <w:vertAlign w:val="subscript"/>
        </w:rPr>
        <w:t>bd</w:t>
      </w:r>
      <w:proofErr w:type="spellEnd"/>
      <w:r>
        <w:t xml:space="preserve"> = boundary layer resistance (</w:t>
      </w:r>
      <w:r w:rsidR="00C02AD3">
        <w:t>day cm</w:t>
      </w:r>
      <w:r w:rsidR="00C02AD3" w:rsidRPr="00C02AD3">
        <w:rPr>
          <w:vertAlign w:val="superscript"/>
        </w:rPr>
        <w:t>-1</w:t>
      </w:r>
      <w:r>
        <w:t>)</w:t>
      </w:r>
    </w:p>
    <w:p w14:paraId="084CAB9B" w14:textId="77777777" w:rsidR="005F3AE6" w:rsidRDefault="00B9088C" w:rsidP="00D35FC7">
      <w:proofErr w:type="spellStart"/>
      <w:r>
        <w:t>R</w:t>
      </w:r>
      <w:r w:rsidRPr="00B9088C">
        <w:rPr>
          <w:vertAlign w:val="subscript"/>
        </w:rPr>
        <w:t>pc</w:t>
      </w:r>
      <w:proofErr w:type="spellEnd"/>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spellStart"/>
      <w:r>
        <w:t>C</w:t>
      </w:r>
      <w:r w:rsidRPr="00E90D10">
        <w:rPr>
          <w:vertAlign w:val="subscript"/>
        </w:rPr>
        <w:t>g,l</w:t>
      </w:r>
      <w:proofErr w:type="spell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lastRenderedPageBreak/>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283" w:name="_Toc365363883"/>
      <w:bookmarkStart w:id="284" w:name="_Toc365363935"/>
      <w:bookmarkStart w:id="285" w:name="_Toc365363993"/>
      <w:bookmarkStart w:id="286" w:name="_Toc365363884"/>
      <w:bookmarkStart w:id="287" w:name="_Toc365363936"/>
      <w:bookmarkStart w:id="288" w:name="_Toc365363994"/>
      <w:bookmarkEnd w:id="283"/>
      <w:bookmarkEnd w:id="284"/>
      <w:bookmarkEnd w:id="285"/>
      <w:bookmarkEnd w:id="286"/>
      <w:bookmarkEnd w:id="287"/>
      <w:bookmarkEnd w:id="288"/>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5F7F6F33" w:rsidR="00B92006" w:rsidRDefault="00167E51" w:rsidP="00D35FC7">
      <w:r>
        <w:t>Adjustment for implicit temporal scheme.  Use of analytical correction to give exact amount of degradation when soil degradation alone is in place. Soil degradation happens all the time regardless of rain, so it dominates usually</w:t>
      </w:r>
      <w:r w:rsidR="00BF627E">
        <w:t>,</w:t>
      </w:r>
      <w:r>
        <w:t xml:space="preserve"> so correction only done here.  Other dissipation mechanisms are still numeric.</w:t>
      </w:r>
    </w:p>
    <w:p w14:paraId="3CBA5888" w14:textId="77777777" w:rsidR="00B92006" w:rsidRDefault="00B92006" w:rsidP="00D35FC7"/>
    <w:p w14:paraId="33613FB5"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aq_rate_corrected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aq_rate_input</w:t>
      </w:r>
      <w:proofErr w:type="spellEnd"/>
      <w:r>
        <w:rPr>
          <w:rFonts w:ascii="Consolas" w:hAnsi="Consolas" w:cs="Consolas"/>
          <w:color w:val="000000"/>
          <w:sz w:val="19"/>
          <w:szCs w:val="19"/>
        </w:rPr>
        <w:t xml:space="preserve">)   -1.  </w:t>
      </w:r>
    </w:p>
    <w:p w14:paraId="34D5D21B" w14:textId="77777777" w:rsidR="00D032D1" w:rsidRDefault="00D032D1" w:rsidP="00D032D1">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sorb_rate_corrected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sorb_rate_input</w:t>
      </w:r>
      <w:proofErr w:type="spellEnd"/>
      <w:r>
        <w:rPr>
          <w:rFonts w:ascii="Consolas" w:hAnsi="Consolas" w:cs="Consolas"/>
          <w:color w:val="000000"/>
          <w:sz w:val="19"/>
          <w:szCs w:val="19"/>
        </w:rPr>
        <w:t>) -1.</w:t>
      </w:r>
    </w:p>
    <w:p w14:paraId="60D3EBB1" w14:textId="09EA1700" w:rsidR="00BF627E" w:rsidRDefault="00D032D1" w:rsidP="00D032D1">
      <w:r>
        <w:rPr>
          <w:rFonts w:ascii="Consolas" w:hAnsi="Consolas" w:cs="Consolas"/>
          <w:color w:val="000000"/>
          <w:sz w:val="19"/>
          <w:szCs w:val="19"/>
        </w:rPr>
        <w:t xml:space="preserve">             </w:t>
      </w:r>
      <w:proofErr w:type="spellStart"/>
      <w:r>
        <w:rPr>
          <w:rFonts w:ascii="Consolas" w:hAnsi="Consolas" w:cs="Consolas"/>
          <w:color w:val="000000"/>
          <w:sz w:val="19"/>
          <w:szCs w:val="19"/>
        </w:rPr>
        <w:t>gas_rate_corrected</w:t>
      </w:r>
      <w:proofErr w:type="spellEnd"/>
      <w:r>
        <w:rPr>
          <w:rFonts w:ascii="Consolas" w:hAnsi="Consolas" w:cs="Consolas"/>
          <w:color w:val="000000"/>
          <w:sz w:val="19"/>
          <w:szCs w:val="19"/>
        </w:rPr>
        <w:t xml:space="preserve"> =    </w:t>
      </w:r>
      <w:r>
        <w:rPr>
          <w:rFonts w:ascii="Consolas" w:hAnsi="Consolas" w:cs="Consolas"/>
          <w:color w:val="0000FF"/>
          <w:sz w:val="19"/>
          <w:szCs w:val="19"/>
        </w:rPr>
        <w:t>exp</w:t>
      </w:r>
      <w:r>
        <w:rPr>
          <w:rFonts w:ascii="Consolas" w:hAnsi="Consolas" w:cs="Consolas"/>
          <w:color w:val="000000"/>
          <w:sz w:val="19"/>
          <w:szCs w:val="19"/>
        </w:rPr>
        <w:t>(</w:t>
      </w:r>
      <w:proofErr w:type="spellStart"/>
      <w:r>
        <w:rPr>
          <w:rFonts w:ascii="Consolas" w:hAnsi="Consolas" w:cs="Consolas"/>
          <w:color w:val="000000"/>
          <w:sz w:val="19"/>
          <w:szCs w:val="19"/>
        </w:rPr>
        <w:t>gas_rate_input</w:t>
      </w:r>
      <w:proofErr w:type="spellEnd"/>
      <w:r>
        <w:rPr>
          <w:rFonts w:ascii="Consolas" w:hAnsi="Consolas" w:cs="Consolas"/>
          <w:color w:val="000000"/>
          <w:sz w:val="19"/>
          <w:szCs w:val="19"/>
        </w:rPr>
        <w:t>)  -1.</w:t>
      </w:r>
    </w:p>
    <w:p w14:paraId="0EACADC1" w14:textId="77777777" w:rsidR="00D032D1" w:rsidRDefault="00D032D1" w:rsidP="00D35FC7"/>
    <w:p w14:paraId="3B068C14" w14:textId="77777777" w:rsidR="00D032D1" w:rsidRDefault="00D032D1" w:rsidP="00D35FC7"/>
    <w:p w14:paraId="6D20CC1D" w14:textId="77777777" w:rsidR="00D032D1" w:rsidRDefault="00D032D1" w:rsidP="00D35FC7"/>
    <w:p w14:paraId="1B5B59FF" w14:textId="77777777" w:rsidR="00D032D1" w:rsidRDefault="00D032D1" w:rsidP="00D35FC7"/>
    <w:p w14:paraId="6234F99B" w14:textId="77777777" w:rsidR="00D032D1" w:rsidRDefault="00D032D1" w:rsidP="00D35FC7"/>
    <w:p w14:paraId="254562EB" w14:textId="77777777" w:rsidR="00BF627E" w:rsidRDefault="00BF627E" w:rsidP="00D35FC7"/>
    <w:p w14:paraId="35AEED47" w14:textId="3551B20C" w:rsidR="00BF627E" w:rsidRDefault="00BF627E" w:rsidP="00D35FC7">
      <w:r w:rsidRPr="00BF627E">
        <w:rPr>
          <w:highlight w:val="yellow"/>
        </w:rPr>
        <w:t>Show correction</w:t>
      </w:r>
    </w:p>
    <w:p w14:paraId="67D53A79" w14:textId="77777777" w:rsidR="00B92006" w:rsidRDefault="00B92006" w:rsidP="00D35FC7"/>
    <w:p w14:paraId="73960F14" w14:textId="7E4A71D9" w:rsidR="008B363D" w:rsidRPr="008B363D" w:rsidRDefault="00B92006" w:rsidP="00D35FC7">
      <w:pPr>
        <w:pStyle w:val="Heading1"/>
      </w:pPr>
      <w:bookmarkStart w:id="289" w:name="_Toc138340377"/>
      <w:r>
        <w:t>Waterbody Calculations (VVWM)</w:t>
      </w:r>
      <w:bookmarkEnd w:id="289"/>
    </w:p>
    <w:p w14:paraId="0A17BE12" w14:textId="296EB26E" w:rsidR="008B363D" w:rsidRPr="008B363D" w:rsidRDefault="008B363D" w:rsidP="00C05760">
      <w:pPr>
        <w:pStyle w:val="Heading2"/>
      </w:pPr>
      <w:bookmarkStart w:id="290" w:name="_Toc451238549"/>
      <w:bookmarkStart w:id="291" w:name="_Toc138340378"/>
      <w:r w:rsidRPr="008B363D">
        <w:t>Introduction</w:t>
      </w:r>
      <w:bookmarkEnd w:id="290"/>
      <w:bookmarkEnd w:id="291"/>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w:t>
      </w:r>
      <w:r w:rsidRPr="008B363D">
        <w:lastRenderedPageBreak/>
        <w:t xml:space="preserve">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C05760">
      <w:pPr>
        <w:pStyle w:val="Heading2"/>
      </w:pPr>
      <w:bookmarkStart w:id="292" w:name="_Toc451238550"/>
      <w:r w:rsidRPr="008B363D">
        <w:tab/>
      </w:r>
      <w:bookmarkStart w:id="293" w:name="_Toc138340379"/>
      <w:r w:rsidRPr="008B363D">
        <w:t>The Varying Volume Water Body Model</w:t>
      </w:r>
      <w:bookmarkEnd w:id="292"/>
      <w:bookmarkEnd w:id="293"/>
    </w:p>
    <w:p w14:paraId="190A4E56" w14:textId="50C39CF3" w:rsidR="008B363D" w:rsidRPr="008B363D" w:rsidRDefault="008B363D" w:rsidP="00EB6DCA">
      <w:pPr>
        <w:pStyle w:val="Heading3"/>
      </w:pPr>
      <w:r w:rsidRPr="008B363D">
        <w:t xml:space="preserve"> </w:t>
      </w:r>
      <w:bookmarkStart w:id="294" w:name="_Toc451238551"/>
      <w:bookmarkStart w:id="295" w:name="_Toc138340380"/>
      <w:r w:rsidRPr="008B363D">
        <w:t>Conceptualization and Mathematics</w:t>
      </w:r>
      <w:bookmarkEnd w:id="294"/>
      <w:bookmarkEnd w:id="295"/>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FA16114" w:rsidR="008B363D" w:rsidRDefault="008B363D" w:rsidP="00D35FC7">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6D163CD7" w14:textId="77777777" w:rsidR="00C67A6F" w:rsidRPr="008B363D" w:rsidRDefault="00C67A6F" w:rsidP="00D35FC7"/>
    <w:p w14:paraId="06C06582" w14:textId="77777777" w:rsidR="00C67A6F" w:rsidRPr="00C67A6F" w:rsidRDefault="00000000" w:rsidP="00C67A6F">
      <w:pPr>
        <w:tabs>
          <w:tab w:val="right" w:pos="9360"/>
        </w:tabs>
        <w:spacing w:before="120" w:after="120"/>
        <w:rPr>
          <w:rFonts w:eastAsiaTheme="minorEastAsia"/>
        </w:rPr>
      </w:pPr>
      <m:oMathPara>
        <m:oMathParaPr>
          <m:jc m:val="left"/>
        </m:oMathParaPr>
        <m:oMath>
          <m:sSub>
            <m:sSubPr>
              <m:ctrlPr>
                <w:rPr>
                  <w:rFonts w:ascii="Cambria Math" w:hAnsi="Cambria Math"/>
                  <w:i/>
                </w:rPr>
              </m:ctrlPr>
            </m:sSubPr>
            <m:e>
              <m:r>
                <w:rPr>
                  <w:rFonts w:ascii="Cambria Math"/>
                </w:rPr>
                <m:t>m</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se</m:t>
                  </m:r>
                  <m:sSub>
                    <m:sSubPr>
                      <m:ctrlPr>
                        <w:rPr>
                          <w:rFonts w:ascii="Cambria Math" w:hAnsi="Cambria Math"/>
                          <w:i/>
                        </w:rPr>
                      </m:ctrlPr>
                    </m:sSubPr>
                    <m:e>
                      <m:r>
                        <w:rPr>
                          <w:rFonts w:ascii="Cambria Math"/>
                        </w:rPr>
                        <m:t>d</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m</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bi</m:t>
                  </m:r>
                  <m:sSub>
                    <m:sSubPr>
                      <m:ctrlPr>
                        <w:rPr>
                          <w:rFonts w:ascii="Cambria Math" w:hAnsi="Cambria Math"/>
                          <w:i/>
                        </w:rPr>
                      </m:ctrlPr>
                    </m:sSubPr>
                    <m:e>
                      <m:r>
                        <w:rPr>
                          <w:rFonts w:ascii="Cambria Math"/>
                        </w:rPr>
                        <m:t>o</m:t>
                      </m:r>
                    </m:e>
                    <m:sub>
                      <m:r>
                        <w:rPr>
                          <w:rFonts w:ascii="Cambria Math"/>
                        </w:rPr>
                        <m:t>1</m:t>
                      </m:r>
                    </m:sub>
                  </m:sSub>
                </m:sub>
              </m:sSub>
            </m:num>
            <m:den>
              <m:r>
                <w:rPr>
                  <w:rFonts w:ascii="Cambria Math"/>
                </w:rPr>
                <m:t>dt</m:t>
              </m:r>
            </m:den>
          </m:f>
          <m:sSub>
            <m:sSubPr>
              <m:ctrlPr>
                <w:rPr>
                  <w:rFonts w:ascii="Cambria Math" w:hAnsi="Cambria Math"/>
                  <w:i/>
                </w:rPr>
              </m:ctrlPr>
            </m:sSubPr>
            <m:e>
              <m:r>
                <w:rPr>
                  <w:rFonts w:ascii="Cambria Math"/>
                </w:rPr>
                <m:t>m</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s</m:t>
                  </m:r>
                </m:e>
                <m:sub>
                  <m:r>
                    <w:rPr>
                      <w:rFonts w:ascii="Cambria Math"/>
                    </w:rPr>
                    <m:t>DO</m:t>
                  </m:r>
                  <m:sSub>
                    <m:sSubPr>
                      <m:ctrlPr>
                        <w:rPr>
                          <w:rFonts w:ascii="Cambria Math" w:hAnsi="Cambria Math"/>
                          <w:i/>
                        </w:rPr>
                      </m:ctrlPr>
                    </m:sSubPr>
                    <m:e>
                      <m:r>
                        <w:rPr>
                          <w:rFonts w:ascii="Cambria Math"/>
                        </w:rPr>
                        <m:t>C</m:t>
                      </m:r>
                    </m:e>
                    <m:sub>
                      <m:r>
                        <w:rPr>
                          <w:rFonts w:ascii="Cambria Math"/>
                        </w:rPr>
                        <m:t>1</m:t>
                      </m:r>
                    </m:sub>
                  </m:sSub>
                </m:sub>
              </m:sSub>
            </m:num>
            <m:den>
              <m:r>
                <w:rPr>
                  <w:rFonts w:ascii="Cambria Math"/>
                </w:rPr>
                <m:t>dt</m:t>
              </m:r>
            </m:den>
          </m:f>
          <m:r>
            <w:rPr>
              <w:rFonts w:ascii="Cambria Math"/>
            </w:rPr>
            <m:t>+</m:t>
          </m:r>
          <m:sSub>
            <m:sSubPr>
              <m:ctrlPr>
                <w:rPr>
                  <w:rFonts w:ascii="Cambria Math" w:hAnsi="Cambria Math"/>
                  <w:i/>
                </w:rPr>
              </m:ctrlPr>
            </m:sSubPr>
            <m:e>
              <m:r>
                <w:rPr>
                  <w:rFonts w:ascii="Cambria Math"/>
                </w:rPr>
                <m:t>v</m:t>
              </m:r>
            </m:e>
            <m:sub>
              <m:r>
                <w:rPr>
                  <w:rFonts w:ascii="Cambria Math"/>
                </w:rPr>
                <m:t>1</m:t>
              </m:r>
            </m:sub>
          </m:sSub>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1</m:t>
                  </m:r>
                </m:sub>
              </m:sSub>
            </m:num>
            <m:den>
              <m:r>
                <w:rPr>
                  <w:rFonts w:ascii="Cambria Math"/>
                </w:rPr>
                <m:t>dt</m:t>
              </m:r>
            </m:den>
          </m:f>
          <m:r>
            <w:rPr>
              <w:rFonts w:ascii="Cambria Math"/>
            </w:rPr>
            <m:t>=</m:t>
          </m:r>
        </m:oMath>
      </m:oMathPara>
    </w:p>
    <w:p w14:paraId="053173A1" w14:textId="77D3484F" w:rsidR="00C67A6F" w:rsidRPr="00C67A6F" w:rsidRDefault="00C67A6F" w:rsidP="00C67A6F">
      <w:pPr>
        <w:tabs>
          <w:tab w:val="right" w:pos="9360"/>
        </w:tabs>
        <w:spacing w:before="120" w:after="120"/>
        <w:rPr>
          <w:rFonts w:eastAsiaTheme="minorEastAsia"/>
        </w:rPr>
      </w:pPr>
      <w:r>
        <w:rPr>
          <w:rFonts w:eastAsiaTheme="minorEastAsia"/>
        </w:rPr>
        <w:t xml:space="preserve">                                   </w:t>
      </w:r>
      <m:oMath>
        <m:r>
          <w:rPr>
            <w:rFonts w:ascii="Cambria Math" w:eastAsiaTheme="minorEastAsia" w:hAnsi="Cambria Math"/>
          </w:rPr>
          <m:t xml:space="preserve">      </m:t>
        </m:r>
        <m:r>
          <w:rPr>
            <w:rFonts w:ascii="Cambria Math"/>
          </w:rPr>
          <m:t xml:space="preserve">                 </m:t>
        </m:r>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1</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sed</m:t>
            </m:r>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bio</m:t>
            </m:r>
          </m:sub>
        </m:sSub>
        <m:sSub>
          <m:sSubPr>
            <m:ctrlPr>
              <w:rPr>
                <w:rFonts w:ascii="Cambria Math" w:hAnsi="Cambria Math"/>
                <w:i/>
              </w:rPr>
            </m:ctrlPr>
          </m:sSubPr>
          <m:e>
            <m:r>
              <w:rPr>
                <w:rFonts w:ascii="Cambria Math"/>
              </w:rPr>
              <m:t>s</m:t>
            </m:r>
          </m:e>
          <m:sub>
            <m:r>
              <w:rPr>
                <w:rFonts w:ascii="Cambria Math"/>
              </w:rPr>
              <m:t>bio</m:t>
            </m:r>
          </m:sub>
        </m:sSub>
        <m:r>
          <w:rPr>
            <w:rFonts w:ascii="Cambria Math"/>
          </w:rPr>
          <m:t>-</m:t>
        </m:r>
        <m:r>
          <w:rPr>
            <w:rFonts w:ascii="Cambria Math"/>
          </w:rPr>
          <m:t>Q</m:t>
        </m:r>
        <m:sSub>
          <m:sSubPr>
            <m:ctrlPr>
              <w:rPr>
                <w:rFonts w:ascii="Cambria Math" w:hAnsi="Cambria Math"/>
                <w:i/>
              </w:rPr>
            </m:ctrlPr>
          </m:sSubPr>
          <m:e>
            <m:r>
              <w:rPr>
                <w:rFonts w:ascii="Cambria Math"/>
              </w:rPr>
              <m:t>C</m:t>
            </m:r>
          </m:e>
          <m:sub>
            <m:r>
              <w:rPr>
                <w:rFonts w:ascii="Cambria Math"/>
              </w:rPr>
              <m:t>DOC</m:t>
            </m:r>
          </m:sub>
        </m:sSub>
        <m:sSub>
          <m:sSubPr>
            <m:ctrlPr>
              <w:rPr>
                <w:rFonts w:ascii="Cambria Math" w:hAnsi="Cambria Math"/>
                <w:i/>
              </w:rPr>
            </m:ctrlPr>
          </m:sSubPr>
          <m:e>
            <m:r>
              <w:rPr>
                <w:rFonts w:ascii="Cambria Math"/>
              </w:rPr>
              <m:t>s</m:t>
            </m:r>
          </m:e>
          <m:sub>
            <m:r>
              <w:rPr>
                <w:rFonts w:ascii="Cambria Math"/>
              </w:rPr>
              <m:t>DOC</m:t>
            </m:r>
          </m:sub>
        </m:sSub>
        <m:r>
          <w:rPr>
            <w:rFonts w:ascii="Cambria Math"/>
          </w:rPr>
          <m:t> -</m:t>
        </m:r>
        <m:r>
          <w:rPr>
            <w:rFonts w:ascii="Cambria Math"/>
          </w:rPr>
          <m:t>α</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p>
    <w:p w14:paraId="43C0C2BD" w14:textId="77777777" w:rsidR="00D34A13" w:rsidRPr="00D34A13" w:rsidRDefault="00C67A6F" w:rsidP="00D34A13">
      <w:pPr>
        <w:tabs>
          <w:tab w:val="right" w:pos="9360"/>
        </w:tabs>
        <w:spacing w:before="120" w:after="120"/>
        <w:rPr>
          <w:rFonts w:eastAsiaTheme="minorEastAsia"/>
        </w:rPr>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p</m:t>
              </m:r>
              <m:r>
                <w:rPr>
                  <w:rFonts w:ascii="Cambria Math" w:hAnsi="Cambria Math" w:cs="Cambria Math"/>
                </w:rPr>
                <m:t>h</m:t>
              </m:r>
              <m:r>
                <w:rPr>
                  <w:rFonts w:ascii="Cambria Math"/>
                </w:rPr>
                <m:t>oto</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a1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m:t>
              </m:r>
              <m:sSub>
                <m:sSubPr>
                  <m:ctrlPr>
                    <w:rPr>
                      <w:rFonts w:ascii="Cambria Math" w:hAnsi="Cambria Math"/>
                      <w:i/>
                    </w:rPr>
                  </m:ctrlPr>
                </m:sSubPr>
                <m:e>
                  <m:r>
                    <w:rPr>
                      <w:rFonts w:ascii="Cambria Math"/>
                    </w:rPr>
                    <m:t>r</m:t>
                  </m:r>
                </m:e>
                <m:sub>
                  <m:r>
                    <w:rPr>
                      <w:rFonts w:ascii="Cambria Math"/>
                    </w:rPr>
                    <m:t>1</m:t>
                  </m:r>
                </m:sub>
              </m:sSub>
            </m:sub>
          </m:sSub>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1</m:t>
              </m:r>
            </m:sub>
          </m:sSub>
          <m:sSub>
            <m:sSubPr>
              <m:ctrlPr>
                <w:rPr>
                  <w:rFonts w:ascii="Cambria Math" w:hAnsi="Cambria Math"/>
                  <w:i/>
                </w:rPr>
              </m:ctrlPr>
            </m:sSubPr>
            <m:e>
              <m:r>
                <w:rPr>
                  <w:rFonts w:ascii="Cambria Math"/>
                </w:rPr>
                <m:t>μ</m:t>
              </m:r>
            </m:e>
            <m:sub>
              <m:r>
                <w:rPr>
                  <w:rFonts w:ascii="Cambria Math"/>
                </w:rPr>
                <m:t>vol</m:t>
              </m:r>
            </m:sub>
          </m:sSub>
          <m:sSub>
            <m:sSubPr>
              <m:ctrlPr>
                <w:rPr>
                  <w:rFonts w:ascii="Cambria Math" w:hAnsi="Cambria Math"/>
                  <w:i/>
                </w:rPr>
              </m:ctrlPr>
            </m:sSubPr>
            <m:e>
              <m:r>
                <w:rPr>
                  <w:rFonts w:ascii="Cambria Math"/>
                </w:rPr>
                <m:t>c</m:t>
              </m:r>
            </m:e>
            <m:sub>
              <m:r>
                <w:rPr>
                  <w:rFonts w:ascii="Cambria Math"/>
                </w:rPr>
                <m:t>1</m:t>
              </m:r>
            </m:sub>
          </m:sSub>
          <m:r>
            <m:rPr>
              <m:sty m:val="p"/>
            </m:rPr>
            <w:rPr>
              <w:rFonts w:ascii="Cambria Math"/>
            </w:rPr>
            <w:br/>
          </m:r>
        </m:oMath>
      </m:oMathPara>
      <w:r>
        <w:rPr>
          <w:rFonts w:eastAsiaTheme="minorEastAsia"/>
        </w:rPr>
        <w:t xml:space="preserve">       </w:t>
      </w:r>
      <m:oMath>
        <m:r>
          <w:rPr>
            <w:rFonts w:ascii="Cambria Math" w:eastAsiaTheme="minorEastAsia" w:hAns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sed</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sed1</m:t>
                </m:r>
              </m:sub>
            </m:sSub>
          </m:sub>
        </m:sSub>
        <m:sSub>
          <m:sSubPr>
            <m:ctrlPr>
              <w:rPr>
                <w:rFonts w:ascii="Cambria Math" w:hAnsi="Cambria Math"/>
                <w:i/>
              </w:rPr>
            </m:ctrlPr>
          </m:sSubPr>
          <m:e>
            <m:r>
              <w:rPr>
                <w:rFonts w:ascii="Cambria Math"/>
              </w:rPr>
              <m:t>s</m:t>
            </m:r>
          </m:e>
          <m:sub>
            <m:r>
              <w:rPr>
                <w:rFonts w:ascii="Cambria Math"/>
              </w:rPr>
              <m:t>sed</m:t>
            </m:r>
          </m:sub>
        </m:sSub>
        <m:r>
          <w:rPr>
            <w:rFonts w:ascii="Cambria Math"/>
          </w:rPr>
          <m:t>-</m:t>
        </m:r>
        <m:sSub>
          <m:sSubPr>
            <m:ctrlPr>
              <w:rPr>
                <w:rFonts w:ascii="Cambria Math" w:hAnsi="Cambria Math"/>
                <w:i/>
              </w:rPr>
            </m:ctrlPr>
          </m:sSubPr>
          <m:e>
            <m:r>
              <w:rPr>
                <w:rFonts w:ascii="Cambria Math"/>
              </w:rPr>
              <m:t>m</m:t>
            </m:r>
          </m:e>
          <m:sub>
            <m:r>
              <w:rPr>
                <w:rFonts w:ascii="Cambria Math"/>
              </w:rPr>
              <m:t>biota</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biota1</m:t>
                </m:r>
              </m:sub>
            </m:sSub>
          </m:sub>
        </m:sSub>
        <m:sSub>
          <m:sSubPr>
            <m:ctrlPr>
              <w:rPr>
                <w:rFonts w:ascii="Cambria Math" w:hAnsi="Cambria Math"/>
                <w:i/>
              </w:rPr>
            </m:ctrlPr>
          </m:sSubPr>
          <m:e>
            <m:r>
              <w:rPr>
                <w:rFonts w:ascii="Cambria Math"/>
              </w:rPr>
              <m:t>s</m:t>
            </m:r>
          </m:e>
          <m:sub>
            <m:r>
              <w:rPr>
                <w:rFonts w:ascii="Cambria Math"/>
              </w:rPr>
              <m:t xml:space="preserve">biota </m:t>
            </m:r>
          </m:sub>
        </m:sSub>
      </m:oMath>
    </w:p>
    <w:p w14:paraId="6EEB1B90" w14:textId="0560250E" w:rsidR="008B363D" w:rsidRPr="008B363D" w:rsidRDefault="00D34A13" w:rsidP="00C67A6F">
      <w:pPr>
        <w:tabs>
          <w:tab w:val="right" w:pos="9360"/>
        </w:tabs>
        <w:spacing w:before="120" w:after="240"/>
      </w:pPr>
      <m:oMathPara>
        <m:oMathParaPr>
          <m:jc m:val="left"/>
        </m:oMathParaPr>
        <m:oMath>
          <m:r>
            <w:rPr>
              <w:rFonts w:ascii="Cambria Math"/>
            </w:rPr>
            <m:t xml:space="preserve">                                                           </m:t>
          </m:r>
          <m:r>
            <w:rPr>
              <w:rFonts w:ascii="Cambria Math"/>
            </w:rPr>
            <m:t>-</m:t>
          </m:r>
          <m:sSub>
            <m:sSubPr>
              <m:ctrlPr>
                <w:rPr>
                  <w:rFonts w:ascii="Cambria Math" w:hAnsi="Cambria Math"/>
                  <w:i/>
                </w:rPr>
              </m:ctrlPr>
            </m:sSubPr>
            <m:e>
              <m:r>
                <w:rPr>
                  <w:rFonts w:ascii="Cambria Math"/>
                </w:rPr>
                <m:t>m</m:t>
              </m:r>
            </m:e>
            <m:sub>
              <m:r>
                <w:rPr>
                  <w:rFonts w:ascii="Cambria Math"/>
                </w:rPr>
                <m:t>DOC</m:t>
              </m:r>
            </m:sub>
          </m:sSub>
          <m:sSub>
            <m:sSubPr>
              <m:ctrlPr>
                <w:rPr>
                  <w:rFonts w:ascii="Cambria Math" w:hAnsi="Cambria Math"/>
                  <w:i/>
                </w:rPr>
              </m:ctrlPr>
            </m:sSubPr>
            <m:e>
              <m:r>
                <w:rPr>
                  <w:rFonts w:ascii="Cambria Math"/>
                </w:rPr>
                <m:t>μ</m:t>
              </m:r>
            </m:e>
            <m:sub>
              <m:r>
                <w:rPr>
                  <w:rFonts w:ascii="Cambria Math"/>
                </w:rPr>
                <m:t>bi</m:t>
              </m:r>
              <m:sSub>
                <m:sSubPr>
                  <m:ctrlPr>
                    <w:rPr>
                      <w:rFonts w:ascii="Cambria Math" w:hAnsi="Cambria Math"/>
                      <w:i/>
                    </w:rPr>
                  </m:ctrlPr>
                </m:sSubPr>
                <m:e>
                  <m:r>
                    <w:rPr>
                      <w:rFonts w:ascii="Cambria Math"/>
                    </w:rPr>
                    <m:t>o</m:t>
                  </m:r>
                </m:e>
                <m:sub>
                  <m:r>
                    <w:rPr>
                      <w:rFonts w:ascii="Cambria Math"/>
                    </w:rPr>
                    <m:t>DOC1</m:t>
                  </m:r>
                </m:sub>
              </m:sSub>
            </m:sub>
          </m:sSub>
          <m:sSub>
            <m:sSubPr>
              <m:ctrlPr>
                <w:rPr>
                  <w:rFonts w:ascii="Cambria Math" w:hAnsi="Cambria Math"/>
                  <w:i/>
                </w:rPr>
              </m:ctrlPr>
            </m:sSubPr>
            <m:e>
              <m:r>
                <w:rPr>
                  <w:rFonts w:ascii="Cambria Math"/>
                </w:rPr>
                <m:t>s</m:t>
              </m:r>
            </m:e>
            <m:sub>
              <m:r>
                <w:rPr>
                  <w:rFonts w:ascii="Cambria Math"/>
                </w:rPr>
                <m:t>DOC</m:t>
              </m:r>
            </m:sub>
          </m:sSub>
          <m:r>
            <m:rPr>
              <m:sty m:val="p"/>
            </m:rPr>
            <w:rPr>
              <w:rFonts w:ascii="Cambria Math"/>
            </w:rPr>
            <w:br/>
          </m:r>
        </m:oMath>
        <m:oMath>
          <m:r>
            <w:rPr>
              <w:rFonts w:ascii="Cambria Math"/>
            </w:rPr>
            <m:t>          </m:t>
          </m:r>
          <m:r>
            <w:rPr>
              <w:rFonts w:ascii="Cambria Math"/>
            </w:rPr>
            <m:t xml:space="preserve">                </m:t>
          </m:r>
          <m:r>
            <m:rPr>
              <m:sty m:val="p"/>
            </m:rPr>
            <w:rPr>
              <w:rFonts w:ascii="Cambria Math"/>
            </w:rPr>
            <w:br/>
          </m:r>
        </m:oMath>
      </m:oMathPara>
      <m:oMath>
        <m:r>
          <w:rPr>
            <w:rFonts w:ascii="Cambria Math"/>
          </w:rPr>
          <m:t>                     </m:t>
        </m:r>
      </m:oMath>
      <w:r w:rsidR="008B363D"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C67A6F">
      <w:pPr>
        <w:tabs>
          <w:tab w:val="right" w:pos="9360"/>
        </w:tabs>
      </w:pPr>
      <w:r w:rsidRPr="008B363D">
        <w:object w:dxaOrig="8760" w:dyaOrig="1380" w14:anchorId="492C2ACE">
          <v:shape id="_x0000_i1031" type="#_x0000_t75" style="width:420pt;height:66pt" o:ole="">
            <v:imagedata r:id="rId34" o:title=""/>
          </v:shape>
          <o:OLEObject Type="Embed" ProgID="Equation.3" ShapeID="_x0000_i1031" DrawAspect="Content" ObjectID="_1750074158" r:id="rId3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lastRenderedPageBreak/>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FFB595D" w:rsidR="008B363D" w:rsidRPr="008B363D" w:rsidRDefault="008B363D" w:rsidP="00D34A13">
      <w:r w:rsidRPr="008B363D">
        <w:tab/>
      </w:r>
      <m:oMath>
        <m:f>
          <m:fPr>
            <m:ctrlPr>
              <w:rPr>
                <w:rFonts w:ascii="Cambria Math" w:hAnsi="Cambria Math"/>
              </w:rPr>
            </m:ctrlPr>
          </m:fPr>
          <m:num>
            <m:r>
              <m:rPr>
                <m:nor/>
              </m:rPr>
              <w:rPr>
                <w:rFonts w:ascii="Cambria Math"/>
              </w:rPr>
              <m:t>d</m:t>
            </m:r>
            <m:sSub>
              <m:sSubPr>
                <m:ctrlPr>
                  <w:rPr>
                    <w:rFonts w:ascii="Cambria Math" w:hAnsi="Cambria Math"/>
                  </w:rPr>
                </m:ctrlPr>
              </m:sSubPr>
              <m:e>
                <m:r>
                  <m:rPr>
                    <m:nor/>
                  </m:rPr>
                  <w:rPr>
                    <w:rFonts w:ascii="Cambria Math"/>
                  </w:rPr>
                  <m:t>c</m:t>
                </m:r>
              </m:e>
              <m:sub>
                <m:r>
                  <w:rPr>
                    <w:rFonts w:ascii="Cambria Math"/>
                  </w:rPr>
                  <m:t>1</m:t>
                </m:r>
                <m:ctrlPr>
                  <w:rPr>
                    <w:rFonts w:ascii="Cambria Math" w:hAnsi="Cambria Math"/>
                    <w:i/>
                  </w:rPr>
                </m:ctrlPr>
              </m:sub>
            </m:sSub>
          </m:num>
          <m:den>
            <m:r>
              <m:rPr>
                <m:nor/>
              </m:rP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1</m:t>
            </m:r>
          </m:sub>
        </m:sSub>
        <m:sSub>
          <m:sSubPr>
            <m:ctrlPr>
              <w:rPr>
                <w:rFonts w:ascii="Cambria Math" w:hAnsi="Cambria Math"/>
                <w:i/>
              </w:rPr>
            </m:ctrlPr>
          </m:sSubPr>
          <m:e>
            <m:r>
              <w:rPr>
                <w:rFonts w:ascii="Cambria Math"/>
              </w:rPr>
              <m:t>c</m:t>
            </m:r>
          </m:e>
          <m:sub>
            <m:r>
              <w:rPr>
                <w:rFonts w:ascii="Cambria Math"/>
              </w:rPr>
              <m:t>1</m:t>
            </m:r>
          </m:sub>
        </m:sSub>
        <m:r>
          <w:rPr>
            <w:rFonts w:ascii="Cambria Math"/>
          </w:rPr>
          <m:t>-</m:t>
        </m:r>
        <m:r>
          <m:rPr>
            <m:nor/>
          </m:rPr>
          <w:rPr>
            <w:rFonts w:ascii="Cambria Math"/>
          </w:rPr>
          <m:t>ΩΘ</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(3)</w:t>
      </w:r>
    </w:p>
    <w:p w14:paraId="5E71988B" w14:textId="77777777" w:rsidR="008B363D" w:rsidRPr="008B363D" w:rsidRDefault="008B363D" w:rsidP="00D35FC7"/>
    <w:p w14:paraId="46F5FCAA" w14:textId="1CA6C36C" w:rsidR="008B363D" w:rsidRPr="008B363D" w:rsidRDefault="008B363D" w:rsidP="00D34A13">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c</m:t>
                </m:r>
              </m:e>
              <m:sub>
                <m:r>
                  <w:rPr>
                    <w:rFonts w:ascii="Cambria Math"/>
                  </w:rPr>
                  <m:t>2</m:t>
                </m:r>
              </m:sub>
            </m:sSub>
          </m:num>
          <m:den>
            <m:r>
              <w:rPr>
                <w:rFonts w:ascii="Cambria Math"/>
              </w:rPr>
              <m:t>dt</m:t>
            </m:r>
          </m:den>
        </m:f>
        <m:r>
          <w:rPr>
            <w:rFonts w:ascii="Cambria Math"/>
          </w:rPr>
          <m:t>=</m:t>
        </m:r>
        <m:r>
          <w:rPr>
            <w:rFonts w:ascii="Cambria Math"/>
          </w:rPr>
          <m:t>-</m:t>
        </m:r>
        <m:sSub>
          <m:sSubPr>
            <m:ctrlPr>
              <w:rPr>
                <w:rFonts w:ascii="Cambria Math" w:hAnsi="Cambria Math"/>
                <w:i/>
              </w:rPr>
            </m:ctrlPr>
          </m:sSubPr>
          <m:e>
            <m:r>
              <w:rPr>
                <w:rFonts w:ascii="Cambria Math"/>
              </w:rPr>
              <m:t>Γ</m:t>
            </m:r>
          </m:e>
          <m:sub>
            <m:r>
              <w:rPr>
                <w:rFonts w:ascii="Cambria Math"/>
              </w:rPr>
              <m:t>2</m:t>
            </m:r>
          </m:sub>
        </m:sSub>
        <m:sSub>
          <m:sSubPr>
            <m:ctrlPr>
              <w:rPr>
                <w:rFonts w:ascii="Cambria Math" w:hAnsi="Cambria Math"/>
                <w:i/>
              </w:rPr>
            </m:ctrlPr>
          </m:sSubPr>
          <m:e>
            <m:r>
              <w:rPr>
                <w:rFonts w:ascii="Cambria Math"/>
              </w:rPr>
              <m:t>c</m:t>
            </m:r>
          </m:e>
          <m:sub>
            <m:r>
              <w:rPr>
                <w:rFonts w:ascii="Cambria Math"/>
              </w:rPr>
              <m:t>2</m:t>
            </m:r>
          </m:sub>
        </m:sSub>
        <m:r>
          <w:rPr>
            <w:rFonts w:ascii="Cambria Math"/>
          </w:rPr>
          <m:t>+Ω</m:t>
        </m:r>
        <m:d>
          <m:dPr>
            <m:ctrlPr>
              <w:rPr>
                <w:rFonts w:ascii="Cambria Math" w:hAnsi="Cambria Math"/>
                <w:i/>
              </w:rPr>
            </m:ctrlPr>
          </m:dPr>
          <m:e>
            <m:sSub>
              <m:sSubPr>
                <m:ctrlPr>
                  <w:rPr>
                    <w:rFonts w:ascii="Cambria Math" w:hAnsi="Cambria Math"/>
                    <w:i/>
                  </w:rPr>
                </m:ctrlPr>
              </m:sSubPr>
              <m:e>
                <m:r>
                  <w:rPr>
                    <w:rFonts w:ascii="Cambria Math"/>
                  </w:rPr>
                  <m:t>c</m:t>
                </m:r>
              </m:e>
              <m:sub>
                <m:r>
                  <w:rPr>
                    <w:rFonts w:ascii="Cambria Math"/>
                  </w:rPr>
                  <m:t>1</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e>
        </m:d>
      </m:oMath>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2B561B55"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1</m:t>
            </m:r>
          </m:sub>
        </m:sSub>
        <m:r>
          <w:rPr>
            <w:rFonts w:ascii="Cambria Math"/>
          </w:rPr>
          <m:t>=</m:t>
        </m:r>
        <m:f>
          <m:fPr>
            <m:ctrlPr>
              <w:rPr>
                <w:rFonts w:ascii="Cambria Math" w:hAnsi="Cambria Math"/>
                <w:i/>
              </w:rPr>
            </m:ctrlPr>
          </m:fPr>
          <m:num>
            <m:r>
              <w:rPr>
                <w:rFonts w:ascii="Cambria Math"/>
              </w:rPr>
              <m:t>Q</m:t>
            </m:r>
          </m:num>
          <m:den>
            <m:sSub>
              <m:sSubPr>
                <m:ctrlPr>
                  <w:rPr>
                    <w:rFonts w:ascii="Cambria Math" w:hAnsi="Cambria Math"/>
                    <w:i/>
                  </w:rPr>
                </m:ctrlPr>
              </m:sSubPr>
              <m:e>
                <m:r>
                  <w:rPr>
                    <w:rFonts w:ascii="Cambria Math"/>
                  </w:rPr>
                  <m:t>v</m:t>
                </m:r>
              </m:e>
              <m:sub>
                <m:r>
                  <w:rPr>
                    <w:rFonts w:ascii="Cambria Math"/>
                  </w:rPr>
                  <m:t>1</m:t>
                </m:r>
              </m:sub>
            </m:sSub>
          </m:den>
        </m:f>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μ</m:t>
                </m:r>
              </m:e>
              <m:sub>
                <m:r>
                  <m:rPr>
                    <m:nor/>
                  </m:rPr>
                  <w:rPr>
                    <w:rFonts w:ascii="Cambria Math"/>
                  </w:rPr>
                  <m:t>photo</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hydr</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vol</m:t>
                </m:r>
                <m:ctrlPr>
                  <w:rPr>
                    <w:rFonts w:ascii="Cambria Math" w:hAnsi="Cambria Math"/>
                  </w:rPr>
                </m:ctrlPr>
              </m:sub>
            </m:sSub>
          </m:e>
        </m:d>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μ</m:t>
            </m:r>
          </m:e>
          <m:sub>
            <m:r>
              <m:rPr>
                <m:nor/>
              </m:rPr>
              <w:rPr>
                <w:rFonts w:ascii="Cambria Math"/>
              </w:rPr>
              <m:t>bio</m:t>
            </m:r>
            <m:ctrlPr>
              <w:rPr>
                <w:rFonts w:ascii="Cambria Math" w:hAnsi="Cambria Math"/>
              </w:rPr>
            </m:ctrlPr>
          </m:sub>
        </m:sSub>
      </m:oMath>
      <w:r w:rsidRPr="008B363D">
        <w:tab/>
        <w:t>(5)</w:t>
      </w:r>
    </w:p>
    <w:p w14:paraId="3BBCA905" w14:textId="77777777" w:rsidR="008B363D" w:rsidRPr="008B363D" w:rsidRDefault="008B363D" w:rsidP="00D35FC7"/>
    <w:p w14:paraId="4FACFC7B" w14:textId="39190C58"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Γ</m:t>
            </m:r>
          </m:e>
          <m:sub>
            <m:r>
              <w:rPr>
                <w:rFonts w:ascii="Cambria Math"/>
              </w:rPr>
              <m:t>2</m:t>
            </m:r>
          </m:sub>
        </m:sSub>
        <m:r>
          <w:rPr>
            <w:rFonts w:ascii="Cambria Math"/>
          </w:rPr>
          <m:t>=</m:t>
        </m:r>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sSub>
          <m:sSubPr>
            <m:ctrlPr>
              <w:rPr>
                <w:rFonts w:ascii="Cambria Math" w:hAnsi="Cambria Math"/>
                <w:i/>
              </w:rPr>
            </m:ctrlPr>
          </m:sSubPr>
          <m:e>
            <m:r>
              <w:rPr>
                <w:rFonts w:ascii="Cambria Math"/>
              </w:rPr>
              <m:t>μ</m:t>
            </m:r>
          </m:e>
          <m:sub>
            <m:r>
              <w:rPr>
                <w:rFonts w:ascii="Cambria Math" w:hAnsi="Cambria Math" w:cs="Cambria Math"/>
              </w:rPr>
              <m:t>h</m:t>
            </m:r>
            <m:r>
              <w:rPr>
                <w:rFonts w:ascii="Cambria Math"/>
              </w:rPr>
              <m:t>ydr</m:t>
            </m:r>
          </m:sub>
        </m:sSub>
        <m:r>
          <w:rPr>
            <w:rFonts w:ascii="Cambria Math"/>
          </w:rPr>
          <m:t>+</m:t>
        </m:r>
        <m:sSub>
          <m:sSubPr>
            <m:ctrlPr>
              <w:rPr>
                <w:rFonts w:ascii="Cambria Math" w:hAnsi="Cambria Math"/>
                <w:i/>
              </w:rPr>
            </m:ctrlPr>
          </m:sSubPr>
          <m:e>
            <m:r>
              <w:rPr>
                <w:rFonts w:ascii="Cambria Math"/>
              </w:rPr>
              <m:t>μ</m:t>
            </m:r>
          </m:e>
          <m:sub>
            <m:r>
              <w:rPr>
                <w:rFonts w:ascii="Cambria Math"/>
              </w:rPr>
              <m:t>bio_2</m:t>
            </m:r>
          </m:sub>
        </m:sSub>
        <m:r>
          <w:rPr>
            <w:rFonts w:ascii="Cambria Math"/>
          </w:rPr>
          <m:t>+</m:t>
        </m:r>
        <m:f>
          <m:fPr>
            <m:ctrlPr>
              <w:rPr>
                <w:rFonts w:ascii="Cambria Math" w:hAnsi="Cambria Math"/>
                <w:i/>
              </w:rPr>
            </m:ctrlPr>
          </m:fPr>
          <m:num>
            <m:r>
              <w:rPr>
                <w:rFonts w:ascii="Cambria Math"/>
              </w:rPr>
              <m:t>B</m:t>
            </m:r>
            <m:sSub>
              <m:sSubPr>
                <m:ctrlPr>
                  <w:rPr>
                    <w:rFonts w:ascii="Cambria Math" w:hAnsi="Cambria Math"/>
                    <w:i/>
                  </w:rPr>
                </m:ctrlPr>
              </m:sSubPr>
              <m:e>
                <m:r>
                  <w:rPr>
                    <w:rFonts w:ascii="Cambria Math"/>
                  </w:rPr>
                  <m:t>K</m:t>
                </m:r>
              </m:e>
              <m:sub>
                <m:r>
                  <w:rPr>
                    <w:rFonts w:ascii="Cambria Math"/>
                  </w:rPr>
                  <m:t>d2</m:t>
                </m:r>
              </m:sub>
            </m:sSub>
          </m:num>
          <m:den>
            <m:sSub>
              <m:sSubPr>
                <m:ctrlPr>
                  <w:rPr>
                    <w:rFonts w:ascii="Cambria Math" w:hAnsi="Cambria Math"/>
                    <w:i/>
                  </w:rPr>
                </m:ctrlPr>
              </m:sSubPr>
              <m:e>
                <m:r>
                  <w:rPr>
                    <w:rFonts w:ascii="Cambria Math"/>
                  </w:rPr>
                  <m:t>X</m:t>
                </m:r>
              </m:e>
              <m:sub>
                <m:r>
                  <w:rPr>
                    <w:rFonts w:ascii="Cambria Math"/>
                  </w:rPr>
                  <m:t>2</m:t>
                </m:r>
              </m:sub>
            </m:sSub>
          </m:den>
        </m:f>
      </m:oMath>
      <w:r w:rsidRPr="008B363D">
        <w:tab/>
        <w:t>(6)</w:t>
      </w:r>
    </w:p>
    <w:p w14:paraId="3A5EE874" w14:textId="77777777" w:rsidR="008B363D" w:rsidRPr="008B363D" w:rsidRDefault="008B363D" w:rsidP="00D35FC7"/>
    <w:p w14:paraId="660887F3" w14:textId="215C5942" w:rsidR="008B363D" w:rsidRPr="008B363D" w:rsidRDefault="008B363D" w:rsidP="007F2C3E">
      <w:pPr>
        <w:tabs>
          <w:tab w:val="center" w:pos="4320"/>
          <w:tab w:val="right" w:pos="9360"/>
        </w:tabs>
      </w:pPr>
      <w:r w:rsidRPr="008B363D">
        <w:tab/>
      </w:r>
      <m:oMath>
        <m:r>
          <w:rPr>
            <w:rFonts w:ascii="Cambria Math"/>
          </w:rPr>
          <m:t>Ω=</m:t>
        </m:r>
        <m:f>
          <m:fPr>
            <m:ctrlPr>
              <w:rPr>
                <w:rFonts w:ascii="Cambria Math" w:hAnsi="Cambria Math"/>
                <w:i/>
              </w:rPr>
            </m:ctrlPr>
          </m:fPr>
          <m:num>
            <m:r>
              <w:rPr>
                <w:rFonts w:ascii="Cambria Math"/>
              </w:rPr>
              <m:t>α</m:t>
            </m:r>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259DA76F" w:rsidR="008B363D" w:rsidRPr="008B363D" w:rsidRDefault="008B363D" w:rsidP="007F2C3E">
      <w:pPr>
        <w:tabs>
          <w:tab w:val="center" w:pos="4320"/>
          <w:tab w:val="right" w:pos="9360"/>
        </w:tabs>
      </w:pPr>
      <w:r w:rsidRPr="008B363D">
        <w:tab/>
      </w:r>
      <m:oMath>
        <m:r>
          <w:rPr>
            <w:rFonts w:ascii="Cambria Math"/>
          </w:rPr>
          <m:t>Θ=</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12F6042D"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w1</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1</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DOC_1</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DOC_1</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1</m:t>
                    </m:r>
                  </m:sub>
                </m:sSub>
              </m:e>
            </m:d>
          </m:den>
        </m:f>
      </m:oMath>
      <w:r w:rsidRPr="008B363D">
        <w:tab/>
        <w:t>(9)</w:t>
      </w:r>
    </w:p>
    <w:p w14:paraId="44BDE6A6" w14:textId="77777777" w:rsidR="008B363D" w:rsidRPr="008B363D" w:rsidRDefault="008B363D" w:rsidP="00D35FC7"/>
    <w:p w14:paraId="4446351D" w14:textId="1943924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f</m:t>
            </m:r>
          </m:e>
          <m:sub>
            <m:r>
              <m:rPr>
                <m:nor/>
              </m:rPr>
              <w:rPr>
                <w:rFonts w:ascii="Cambria Math"/>
              </w:rPr>
              <m:t>w2</m:t>
            </m:r>
            <m:ctrlPr>
              <w:rPr>
                <w:rFonts w:ascii="Cambria Math" w:hAnsi="Cambria Math"/>
              </w:rPr>
            </m:ctrlP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v</m:t>
                </m:r>
              </m:e>
              <m:sub>
                <m:r>
                  <w:rPr>
                    <w:rFonts w:ascii="Cambria Math"/>
                  </w:rPr>
                  <m:t>2</m:t>
                </m:r>
              </m:sub>
            </m:sSub>
          </m:num>
          <m:den>
            <m:d>
              <m:dPr>
                <m:ctrlPr>
                  <w:rPr>
                    <w:rFonts w:ascii="Cambria Math" w:hAnsi="Cambria Math"/>
                    <w:i/>
                  </w:rPr>
                </m:ctrlPr>
              </m:dPr>
              <m:e>
                <m:sSub>
                  <m:sSubPr>
                    <m:ctrlPr>
                      <w:rPr>
                        <w:rFonts w:ascii="Cambria Math" w:hAnsi="Cambria Math"/>
                        <w:i/>
                      </w:rPr>
                    </m:ctrlPr>
                  </m:sSubPr>
                  <m:e>
                    <m:r>
                      <w:rPr>
                        <w:rFonts w:ascii="Cambria Math"/>
                      </w:rPr>
                      <m:t>m</m:t>
                    </m:r>
                  </m:e>
                  <m:sub>
                    <m:r>
                      <m:rPr>
                        <m:nor/>
                      </m:rPr>
                      <w:rPr>
                        <w:rFonts w:ascii="Cambria Math"/>
                      </w:rPr>
                      <m:t>sed_2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sed_2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bio_2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bio_2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m</m:t>
                    </m:r>
                  </m:e>
                  <m:sub>
                    <m:r>
                      <m:rPr>
                        <m:nor/>
                      </m:rPr>
                      <w:rPr>
                        <w:rFonts w:ascii="Cambria Math"/>
                      </w:rPr>
                      <m:t>DOC_2</m:t>
                    </m:r>
                    <m:ctrlPr>
                      <w:rPr>
                        <w:rFonts w:ascii="Cambria Math" w:hAnsi="Cambria Math"/>
                      </w:rPr>
                    </m:ctrlPr>
                  </m:sub>
                </m:sSub>
                <m:sSub>
                  <m:sSubPr>
                    <m:ctrlPr>
                      <w:rPr>
                        <w:rFonts w:ascii="Cambria Math" w:hAnsi="Cambria Math"/>
                        <w:i/>
                      </w:rPr>
                    </m:ctrlPr>
                  </m:sSubPr>
                  <m:e>
                    <m:r>
                      <w:rPr>
                        <w:rFonts w:ascii="Cambria Math"/>
                      </w:rPr>
                      <m:t>K</m:t>
                    </m:r>
                  </m:e>
                  <m:sub>
                    <m:r>
                      <m:rPr>
                        <m:nor/>
                      </m:rPr>
                      <w:rPr>
                        <w:rFonts w:ascii="Cambria Math"/>
                      </w:rPr>
                      <m:t>DOC_2</m:t>
                    </m:r>
                    <m:ctrlPr>
                      <w:rPr>
                        <w:rFonts w:ascii="Cambria Math" w:hAnsi="Cambria Math"/>
                      </w:rPr>
                    </m:ctrlPr>
                  </m:sub>
                </m:sSub>
                <m:r>
                  <w:rPr>
                    <w:rFonts w:ascii="Cambria Math"/>
                  </w:rPr>
                  <m:t>+</m:t>
                </m:r>
                <m:sSub>
                  <m:sSubPr>
                    <m:ctrlPr>
                      <w:rPr>
                        <w:rFonts w:ascii="Cambria Math" w:hAnsi="Cambria Math"/>
                        <w:i/>
                      </w:rPr>
                    </m:ctrlPr>
                  </m:sSubPr>
                  <m:e>
                    <m:r>
                      <w:rPr>
                        <w:rFonts w:ascii="Cambria Math"/>
                      </w:rPr>
                      <m:t>v</m:t>
                    </m:r>
                  </m:e>
                  <m:sub>
                    <m:r>
                      <w:rPr>
                        <w:rFonts w:ascii="Cambria Math"/>
                      </w:rPr>
                      <m:t>2</m:t>
                    </m:r>
                  </m:sub>
                </m:sSub>
              </m:e>
            </m:d>
          </m:den>
        </m:f>
      </m:oMath>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lastRenderedPageBreak/>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296" w:name="_Toc451238552"/>
      <w:bookmarkStart w:id="297" w:name="_Toc138340381"/>
      <w:r w:rsidRPr="008B363D">
        <w:t>2.2</w:t>
      </w:r>
      <w:r w:rsidRPr="008B363D">
        <w:tab/>
        <w:t>Solute Holding Capacity Ratio (</w:t>
      </w:r>
      <w:r w:rsidRPr="008B363D">
        <w:sym w:font="Symbol" w:char="F051"/>
      </w:r>
      <w:r w:rsidRPr="008B363D">
        <w:t>)</w:t>
      </w:r>
      <w:bookmarkEnd w:id="296"/>
      <w:bookmarkEnd w:id="297"/>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4B8B1E84" w:rsidR="008B363D" w:rsidRPr="008B363D" w:rsidRDefault="008B363D" w:rsidP="007F2C3E">
      <w:pPr>
        <w:tabs>
          <w:tab w:val="center" w:pos="4320"/>
        </w:tabs>
      </w:pPr>
      <w:r w:rsidRPr="008B363D">
        <w:tab/>
      </w:r>
      <m:oMath>
        <m:sSub>
          <m:sSubPr>
            <m:ctrlPr>
              <w:rPr>
                <w:rFonts w:ascii="Cambria Math" w:hAnsi="Cambria Math"/>
                <w:i/>
              </w:rPr>
            </m:ctrlPr>
          </m:sSubPr>
          <m:e>
            <m:r>
              <w:rPr>
                <w:rFonts w:ascii="Cambria Math"/>
              </w:rPr>
              <m:t>K</m:t>
            </m:r>
          </m:e>
          <m:sub>
            <m:r>
              <w:rPr>
                <w:rFonts w:ascii="Cambria Math"/>
              </w:rPr>
              <m:t>d,sed_1</m:t>
            </m:r>
          </m:sub>
        </m:sSub>
        <m:r>
          <w:rPr>
            <w:rFonts w:ascii="Cambria Math"/>
          </w:rPr>
          <m:t>=</m:t>
        </m:r>
        <m:sSub>
          <m:sSubPr>
            <m:ctrlPr>
              <w:rPr>
                <w:rFonts w:ascii="Cambria Math" w:hAnsi="Cambria Math"/>
                <w:i/>
              </w:rPr>
            </m:ctrlPr>
          </m:sSubPr>
          <m:e>
            <m:r>
              <w:rPr>
                <w:rFonts w:ascii="Cambria Math"/>
              </w:rPr>
              <m:t>K</m:t>
            </m:r>
          </m:e>
          <m:sub>
            <m:r>
              <w:rPr>
                <w:rFonts w:ascii="Cambria Math"/>
              </w:rPr>
              <m:t>d,sed_2</m:t>
            </m:r>
          </m:sub>
        </m:sSub>
        <m:r>
          <w:rPr>
            <w:rFonts w:ascii="Cambria Math"/>
          </w:rPr>
          <m:t>=</m:t>
        </m:r>
        <m:sSub>
          <m:sSubPr>
            <m:ctrlPr>
              <w:rPr>
                <w:rFonts w:ascii="Cambria Math" w:hAnsi="Cambria Math"/>
                <w:i/>
              </w:rPr>
            </m:ctrlPr>
          </m:sSubPr>
          <m:e>
            <m:r>
              <w:rPr>
                <w:rFonts w:ascii="Cambria Math"/>
              </w:rPr>
              <m:t>f</m:t>
            </m:r>
          </m:e>
          <m:sub>
            <m:r>
              <w:rPr>
                <w:rFonts w:ascii="Cambria Math"/>
              </w:rPr>
              <m:t>oc</m:t>
            </m:r>
          </m:sub>
        </m:sSub>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51EAF4B4"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DOC_1</m:t>
            </m:r>
          </m:sub>
        </m:sSub>
        <m:r>
          <w:rPr>
            <w:rFonts w:ascii="Cambria Math"/>
          </w:rPr>
          <m:t>=0.2114</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7F2C3E">
        <w:rPr>
          <w:rFonts w:eastAsiaTheme="minorEastAsia"/>
        </w:rPr>
        <w:tab/>
      </w:r>
      <w:r w:rsidR="008B363D" w:rsidRPr="008B363D">
        <w:t>(12)</w:t>
      </w:r>
    </w:p>
    <w:p w14:paraId="64541C94" w14:textId="6BFB40DE" w:rsidR="008B363D" w:rsidRPr="008B363D" w:rsidRDefault="000873B0" w:rsidP="007F2C3E">
      <w:pPr>
        <w:tabs>
          <w:tab w:val="center" w:pos="4320"/>
          <w:tab w:val="right" w:pos="9360"/>
        </w:tabs>
      </w:pPr>
      <w:r>
        <w:tab/>
      </w:r>
      <m:oMath>
        <m:sSub>
          <m:sSubPr>
            <m:ctrlPr>
              <w:rPr>
                <w:rFonts w:ascii="Cambria Math" w:hAnsi="Cambria Math"/>
                <w:i/>
              </w:rPr>
            </m:ctrlPr>
          </m:sSubPr>
          <m:e>
            <m:r>
              <w:rPr>
                <w:rFonts w:ascii="Cambria Math"/>
              </w:rPr>
              <m:t>K</m:t>
            </m:r>
          </m:e>
          <m:sub>
            <m:r>
              <w:rPr>
                <w:rFonts w:ascii="Cambria Math"/>
              </w:rPr>
              <m:t>DOC_2</m:t>
            </m:r>
          </m:sub>
        </m:sSub>
        <m:r>
          <w:rPr>
            <w:rFonts w:ascii="Cambria Math"/>
          </w:rPr>
          <m:t>=</m:t>
        </m:r>
        <m:sSub>
          <m:sSubPr>
            <m:ctrlPr>
              <w:rPr>
                <w:rFonts w:ascii="Cambria Math" w:hAnsi="Cambria Math"/>
                <w:i/>
              </w:rPr>
            </m:ctrlPr>
          </m:sSubPr>
          <m:e>
            <m:r>
              <w:rPr>
                <w:rFonts w:ascii="Cambria Math"/>
              </w:rPr>
              <m:t>K</m:t>
            </m:r>
          </m:e>
          <m:sub>
            <m:r>
              <w:rPr>
                <w:rFonts w:ascii="Cambria Math"/>
              </w:rPr>
              <m:t>oc</m:t>
            </m:r>
          </m:sub>
        </m:sSub>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1EB308E2" w:rsidR="008B363D" w:rsidRPr="008B363D" w:rsidRDefault="008B363D" w:rsidP="007F2C3E">
      <w:pPr>
        <w:tabs>
          <w:tab w:val="center" w:pos="4320"/>
          <w:tab w:val="right" w:pos="9360"/>
        </w:tabs>
      </w:pPr>
      <w:r w:rsidRPr="008B363D">
        <w:tab/>
      </w:r>
      <m:oMath>
        <m:sSub>
          <m:sSubPr>
            <m:ctrlPr>
              <w:rPr>
                <w:rFonts w:ascii="Cambria Math" w:hAnsi="Cambria Math"/>
                <w:i/>
              </w:rPr>
            </m:ctrlPr>
          </m:sSubPr>
          <m:e>
            <m:r>
              <w:rPr>
                <w:rFonts w:ascii="Cambria Math"/>
              </w:rPr>
              <m:t>K</m:t>
            </m:r>
          </m:e>
          <m:sub>
            <m:r>
              <w:rPr>
                <w:rFonts w:ascii="Cambria Math"/>
              </w:rPr>
              <m:t>bio_1</m:t>
            </m:r>
          </m:sub>
        </m:sSub>
        <m:r>
          <w:rPr>
            <w:rFonts w:ascii="Cambria Math"/>
          </w:rPr>
          <m:t>=</m:t>
        </m:r>
        <m:sSub>
          <m:sSubPr>
            <m:ctrlPr>
              <w:rPr>
                <w:rFonts w:ascii="Cambria Math" w:hAnsi="Cambria Math"/>
                <w:i/>
              </w:rPr>
            </m:ctrlPr>
          </m:sSubPr>
          <m:e>
            <m:r>
              <w:rPr>
                <w:rFonts w:ascii="Cambria Math"/>
              </w:rPr>
              <m:t>K</m:t>
            </m:r>
          </m:e>
          <m:sub>
            <m:r>
              <w:rPr>
                <w:rFonts w:ascii="Cambria Math"/>
              </w:rPr>
              <m:t>bio_2</m:t>
            </m:r>
          </m:sub>
        </m:sSub>
        <m:r>
          <w:rPr>
            <w:rFonts w:ascii="Cambria Math"/>
          </w:rPr>
          <m:t>=0.436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rPr>
                          <m:t>oc</m:t>
                        </m:r>
                      </m:sub>
                    </m:sSub>
                  </m:num>
                  <m:den>
                    <m:r>
                      <w:rPr>
                        <w:rFonts w:ascii="Cambria Math"/>
                      </w:rPr>
                      <m:t>0.35</m:t>
                    </m:r>
                  </m:den>
                </m:f>
              </m:e>
            </m:d>
          </m:e>
          <m:sup>
            <m:r>
              <w:rPr>
                <w:rFonts w:ascii="Cambria Math"/>
              </w:rPr>
              <m:t>0.907</m:t>
            </m:r>
          </m:sup>
        </m:sSup>
        <m:d>
          <m:dPr>
            <m:ctrlPr>
              <w:rPr>
                <w:rFonts w:ascii="Cambria Math" w:hAnsi="Cambria Math"/>
                <w:i/>
              </w:rPr>
            </m:ctrlPr>
          </m:dPr>
          <m:e>
            <m:r>
              <w:rPr>
                <w:rFonts w:ascii="Cambria Math"/>
              </w:rPr>
              <m:t>0.001</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3</m:t>
                    </m:r>
                  </m:sup>
                </m:sSup>
                <m:r>
                  <w:rPr>
                    <w:rFonts w:ascii="Cambria Math"/>
                  </w:rPr>
                  <m:t>/kg</m:t>
                </m:r>
              </m:num>
              <m:den>
                <m:r>
                  <w:rPr>
                    <w:rFonts w:ascii="Cambria Math"/>
                  </w:rPr>
                  <m:t>ml/g</m:t>
                </m:r>
              </m:den>
            </m:f>
          </m:e>
        </m:d>
      </m:oMath>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298" w:name="_Toc451238553"/>
      <w:bookmarkStart w:id="299" w:name="_Toc138340382"/>
      <w:r w:rsidRPr="008B363D">
        <w:t>Effective Water Column Dissipation (</w:t>
      </w:r>
      <w:r w:rsidRPr="008B363D">
        <w:sym w:font="Symbol" w:char="F047"/>
      </w:r>
      <w:r w:rsidRPr="008B363D">
        <w:rPr>
          <w:vertAlign w:val="subscript"/>
        </w:rPr>
        <w:t>1</w:t>
      </w:r>
      <w:r w:rsidRPr="008B363D">
        <w:t>)</w:t>
      </w:r>
      <w:bookmarkEnd w:id="298"/>
      <w:bookmarkEnd w:id="299"/>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00" w:name="_Toc451238554"/>
      <w:bookmarkStart w:id="301" w:name="_Toc138340383"/>
      <w:r w:rsidRPr="000873B0">
        <w:rPr>
          <w:rStyle w:val="Heading3Char"/>
        </w:rPr>
        <w:t xml:space="preserve">Hydrologic Washout </w:t>
      </w:r>
      <w:bookmarkEnd w:id="300"/>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01"/>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02" w:name="_Toc451238555"/>
      <w:bookmarkStart w:id="303" w:name="_Toc138340384"/>
      <w:r w:rsidRPr="008B363D">
        <w:t>Metabolism (</w:t>
      </w:r>
      <w:r w:rsidRPr="008B363D">
        <w:sym w:font="Symbol" w:char="F06D"/>
      </w:r>
      <w:r w:rsidRPr="008B363D">
        <w:rPr>
          <w:vertAlign w:val="subscript"/>
        </w:rPr>
        <w:t>bio_1</w:t>
      </w:r>
      <w:r w:rsidRPr="008B363D">
        <w:t>)</w:t>
      </w:r>
      <w:bookmarkEnd w:id="302"/>
      <w:bookmarkEnd w:id="303"/>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32" type="#_x0000_t75" style="width:102pt;height:36pt" o:ole="">
            <v:imagedata r:id="rId36" o:title=""/>
          </v:shape>
          <o:OLEObject Type="Embed" ProgID="Equation.3" ShapeID="_x0000_i1032" DrawAspect="Content" ObjectID="_1750074159" r:id="rId37"/>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w:t>
      </w:r>
      <w:r w:rsidRPr="008B363D">
        <w:lastRenderedPageBreak/>
        <w:t xml:space="preserve">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04" w:name="_Toc451238556"/>
      <w:bookmarkStart w:id="305" w:name="_Toc138340385"/>
      <w:r w:rsidRPr="008B363D">
        <w:t>Hydrolysis (</w:t>
      </w:r>
      <w:r w:rsidRPr="008B363D">
        <w:sym w:font="Symbol" w:char="F06D"/>
      </w:r>
      <w:r w:rsidRPr="008B363D">
        <w:rPr>
          <w:vertAlign w:val="subscript"/>
        </w:rPr>
        <w:t>hydr_1</w:t>
      </w:r>
      <w:r w:rsidRPr="008B363D">
        <w:t>)</w:t>
      </w:r>
      <w:bookmarkEnd w:id="304"/>
      <w:bookmarkEnd w:id="305"/>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06" w:name="_Toc451238557"/>
      <w:bookmarkStart w:id="307" w:name="_Toc138340386"/>
      <w:r w:rsidRPr="008B363D">
        <w:t>Photolysis (</w:t>
      </w:r>
      <w:r w:rsidRPr="008B363D">
        <w:sym w:font="Symbol" w:char="F06D"/>
      </w:r>
      <w:r w:rsidRPr="008B363D">
        <w:rPr>
          <w:vertAlign w:val="subscript"/>
        </w:rPr>
        <w:t>photo</w:t>
      </w:r>
      <w:r w:rsidRPr="008B363D">
        <w:t>)</w:t>
      </w:r>
      <w:bookmarkEnd w:id="306"/>
      <w:bookmarkEnd w:id="307"/>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w:proofErr w:type="spellStart"/>
            <m:r>
              <m:rPr>
                <m:nor/>
              </m:rPr>
              <m:t>atten</m:t>
            </m:r>
            <w:proofErr w:type="spellEnd"/>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lastRenderedPageBreak/>
        <w:tab/>
      </w:r>
      <w:r w:rsidRPr="008B363D">
        <w:object w:dxaOrig="3940" w:dyaOrig="680" w14:anchorId="675A325C">
          <v:shape id="_x0000_i1033" type="#_x0000_t75" style="width:180pt;height:30pt" o:ole="">
            <v:imagedata r:id="rId38" o:title=""/>
          </v:shape>
          <o:OLEObject Type="Embed" ProgID="Equation.3" ShapeID="_x0000_i1033" DrawAspect="Content" ObjectID="_1750074160" r:id="rId39"/>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D35FC7">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34" type="#_x0000_t75" style="width:132pt;height:36pt" o:ole="">
            <v:imagedata r:id="rId40" o:title=""/>
          </v:shape>
          <o:OLEObject Type="Embed" ProgID="Equation.3" ShapeID="_x0000_i1034" DrawAspect="Content" ObjectID="_1750074161" r:id="rId41"/>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08" w:name="_Toc451238558"/>
      <w:bookmarkStart w:id="309" w:name="_Toc138340387"/>
      <w:r w:rsidRPr="008B363D">
        <w:t>Volatilization (</w:t>
      </w:r>
      <w:r w:rsidRPr="008B363D">
        <w:sym w:font="Symbol" w:char="F06D"/>
      </w:r>
      <w:r w:rsidRPr="008B363D">
        <w:rPr>
          <w:vertAlign w:val="subscript"/>
        </w:rPr>
        <w:t>volatilization</w:t>
      </w:r>
      <w:r w:rsidRPr="008B363D">
        <w:t>)</w:t>
      </w:r>
      <w:bookmarkEnd w:id="308"/>
      <w:bookmarkEnd w:id="309"/>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35" type="#_x0000_t75" style="width:60pt;height:36pt" o:ole="">
            <v:imagedata r:id="rId42" o:title=""/>
          </v:shape>
          <o:OLEObject Type="Embed" ProgID="Equation.3" ShapeID="_x0000_i1035" DrawAspect="Content" ObjectID="_1750074162" r:id="rId43"/>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lastRenderedPageBreak/>
        <w:tab/>
      </w:r>
      <w:r w:rsidRPr="008B363D">
        <w:object w:dxaOrig="1880" w:dyaOrig="680" w14:anchorId="54FE9D2B">
          <v:shape id="_x0000_i1036" type="#_x0000_t75" style="width:96pt;height:36pt" o:ole="">
            <v:imagedata r:id="rId44" o:title=""/>
          </v:shape>
          <o:OLEObject Type="Embed" ProgID="Equation.3" ShapeID="_x0000_i1036" DrawAspect="Content" ObjectID="_1750074163" r:id="rId45"/>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37" type="#_x0000_t75" style="width:78pt;height:36pt" o:ole="">
            <v:imagedata r:id="rId46" o:title=""/>
          </v:shape>
          <o:OLEObject Type="Embed" ProgID="Equation.3" ShapeID="_x0000_i1037" DrawAspect="Content" ObjectID="_1750074164" r:id="rId47"/>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38" type="#_x0000_t75" style="width:168pt;height:24pt" o:ole="">
            <v:imagedata r:id="rId48" o:title=""/>
          </v:shape>
          <o:OLEObject Type="Embed" ProgID="Equation.3" ShapeID="_x0000_i1038" DrawAspect="Content" ObjectID="_1750074165" r:id="rId4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39" type="#_x0000_t75" style="width:156pt;height:24pt" o:ole="">
            <v:imagedata r:id="rId50" o:title=""/>
          </v:shape>
          <o:OLEObject Type="Embed" ProgID="Equation.3" ShapeID="_x0000_i1039" DrawAspect="Content" ObjectID="_1750074166" r:id="rId51"/>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40" type="#_x0000_t75" style="width:78pt;height:36pt" o:ole="">
            <v:imagedata r:id="rId52" o:title=""/>
          </v:shape>
          <o:OLEObject Type="Embed" ProgID="Equation.3" ShapeID="_x0000_i1040" DrawAspect="Content" ObjectID="_1750074167" r:id="rId53"/>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lastRenderedPageBreak/>
        <w:tab/>
      </w:r>
      <w:r w:rsidRPr="008B363D">
        <w:object w:dxaOrig="3180" w:dyaOrig="660" w14:anchorId="7332DE6D">
          <v:shape id="_x0000_i1041" type="#_x0000_t75" style="width:156pt;height:36pt" o:ole="">
            <v:imagedata r:id="rId54" o:title=""/>
          </v:shape>
          <o:OLEObject Type="Embed" ProgID="Equation.3" ShapeID="_x0000_i1041" DrawAspect="Content" ObjectID="_1750074168" r:id="rId55"/>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42" type="#_x0000_t75" style="width:102pt;height:42pt" o:ole="">
            <v:imagedata r:id="rId56" o:title=""/>
          </v:shape>
          <o:OLEObject Type="Embed" ProgID="Equation.3" ShapeID="_x0000_i1042" DrawAspect="Content" ObjectID="_1750074169" r:id="rId57"/>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43" type="#_x0000_t75" style="width:96pt;height:42pt" o:ole="">
            <v:imagedata r:id="rId58" o:title=""/>
          </v:shape>
          <o:OLEObject Type="Embed" ProgID="Equation.3" ShapeID="_x0000_i1043" DrawAspect="Content" ObjectID="_1750074170" r:id="rId59"/>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44" type="#_x0000_t75" style="width:102pt;height:36pt" o:ole="">
            <v:imagedata r:id="rId60" o:title=""/>
          </v:shape>
          <o:OLEObject Type="Embed" ProgID="Equation.3" ShapeID="_x0000_i1044" DrawAspect="Content" ObjectID="_1750074171" r:id="rId61"/>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45" type="#_x0000_t75" style="width:168pt;height:36pt" o:ole="">
            <v:imagedata r:id="rId62" o:title=""/>
          </v:shape>
          <o:OLEObject Type="Embed" ProgID="Equation.3" ShapeID="_x0000_i1045" DrawAspect="Content" ObjectID="_1750074172" r:id="rId63"/>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lastRenderedPageBreak/>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tab/>
      </w:r>
      <w:r w:rsidRPr="008B363D">
        <w:object w:dxaOrig="1500" w:dyaOrig="660" w14:anchorId="509237EF">
          <v:shape id="_x0000_i1046" type="#_x0000_t75" style="width:1in;height:36pt" o:ole="">
            <v:imagedata r:id="rId64" o:title=""/>
          </v:shape>
          <o:OLEObject Type="Embed" ProgID="Equation.3" ShapeID="_x0000_i1046" DrawAspect="Content" ObjectID="_1750074173" r:id="rId65"/>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10" w:name="_Toc451238559"/>
      <w:bookmarkStart w:id="311" w:name="_Toc138340388"/>
      <w:r w:rsidRPr="008B363D">
        <w:t>2.4</w:t>
      </w:r>
      <w:r w:rsidRPr="008B363D">
        <w:tab/>
        <w:t>Effective Benthic Region Dissipation (</w:t>
      </w:r>
      <w:r w:rsidRPr="008B363D">
        <w:sym w:font="Symbol" w:char="F047"/>
      </w:r>
      <w:r w:rsidRPr="008B363D">
        <w:rPr>
          <w:vertAlign w:val="subscript"/>
        </w:rPr>
        <w:t>2</w:t>
      </w:r>
      <w:r w:rsidRPr="008B363D">
        <w:t>)</w:t>
      </w:r>
      <w:bookmarkEnd w:id="310"/>
      <w:bookmarkEnd w:id="311"/>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12" w:name="_Toc451238560"/>
      <w:bookmarkStart w:id="313" w:name="_Toc138340389"/>
      <w:r w:rsidRPr="008B363D">
        <w:t>Benthic Hydrolysis (</w:t>
      </w:r>
      <w:r w:rsidRPr="008B363D">
        <w:sym w:font="Symbol" w:char="F06D"/>
      </w:r>
      <w:r w:rsidRPr="008B363D">
        <w:t>hydr_2)</w:t>
      </w:r>
      <w:bookmarkEnd w:id="312"/>
      <w:bookmarkEnd w:id="313"/>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47" type="#_x0000_t75" style="width:1in;height:24pt" o:ole="">
            <v:imagedata r:id="rId66" o:title=""/>
          </v:shape>
          <o:OLEObject Type="Embed" ProgID="Equation.3" ShapeID="_x0000_i1047" DrawAspect="Content" ObjectID="_1750074174" r:id="rId67"/>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14" w:name="_Toc451238561"/>
      <w:bookmarkStart w:id="315" w:name="_Toc138340390"/>
      <w:r w:rsidRPr="008B363D">
        <w:t>Benthic Metabolism (</w:t>
      </w:r>
      <w:r w:rsidRPr="008B363D">
        <w:sym w:font="Symbol" w:char="F06D"/>
      </w:r>
      <w:r w:rsidRPr="008B363D">
        <w:rPr>
          <w:vertAlign w:val="subscript"/>
        </w:rPr>
        <w:t>bio_2</w:t>
      </w:r>
      <w:r w:rsidRPr="008B363D">
        <w:t>)</w:t>
      </w:r>
      <w:bookmarkEnd w:id="314"/>
      <w:bookmarkEnd w:id="315"/>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48" type="#_x0000_t75" style="width:114pt;height:24pt" o:ole="">
            <v:imagedata r:id="rId68" o:title=""/>
          </v:shape>
          <o:OLEObject Type="Embed" ProgID="Equation.3" ShapeID="_x0000_i1048" DrawAspect="Content" ObjectID="_1750074175" r:id="rId69"/>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16" w:name="_Toc138340391"/>
      <w:r w:rsidRPr="008B363D">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16"/>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17" w:name="_Toc451238562"/>
    </w:p>
    <w:p w14:paraId="1617C4A8" w14:textId="2C7BA89C" w:rsidR="008B363D" w:rsidRPr="008B363D" w:rsidRDefault="008B363D" w:rsidP="00EB6DCA">
      <w:pPr>
        <w:pStyle w:val="Heading3"/>
      </w:pPr>
      <w:bookmarkStart w:id="318" w:name="_Toc138340392"/>
      <w:r w:rsidRPr="008B363D">
        <w:t>2.5</w:t>
      </w:r>
      <w:r w:rsidRPr="008B363D">
        <w:tab/>
        <w:t>Mass Transfer Coefficient (</w:t>
      </w:r>
      <w:r w:rsidRPr="008B363D">
        <w:sym w:font="Symbol" w:char="F057"/>
      </w:r>
      <w:r w:rsidRPr="008B363D">
        <w:t>)</w:t>
      </w:r>
      <w:bookmarkEnd w:id="317"/>
      <w:bookmarkEnd w:id="318"/>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49" type="#_x0000_t75" style="width:12pt;height:12pt" o:ole="" o:bullet="t">
            <v:imagedata r:id="rId70" o:title=""/>
          </v:shape>
          <o:OLEObject Type="Embed" ProgID="Equation.3" ShapeID="_x0000_i1049" DrawAspect="Content" ObjectID="_1750074176" r:id="rId71"/>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50" type="#_x0000_t75" style="width:120pt;height:36pt" o:ole="">
            <v:imagedata r:id="rId72" o:title=""/>
          </v:shape>
          <o:OLEObject Type="Embed" ProgID="Equation.3" ShapeID="_x0000_i1050" DrawAspect="Content" ObjectID="_1750074177" r:id="rId73"/>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51" type="#_x0000_t75" style="width:132pt;height:36pt" o:ole="">
            <v:imagedata r:id="rId74" o:title=""/>
          </v:shape>
          <o:OLEObject Type="Embed" ProgID="Equation.3" ShapeID="_x0000_i1051" DrawAspect="Content" ObjectID="_1750074178" r:id="rId75"/>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52" type="#_x0000_t75" style="width:42pt;height:36pt" o:ole="">
            <v:imagedata r:id="rId76" o:title=""/>
          </v:shape>
          <o:OLEObject Type="Embed" ProgID="Equation.3" ShapeID="_x0000_i1052" DrawAspect="Content" ObjectID="_1750074179" r:id="rId77"/>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53" type="#_x0000_t75" style="width:120pt;height:36pt" o:ole="">
            <v:imagedata r:id="rId78" o:title=""/>
          </v:shape>
          <o:OLEObject Type="Embed" ProgID="Equation.3" ShapeID="_x0000_i1053" DrawAspect="Content" ObjectID="_1750074180" r:id="rId79"/>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54" type="#_x0000_t75" style="width:180pt;height:36pt" o:ole="">
            <v:imagedata r:id="rId80" o:title=""/>
          </v:shape>
          <o:OLEObject Type="Embed" ProgID="Equation.3" ShapeID="_x0000_i1054" DrawAspect="Content" ObjectID="_1750074181" r:id="rId81"/>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55" type="#_x0000_t75" style="width:60pt;height:36pt" o:ole="">
            <v:imagedata r:id="rId82" o:title=""/>
          </v:shape>
          <o:OLEObject Type="Embed" ProgID="Equation.3" ShapeID="_x0000_i1055" DrawAspect="Content" ObjectID="_1750074182" r:id="rId83"/>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xml:space="preserve">, it is difficult to adequately transform </w:t>
      </w:r>
      <w:proofErr w:type="spellStart"/>
      <w:r w:rsidRPr="008B363D">
        <w:t>Fickian</w:t>
      </w:r>
      <w:proofErr w:type="spellEnd"/>
      <w:r w:rsidRPr="008B363D">
        <w:t>-type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19" w:name="_Toc451238563"/>
      <w:bookmarkStart w:id="320" w:name="_Toc138340393"/>
      <w:r w:rsidRPr="008B363D">
        <w:t>Daily Piecewise Calculations</w:t>
      </w:r>
      <w:bookmarkEnd w:id="319"/>
      <w:bookmarkEnd w:id="320"/>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21" w:name="_Toc451238564"/>
      <w:bookmarkStart w:id="322" w:name="_Toc138340394"/>
      <w:r w:rsidRPr="008B363D">
        <w:t>Volume Calculations</w:t>
      </w:r>
      <w:bookmarkEnd w:id="321"/>
      <w:bookmarkEnd w:id="322"/>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23" w:name="_Toc451238565"/>
      <w:bookmarkStart w:id="324" w:name="_Toc138340395"/>
      <w:r w:rsidRPr="008B363D">
        <w:t>Initial Conditions</w:t>
      </w:r>
      <w:bookmarkEnd w:id="323"/>
      <w:bookmarkEnd w:id="324"/>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w:t>
      </w:r>
      <w:r w:rsidRPr="008B363D">
        <w:lastRenderedPageBreak/>
        <w:t xml:space="preserve">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25" w:name="_Toc138340396"/>
      <w:r w:rsidRPr="008B363D">
        <w:t>Fixed Fraction of Eroded Pesticide</w:t>
      </w:r>
      <w:bookmarkEnd w:id="325"/>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56" type="#_x0000_t75" style="width:318pt;height:42pt" o:ole="">
            <v:imagedata r:id="rId84" o:title=""/>
          </v:shape>
          <o:OLEObject Type="Embed" ProgID="Equation.3" ShapeID="_x0000_i1056" DrawAspect="Content" ObjectID="_1750074183" r:id="rId85"/>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57" type="#_x0000_t75" style="width:168pt;height:36pt" o:ole="">
            <v:imagedata r:id="rId86" o:title=""/>
          </v:shape>
          <o:OLEObject Type="Embed" ProgID="Equation.3" ShapeID="_x0000_i1057" DrawAspect="Content" ObjectID="_1750074184" r:id="rId87"/>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D35FC7">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D35FC7">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26" w:name="_Toc138340397"/>
      <w:r w:rsidRPr="008B363D">
        <w:t>Initial Distribution of Eroded Pesticide</w:t>
      </w:r>
      <w:bookmarkEnd w:id="326"/>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58" type="#_x0000_t75" style="width:324pt;height:42pt" o:ole="">
            <v:imagedata r:id="rId88" o:title=""/>
          </v:shape>
          <o:OLEObject Type="Embed" ProgID="Equation.3" ShapeID="_x0000_i1058" DrawAspect="Content" ObjectID="_1750074185" r:id="rId89"/>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lastRenderedPageBreak/>
        <w:tab/>
      </w:r>
      <w:r w:rsidRPr="008B363D">
        <w:object w:dxaOrig="5160" w:dyaOrig="700" w14:anchorId="5B4A90E2">
          <v:shape id="_x0000_i1059" type="#_x0000_t75" style="width:258pt;height:36pt" o:ole="">
            <v:imagedata r:id="rId90" o:title=""/>
          </v:shape>
          <o:OLEObject Type="Embed" ProgID="Equation.3" ShapeID="_x0000_i1059" DrawAspect="Content" ObjectID="_1750074186" r:id="rId91"/>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60" type="#_x0000_t75" style="width:336pt;height:36pt" o:ole="">
            <v:imagedata r:id="rId92" o:title=""/>
          </v:shape>
          <o:OLEObject Type="Embed" ProgID="Equation.3" ShapeID="_x0000_i1060" DrawAspect="Content" ObjectID="_1750074187" r:id="rId93"/>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27" w:name="_Toc451238566"/>
      <w:bookmarkStart w:id="328" w:name="_Toc138340398"/>
      <w:r w:rsidRPr="008B363D">
        <w:t>Analytical Solution</w:t>
      </w:r>
      <w:bookmarkEnd w:id="327"/>
      <w:bookmarkEnd w:id="328"/>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61" type="#_x0000_t75" style="width:1in;height:30pt" o:ole="">
            <v:imagedata r:id="rId94" o:title=""/>
          </v:shape>
          <o:OLEObject Type="Embed" ProgID="Equation.3" ShapeID="_x0000_i1061" DrawAspect="Content" ObjectID="_1750074188" r:id="rId95"/>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62" type="#_x0000_t75" style="width:1in;height:30pt" o:ole="">
            <v:imagedata r:id="rId96" o:title=""/>
          </v:shape>
          <o:OLEObject Type="Embed" ProgID="Equation.3" ShapeID="_x0000_i1062" DrawAspect="Content" ObjectID="_1750074189" r:id="rId97"/>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63" type="#_x0000_t75" style="width:66pt;height:12pt" o:ole="">
            <v:imagedata r:id="rId98" o:title=""/>
          </v:shape>
          <o:OLEObject Type="Embed" ProgID="Equation.3" ShapeID="_x0000_i1063" DrawAspect="Content" ObjectID="_1750074190" r:id="rId99"/>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64" type="#_x0000_t75" style="width:42pt;height:12pt" o:ole="">
            <v:imagedata r:id="rId100" o:title=""/>
          </v:shape>
          <o:OLEObject Type="Embed" ProgID="Equation.3" ShapeID="_x0000_i1064" DrawAspect="Content" ObjectID="_1750074191" r:id="rId101"/>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65" type="#_x0000_t75" style="width:36pt;height:12pt" o:ole="">
            <v:imagedata r:id="rId102" o:title=""/>
          </v:shape>
          <o:OLEObject Type="Embed" ProgID="Equation.3" ShapeID="_x0000_i1065" DrawAspect="Content" ObjectID="_1750074192" r:id="rId103"/>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66" type="#_x0000_t75" style="width:60pt;height:12pt" o:ole="">
            <v:imagedata r:id="rId104" o:title=""/>
          </v:shape>
          <o:OLEObject Type="Embed" ProgID="Equation.3" ShapeID="_x0000_i1066" DrawAspect="Content" ObjectID="_1750074193" r:id="rId105"/>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67" type="#_x0000_t75" style="width:96pt;height:24pt" o:ole="">
            <v:imagedata r:id="rId106" o:title=""/>
          </v:shape>
          <o:OLEObject Type="Embed" ProgID="Equation.3" ShapeID="_x0000_i1067" DrawAspect="Content" ObjectID="_1750074194" r:id="rId107"/>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68" type="#_x0000_t75" style="width:180pt;height:30pt" o:ole="">
            <v:imagedata r:id="rId108" o:title=""/>
          </v:shape>
          <o:OLEObject Type="Embed" ProgID="Equation.3" ShapeID="_x0000_i1068" DrawAspect="Content" ObjectID="_1750074195" r:id="rId10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69" type="#_x0000_t75" style="width:180pt;height:36pt" o:ole="">
            <v:imagedata r:id="rId110" o:title=""/>
          </v:shape>
          <o:OLEObject Type="Embed" ProgID="Equation.3" ShapeID="_x0000_i1069" DrawAspect="Content" ObjectID="_1750074196" r:id="rId111"/>
        </w:object>
      </w:r>
      <w:r w:rsidRPr="008B363D">
        <w:tab/>
        <w:t>(54)</w:t>
      </w:r>
    </w:p>
    <w:p w14:paraId="087CF9B3" w14:textId="77777777" w:rsidR="008B363D" w:rsidRPr="008B363D" w:rsidRDefault="008B363D" w:rsidP="00D35FC7">
      <w:r w:rsidRPr="008B363D">
        <w:object w:dxaOrig="3620" w:dyaOrig="720" w14:anchorId="20B606E4">
          <v:shape id="_x0000_i1070" type="#_x0000_t75" style="width:180pt;height:36pt" o:ole="">
            <v:imagedata r:id="rId112" o:title=""/>
          </v:shape>
          <o:OLEObject Type="Embed" ProgID="Equation.3" ShapeID="_x0000_i1070" DrawAspect="Content" ObjectID="_1750074197" r:id="rId113"/>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71" type="#_x0000_t75" style="width:168pt;height:36pt" o:ole="">
            <v:imagedata r:id="rId114" o:title=""/>
          </v:shape>
          <o:OLEObject Type="Embed" ProgID="Equation.3" ShapeID="_x0000_i1071" DrawAspect="Content" ObjectID="_1750074198" r:id="rId115"/>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72" type="#_x0000_t75" style="width:168pt;height:36pt" o:ole="">
            <v:imagedata r:id="rId116" o:title=""/>
          </v:shape>
          <o:OLEObject Type="Embed" ProgID="Equation.3" ShapeID="_x0000_i1072" DrawAspect="Content" ObjectID="_1750074199" r:id="rId117"/>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73" type="#_x0000_t75" style="width:336pt;height:36pt" o:ole="">
            <v:imagedata r:id="rId118" o:title=""/>
          </v:shape>
          <o:OLEObject Type="Embed" ProgID="Equation.3" ShapeID="_x0000_i1073" DrawAspect="Content" ObjectID="_1750074200" r:id="rId119"/>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C05760">
      <w:pPr>
        <w:pStyle w:val="Heading2"/>
      </w:pPr>
      <w:bookmarkStart w:id="329" w:name="_Toc451238567"/>
      <w:bookmarkStart w:id="330" w:name="_Toc138340399"/>
      <w:r w:rsidRPr="008B363D">
        <w:t>The USEPA Standard Water Bodies</w:t>
      </w:r>
      <w:bookmarkEnd w:id="329"/>
      <w:bookmarkEnd w:id="330"/>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74" type="#_x0000_t75" style="width:3in;height:36pt" o:ole="">
                  <v:imagedata r:id="rId120" o:title=""/>
                </v:shape>
                <o:OLEObject Type="Embed" ProgID="Equation.3" ShapeID="_x0000_i1074" DrawAspect="Content" ObjectID="_1750074201" r:id="rId121"/>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75" type="#_x0000_t75" style="width:156pt;height:36pt" o:ole="">
                  <v:imagedata r:id="rId122" o:title=""/>
                </v:shape>
                <o:OLEObject Type="Embed" ProgID="Equation.3" ShapeID="_x0000_i1075" DrawAspect="Content" ObjectID="_1750074202" r:id="rId123"/>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w:t>
            </w:r>
            <w:proofErr w:type="spellStart"/>
            <w:r w:rsidRPr="008B363D">
              <w:t>hr</w:t>
            </w:r>
            <w:proofErr w:type="spellEnd"/>
            <w:r w:rsidRPr="008B363D">
              <w:t>)</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76" type="#_x0000_t75" style="width:222pt;height:48pt" o:ole="">
                  <v:imagedata r:id="rId124" o:title=""/>
                </v:shape>
                <o:OLEObject Type="Embed" ProgID="Equation.3" ShapeID="_x0000_i1076" DrawAspect="Content" ObjectID="_1750074203" r:id="rId125"/>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77" type="#_x0000_t75" style="width:222pt;height:48pt" o:ole="">
                  <v:imagedata r:id="rId126" o:title=""/>
                </v:shape>
                <o:OLEObject Type="Embed" ProgID="Equation.3" ShapeID="_x0000_i1077" DrawAspect="Content" ObjectID="_1750074204" r:id="rId127"/>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078" type="#_x0000_t75" style="width:96pt;height:36pt" o:ole="">
                  <v:imagedata r:id="rId128" o:title=""/>
                </v:shape>
                <o:OLEObject Type="Embed" ProgID="Equation.3" ShapeID="_x0000_i1078" DrawAspect="Content" ObjectID="_1750074205" r:id="rId129"/>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proofErr w:type="spellStart"/>
            <w:r w:rsidRPr="008B363D">
              <w:t>cfu</w:t>
            </w:r>
            <w:proofErr w:type="spellEnd"/>
            <w:r w:rsidRPr="008B363D">
              <w:t>/100g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proofErr w:type="spellStart"/>
            <w:r w:rsidRPr="008B363D">
              <w:t>cfu</w:t>
            </w:r>
            <w:proofErr w:type="spellEnd"/>
            <w:r w:rsidRPr="008B363D">
              <w:t>/mL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proofErr w:type="spellStart"/>
            <w:r w:rsidRPr="008B363D">
              <w:t>metfile</w:t>
            </w:r>
            <w:proofErr w:type="spellEnd"/>
          </w:p>
        </w:tc>
        <w:tc>
          <w:tcPr>
            <w:tcW w:w="2070" w:type="dxa"/>
          </w:tcPr>
          <w:p w14:paraId="6330099E" w14:textId="77777777" w:rsidR="008B363D" w:rsidRPr="008B363D" w:rsidRDefault="008B363D" w:rsidP="00D35FC7">
            <w:proofErr w:type="spellStart"/>
            <w:r w:rsidRPr="008B363D">
              <w:t>metfile</w:t>
            </w:r>
            <w:proofErr w:type="spellEnd"/>
            <w:r w:rsidRPr="008B363D">
              <w:t xml:space="preserv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31"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32" w:name="_Toc138340400"/>
      <w:r w:rsidRPr="008B363D">
        <w:t>3.1</w:t>
      </w:r>
      <w:r w:rsidRPr="008B363D">
        <w:tab/>
        <w:t>Farm Pond</w:t>
      </w:r>
      <w:bookmarkEnd w:id="331"/>
      <w:bookmarkEnd w:id="332"/>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33" w:name="_Toc451238569"/>
      <w:bookmarkStart w:id="334" w:name="_Toc138340401"/>
      <w:r w:rsidRPr="008B363D">
        <w:lastRenderedPageBreak/>
        <w:t>3.2</w:t>
      </w:r>
      <w:r w:rsidRPr="008B363D">
        <w:tab/>
        <w:t>Index Reservoir</w:t>
      </w:r>
      <w:bookmarkEnd w:id="333"/>
      <w:bookmarkEnd w:id="334"/>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35" w:name="_Toc451238570"/>
      <w:bookmarkStart w:id="336" w:name="_Toc138340402"/>
      <w:r w:rsidRPr="008B363D">
        <w:t>Custom Water Body</w:t>
      </w:r>
      <w:bookmarkEnd w:id="335"/>
      <w:bookmarkEnd w:id="336"/>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C05760">
      <w:pPr>
        <w:pStyle w:val="Heading2"/>
      </w:pPr>
      <w:bookmarkStart w:id="337" w:name="_Toc451238571"/>
      <w:bookmarkStart w:id="338" w:name="_Toc138340403"/>
      <w:r w:rsidRPr="008B363D">
        <w:t>VVWM Evaluations</w:t>
      </w:r>
      <w:bookmarkEnd w:id="337"/>
      <w:bookmarkEnd w:id="338"/>
    </w:p>
    <w:p w14:paraId="68F130B7" w14:textId="7E7EA8B6" w:rsidR="008B363D" w:rsidRPr="008B363D" w:rsidRDefault="008B363D" w:rsidP="00EB6DCA">
      <w:pPr>
        <w:pStyle w:val="Heading3"/>
      </w:pPr>
      <w:bookmarkStart w:id="339" w:name="_Toc451238572"/>
      <w:bookmarkStart w:id="340" w:name="_Toc138340404"/>
      <w:r w:rsidRPr="008B363D">
        <w:t>Solute Holding Capacity Ratio Sensitivity</w:t>
      </w:r>
      <w:bookmarkEnd w:id="339"/>
      <w:bookmarkEnd w:id="340"/>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1"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2"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41" w:name="_Toc451238573"/>
      <w:bookmarkStart w:id="342" w:name="_Toc138340405"/>
      <w:r w:rsidRPr="008B363D">
        <w:t>Washout and Overflow Sensitivity</w:t>
      </w:r>
      <w:bookmarkEnd w:id="341"/>
      <w:bookmarkEnd w:id="342"/>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3"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 xml:space="preserve">Figure 5.   Effective half-life of pesticide due to washout in the standard pond as currently parameterized (1 </w:t>
      </w:r>
      <w:proofErr w:type="spellStart"/>
      <w:r w:rsidRPr="008B363D">
        <w:t>hA</w:t>
      </w:r>
      <w:proofErr w:type="spellEnd"/>
      <w:r w:rsidRPr="008B363D">
        <w:t xml:space="preserve"> area, 2 m deep). Range of flow rates are for the current standard field size (10 </w:t>
      </w:r>
      <w:proofErr w:type="spellStart"/>
      <w:r w:rsidRPr="008B363D">
        <w:t>hA</w:t>
      </w:r>
      <w:proofErr w:type="spellEnd"/>
      <w:r w:rsidRPr="008B363D">
        <w:t>).</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4"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 xml:space="preserve">Figure 6.   Effective half-life of pesticide due to washout in the standard reservoir as currently parameterized (5.26 </w:t>
      </w:r>
      <w:proofErr w:type="spellStart"/>
      <w:r w:rsidRPr="008B363D">
        <w:t>hA</w:t>
      </w:r>
      <w:proofErr w:type="spellEnd"/>
      <w:r w:rsidRPr="008B363D">
        <w:t xml:space="preserve">, 2 m deep). Range of flow rates are for the current standard field size (10 </w:t>
      </w:r>
      <w:proofErr w:type="spellStart"/>
      <w:r w:rsidRPr="008B363D">
        <w:t>hA</w:t>
      </w:r>
      <w:proofErr w:type="spellEnd"/>
      <w:r w:rsidRPr="008B363D">
        <w:t>).</w:t>
      </w:r>
    </w:p>
    <w:p w14:paraId="68B72DB4" w14:textId="77777777" w:rsidR="008B363D" w:rsidRPr="008B363D" w:rsidRDefault="008B363D" w:rsidP="00EB6DCA">
      <w:pPr>
        <w:pStyle w:val="Heading3"/>
      </w:pPr>
      <w:bookmarkStart w:id="343" w:name="_Toc451238574"/>
      <w:bookmarkStart w:id="344" w:name="_Toc138340406"/>
      <w:r w:rsidRPr="008B363D">
        <w:t>4.3</w:t>
      </w:r>
      <w:r w:rsidRPr="008B363D">
        <w:tab/>
        <w:t>Photolysis Sensitivity</w:t>
      </w:r>
      <w:bookmarkEnd w:id="343"/>
      <w:bookmarkEnd w:id="344"/>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5"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6"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45" w:name="_Toc451238575"/>
      <w:bookmarkStart w:id="346" w:name="_Toc138340407"/>
      <w:r w:rsidRPr="008B363D">
        <w:t>Volatilization</w:t>
      </w:r>
      <w:bookmarkEnd w:id="345"/>
      <w:bookmarkEnd w:id="346"/>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8"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39"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47" w:name="_Toc451238584"/>
      <w:r w:rsidRPr="00EB6DCA">
        <w:t xml:space="preserve"> </w:t>
      </w:r>
      <w:bookmarkStart w:id="348" w:name="_Toc138340408"/>
      <w:r w:rsidR="008B363D" w:rsidRPr="00EB6DCA">
        <w:t>Regulatory Summary Output File</w:t>
      </w:r>
      <w:bookmarkEnd w:id="347"/>
      <w:bookmarkEnd w:id="348"/>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proofErr w:type="spellStart"/>
      <w:r w:rsidRPr="008B363D">
        <w:rPr>
          <w:i/>
        </w:rPr>
        <w:lastRenderedPageBreak/>
        <w:t>outputfilename</w:t>
      </w:r>
      <w:proofErr w:type="spellEnd"/>
      <w:r w:rsidRPr="008B363D">
        <w:rPr>
          <w:i/>
        </w:rPr>
        <w:t xml:space="preserve"> </w:t>
      </w:r>
      <w:r w:rsidRPr="008B363D">
        <w:t>- as specified in Line 1 of input file.</w:t>
      </w:r>
    </w:p>
    <w:p w14:paraId="5E52C11A" w14:textId="77777777" w:rsidR="008B363D" w:rsidRPr="008B363D" w:rsidRDefault="008B363D" w:rsidP="00D35FC7">
      <w:proofErr w:type="spellStart"/>
      <w:r w:rsidRPr="008B363D">
        <w:rPr>
          <w:i/>
        </w:rPr>
        <w:t>scenario_ID</w:t>
      </w:r>
      <w:proofErr w:type="spellEnd"/>
      <w:r w:rsidRPr="008B363D">
        <w:rPr>
          <w:i/>
        </w:rPr>
        <w:t xml:space="preserve">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49" w:name="_Toc451238585"/>
      <w:bookmarkStart w:id="350" w:name="_Toc138340409"/>
      <w:r w:rsidRPr="008B363D">
        <w:t>Daily Values Output File</w:t>
      </w:r>
      <w:bookmarkEnd w:id="349"/>
      <w:bookmarkEnd w:id="350"/>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7B3B42CD" w14:textId="77777777" w:rsidR="001A1867" w:rsidRDefault="001A1867" w:rsidP="00D35FC7"/>
    <w:p w14:paraId="356E760C" w14:textId="560A504F" w:rsidR="001A1867" w:rsidRDefault="00CB645F" w:rsidP="00D35FC7">
      <w:pPr>
        <w:pStyle w:val="Heading1"/>
      </w:pPr>
      <w:bookmarkStart w:id="351" w:name="_Toc138340410"/>
      <w:r>
        <w:lastRenderedPageBreak/>
        <w:t>Single Mixing Cell (</w:t>
      </w:r>
      <w:r w:rsidR="001A1867">
        <w:t>TPEZ</w:t>
      </w:r>
      <w:r>
        <w:t>)</w:t>
      </w:r>
      <w:r w:rsidR="001A1867">
        <w:t xml:space="preserve"> Calculations</w:t>
      </w:r>
      <w:bookmarkEnd w:id="351"/>
    </w:p>
    <w:p w14:paraId="69B46D47" w14:textId="1E26920F"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This TPEZ represents a</w:t>
      </w:r>
      <w:r w:rsidR="00D34A13">
        <w:t>n area</w:t>
      </w:r>
      <w:r>
        <w:t xml:space="preserv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3D464EA1"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xml:space="preserve">, and like the VVWM it sits adjacent to an agricultural field accepting runoff, erosion and </w:t>
      </w:r>
      <w:proofErr w:type="spellStart"/>
      <w:r w:rsidR="00C006C0">
        <w:t>spraydrift</w:t>
      </w:r>
      <w:proofErr w:type="spellEnd"/>
      <w:r w:rsidR="00C006C0">
        <w:t>. TPEZ is formulated in much the sa</w:t>
      </w:r>
      <w:r w:rsidR="00523A90">
        <w:t>m</w:t>
      </w:r>
      <w:r w:rsidR="00C006C0">
        <w:t xml:space="preserve">e way that VVWM is, albeit with fewer degradation mechanisms and a single </w:t>
      </w:r>
      <w:r w:rsidR="00D34A13">
        <w:t>compartment</w:t>
      </w:r>
      <w:r w:rsidR="00C006C0">
        <w:t xml:space="preserve"> instead of two.</w:t>
      </w:r>
    </w:p>
    <w:p w14:paraId="7AFE35BA" w14:textId="32FF3EDD" w:rsidR="00BA7F15" w:rsidRDefault="00BA7F15" w:rsidP="00C05760">
      <w:pPr>
        <w:pStyle w:val="Heading2"/>
      </w:pPr>
      <w:bookmarkStart w:id="352" w:name="_Toc138340411"/>
      <w:r>
        <w:t>Water Balance</w:t>
      </w:r>
      <w:bookmarkEnd w:id="352"/>
    </w:p>
    <w:p w14:paraId="4D2BDB4E" w14:textId="79C8B67D"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w:t>
      </w:r>
      <w:r w:rsidR="00D34A13">
        <w:t xml:space="preserve"> entering and leaving the TPEZ</w:t>
      </w:r>
      <w:r w:rsidR="00523A90">
        <w:t xml:space="preserve">. </w:t>
      </w:r>
      <w:r w:rsidR="00D34A13">
        <w:t>On any day,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2F4F1B43" w:rsidR="00B917EA" w:rsidRDefault="00975B90" w:rsidP="00D35FC7">
      <w:pPr>
        <w:tabs>
          <w:tab w:val="center" w:pos="4320"/>
          <w:tab w:val="right" w:pos="9360"/>
        </w:tabs>
      </w:pPr>
      <w:bookmarkStart w:id="353" w:name="_Hlk138244979"/>
      <w:r>
        <w:rPr>
          <w:rFonts w:eastAsiaTheme="minorEastAsia"/>
        </w:rPr>
        <w:tab/>
      </w:r>
      <m:oMath>
        <m:sSub>
          <m:sSubPr>
            <m:ctrlPr>
              <w:rPr>
                <w:rFonts w:ascii="Cambria Math" w:hAnsi="Cambria Math" w:hint="cs"/>
              </w:rPr>
            </m:ctrlPr>
          </m:sSubPr>
          <m:e>
            <m:r>
              <w:rPr>
                <w:rFonts w:ascii="Cambria Math" w:hAnsi="Cambria Math"/>
              </w:rPr>
              <m:t>V</m:t>
            </m:r>
          </m:e>
          <m:sub>
            <m:r>
              <w:rPr>
                <w:rFonts w:ascii="Cambria Math" w:hAnsi="Cambria Math" w:hint="cs"/>
              </w:rPr>
              <m:t>a</m:t>
            </m:r>
          </m:sub>
        </m:sSub>
        <w:bookmarkEnd w:id="353"/>
        <m:r>
          <m:rPr>
            <m:sty m:val="p"/>
          </m:rPr>
          <w:rPr>
            <w:rFonts w:ascii="Cambria Math" w:hAnsi="Cambria Math" w:hint="cs"/>
          </w:rPr>
          <m:t>=</m:t>
        </m:r>
        <w:bookmarkStart w:id="354" w:name="_Hlk138322181"/>
        <m:sSub>
          <m:sSubPr>
            <m:ctrlPr>
              <w:rPr>
                <w:rFonts w:ascii="Cambria Math" w:hAnsi="Cambria Math" w:hint="cs"/>
              </w:rPr>
            </m:ctrlPr>
          </m:sSubPr>
          <m:e>
            <m:r>
              <w:rPr>
                <w:rFonts w:ascii="Cambria Math" w:hAnsi="Cambria Math"/>
              </w:rPr>
              <m:t>V</m:t>
            </m:r>
          </m:e>
          <m:sub>
            <m:r>
              <m:rPr>
                <m:sty m:val="p"/>
              </m:rPr>
              <w:rPr>
                <w:rFonts w:ascii="Cambria Math" w:hAnsi="Cambria Math" w:hint="cs"/>
              </w:rPr>
              <m:t>0</m:t>
            </m:r>
          </m:sub>
        </m:sSub>
        <w:bookmarkEnd w:id="354"/>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6B062D68" w:rsidR="004414EF"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5C1E52CB" w:rsidR="004414EF" w:rsidRPr="00CC6F41" w:rsidRDefault="00000000" w:rsidP="00D35FC7">
      <m:oMath>
        <m:sSub>
          <m:sSubPr>
            <m:ctrlPr>
              <w:rPr>
                <w:rFonts w:ascii="Cambria Math" w:hAnsi="Cambria Math" w:cs="Aharoni" w:hint="cs"/>
                <w:i/>
              </w:rPr>
            </m:ctrlPr>
          </m:sSubPr>
          <m:e>
            <m:r>
              <w:rPr>
                <w:rFonts w:ascii="Cambria Math" w:hAnsi="Cambria Math" w:cs="Aharoni"/>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27FBB245"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r w:rsidR="00D34A13">
        <w:t xml:space="preserve"> And the outflow will be the amount in excess of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D34A13">
        <w:rPr>
          <w:rFonts w:eastAsiaTheme="minorEastAsia"/>
        </w:rPr>
        <w:t>, as follows:</w:t>
      </w:r>
    </w:p>
    <w:p w14:paraId="3014DA16" w14:textId="77777777" w:rsidR="00975B90" w:rsidRDefault="00975B90" w:rsidP="00D35FC7"/>
    <w:p w14:paraId="763AE237" w14:textId="5ADFF318"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2ECABE61"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55"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55"/>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2F8C3412" w:rsidR="0024370A" w:rsidRDefault="0019575A" w:rsidP="0024370A">
      <w:pPr>
        <w:ind w:firstLine="720"/>
        <w:rPr>
          <w:rFonts w:eastAsiaTheme="minorEastAsia"/>
        </w:rPr>
      </w:pPr>
      <m:oMath>
        <m:r>
          <w:rPr>
            <w:rFonts w:ascii="Cambria Math" w:hAnsi="Cambria Math"/>
          </w:rPr>
          <m:t>V</m:t>
        </m:r>
      </m:oMath>
      <w:r w:rsidR="0024370A">
        <w:t xml:space="preserve"> = the water volume </w:t>
      </w:r>
      <w:r w:rsidR="00D34A13">
        <w:t>in the TPEZ after water distribution</w:t>
      </w:r>
    </w:p>
    <w:p w14:paraId="37E2246E" w14:textId="621BE9BF"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1B2B0752"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70A051A2" w:rsidR="0024370A" w:rsidRDefault="0024370A" w:rsidP="0024370A">
      <w:pPr>
        <w:tabs>
          <w:tab w:val="center" w:pos="4320"/>
          <w:tab w:val="right" w:pos="9360"/>
        </w:tabs>
        <w:rPr>
          <w:rFonts w:eastAsiaTheme="minorEastAsia"/>
        </w:rPr>
      </w:pPr>
      <w:r>
        <w:rPr>
          <w:rFonts w:eastAsiaTheme="minorEastAsia"/>
        </w:rPr>
        <w:t xml:space="preserve">Because this model operates on a 1-day time intervals, and all events (runoff, precipitation, evaporation) are reported as daily values. Flow volumes can be converted to flowrates by simply dividing the volumes by 1 day.  So, the flow </w:t>
      </w:r>
      <w:r w:rsidR="00D34A13">
        <w:rPr>
          <w:rFonts w:eastAsiaTheme="minorEastAsia"/>
        </w:rPr>
        <w:t xml:space="preserve">rate </w:t>
      </w:r>
      <w:r>
        <w:rPr>
          <w:rFonts w:eastAsiaTheme="minorEastAsia"/>
        </w:rPr>
        <w:t>out of the TPEZ</w:t>
      </w:r>
      <w:r w:rsidR="00D34A13">
        <w:rPr>
          <w:rFonts w:eastAsiaTheme="minorEastAsia"/>
        </w:rPr>
        <w:t>, which will be used later for dissipation calculations,</w:t>
      </w:r>
      <w:r>
        <w:rPr>
          <w:rFonts w:eastAsiaTheme="minorEastAsia"/>
        </w:rPr>
        <w:t xml:space="preserve"> is </w:t>
      </w:r>
    </w:p>
    <w:p w14:paraId="3241E228" w14:textId="77777777" w:rsidR="0024370A" w:rsidRDefault="0024370A" w:rsidP="0024370A">
      <w:pPr>
        <w:tabs>
          <w:tab w:val="center" w:pos="4320"/>
          <w:tab w:val="right" w:pos="9360"/>
        </w:tabs>
        <w:rPr>
          <w:rFonts w:eastAsiaTheme="minorEastAsia"/>
        </w:rPr>
      </w:pPr>
    </w:p>
    <w:p w14:paraId="7C44A68F" w14:textId="7F4F94F6"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19A425B0" w14:textId="77777777" w:rsidR="00975B90" w:rsidRDefault="00975B90" w:rsidP="00D35FC7"/>
    <w:p w14:paraId="521B526F" w14:textId="2863B3D4"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w:t>
      </w:r>
      <w:r w:rsidR="00DC2E7E">
        <w:t xml:space="preserve">due to evaporation, </w:t>
      </w:r>
      <w:r>
        <w:t>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1F1ED01B"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57D45646"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56AE03FE" w14:textId="12993EFB" w:rsidR="00BA7F15" w:rsidRDefault="00BA7F15" w:rsidP="00C05760">
      <w:pPr>
        <w:pStyle w:val="Heading2"/>
      </w:pPr>
      <w:bookmarkStart w:id="356" w:name="_Toc138340412"/>
      <w:r>
        <w:t>Sediment Balance</w:t>
      </w:r>
      <w:bookmarkEnd w:id="356"/>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4817D6E3" w14:textId="77777777" w:rsidR="00B917EA" w:rsidRDefault="00B917EA" w:rsidP="00D35FC7"/>
    <w:p w14:paraId="4D7D715F" w14:textId="29F0A91D" w:rsidR="00B917EA" w:rsidRDefault="00BA7F15" w:rsidP="00C05760">
      <w:pPr>
        <w:pStyle w:val="Heading2"/>
      </w:pPr>
      <w:bookmarkStart w:id="357" w:name="_Toc138340413"/>
      <w:r>
        <w:t>Solute Mass Balance</w:t>
      </w:r>
      <w:bookmarkEnd w:id="357"/>
    </w:p>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119BAC22"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0C29D7AD" w:rsidR="00854E86" w:rsidRDefault="00854E86" w:rsidP="00D35FC7">
      <w:r>
        <w:t>B</w:t>
      </w:r>
      <w:r w:rsidR="0019575A" w:rsidRPr="0019575A">
        <w:rPr>
          <w:vertAlign w:val="subscript"/>
        </w:rPr>
        <w:t>TPEZ</w:t>
      </w:r>
      <w:r>
        <w:t xml:space="preserve"> = the sediment outflow rate </w:t>
      </w:r>
      <w:bookmarkStart w:id="358" w:name="_Hlk138940628"/>
      <w:r>
        <w:t>[kg/day]</w:t>
      </w:r>
      <w:bookmarkEnd w:id="358"/>
    </w:p>
    <w:p w14:paraId="3FB00433" w14:textId="16A39F85" w:rsidR="00854E86" w:rsidRDefault="00854E86" w:rsidP="00D35FC7">
      <m:oMath>
        <m:r>
          <w:rPr>
            <w:rFonts w:ascii="Cambria Math" w:hAnsi="Cambria Math"/>
          </w:rPr>
          <m:t>v</m:t>
        </m:r>
      </m:oMath>
      <w:r>
        <w:t xml:space="preserve"> = volume of water in TPEZ</w:t>
      </w:r>
      <w:r w:rsidR="0019575A">
        <w:t xml:space="preserve"> [m</w:t>
      </w:r>
      <w:r w:rsidR="0019575A" w:rsidRPr="00854E86">
        <w:rPr>
          <w:vertAlign w:val="superscript"/>
        </w:rPr>
        <w:t>3</w:t>
      </w:r>
      <w:r w:rsidR="0019575A">
        <w:t>]</w:t>
      </w:r>
    </w:p>
    <w:p w14:paraId="3A770D1D" w14:textId="2B2EF3DA" w:rsidR="00854E86" w:rsidRDefault="0019575A" w:rsidP="00D35FC7">
      <w:r>
        <w:t>M</w:t>
      </w:r>
      <w:r w:rsidR="00854E86">
        <w:t xml:space="preserve"> = mass of soil in TPEZ</w:t>
      </w:r>
      <w:r>
        <w:t xml:space="preserve"> [kg]</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6E690B3C" w:rsidR="0079544B" w:rsidRDefault="00D52500" w:rsidP="00D35FC7">
      <w:r>
        <w:rPr>
          <w:rFonts w:ascii="Calibri" w:hAnsi="Calibri" w:cs="Calibri"/>
        </w:rPr>
        <w:lastRenderedPageBreak/>
        <w:t>Ԝ</w:t>
      </w:r>
    </w:p>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046E875D" w:rsidR="00BA7F15" w:rsidRPr="00E614F1" w:rsidRDefault="003D1E0B" w:rsidP="00CB54DB">
      <w:pPr>
        <w:tabs>
          <w:tab w:val="center" w:pos="4320"/>
          <w:tab w:val="right" w:pos="9360"/>
        </w:tabs>
        <w:rPr>
          <w:rFonts w:eastAsiaTheme="minorEastAsia"/>
        </w:rPr>
      </w:pPr>
      <w:r>
        <w:rPr>
          <w:rFonts w:eastAsiaTheme="minorEastAsia"/>
        </w:rPr>
        <w:tab/>
      </w:r>
      <w:bookmarkStart w:id="359" w:name="_Hlk138691494"/>
      <m:oMath>
        <m:f>
          <m:fPr>
            <m:ctrlPr>
              <w:rPr>
                <w:rFonts w:ascii="Cambria Math" w:hAnsi="Cambria Math"/>
              </w:rPr>
            </m:ctrlPr>
          </m:fPr>
          <m:num>
            <m:r>
              <w:rPr>
                <w:rFonts w:ascii="Cambria Math" w:hAnsi="Cambria Math"/>
              </w:rPr>
              <m:t>dc</m:t>
            </m:r>
          </m:num>
          <m:den>
            <m:r>
              <w:rPr>
                <w:rFonts w:ascii="Cambria Math" w:hAnsi="Cambria Math"/>
              </w:rPr>
              <m:t>dt</m:t>
            </m:r>
          </m:den>
        </m:f>
        <w:bookmarkEnd w:id="359"/>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(uu)</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1B488FDA" w:rsidR="003D1E0B" w:rsidRPr="0079544B" w:rsidRDefault="002F26C9" w:rsidP="002F26C9">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w:r>
        <w:rPr>
          <w:rFonts w:eastAsiaTheme="minorEastAsia"/>
        </w:rPr>
        <w:tab/>
        <w:t>(ll)</w:t>
      </w:r>
    </w:p>
    <w:p w14:paraId="30B63785" w14:textId="437FBA65" w:rsidR="003D1E0B" w:rsidRDefault="003D1E0B" w:rsidP="00CB54DB">
      <w:pPr>
        <w:tabs>
          <w:tab w:val="center" w:pos="4320"/>
          <w:tab w:val="right" w:pos="9360"/>
        </w:tabs>
      </w:pPr>
    </w:p>
    <w:p w14:paraId="161E9919" w14:textId="0364C8EF" w:rsidR="003D1E0B" w:rsidRDefault="003D1E0B" w:rsidP="00CB54DB">
      <w:pPr>
        <w:tabs>
          <w:tab w:val="center" w:pos="4320"/>
          <w:tab w:val="right" w:pos="9360"/>
        </w:tabs>
      </w:pPr>
      <w:r>
        <w:t xml:space="preserve">For a given initial concentration, equation UU has the following </w:t>
      </w:r>
      <w:r w:rsidR="002F26C9">
        <w:t>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(qq)</w:t>
      </w:r>
    </w:p>
    <w:p w14:paraId="6615F11A" w14:textId="4C7D2256" w:rsidR="003D1E0B" w:rsidRDefault="003D1E0B" w:rsidP="00D35FC7"/>
    <w:p w14:paraId="779B08D7" w14:textId="11AF2AE0" w:rsidR="00D52500" w:rsidRDefault="00D52500" w:rsidP="00D35FC7"/>
    <w:p w14:paraId="080C9624" w14:textId="2C980CC9" w:rsidR="00D52500" w:rsidRDefault="00D52500" w:rsidP="00D35FC7">
      <w:r>
        <w:t>For TPEZ, total mass per area is the desired output and that I calculated by</w:t>
      </w:r>
    </w:p>
    <w:p w14:paraId="602F5827" w14:textId="1355C7E8" w:rsidR="00D52500" w:rsidRDefault="00D52500" w:rsidP="00D35FC7"/>
    <w:p w14:paraId="5CE2CCCC" w14:textId="7F97F1C0" w:rsidR="00D52500" w:rsidRPr="00D52500" w:rsidRDefault="00000000" w:rsidP="00D35FC7">
      <w:pPr>
        <w:rPr>
          <w:rFonts w:eastAsiaTheme="minorEastAsia"/>
        </w:rPr>
      </w:pPr>
      <m:oMathPara>
        <m:oMath>
          <m:f>
            <m:fPr>
              <m:ctrlPr>
                <w:rPr>
                  <w:rFonts w:ascii="Cambria Math" w:hAnsi="Cambria Math"/>
                  <w:i/>
                </w:rPr>
              </m:ctrlPr>
            </m:fPr>
            <m:num>
              <m:r>
                <w:rPr>
                  <w:rFonts w:ascii="Cambria Math" w:hAnsi="Cambria Math"/>
                </w:rPr>
                <m:t>m</m:t>
              </m:r>
            </m:num>
            <m:den>
              <m:r>
                <w:rPr>
                  <w:rFonts w:ascii="Cambria Math" w:hAnsi="Cambria Math"/>
                </w:rPr>
                <m:t>A</m:t>
              </m:r>
            </m:den>
          </m:f>
          <m:r>
            <w:rPr>
              <w:rFonts w:ascii="Cambria Math" w:hAnsi="Cambria Math"/>
            </w:rPr>
            <m:t>=</m:t>
          </m:r>
          <m:d>
            <m:dPr>
              <m:ctrlPr>
                <w:rPr>
                  <w:rFonts w:ascii="Cambria Math" w:hAnsi="Cambria Math"/>
                  <w:i/>
                </w:rPr>
              </m:ctrlPr>
            </m:dPr>
            <m:e>
              <m:r>
                <w:rPr>
                  <w:rFonts w:ascii="Cambria Math" w:hAnsi="Cambria Math"/>
                </w:rPr>
                <m:t>θ+ρ</m:t>
              </m:r>
              <m:sSub>
                <m:sSubPr>
                  <m:ctrlPr>
                    <w:rPr>
                      <w:rFonts w:ascii="Cambria Math" w:hAnsi="Cambria Math"/>
                      <w:i/>
                    </w:rPr>
                  </m:ctrlPr>
                </m:sSubPr>
                <m:e>
                  <m:r>
                    <w:rPr>
                      <w:rFonts w:ascii="Cambria Math" w:hAnsi="Cambria Math"/>
                    </w:rPr>
                    <m:t>K</m:t>
                  </m:r>
                </m:e>
                <m:sub>
                  <m:r>
                    <w:rPr>
                      <w:rFonts w:ascii="Cambria Math" w:hAnsi="Cambria Math"/>
                    </w:rPr>
                    <m:t>d</m:t>
                  </m:r>
                </m:sub>
              </m:sSub>
            </m:e>
          </m:d>
          <m:r>
            <w:rPr>
              <w:rFonts w:ascii="Cambria Math" w:hAnsi="Cambria Math"/>
            </w:rPr>
            <m:t xml:space="preserve">c*D </m:t>
          </m:r>
        </m:oMath>
      </m:oMathPara>
    </w:p>
    <w:p w14:paraId="03225F18" w14:textId="58A6D76F" w:rsidR="00D52500" w:rsidRDefault="00D52500" w:rsidP="00D35FC7">
      <w:pPr>
        <w:rPr>
          <w:rFonts w:eastAsiaTheme="minorEastAsia"/>
        </w:rPr>
      </w:pPr>
    </w:p>
    <w:p w14:paraId="13A3B49E" w14:textId="4EE0E03A" w:rsidR="00D52500" w:rsidRDefault="00D52500" w:rsidP="00D35FC7">
      <w:pPr>
        <w:rPr>
          <w:rFonts w:eastAsiaTheme="minorEastAsia"/>
        </w:rPr>
      </w:pPr>
      <w:r>
        <w:rPr>
          <w:rFonts w:eastAsiaTheme="minorEastAsia"/>
        </w:rPr>
        <w:t>A = area of TPEZ [m</w:t>
      </w:r>
      <w:r w:rsidRPr="00D52500">
        <w:rPr>
          <w:rFonts w:eastAsiaTheme="minorEastAsia"/>
          <w:vertAlign w:val="superscript"/>
        </w:rPr>
        <w:t>2</w:t>
      </w:r>
      <w:r>
        <w:rPr>
          <w:rFonts w:eastAsiaTheme="minorEastAsia"/>
        </w:rPr>
        <w:t>]</w:t>
      </w:r>
    </w:p>
    <w:p w14:paraId="1EBA0D5D" w14:textId="6A5F22E4" w:rsidR="00B83793" w:rsidRDefault="00B83793" w:rsidP="00D35FC7">
      <w:pPr>
        <w:rPr>
          <w:rFonts w:eastAsiaTheme="minorEastAsia"/>
        </w:rPr>
      </w:pPr>
      <w:r>
        <w:rPr>
          <w:rFonts w:eastAsiaTheme="minorEastAsia"/>
        </w:rPr>
        <w:t>ρ = bulk density of TPEZ [kg/m</w:t>
      </w:r>
      <w:r w:rsidRPr="00B83793">
        <w:rPr>
          <w:rFonts w:eastAsiaTheme="minorEastAsia"/>
          <w:vertAlign w:val="superscript"/>
        </w:rPr>
        <w:t>3</w:t>
      </w:r>
      <w:r>
        <w:rPr>
          <w:rFonts w:eastAsiaTheme="minorEastAsia"/>
        </w:rPr>
        <w:t>]</w:t>
      </w:r>
    </w:p>
    <w:p w14:paraId="4167D732" w14:textId="77777777" w:rsidR="00B83793" w:rsidRDefault="00B83793" w:rsidP="00D35FC7">
      <w:pPr>
        <w:rPr>
          <w:rFonts w:eastAsiaTheme="minorEastAsia"/>
        </w:rPr>
      </w:pPr>
      <w:r>
        <w:rPr>
          <w:rFonts w:eastAsiaTheme="minorEastAsia"/>
        </w:rPr>
        <w:t>θ = fractional water content in TPEZ</w:t>
      </w:r>
    </w:p>
    <w:p w14:paraId="2406EC69" w14:textId="5ECA6D0D" w:rsidR="00D52500" w:rsidRDefault="00B83793" w:rsidP="00D35FC7">
      <w:pPr>
        <w:rPr>
          <w:rFonts w:eastAsiaTheme="minorEastAsia"/>
        </w:rPr>
      </w:pPr>
      <w:r>
        <w:rPr>
          <w:rFonts w:eastAsiaTheme="minorEastAsia"/>
        </w:rPr>
        <w:t>D = depth of TPEZ [m]</w:t>
      </w:r>
    </w:p>
    <w:p w14:paraId="147883E8" w14:textId="77777777" w:rsidR="00D52500" w:rsidRDefault="00D52500" w:rsidP="00D35FC7"/>
    <w:p w14:paraId="5EE6DF79" w14:textId="77777777" w:rsidR="003D1E0B" w:rsidRDefault="003D1E0B" w:rsidP="00C05760">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7DBB756C"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d>
                <m:dPr>
                  <m:ctrlPr>
                    <w:rPr>
                      <w:rFonts w:ascii="Cambria Math" w:hAnsi="Cambria Math"/>
                      <w:i/>
                    </w:rPr>
                  </m:ctrlPr>
                </m:dPr>
                <m:e>
                  <m:r>
                    <w:rPr>
                      <w:rFonts w:ascii="Cambria Math" w:hAnsi="Cambria Math"/>
                    </w:rPr>
                    <m:t>-1</m:t>
                  </m:r>
                </m:e>
              </m:d>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000000"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C05760">
      <w:pPr>
        <w:pStyle w:val="Heading2"/>
      </w:pPr>
      <w:bookmarkStart w:id="360" w:name="_Toc138340414"/>
      <w:r>
        <w:t xml:space="preserve">Time </w:t>
      </w:r>
      <w:bookmarkEnd w:id="360"/>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1655719F" w:rsidR="001A1867" w:rsidRDefault="001A1867" w:rsidP="00D35FC7"/>
    <w:p w14:paraId="5858FE87" w14:textId="77777777" w:rsidR="001A1867" w:rsidRDefault="001A1867" w:rsidP="00D35FC7"/>
    <w:p w14:paraId="75CC3C86" w14:textId="1D14461A" w:rsidR="001A1867" w:rsidRDefault="00A33D0C" w:rsidP="00C05760">
      <w:pPr>
        <w:pStyle w:val="Heading2"/>
      </w:pPr>
      <w:r>
        <w:t>Parameterization of TPEZ</w:t>
      </w:r>
    </w:p>
    <w:p w14:paraId="62C5068F" w14:textId="77777777" w:rsidR="002F26C9" w:rsidRDefault="002F26C9" w:rsidP="00D35FC7">
      <w:r>
        <w:t>From equation III the following, parameters:</w:t>
      </w:r>
    </w:p>
    <w:p w14:paraId="691CCC7C" w14:textId="0AA7CF36" w:rsidR="001A1867" w:rsidRDefault="002F26C9" w:rsidP="00D35FC7">
      <w:r>
        <w:t xml:space="preserve"> </w:t>
      </w:r>
    </w:p>
    <w:p w14:paraId="27294609" w14:textId="757081EF" w:rsidR="002F26C9" w:rsidRDefault="002F26C9" w:rsidP="00D35FC7">
      <w:r>
        <w:t>Q, the daily water runoff comes from the PRZM portion of the program</w:t>
      </w:r>
    </w:p>
    <w:p w14:paraId="7B9C8CE3" w14:textId="2910D044" w:rsidR="002F26C9" w:rsidRDefault="002F26C9" w:rsidP="00D35FC7">
      <w:r>
        <w:t>B, the daily water eroded solids come from the PRZM portion of the program</w:t>
      </w:r>
    </w:p>
    <w:p w14:paraId="1DFDE539" w14:textId="3A4FBD09" w:rsidR="002F26C9" w:rsidRDefault="002F26C9" w:rsidP="00D35FC7">
      <w:r>
        <w:t xml:space="preserve">V the water volume in </w:t>
      </w:r>
      <w:r w:rsidR="00514A0C">
        <w:t>the</w:t>
      </w:r>
      <w:r>
        <w:t xml:space="preserve"> TPEZ is calculated from PRZM portion and the evaporation from the weather </w:t>
      </w:r>
      <w:r w:rsidR="00514A0C">
        <w:t>file</w:t>
      </w:r>
      <w:r>
        <w:t xml:space="preserve">. </w:t>
      </w:r>
      <w:proofErr w:type="spellStart"/>
      <w:r>
        <w:t>Vmin</w:t>
      </w:r>
      <w:proofErr w:type="spellEnd"/>
      <w:r>
        <w:t xml:space="preserve"> and Vmax are the soil inputs and are averaged over 10 cm of soil </w:t>
      </w:r>
      <w:r w:rsidR="00514A0C">
        <w:t>depth</w:t>
      </w:r>
      <w:r>
        <w:t xml:space="preserve">. </w:t>
      </w:r>
    </w:p>
    <w:p w14:paraId="3FACA57E" w14:textId="5C843D49" w:rsidR="002F26C9" w:rsidRDefault="002F26C9" w:rsidP="00D35FC7">
      <w:r>
        <w:t>m the mass of soil in TPEZ is taken from the average bulk density of the top 10 cm and the volume of the TPEZ</w:t>
      </w:r>
    </w:p>
    <w:p w14:paraId="4392024E" w14:textId="2A32BF4C" w:rsidR="002F26C9" w:rsidRDefault="002F26C9" w:rsidP="00D35FC7">
      <w:r>
        <w:t>Volume of TOPEZ is determined from its dimensions 300 m x 30 m x 0.10 m</w:t>
      </w:r>
    </w:p>
    <w:p w14:paraId="285CD0C3" w14:textId="17DB8091" w:rsidR="002F26C9" w:rsidRDefault="006A5264" w:rsidP="00D35FC7">
      <w:r>
        <w:t>µsoil is a user input</w:t>
      </w:r>
    </w:p>
    <w:p w14:paraId="5C07FC9B" w14:textId="20A069FE" w:rsidR="006A5264" w:rsidRDefault="006A5264" w:rsidP="00D35FC7">
      <w:r>
        <w:t>Kd is a user input</w:t>
      </w:r>
    </w:p>
    <w:p w14:paraId="73260293" w14:textId="73D62D74" w:rsidR="006A5264" w:rsidRDefault="006A5264" w:rsidP="00D35FC7">
      <w:r>
        <w:t>Input masses are taken from the PRZM calculations from a 10 ha field</w:t>
      </w:r>
    </w:p>
    <w:p w14:paraId="33EB0D40" w14:textId="77777777" w:rsidR="002F26C9" w:rsidRDefault="002F26C9"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61" w:name="_Toc138340415"/>
      <w:r>
        <w:t>Computer Implementation</w:t>
      </w:r>
      <w:bookmarkEnd w:id="361"/>
    </w:p>
    <w:p w14:paraId="6FE03433" w14:textId="50BF838C" w:rsidR="007F2C3E" w:rsidRDefault="00173927" w:rsidP="00D35FC7">
      <w:r>
        <w:t>PRZM5</w:t>
      </w:r>
      <w:r w:rsidR="007F2C3E">
        <w:t>-VVWM</w:t>
      </w:r>
      <w:r>
        <w:t xml:space="preserve"> is written with the standards of Fortran 2003.  Subroutines have been grouped into modules with intuitive names (e.g., Erosion, Pesticide Application, and Irrigation). This should facilitate locating relevant routines during maintenance. The </w:t>
      </w:r>
      <w:r w:rsidR="007F2C3E">
        <w:t xml:space="preserve">executable is </w:t>
      </w:r>
      <w:r w:rsidR="00F64A0C">
        <w:t xml:space="preserve">named </w:t>
      </w:r>
      <w:r>
        <w:t>PRZM</w:t>
      </w:r>
      <w:r w:rsidR="007F2C3E">
        <w:t>-VVWM.exe</w:t>
      </w:r>
      <w:r>
        <w:t xml:space="preserve">.  </w:t>
      </w:r>
      <w:r w:rsidR="00F64A0C">
        <w:t>For operation from the command line, enter the executable and the input file name as an argument at the command prompt enter. For example, from a c:&gt; prompt, use the following:</w:t>
      </w:r>
    </w:p>
    <w:p w14:paraId="2887A10C" w14:textId="00857772" w:rsidR="007F2C3E" w:rsidRDefault="00F64A0C" w:rsidP="00D35FC7">
      <w:r>
        <w:t xml:space="preserve"> </w:t>
      </w:r>
    </w:p>
    <w:p w14:paraId="2EBB94D5" w14:textId="1416192F" w:rsidR="007F2C3E" w:rsidRDefault="00F64A0C" w:rsidP="00F64A0C">
      <w:pPr>
        <w:jc w:val="center"/>
      </w:pPr>
      <w:r>
        <w:t xml:space="preserve">C:&gt;  PRZM-VVWM.exe. </w:t>
      </w:r>
      <w:bookmarkStart w:id="362" w:name="_Hlk139282617"/>
      <w:r>
        <w:t xml:space="preserve"> </w:t>
      </w:r>
      <w:r w:rsidRPr="00F64A0C">
        <w:rPr>
          <w:i/>
          <w:iCs/>
        </w:rPr>
        <w:t>input</w:t>
      </w:r>
      <w:r>
        <w:rPr>
          <w:i/>
          <w:iCs/>
        </w:rPr>
        <w:t>-</w:t>
      </w:r>
      <w:r w:rsidRPr="00F64A0C">
        <w:rPr>
          <w:i/>
          <w:iCs/>
        </w:rPr>
        <w:t>filename</w:t>
      </w:r>
      <w:bookmarkEnd w:id="362"/>
    </w:p>
    <w:p w14:paraId="5EA3A441" w14:textId="77777777" w:rsidR="00F64A0C" w:rsidRDefault="00F64A0C" w:rsidP="00D35FC7"/>
    <w:p w14:paraId="48CE187C" w14:textId="33F6A591" w:rsidR="00F64A0C" w:rsidRDefault="00F64A0C" w:rsidP="00D35FC7"/>
    <w:p w14:paraId="4595505E" w14:textId="763A1EC6" w:rsidR="00173927" w:rsidRPr="00480DFC" w:rsidRDefault="00173927" w:rsidP="00D35FC7">
      <w:r>
        <w:t>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D35FC7"/>
    <w:p w14:paraId="1F44E08D" w14:textId="77777777" w:rsidR="00173927" w:rsidRDefault="00173927" w:rsidP="00D35FC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proofErr w:type="spellStart"/>
      <w:r>
        <w:t>testrun</w:t>
      </w:r>
      <w:proofErr w:type="spellEnd"/>
      <w:r>
        <w:t>\”</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63" w:name="_Toc451238578"/>
      <w:r w:rsidRPr="008B363D">
        <w:t>6.1</w:t>
      </w:r>
      <w:r w:rsidRPr="008B363D">
        <w:tab/>
        <w:t>Executable and the Command Line</w:t>
      </w:r>
      <w:bookmarkEnd w:id="363"/>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proofErr w:type="spellStart"/>
      <w:r w:rsidRPr="008B363D">
        <w:rPr>
          <w:i/>
        </w:rPr>
        <w:t>inputfilename</w:t>
      </w:r>
      <w:proofErr w:type="spellEnd"/>
      <w:r w:rsidRPr="008B363D">
        <w:rPr>
          <w:i/>
        </w:rPr>
        <w:t>”</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64" w:name="_Toc138340416"/>
      <w:r>
        <w:t>References</w:t>
      </w:r>
      <w:bookmarkEnd w:id="364"/>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lastRenderedPageBreak/>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288BBA73" w:rsidR="008B363D" w:rsidRPr="008B363D" w:rsidRDefault="008B363D" w:rsidP="00D35FC7">
      <w:pPr>
        <w:pStyle w:val="Heading1"/>
      </w:pPr>
      <w:bookmarkStart w:id="365" w:name="_Toc451238587"/>
      <w:bookmarkStart w:id="366" w:name="_Toc138340417"/>
      <w:r w:rsidRPr="008B363D">
        <w:t>References</w:t>
      </w:r>
      <w:bookmarkEnd w:id="365"/>
      <w:bookmarkEnd w:id="366"/>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lastRenderedPageBreak/>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proofErr w:type="spellStart"/>
      <w:r w:rsidRPr="008B363D">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67"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67"/>
    <w:p w14:paraId="3EA58A61" w14:textId="77777777" w:rsidR="008B363D" w:rsidRPr="008B363D" w:rsidRDefault="008B363D" w:rsidP="00D35FC7"/>
    <w:p w14:paraId="6FBA8F57" w14:textId="77777777" w:rsidR="008B363D" w:rsidRPr="008B363D" w:rsidRDefault="008B363D" w:rsidP="00D35FC7">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pPr>
        <w:rPr>
          <w:b/>
          <w:bCs/>
          <w:color w:val="4F81BD" w:themeColor="accent1"/>
          <w:sz w:val="28"/>
          <w:szCs w:val="28"/>
        </w:rPr>
      </w:pPr>
      <w:r w:rsidRPr="00A33D0C">
        <w:rPr>
          <w:b/>
          <w:bCs/>
          <w:color w:val="4F81BD" w:themeColor="accent1"/>
          <w:sz w:val="28"/>
          <w:szCs w:val="28"/>
        </w:rPr>
        <w:t>Appendix A</w:t>
      </w:r>
    </w:p>
    <w:p w14:paraId="510A2120" w14:textId="77777777" w:rsidR="00A33D0C" w:rsidRPr="00A33D0C" w:rsidRDefault="00A33D0C" w:rsidP="00D35FC7">
      <w:pPr>
        <w:rPr>
          <w:b/>
          <w:bCs/>
          <w:color w:val="4F81BD" w:themeColor="accent1"/>
          <w:sz w:val="28"/>
          <w:szCs w:val="28"/>
        </w:rPr>
      </w:pP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w:t>
      </w:r>
      <w:proofErr w:type="spellStart"/>
      <w:r w:rsidR="009B5DCE">
        <w:t>lb</w:t>
      </w:r>
      <w:proofErr w:type="spellEnd"/>
      <w:r w:rsidR="009B5DCE">
        <w:t xml:space="preserve">/acre, then the effective application rate to the TPEZ would be (10 </w:t>
      </w:r>
      <w:proofErr w:type="spellStart"/>
      <w:r w:rsidR="009B5DCE">
        <w:t>lb</w:t>
      </w:r>
      <w:proofErr w:type="spellEnd"/>
      <w:r w:rsidR="009B5DCE">
        <w:t xml:space="preserve">/acre) x 0.3194 = 3.194 </w:t>
      </w:r>
      <w:proofErr w:type="spellStart"/>
      <w:r w:rsidR="009B5DCE">
        <w:t>lb</w:t>
      </w:r>
      <w:proofErr w:type="spellEnd"/>
      <w:r w:rsidR="009B5DCE">
        <w:t>/acre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lastRenderedPageBreak/>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40"/>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DAA975" w14:textId="77777777" w:rsidR="00C72F95" w:rsidRDefault="00C72F95" w:rsidP="00D35FC7">
      <w:r>
        <w:separator/>
      </w:r>
    </w:p>
  </w:endnote>
  <w:endnote w:type="continuationSeparator" w:id="0">
    <w:p w14:paraId="579F951E" w14:textId="77777777" w:rsidR="00C72F95" w:rsidRDefault="00C72F95" w:rsidP="00D35FC7">
      <w:r>
        <w:continuationSeparator/>
      </w:r>
    </w:p>
  </w:endnote>
  <w:endnote w:type="continuationNotice" w:id="1">
    <w:p w14:paraId="4F56D0DA" w14:textId="77777777" w:rsidR="00C72F95" w:rsidRDefault="00C72F95"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E15D84" w14:textId="77777777" w:rsidR="00C72F95" w:rsidRDefault="00C72F95" w:rsidP="00D35FC7">
      <w:r>
        <w:separator/>
      </w:r>
    </w:p>
  </w:footnote>
  <w:footnote w:type="continuationSeparator" w:id="0">
    <w:p w14:paraId="716DBA21" w14:textId="77777777" w:rsidR="00C72F95" w:rsidRDefault="00C72F95" w:rsidP="00D35FC7">
      <w:r>
        <w:continuationSeparator/>
      </w:r>
    </w:p>
  </w:footnote>
  <w:footnote w:type="continuationNotice" w:id="1">
    <w:p w14:paraId="7099AD95" w14:textId="77777777" w:rsidR="00C72F95" w:rsidRDefault="00C72F95"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E55A3AD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385E"/>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476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071"/>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9575A"/>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1F41"/>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924"/>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6C9"/>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40C"/>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A0C"/>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2D3"/>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4C8D"/>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6F17"/>
    <w:rsid w:val="00697E7C"/>
    <w:rsid w:val="006A1BB5"/>
    <w:rsid w:val="006A1DA0"/>
    <w:rsid w:val="006A235D"/>
    <w:rsid w:val="006A2AB0"/>
    <w:rsid w:val="006A30D2"/>
    <w:rsid w:val="006A4838"/>
    <w:rsid w:val="006A5062"/>
    <w:rsid w:val="006A5264"/>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2C3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00EA"/>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75E"/>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980"/>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2616"/>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5593"/>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3D0C"/>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D7AEB"/>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5783F"/>
    <w:rsid w:val="00B60712"/>
    <w:rsid w:val="00B60A12"/>
    <w:rsid w:val="00B63415"/>
    <w:rsid w:val="00B66E76"/>
    <w:rsid w:val="00B67AC0"/>
    <w:rsid w:val="00B70DA4"/>
    <w:rsid w:val="00B71516"/>
    <w:rsid w:val="00B72017"/>
    <w:rsid w:val="00B724D6"/>
    <w:rsid w:val="00B72DD4"/>
    <w:rsid w:val="00B73CC5"/>
    <w:rsid w:val="00B73CE9"/>
    <w:rsid w:val="00B74393"/>
    <w:rsid w:val="00B747BC"/>
    <w:rsid w:val="00B765C3"/>
    <w:rsid w:val="00B76E86"/>
    <w:rsid w:val="00B77771"/>
    <w:rsid w:val="00B801BE"/>
    <w:rsid w:val="00B80523"/>
    <w:rsid w:val="00B81F9E"/>
    <w:rsid w:val="00B82C0C"/>
    <w:rsid w:val="00B83793"/>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27E"/>
    <w:rsid w:val="00BF6E99"/>
    <w:rsid w:val="00BF78DC"/>
    <w:rsid w:val="00C006C0"/>
    <w:rsid w:val="00C00BD7"/>
    <w:rsid w:val="00C00E98"/>
    <w:rsid w:val="00C02AD3"/>
    <w:rsid w:val="00C02DFE"/>
    <w:rsid w:val="00C03BA1"/>
    <w:rsid w:val="00C04759"/>
    <w:rsid w:val="00C05760"/>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46FD"/>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67A6F"/>
    <w:rsid w:val="00C70812"/>
    <w:rsid w:val="00C71DBA"/>
    <w:rsid w:val="00C72089"/>
    <w:rsid w:val="00C72F95"/>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3E42"/>
    <w:rsid w:val="00CF4AC8"/>
    <w:rsid w:val="00CF5491"/>
    <w:rsid w:val="00CF7354"/>
    <w:rsid w:val="00CF7650"/>
    <w:rsid w:val="00D00B99"/>
    <w:rsid w:val="00D01D2F"/>
    <w:rsid w:val="00D01F88"/>
    <w:rsid w:val="00D0246F"/>
    <w:rsid w:val="00D032D1"/>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4A13"/>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500"/>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7E"/>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0F53"/>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2D"/>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6E9F"/>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C7D9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A0C"/>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5E5F"/>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C05760"/>
    <w:pPr>
      <w:keepNext/>
      <w:keepLines/>
      <w:numPr>
        <w:ilvl w:val="1"/>
        <w:numId w:val="17"/>
      </w:numPr>
      <w:spacing w:before="100" w:beforeAutospacing="1" w:after="120"/>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rsid w:val="00C05760"/>
    <w:rPr>
      <w:rFonts w:eastAsiaTheme="majorEastAsia" w:cstheme="minorHAnsi"/>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257924"/>
    <w:pPr>
      <w:keepNext/>
    </w:pPr>
    <w:rPr>
      <w:b/>
      <w:bCs/>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oleObject" Target="embeddings/oleObject48.bin"/><Relationship Id="rId21" Type="http://schemas.openxmlformats.org/officeDocument/2006/relationships/oleObject" Target="embeddings/oleObject2.bin"/><Relationship Id="rId42" Type="http://schemas.openxmlformats.org/officeDocument/2006/relationships/image" Target="media/image21.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image" Target="media/image68.emf"/><Relationship Id="rId138" Type="http://schemas.openxmlformats.org/officeDocument/2006/relationships/image" Target="media/image73.emf"/><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5.emf"/><Relationship Id="rId37" Type="http://schemas.openxmlformats.org/officeDocument/2006/relationships/oleObject" Target="embeddings/oleObject8.bin"/><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image" Target="media/image24.wmf"/><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9.emf"/><Relationship Id="rId139" Type="http://schemas.openxmlformats.org/officeDocument/2006/relationships/image" Target="media/image74.wmf"/><Relationship Id="rId8" Type="http://schemas.openxmlformats.org/officeDocument/2006/relationships/header" Target="header1.xml"/><Relationship Id="rId51" Type="http://schemas.openxmlformats.org/officeDocument/2006/relationships/oleObject" Target="embeddings/oleObject15.bin"/><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oleObject" Target="embeddings/oleObject32.bin"/><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25" Type="http://schemas.openxmlformats.org/officeDocument/2006/relationships/oleObject" Target="embeddings/oleObject4.bin"/><Relationship Id="rId33" Type="http://schemas.openxmlformats.org/officeDocument/2006/relationships/image" Target="media/image16.wmf"/><Relationship Id="rId38" Type="http://schemas.openxmlformats.org/officeDocument/2006/relationships/image" Target="media/image19.wmf"/><Relationship Id="rId46" Type="http://schemas.openxmlformats.org/officeDocument/2006/relationships/image" Target="media/image23.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oleObject" Target="embeddings/oleObject41.bin"/><Relationship Id="rId108" Type="http://schemas.openxmlformats.org/officeDocument/2006/relationships/image" Target="media/image54.wmf"/><Relationship Id="rId116" Type="http://schemas.openxmlformats.org/officeDocument/2006/relationships/image" Target="media/image58.wmf"/><Relationship Id="rId124" Type="http://schemas.openxmlformats.org/officeDocument/2006/relationships/image" Target="media/image62.wmf"/><Relationship Id="rId129" Type="http://schemas.openxmlformats.org/officeDocument/2006/relationships/oleObject" Target="embeddings/oleObject54.bin"/><Relationship Id="rId137" Type="http://schemas.openxmlformats.org/officeDocument/2006/relationships/image" Target="media/image72.emf"/><Relationship Id="rId20" Type="http://schemas.openxmlformats.org/officeDocument/2006/relationships/image" Target="media/image8.wmf"/><Relationship Id="rId41" Type="http://schemas.openxmlformats.org/officeDocument/2006/relationships/oleObject" Target="embeddings/oleObject10.bin"/><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image" Target="media/image44.wmf"/><Relationship Id="rId91" Type="http://schemas.openxmlformats.org/officeDocument/2006/relationships/oleObject" Target="embeddings/oleObject35.bin"/><Relationship Id="rId96" Type="http://schemas.openxmlformats.org/officeDocument/2006/relationships/image" Target="media/image48.wmf"/><Relationship Id="rId111" Type="http://schemas.openxmlformats.org/officeDocument/2006/relationships/oleObject" Target="embeddings/oleObject45.bin"/><Relationship Id="rId132" Type="http://schemas.openxmlformats.org/officeDocument/2006/relationships/image" Target="media/image67.emf"/><Relationship Id="rId14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oleObject" Target="embeddings/oleObject3.bin"/><Relationship Id="rId28" Type="http://schemas.openxmlformats.org/officeDocument/2006/relationships/image" Target="media/image12.wmf"/><Relationship Id="rId36" Type="http://schemas.openxmlformats.org/officeDocument/2006/relationships/image" Target="media/image18.wmf"/><Relationship Id="rId49" Type="http://schemas.openxmlformats.org/officeDocument/2006/relationships/oleObject" Target="embeddings/oleObject14.bin"/><Relationship Id="rId57" Type="http://schemas.openxmlformats.org/officeDocument/2006/relationships/oleObject" Target="embeddings/oleObject18.bin"/><Relationship Id="rId106" Type="http://schemas.openxmlformats.org/officeDocument/2006/relationships/image" Target="media/image53.wmf"/><Relationship Id="rId114" Type="http://schemas.openxmlformats.org/officeDocument/2006/relationships/image" Target="media/image57.wmf"/><Relationship Id="rId119" Type="http://schemas.openxmlformats.org/officeDocument/2006/relationships/oleObject" Target="embeddings/oleObject49.bin"/><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image" Target="media/image14.png"/><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30" Type="http://schemas.openxmlformats.org/officeDocument/2006/relationships/image" Target="media/image65.emf"/><Relationship Id="rId135" Type="http://schemas.openxmlformats.org/officeDocument/2006/relationships/image" Target="media/image70.emf"/><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oleObject" Target="embeddings/oleObject9.bin"/><Relationship Id="rId109" Type="http://schemas.openxmlformats.org/officeDocument/2006/relationships/oleObject" Target="embeddings/oleObject44.bin"/><Relationship Id="rId34" Type="http://schemas.openxmlformats.org/officeDocument/2006/relationships/image" Target="media/image17.wmf"/><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20.wmf"/><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image" Target="media/image66.emf"/><Relationship Id="rId136" Type="http://schemas.openxmlformats.org/officeDocument/2006/relationships/image" Target="media/image71.emf"/><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image" Target="media/image7.png"/><Relationship Id="rId14" Type="http://schemas.openxmlformats.org/officeDocument/2006/relationships/image" Target="media/image3.emf"/><Relationship Id="rId30" Type="http://schemas.openxmlformats.org/officeDocument/2006/relationships/image" Target="media/image13.jpeg"/><Relationship Id="rId35" Type="http://schemas.openxmlformats.org/officeDocument/2006/relationships/oleObject" Target="embeddings/oleObject7.bin"/><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9795</TotalTime>
  <Pages>98</Pages>
  <Words>27466</Words>
  <Characters>156560</Characters>
  <Application>Microsoft Office Word</Application>
  <DocSecurity>0</DocSecurity>
  <Lines>1304</Lines>
  <Paragraphs>367</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183659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Dirk Young</cp:lastModifiedBy>
  <cp:revision>13</cp:revision>
  <cp:lastPrinted>2013-05-14T18:29:00Z</cp:lastPrinted>
  <dcterms:created xsi:type="dcterms:W3CDTF">2022-05-13T12:50:00Z</dcterms:created>
  <dcterms:modified xsi:type="dcterms:W3CDTF">2023-07-05T18:52:00Z</dcterms:modified>
</cp:coreProperties>
</file>