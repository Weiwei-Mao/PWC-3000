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241AF1C4"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677084B0" w:rsidR="007518F4" w:rsidRPr="000816DA" w:rsidRDefault="000565A8" w:rsidP="000816DA">
      <w:pPr>
        <w:jc w:val="center"/>
        <w:rPr>
          <w:b/>
          <w:bCs/>
          <w:sz w:val="28"/>
          <w:szCs w:val="28"/>
        </w:rPr>
      </w:pPr>
      <w:r w:rsidRPr="000816DA">
        <w:rPr>
          <w:b/>
          <w:bCs/>
          <w:sz w:val="28"/>
          <w:szCs w:val="28"/>
        </w:rPr>
        <w:t xml:space="preserve"> </w:t>
      </w:r>
      <w:r w:rsidR="006E4757">
        <w:rPr>
          <w:b/>
          <w:bCs/>
          <w:sz w:val="28"/>
          <w:szCs w:val="28"/>
        </w:rPr>
        <w:t>June</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6E4757">
        <w:rPr>
          <w:b/>
          <w:bCs/>
          <w:sz w:val="28"/>
          <w:szCs w:val="28"/>
        </w:rPr>
        <w:t>3</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41BD18DA" w14:textId="77777777" w:rsidR="00D8103F" w:rsidRDefault="00D8103F" w:rsidP="00F60077"/>
    <w:p w14:paraId="0E6F4B93" w14:textId="503A8360" w:rsidR="00D8103F" w:rsidRDefault="00B27CA0" w:rsidP="00F60077">
      <w:r>
        <w:tab/>
      </w:r>
    </w:p>
    <w:p w14:paraId="6FCECEB1" w14:textId="3BCBE2AB" w:rsidR="00B27CA0" w:rsidRDefault="00B27CA0" w:rsidP="00F60077">
      <w:r>
        <w:t>+++++++++++++++++++++++++++++++++++++++++++++++++++++++++++++++++++++++++++++++++++++</w:t>
      </w:r>
    </w:p>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Content>
        <w:p w14:paraId="659975A8" w14:textId="77777777" w:rsidR="00104FEF" w:rsidRDefault="00104FEF" w:rsidP="00F60077">
          <w:pPr>
            <w:pStyle w:val="TOCHeading"/>
          </w:pPr>
          <w:r>
            <w:t>Contents</w:t>
          </w:r>
        </w:p>
        <w:p w14:paraId="3F8D2127" w14:textId="507D79DB" w:rsidR="00173927"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20611195" w:history="1">
            <w:r w:rsidR="00173927" w:rsidRPr="00B909A0">
              <w:rPr>
                <w:rStyle w:val="Hyperlink"/>
                <w:noProof/>
              </w:rPr>
              <w:t>1</w:t>
            </w:r>
            <w:r w:rsidR="00173927">
              <w:rPr>
                <w:rFonts w:asciiTheme="minorHAnsi" w:eastAsiaTheme="minorEastAsia" w:hAnsiTheme="minorHAnsi" w:cstheme="minorBidi"/>
                <w:noProof/>
              </w:rPr>
              <w:tab/>
            </w:r>
            <w:r w:rsidR="00173927" w:rsidRPr="00B909A0">
              <w:rPr>
                <w:rStyle w:val="Hyperlink"/>
                <w:noProof/>
              </w:rPr>
              <w:t>PRZM5-VVWM</w:t>
            </w:r>
            <w:r w:rsidR="00173927">
              <w:rPr>
                <w:noProof/>
                <w:webHidden/>
              </w:rPr>
              <w:tab/>
            </w:r>
            <w:r w:rsidR="00173927">
              <w:rPr>
                <w:noProof/>
                <w:webHidden/>
              </w:rPr>
              <w:fldChar w:fldCharType="begin"/>
            </w:r>
            <w:r w:rsidR="00173927">
              <w:rPr>
                <w:noProof/>
                <w:webHidden/>
              </w:rPr>
              <w:instrText xml:space="preserve"> PAGEREF _Toc120611195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243DA21F" w14:textId="6D264034" w:rsidR="00173927" w:rsidRDefault="00000000">
          <w:pPr>
            <w:pStyle w:val="TOC1"/>
            <w:rPr>
              <w:rFonts w:asciiTheme="minorHAnsi" w:eastAsiaTheme="minorEastAsia" w:hAnsiTheme="minorHAnsi" w:cstheme="minorBidi"/>
              <w:noProof/>
            </w:rPr>
          </w:pPr>
          <w:hyperlink w:anchor="_Toc120611196" w:history="1">
            <w:r w:rsidR="00173927" w:rsidRPr="00B909A0">
              <w:rPr>
                <w:rStyle w:val="Hyperlink"/>
                <w:noProof/>
              </w:rPr>
              <w:t>2</w:t>
            </w:r>
            <w:r w:rsidR="00173927">
              <w:rPr>
                <w:rFonts w:asciiTheme="minorHAnsi" w:eastAsiaTheme="minorEastAsia" w:hAnsiTheme="minorHAnsi" w:cstheme="minorBidi"/>
                <w:noProof/>
              </w:rPr>
              <w:tab/>
            </w:r>
            <w:r w:rsidR="00173927" w:rsidRPr="00B909A0">
              <w:rPr>
                <w:rStyle w:val="Hyperlink"/>
                <w:noProof/>
              </w:rPr>
              <w:t>Input Files for PRZM5-VVWM</w:t>
            </w:r>
            <w:r w:rsidR="00173927">
              <w:rPr>
                <w:noProof/>
                <w:webHidden/>
              </w:rPr>
              <w:tab/>
            </w:r>
            <w:r w:rsidR="00173927">
              <w:rPr>
                <w:noProof/>
                <w:webHidden/>
              </w:rPr>
              <w:fldChar w:fldCharType="begin"/>
            </w:r>
            <w:r w:rsidR="00173927">
              <w:rPr>
                <w:noProof/>
                <w:webHidden/>
              </w:rPr>
              <w:instrText xml:space="preserve"> PAGEREF _Toc120611196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6B8147A4" w14:textId="7BAC780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7" w:history="1">
            <w:r w:rsidR="00173927" w:rsidRPr="00B909A0">
              <w:rPr>
                <w:rStyle w:val="Hyperlink"/>
                <w:noProof/>
              </w:rPr>
              <w:t>2.1</w:t>
            </w:r>
            <w:r w:rsidR="00173927">
              <w:rPr>
                <w:rFonts w:asciiTheme="minorHAnsi" w:eastAsiaTheme="minorEastAsia" w:hAnsiTheme="minorHAnsi" w:cstheme="minorBidi"/>
                <w:noProof/>
              </w:rPr>
              <w:tab/>
            </w:r>
            <w:r w:rsidR="00173927" w:rsidRPr="00B909A0">
              <w:rPr>
                <w:rStyle w:val="Hyperlink"/>
                <w:noProof/>
              </w:rPr>
              <w:t>PRZM5VVWM Input File</w:t>
            </w:r>
            <w:r w:rsidR="00173927">
              <w:rPr>
                <w:noProof/>
                <w:webHidden/>
              </w:rPr>
              <w:tab/>
            </w:r>
            <w:r w:rsidR="00173927">
              <w:rPr>
                <w:noProof/>
                <w:webHidden/>
              </w:rPr>
              <w:fldChar w:fldCharType="begin"/>
            </w:r>
            <w:r w:rsidR="00173927">
              <w:rPr>
                <w:noProof/>
                <w:webHidden/>
              </w:rPr>
              <w:instrText xml:space="preserve"> PAGEREF _Toc120611197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59A64A40" w14:textId="7A3EDAE9"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8" w:history="1">
            <w:r w:rsidR="00173927" w:rsidRPr="00B909A0">
              <w:rPr>
                <w:rStyle w:val="Hyperlink"/>
                <w:noProof/>
              </w:rPr>
              <w:t>2.2</w:t>
            </w:r>
            <w:r w:rsidR="00173927">
              <w:rPr>
                <w:rFonts w:asciiTheme="minorHAnsi" w:eastAsiaTheme="minorEastAsia" w:hAnsiTheme="minorHAnsi" w:cstheme="minorBidi"/>
                <w:noProof/>
              </w:rPr>
              <w:tab/>
            </w:r>
            <w:r w:rsidR="00173927" w:rsidRPr="00B909A0">
              <w:rPr>
                <w:rStyle w:val="Hyperlink"/>
                <w:noProof/>
              </w:rPr>
              <w:t>Field Property Input File</w:t>
            </w:r>
            <w:r w:rsidR="00173927">
              <w:rPr>
                <w:noProof/>
                <w:webHidden/>
              </w:rPr>
              <w:tab/>
            </w:r>
            <w:r w:rsidR="00173927">
              <w:rPr>
                <w:noProof/>
                <w:webHidden/>
              </w:rPr>
              <w:fldChar w:fldCharType="begin"/>
            </w:r>
            <w:r w:rsidR="00173927">
              <w:rPr>
                <w:noProof/>
                <w:webHidden/>
              </w:rPr>
              <w:instrText xml:space="preserve"> PAGEREF _Toc120611198 \h </w:instrText>
            </w:r>
            <w:r w:rsidR="00173927">
              <w:rPr>
                <w:noProof/>
                <w:webHidden/>
              </w:rPr>
            </w:r>
            <w:r w:rsidR="00173927">
              <w:rPr>
                <w:noProof/>
                <w:webHidden/>
              </w:rPr>
              <w:fldChar w:fldCharType="separate"/>
            </w:r>
            <w:r w:rsidR="00173927">
              <w:rPr>
                <w:noProof/>
                <w:webHidden/>
              </w:rPr>
              <w:t>10</w:t>
            </w:r>
            <w:r w:rsidR="00173927">
              <w:rPr>
                <w:noProof/>
                <w:webHidden/>
              </w:rPr>
              <w:fldChar w:fldCharType="end"/>
            </w:r>
          </w:hyperlink>
        </w:p>
        <w:p w14:paraId="5B7B53D6" w14:textId="073C29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9" w:history="1">
            <w:r w:rsidR="00173927" w:rsidRPr="00B909A0">
              <w:rPr>
                <w:rStyle w:val="Hyperlink"/>
                <w:noProof/>
              </w:rPr>
              <w:t>2.3</w:t>
            </w:r>
            <w:r w:rsidR="00173927">
              <w:rPr>
                <w:rFonts w:asciiTheme="minorHAnsi" w:eastAsiaTheme="minorEastAsia" w:hAnsiTheme="minorHAnsi" w:cstheme="minorBidi"/>
                <w:noProof/>
              </w:rPr>
              <w:tab/>
            </w:r>
            <w:r w:rsidR="00173927" w:rsidRPr="00B909A0">
              <w:rPr>
                <w:rStyle w:val="Hyperlink"/>
                <w:noProof/>
              </w:rPr>
              <w:t>Waterbody/Watershed Input File</w:t>
            </w:r>
            <w:r w:rsidR="00173927">
              <w:rPr>
                <w:noProof/>
                <w:webHidden/>
              </w:rPr>
              <w:tab/>
            </w:r>
            <w:r w:rsidR="00173927">
              <w:rPr>
                <w:noProof/>
                <w:webHidden/>
              </w:rPr>
              <w:fldChar w:fldCharType="begin"/>
            </w:r>
            <w:r w:rsidR="00173927">
              <w:rPr>
                <w:noProof/>
                <w:webHidden/>
              </w:rPr>
              <w:instrText xml:space="preserve"> PAGEREF _Toc120611199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54C29BC" w14:textId="69A31D7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0" w:history="1">
            <w:r w:rsidR="00173927" w:rsidRPr="00B909A0">
              <w:rPr>
                <w:rStyle w:val="Hyperlink"/>
                <w:noProof/>
              </w:rPr>
              <w:t>2.4</w:t>
            </w:r>
            <w:r w:rsidR="00173927">
              <w:rPr>
                <w:rFonts w:asciiTheme="minorHAnsi" w:eastAsiaTheme="minorEastAsia" w:hAnsiTheme="minorHAnsi" w:cstheme="minorBidi"/>
                <w:noProof/>
              </w:rPr>
              <w:tab/>
            </w:r>
            <w:r w:rsidR="00173927" w:rsidRPr="00B909A0">
              <w:rPr>
                <w:rStyle w:val="Hyperlink"/>
                <w:noProof/>
              </w:rPr>
              <w:t>Meteorological Data File</w:t>
            </w:r>
            <w:r w:rsidR="00173927">
              <w:rPr>
                <w:noProof/>
                <w:webHidden/>
              </w:rPr>
              <w:tab/>
            </w:r>
            <w:r w:rsidR="00173927">
              <w:rPr>
                <w:noProof/>
                <w:webHidden/>
              </w:rPr>
              <w:fldChar w:fldCharType="begin"/>
            </w:r>
            <w:r w:rsidR="00173927">
              <w:rPr>
                <w:noProof/>
                <w:webHidden/>
              </w:rPr>
              <w:instrText xml:space="preserve"> PAGEREF _Toc120611200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75E9E7D6" w14:textId="21AC09C8" w:rsidR="00173927" w:rsidRDefault="00000000">
          <w:pPr>
            <w:pStyle w:val="TOC1"/>
            <w:rPr>
              <w:rFonts w:asciiTheme="minorHAnsi" w:eastAsiaTheme="minorEastAsia" w:hAnsiTheme="minorHAnsi" w:cstheme="minorBidi"/>
              <w:noProof/>
            </w:rPr>
          </w:pPr>
          <w:hyperlink w:anchor="_Toc120611201" w:history="1">
            <w:r w:rsidR="00173927" w:rsidRPr="00B909A0">
              <w:rPr>
                <w:rStyle w:val="Hyperlink"/>
                <w:noProof/>
              </w:rPr>
              <w:t>3</w:t>
            </w:r>
            <w:r w:rsidR="00173927">
              <w:rPr>
                <w:rFonts w:asciiTheme="minorHAnsi" w:eastAsiaTheme="minorEastAsia" w:hAnsiTheme="minorHAnsi" w:cstheme="minorBidi"/>
                <w:noProof/>
              </w:rPr>
              <w:tab/>
            </w:r>
            <w:r w:rsidR="00173927" w:rsidRPr="00B909A0">
              <w:rPr>
                <w:rStyle w:val="Hyperlink"/>
                <w:noProof/>
              </w:rPr>
              <w:t>Parameter Estimation</w:t>
            </w:r>
            <w:r w:rsidR="00173927">
              <w:rPr>
                <w:noProof/>
                <w:webHidden/>
              </w:rPr>
              <w:tab/>
            </w:r>
            <w:r w:rsidR="00173927">
              <w:rPr>
                <w:noProof/>
                <w:webHidden/>
              </w:rPr>
              <w:fldChar w:fldCharType="begin"/>
            </w:r>
            <w:r w:rsidR="00173927">
              <w:rPr>
                <w:noProof/>
                <w:webHidden/>
              </w:rPr>
              <w:instrText xml:space="preserve"> PAGEREF _Toc120611201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96FF514" w14:textId="314DCAC4" w:rsidR="00173927" w:rsidRDefault="00000000">
          <w:pPr>
            <w:pStyle w:val="TOC1"/>
            <w:rPr>
              <w:rFonts w:asciiTheme="minorHAnsi" w:eastAsiaTheme="minorEastAsia" w:hAnsiTheme="minorHAnsi" w:cstheme="minorBidi"/>
              <w:noProof/>
            </w:rPr>
          </w:pPr>
          <w:hyperlink w:anchor="_Toc120611202" w:history="1">
            <w:r w:rsidR="00173927" w:rsidRPr="00B909A0">
              <w:rPr>
                <w:rStyle w:val="Hyperlink"/>
                <w:noProof/>
              </w:rPr>
              <w:t>4</w:t>
            </w:r>
            <w:r w:rsidR="00173927">
              <w:rPr>
                <w:rFonts w:asciiTheme="minorHAnsi" w:eastAsiaTheme="minorEastAsia" w:hAnsiTheme="minorHAnsi" w:cstheme="minorBidi"/>
                <w:noProof/>
              </w:rPr>
              <w:tab/>
            </w:r>
            <w:r w:rsidR="00173927" w:rsidRPr="00B909A0">
              <w:rPr>
                <w:rStyle w:val="Hyperlink"/>
                <w:noProof/>
              </w:rPr>
              <w:t>PRZM5 Theory</w:t>
            </w:r>
            <w:r w:rsidR="00173927">
              <w:rPr>
                <w:noProof/>
                <w:webHidden/>
              </w:rPr>
              <w:tab/>
            </w:r>
            <w:r w:rsidR="00173927">
              <w:rPr>
                <w:noProof/>
                <w:webHidden/>
              </w:rPr>
              <w:fldChar w:fldCharType="begin"/>
            </w:r>
            <w:r w:rsidR="00173927">
              <w:rPr>
                <w:noProof/>
                <w:webHidden/>
              </w:rPr>
              <w:instrText xml:space="preserve"> PAGEREF _Toc120611202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719CF51" w14:textId="15993A02"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3" w:history="1">
            <w:r w:rsidR="00173927" w:rsidRPr="00B909A0">
              <w:rPr>
                <w:rStyle w:val="Hyperlink"/>
                <w:noProof/>
              </w:rPr>
              <w:t>4.1</w:t>
            </w:r>
            <w:r w:rsidR="00173927">
              <w:rPr>
                <w:rFonts w:asciiTheme="minorHAnsi" w:eastAsiaTheme="minorEastAsia" w:hAnsiTheme="minorHAnsi" w:cstheme="minorBidi"/>
                <w:noProof/>
              </w:rPr>
              <w:tab/>
            </w:r>
            <w:r w:rsidR="00173927" w:rsidRPr="00B909A0">
              <w:rPr>
                <w:rStyle w:val="Hyperlink"/>
                <w:noProof/>
              </w:rPr>
              <w:t>Overview</w:t>
            </w:r>
            <w:r w:rsidR="00173927">
              <w:rPr>
                <w:noProof/>
                <w:webHidden/>
              </w:rPr>
              <w:tab/>
            </w:r>
            <w:r w:rsidR="00173927">
              <w:rPr>
                <w:noProof/>
                <w:webHidden/>
              </w:rPr>
              <w:fldChar w:fldCharType="begin"/>
            </w:r>
            <w:r w:rsidR="00173927">
              <w:rPr>
                <w:noProof/>
                <w:webHidden/>
              </w:rPr>
              <w:instrText xml:space="preserve"> PAGEREF _Toc120611203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433221A" w14:textId="3AE7348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4" w:history="1">
            <w:r w:rsidR="00173927" w:rsidRPr="00B909A0">
              <w:rPr>
                <w:rStyle w:val="Hyperlink"/>
                <w:noProof/>
              </w:rPr>
              <w:t>4.2</w:t>
            </w:r>
            <w:r w:rsidR="00173927">
              <w:rPr>
                <w:rFonts w:asciiTheme="minorHAnsi" w:eastAsiaTheme="minorEastAsia" w:hAnsiTheme="minorHAnsi" w:cstheme="minorBidi"/>
                <w:noProof/>
              </w:rPr>
              <w:tab/>
            </w:r>
            <w:r w:rsidR="00173927" w:rsidRPr="00B909A0">
              <w:rPr>
                <w:rStyle w:val="Hyperlink"/>
                <w:noProof/>
              </w:rPr>
              <w:t>Description of the Algorithms</w:t>
            </w:r>
            <w:r w:rsidR="00173927">
              <w:rPr>
                <w:noProof/>
                <w:webHidden/>
              </w:rPr>
              <w:tab/>
            </w:r>
            <w:r w:rsidR="00173927">
              <w:rPr>
                <w:noProof/>
                <w:webHidden/>
              </w:rPr>
              <w:fldChar w:fldCharType="begin"/>
            </w:r>
            <w:r w:rsidR="00173927">
              <w:rPr>
                <w:noProof/>
                <w:webHidden/>
              </w:rPr>
              <w:instrText xml:space="preserve"> PAGEREF _Toc120611204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78B02AD0" w14:textId="6813C88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5" w:history="1">
            <w:r w:rsidR="00173927" w:rsidRPr="00B909A0">
              <w:rPr>
                <w:rStyle w:val="Hyperlink"/>
                <w:noProof/>
              </w:rPr>
              <w:t>4.3</w:t>
            </w:r>
            <w:r w:rsidR="00173927">
              <w:rPr>
                <w:rFonts w:asciiTheme="minorHAnsi" w:eastAsiaTheme="minorEastAsia" w:hAnsiTheme="minorHAnsi" w:cstheme="minorBidi"/>
                <w:noProof/>
              </w:rPr>
              <w:tab/>
            </w:r>
            <w:r w:rsidR="00173927" w:rsidRPr="00B909A0">
              <w:rPr>
                <w:rStyle w:val="Hyperlink"/>
                <w:noProof/>
              </w:rPr>
              <w:t>Crop Growth</w:t>
            </w:r>
            <w:r w:rsidR="00173927">
              <w:rPr>
                <w:noProof/>
                <w:webHidden/>
              </w:rPr>
              <w:tab/>
            </w:r>
            <w:r w:rsidR="00173927">
              <w:rPr>
                <w:noProof/>
                <w:webHidden/>
              </w:rPr>
              <w:fldChar w:fldCharType="begin"/>
            </w:r>
            <w:r w:rsidR="00173927">
              <w:rPr>
                <w:noProof/>
                <w:webHidden/>
              </w:rPr>
              <w:instrText xml:space="preserve"> PAGEREF _Toc120611205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196778EF" w14:textId="53DBDE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6" w:history="1">
            <w:r w:rsidR="00173927" w:rsidRPr="00B909A0">
              <w:rPr>
                <w:rStyle w:val="Hyperlink"/>
                <w:noProof/>
              </w:rPr>
              <w:t>4.4</w:t>
            </w:r>
            <w:r w:rsidR="00173927">
              <w:rPr>
                <w:rFonts w:asciiTheme="minorHAnsi" w:eastAsiaTheme="minorEastAsia" w:hAnsiTheme="minorHAnsi" w:cstheme="minorBidi"/>
                <w:noProof/>
              </w:rPr>
              <w:tab/>
            </w:r>
            <w:r w:rsidR="00173927" w:rsidRPr="00B909A0">
              <w:rPr>
                <w:rStyle w:val="Hyperlink"/>
                <w:noProof/>
              </w:rPr>
              <w:t>Irrigation</w:t>
            </w:r>
            <w:r w:rsidR="00173927">
              <w:rPr>
                <w:noProof/>
                <w:webHidden/>
              </w:rPr>
              <w:tab/>
            </w:r>
            <w:r w:rsidR="00173927">
              <w:rPr>
                <w:noProof/>
                <w:webHidden/>
              </w:rPr>
              <w:fldChar w:fldCharType="begin"/>
            </w:r>
            <w:r w:rsidR="00173927">
              <w:rPr>
                <w:noProof/>
                <w:webHidden/>
              </w:rPr>
              <w:instrText xml:space="preserve"> PAGEREF _Toc120611206 \h </w:instrText>
            </w:r>
            <w:r w:rsidR="00173927">
              <w:rPr>
                <w:noProof/>
                <w:webHidden/>
              </w:rPr>
            </w:r>
            <w:r w:rsidR="00173927">
              <w:rPr>
                <w:noProof/>
                <w:webHidden/>
              </w:rPr>
              <w:fldChar w:fldCharType="separate"/>
            </w:r>
            <w:r w:rsidR="00173927">
              <w:rPr>
                <w:noProof/>
                <w:webHidden/>
              </w:rPr>
              <w:t>25</w:t>
            </w:r>
            <w:r w:rsidR="00173927">
              <w:rPr>
                <w:noProof/>
                <w:webHidden/>
              </w:rPr>
              <w:fldChar w:fldCharType="end"/>
            </w:r>
          </w:hyperlink>
        </w:p>
        <w:p w14:paraId="3197169B" w14:textId="76788356"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7" w:history="1">
            <w:r w:rsidR="00173927" w:rsidRPr="00B909A0">
              <w:rPr>
                <w:rStyle w:val="Hyperlink"/>
                <w:noProof/>
              </w:rPr>
              <w:t>4.5</w:t>
            </w:r>
            <w:r w:rsidR="00173927">
              <w:rPr>
                <w:rFonts w:asciiTheme="minorHAnsi" w:eastAsiaTheme="minorEastAsia" w:hAnsiTheme="minorHAnsi" w:cstheme="minorBidi"/>
                <w:noProof/>
              </w:rPr>
              <w:tab/>
            </w:r>
            <w:r w:rsidR="00173927" w:rsidRPr="00B909A0">
              <w:rPr>
                <w:rStyle w:val="Hyperlink"/>
                <w:noProof/>
              </w:rPr>
              <w:t>Precipitation &amp; Snowmelt</w:t>
            </w:r>
            <w:r w:rsidR="00173927">
              <w:rPr>
                <w:noProof/>
                <w:webHidden/>
              </w:rPr>
              <w:tab/>
            </w:r>
            <w:r w:rsidR="00173927">
              <w:rPr>
                <w:noProof/>
                <w:webHidden/>
              </w:rPr>
              <w:fldChar w:fldCharType="begin"/>
            </w:r>
            <w:r w:rsidR="00173927">
              <w:rPr>
                <w:noProof/>
                <w:webHidden/>
              </w:rPr>
              <w:instrText xml:space="preserve"> PAGEREF _Toc120611207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0C4B117A" w14:textId="5FB42BF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8" w:history="1">
            <w:r w:rsidR="00173927" w:rsidRPr="00B909A0">
              <w:rPr>
                <w:rStyle w:val="Hyperlink"/>
                <w:noProof/>
              </w:rPr>
              <w:t>4.6</w:t>
            </w:r>
            <w:r w:rsidR="00173927">
              <w:rPr>
                <w:rFonts w:asciiTheme="minorHAnsi" w:eastAsiaTheme="minorEastAsia" w:hAnsiTheme="minorHAnsi" w:cstheme="minorBidi"/>
                <w:noProof/>
              </w:rPr>
              <w:tab/>
            </w:r>
            <w:r w:rsidR="00173927" w:rsidRPr="00B909A0">
              <w:rPr>
                <w:rStyle w:val="Hyperlink"/>
                <w:noProof/>
              </w:rPr>
              <w:t>Runoff</w:t>
            </w:r>
            <w:r w:rsidR="00173927">
              <w:rPr>
                <w:noProof/>
                <w:webHidden/>
              </w:rPr>
              <w:tab/>
            </w:r>
            <w:r w:rsidR="00173927">
              <w:rPr>
                <w:noProof/>
                <w:webHidden/>
              </w:rPr>
              <w:fldChar w:fldCharType="begin"/>
            </w:r>
            <w:r w:rsidR="00173927">
              <w:rPr>
                <w:noProof/>
                <w:webHidden/>
              </w:rPr>
              <w:instrText xml:space="preserve"> PAGEREF _Toc120611208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36EA2EA4" w14:textId="4A71C63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9" w:history="1">
            <w:r w:rsidR="00173927" w:rsidRPr="00B909A0">
              <w:rPr>
                <w:rStyle w:val="Hyperlink"/>
                <w:noProof/>
              </w:rPr>
              <w:t>4.7</w:t>
            </w:r>
            <w:r w:rsidR="00173927">
              <w:rPr>
                <w:rFonts w:asciiTheme="minorHAnsi" w:eastAsiaTheme="minorEastAsia" w:hAnsiTheme="minorHAnsi" w:cstheme="minorBidi"/>
                <w:noProof/>
              </w:rPr>
              <w:tab/>
            </w:r>
            <w:r w:rsidR="00173927" w:rsidRPr="00B909A0">
              <w:rPr>
                <w:rStyle w:val="Hyperlink"/>
                <w:noProof/>
              </w:rPr>
              <w:t>Canopy Water Interception</w:t>
            </w:r>
            <w:r w:rsidR="00173927">
              <w:rPr>
                <w:noProof/>
                <w:webHidden/>
              </w:rPr>
              <w:tab/>
            </w:r>
            <w:r w:rsidR="00173927">
              <w:rPr>
                <w:noProof/>
                <w:webHidden/>
              </w:rPr>
              <w:fldChar w:fldCharType="begin"/>
            </w:r>
            <w:r w:rsidR="00173927">
              <w:rPr>
                <w:noProof/>
                <w:webHidden/>
              </w:rPr>
              <w:instrText xml:space="preserve"> PAGEREF _Toc120611209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10C21B1" w14:textId="396BC32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0" w:history="1">
            <w:r w:rsidR="00173927" w:rsidRPr="00B909A0">
              <w:rPr>
                <w:rStyle w:val="Hyperlink"/>
                <w:noProof/>
              </w:rPr>
              <w:t>4.8</w:t>
            </w:r>
            <w:r w:rsidR="00173927">
              <w:rPr>
                <w:rFonts w:asciiTheme="minorHAnsi" w:eastAsiaTheme="minorEastAsia" w:hAnsiTheme="minorHAnsi" w:cstheme="minorBidi"/>
                <w:noProof/>
              </w:rPr>
              <w:tab/>
            </w:r>
            <w:r w:rsidR="00173927" w:rsidRPr="00B909A0">
              <w:rPr>
                <w:rStyle w:val="Hyperlink"/>
                <w:noProof/>
              </w:rPr>
              <w:t>Evaporation</w:t>
            </w:r>
            <w:r w:rsidR="00173927">
              <w:rPr>
                <w:noProof/>
                <w:webHidden/>
              </w:rPr>
              <w:tab/>
            </w:r>
            <w:r w:rsidR="00173927">
              <w:rPr>
                <w:noProof/>
                <w:webHidden/>
              </w:rPr>
              <w:fldChar w:fldCharType="begin"/>
            </w:r>
            <w:r w:rsidR="00173927">
              <w:rPr>
                <w:noProof/>
                <w:webHidden/>
              </w:rPr>
              <w:instrText xml:space="preserve"> PAGEREF _Toc120611210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9757484" w14:textId="42055A1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1" w:history="1">
            <w:r w:rsidR="00173927" w:rsidRPr="00B909A0">
              <w:rPr>
                <w:rStyle w:val="Hyperlink"/>
                <w:noProof/>
              </w:rPr>
              <w:t>4.9</w:t>
            </w:r>
            <w:r w:rsidR="00173927">
              <w:rPr>
                <w:rFonts w:asciiTheme="minorHAnsi" w:eastAsiaTheme="minorEastAsia" w:hAnsiTheme="minorHAnsi" w:cstheme="minorBidi"/>
                <w:noProof/>
              </w:rPr>
              <w:tab/>
            </w:r>
            <w:r w:rsidR="00173927" w:rsidRPr="00B909A0">
              <w:rPr>
                <w:rStyle w:val="Hyperlink"/>
                <w:noProof/>
              </w:rPr>
              <w:t>Leaching</w:t>
            </w:r>
            <w:r w:rsidR="00173927">
              <w:rPr>
                <w:noProof/>
                <w:webHidden/>
              </w:rPr>
              <w:tab/>
            </w:r>
            <w:r w:rsidR="00173927">
              <w:rPr>
                <w:noProof/>
                <w:webHidden/>
              </w:rPr>
              <w:fldChar w:fldCharType="begin"/>
            </w:r>
            <w:r w:rsidR="00173927">
              <w:rPr>
                <w:noProof/>
                <w:webHidden/>
              </w:rPr>
              <w:instrText xml:space="preserve"> PAGEREF _Toc120611211 \h </w:instrText>
            </w:r>
            <w:r w:rsidR="00173927">
              <w:rPr>
                <w:noProof/>
                <w:webHidden/>
              </w:rPr>
            </w:r>
            <w:r w:rsidR="00173927">
              <w:rPr>
                <w:noProof/>
                <w:webHidden/>
              </w:rPr>
              <w:fldChar w:fldCharType="separate"/>
            </w:r>
            <w:r w:rsidR="00173927">
              <w:rPr>
                <w:noProof/>
                <w:webHidden/>
              </w:rPr>
              <w:t>31</w:t>
            </w:r>
            <w:r w:rsidR="00173927">
              <w:rPr>
                <w:noProof/>
                <w:webHidden/>
              </w:rPr>
              <w:fldChar w:fldCharType="end"/>
            </w:r>
          </w:hyperlink>
        </w:p>
        <w:p w14:paraId="0A03D767" w14:textId="5B756E8D"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2" w:history="1">
            <w:r w:rsidR="00173927" w:rsidRPr="00B909A0">
              <w:rPr>
                <w:rStyle w:val="Hyperlink"/>
                <w:noProof/>
              </w:rPr>
              <w:t>4.10</w:t>
            </w:r>
            <w:r w:rsidR="00173927">
              <w:rPr>
                <w:rFonts w:asciiTheme="minorHAnsi" w:eastAsiaTheme="minorEastAsia" w:hAnsiTheme="minorHAnsi" w:cstheme="minorBidi"/>
                <w:noProof/>
              </w:rPr>
              <w:tab/>
            </w:r>
            <w:r w:rsidR="00173927" w:rsidRPr="00B909A0">
              <w:rPr>
                <w:rStyle w:val="Hyperlink"/>
                <w:noProof/>
              </w:rPr>
              <w:t>Erosion</w:t>
            </w:r>
            <w:r w:rsidR="00173927">
              <w:rPr>
                <w:noProof/>
                <w:webHidden/>
              </w:rPr>
              <w:tab/>
            </w:r>
            <w:r w:rsidR="00173927">
              <w:rPr>
                <w:noProof/>
                <w:webHidden/>
              </w:rPr>
              <w:fldChar w:fldCharType="begin"/>
            </w:r>
            <w:r w:rsidR="00173927">
              <w:rPr>
                <w:noProof/>
                <w:webHidden/>
              </w:rPr>
              <w:instrText xml:space="preserve"> PAGEREF _Toc120611212 \h </w:instrText>
            </w:r>
            <w:r w:rsidR="00173927">
              <w:rPr>
                <w:noProof/>
                <w:webHidden/>
              </w:rPr>
            </w:r>
            <w:r w:rsidR="00173927">
              <w:rPr>
                <w:noProof/>
                <w:webHidden/>
              </w:rPr>
              <w:fldChar w:fldCharType="separate"/>
            </w:r>
            <w:r w:rsidR="00173927">
              <w:rPr>
                <w:noProof/>
                <w:webHidden/>
              </w:rPr>
              <w:t>32</w:t>
            </w:r>
            <w:r w:rsidR="00173927">
              <w:rPr>
                <w:noProof/>
                <w:webHidden/>
              </w:rPr>
              <w:fldChar w:fldCharType="end"/>
            </w:r>
          </w:hyperlink>
        </w:p>
        <w:p w14:paraId="506B5007" w14:textId="0072E60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3" w:history="1">
            <w:r w:rsidR="00173927" w:rsidRPr="00B909A0">
              <w:rPr>
                <w:rStyle w:val="Hyperlink"/>
                <w:noProof/>
              </w:rPr>
              <w:t>4.10.1</w:t>
            </w:r>
            <w:r w:rsidR="00173927">
              <w:rPr>
                <w:rFonts w:asciiTheme="minorHAnsi" w:eastAsiaTheme="minorEastAsia" w:hAnsiTheme="minorHAnsi" w:cstheme="minorBidi"/>
                <w:noProof/>
              </w:rPr>
              <w:tab/>
            </w:r>
            <w:r w:rsidR="00173927" w:rsidRPr="00B909A0">
              <w:rPr>
                <w:rStyle w:val="Hyperlink"/>
                <w:noProof/>
              </w:rPr>
              <w:t>Time of Concentration: Velocity Method</w:t>
            </w:r>
            <w:r w:rsidR="00173927">
              <w:rPr>
                <w:noProof/>
                <w:webHidden/>
              </w:rPr>
              <w:tab/>
            </w:r>
            <w:r w:rsidR="00173927">
              <w:rPr>
                <w:noProof/>
                <w:webHidden/>
              </w:rPr>
              <w:fldChar w:fldCharType="begin"/>
            </w:r>
            <w:r w:rsidR="00173927">
              <w:rPr>
                <w:noProof/>
                <w:webHidden/>
              </w:rPr>
              <w:instrText xml:space="preserve"> PAGEREF _Toc120611213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3FE9EC91" w14:textId="58C8DFBE"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4" w:history="1">
            <w:r w:rsidR="00173927" w:rsidRPr="00B909A0">
              <w:rPr>
                <w:rStyle w:val="Hyperlink"/>
                <w:noProof/>
              </w:rPr>
              <w:t>4.10.2</w:t>
            </w:r>
            <w:r w:rsidR="00173927">
              <w:rPr>
                <w:rFonts w:asciiTheme="minorHAnsi" w:eastAsiaTheme="minorEastAsia" w:hAnsiTheme="minorHAnsi" w:cstheme="minorBidi"/>
                <w:noProof/>
              </w:rPr>
              <w:tab/>
            </w:r>
            <w:r w:rsidR="00173927" w:rsidRPr="00B909A0">
              <w:rPr>
                <w:rStyle w:val="Hyperlink"/>
                <w:noProof/>
              </w:rPr>
              <w:t>Time of Concentration: Watershed Lag Method</w:t>
            </w:r>
            <w:r w:rsidR="00173927">
              <w:rPr>
                <w:noProof/>
                <w:webHidden/>
              </w:rPr>
              <w:tab/>
            </w:r>
            <w:r w:rsidR="00173927">
              <w:rPr>
                <w:noProof/>
                <w:webHidden/>
              </w:rPr>
              <w:fldChar w:fldCharType="begin"/>
            </w:r>
            <w:r w:rsidR="00173927">
              <w:rPr>
                <w:noProof/>
                <w:webHidden/>
              </w:rPr>
              <w:instrText xml:space="preserve"> PAGEREF _Toc120611214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0C255038" w14:textId="20216A3B"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5" w:history="1">
            <w:r w:rsidR="00173927" w:rsidRPr="00B909A0">
              <w:rPr>
                <w:rStyle w:val="Hyperlink"/>
                <w:noProof/>
              </w:rPr>
              <w:t>4.11</w:t>
            </w:r>
            <w:r w:rsidR="00173927">
              <w:rPr>
                <w:rFonts w:asciiTheme="minorHAnsi" w:eastAsiaTheme="minorEastAsia" w:hAnsiTheme="minorHAnsi" w:cstheme="minorBidi"/>
                <w:noProof/>
              </w:rPr>
              <w:tab/>
            </w:r>
            <w:r w:rsidR="00173927" w:rsidRPr="00B909A0">
              <w:rPr>
                <w:rStyle w:val="Hyperlink"/>
                <w:noProof/>
              </w:rPr>
              <w:t>Soil Temperature</w:t>
            </w:r>
            <w:r w:rsidR="00173927">
              <w:rPr>
                <w:noProof/>
                <w:webHidden/>
              </w:rPr>
              <w:tab/>
            </w:r>
            <w:r w:rsidR="00173927">
              <w:rPr>
                <w:noProof/>
                <w:webHidden/>
              </w:rPr>
              <w:fldChar w:fldCharType="begin"/>
            </w:r>
            <w:r w:rsidR="00173927">
              <w:rPr>
                <w:noProof/>
                <w:webHidden/>
              </w:rPr>
              <w:instrText xml:space="preserve"> PAGEREF _Toc120611215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0E832A25" w14:textId="6367F225"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6" w:history="1">
            <w:r w:rsidR="00173927" w:rsidRPr="00B909A0">
              <w:rPr>
                <w:rStyle w:val="Hyperlink"/>
                <w:noProof/>
              </w:rPr>
              <w:t>4.11.1</w:t>
            </w:r>
            <w:r w:rsidR="00173927">
              <w:rPr>
                <w:rFonts w:asciiTheme="minorHAnsi" w:eastAsiaTheme="minorEastAsia" w:hAnsiTheme="minorHAnsi" w:cstheme="minorBidi"/>
                <w:noProof/>
              </w:rPr>
              <w:tab/>
            </w:r>
            <w:r w:rsidR="00173927" w:rsidRPr="00B909A0">
              <w:rPr>
                <w:rStyle w:val="Hyperlink"/>
                <w:noProof/>
              </w:rPr>
              <w:t>Thermal Diffusivity</w:t>
            </w:r>
            <w:r w:rsidR="00173927">
              <w:rPr>
                <w:noProof/>
                <w:webHidden/>
              </w:rPr>
              <w:tab/>
            </w:r>
            <w:r w:rsidR="00173927">
              <w:rPr>
                <w:noProof/>
                <w:webHidden/>
              </w:rPr>
              <w:fldChar w:fldCharType="begin"/>
            </w:r>
            <w:r w:rsidR="00173927">
              <w:rPr>
                <w:noProof/>
                <w:webHidden/>
              </w:rPr>
              <w:instrText xml:space="preserve"> PAGEREF _Toc120611216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58F490F3" w14:textId="41384F3C"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7" w:history="1">
            <w:r w:rsidR="00173927" w:rsidRPr="00B909A0">
              <w:rPr>
                <w:rStyle w:val="Hyperlink"/>
                <w:noProof/>
              </w:rPr>
              <w:t>4.11.2</w:t>
            </w:r>
            <w:r w:rsidR="00173927">
              <w:rPr>
                <w:rFonts w:asciiTheme="minorHAnsi" w:eastAsiaTheme="minorEastAsia" w:hAnsiTheme="minorHAnsi" w:cstheme="minorBidi"/>
                <w:noProof/>
              </w:rPr>
              <w:tab/>
            </w:r>
            <w:r w:rsidR="00173927" w:rsidRPr="00B909A0">
              <w:rPr>
                <w:rStyle w:val="Hyperlink"/>
                <w:noProof/>
              </w:rPr>
              <w:t>Upper Boundary Temperature</w:t>
            </w:r>
            <w:r w:rsidR="00173927">
              <w:rPr>
                <w:noProof/>
                <w:webHidden/>
              </w:rPr>
              <w:tab/>
            </w:r>
            <w:r w:rsidR="00173927">
              <w:rPr>
                <w:noProof/>
                <w:webHidden/>
              </w:rPr>
              <w:fldChar w:fldCharType="begin"/>
            </w:r>
            <w:r w:rsidR="00173927">
              <w:rPr>
                <w:noProof/>
                <w:webHidden/>
              </w:rPr>
              <w:instrText xml:space="preserve"> PAGEREF _Toc120611217 \h </w:instrText>
            </w:r>
            <w:r w:rsidR="00173927">
              <w:rPr>
                <w:noProof/>
                <w:webHidden/>
              </w:rPr>
            </w:r>
            <w:r w:rsidR="00173927">
              <w:rPr>
                <w:noProof/>
                <w:webHidden/>
              </w:rPr>
              <w:fldChar w:fldCharType="separate"/>
            </w:r>
            <w:r w:rsidR="00173927">
              <w:rPr>
                <w:noProof/>
                <w:webHidden/>
              </w:rPr>
              <w:t>37</w:t>
            </w:r>
            <w:r w:rsidR="00173927">
              <w:rPr>
                <w:noProof/>
                <w:webHidden/>
              </w:rPr>
              <w:fldChar w:fldCharType="end"/>
            </w:r>
          </w:hyperlink>
        </w:p>
        <w:p w14:paraId="3969AD5E" w14:textId="1ED14A9F"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8" w:history="1">
            <w:r w:rsidR="00173927" w:rsidRPr="00B909A0">
              <w:rPr>
                <w:rStyle w:val="Hyperlink"/>
                <w:noProof/>
              </w:rPr>
              <w:t>4.11.3</w:t>
            </w:r>
            <w:r w:rsidR="00173927">
              <w:rPr>
                <w:rFonts w:asciiTheme="minorHAnsi" w:eastAsiaTheme="minorEastAsia" w:hAnsiTheme="minorHAnsi" w:cstheme="minorBidi"/>
                <w:noProof/>
              </w:rPr>
              <w:tab/>
            </w:r>
            <w:r w:rsidR="00173927" w:rsidRPr="00B909A0">
              <w:rPr>
                <w:rStyle w:val="Hyperlink"/>
                <w:noProof/>
              </w:rPr>
              <w:t>Temperature Dependent Degradation</w:t>
            </w:r>
            <w:r w:rsidR="00173927">
              <w:rPr>
                <w:noProof/>
                <w:webHidden/>
              </w:rPr>
              <w:tab/>
            </w:r>
            <w:r w:rsidR="00173927">
              <w:rPr>
                <w:noProof/>
                <w:webHidden/>
              </w:rPr>
              <w:fldChar w:fldCharType="begin"/>
            </w:r>
            <w:r w:rsidR="00173927">
              <w:rPr>
                <w:noProof/>
                <w:webHidden/>
              </w:rPr>
              <w:instrText xml:space="preserve"> PAGEREF _Toc120611218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262CC8FD" w14:textId="01C557D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9" w:history="1">
            <w:r w:rsidR="00173927" w:rsidRPr="00B909A0">
              <w:rPr>
                <w:rStyle w:val="Hyperlink"/>
                <w:noProof/>
              </w:rPr>
              <w:t>4.12</w:t>
            </w:r>
            <w:r w:rsidR="00173927">
              <w:rPr>
                <w:rFonts w:asciiTheme="minorHAnsi" w:eastAsiaTheme="minorEastAsia" w:hAnsiTheme="minorHAnsi" w:cstheme="minorBidi"/>
                <w:noProof/>
              </w:rPr>
              <w:tab/>
            </w:r>
            <w:r w:rsidR="00173927" w:rsidRPr="00B909A0">
              <w:rPr>
                <w:rStyle w:val="Hyperlink"/>
                <w:noProof/>
              </w:rPr>
              <w:t>Chemical Application &amp; Foliar Washoff</w:t>
            </w:r>
            <w:r w:rsidR="00173927">
              <w:rPr>
                <w:noProof/>
                <w:webHidden/>
              </w:rPr>
              <w:tab/>
            </w:r>
            <w:r w:rsidR="00173927">
              <w:rPr>
                <w:noProof/>
                <w:webHidden/>
              </w:rPr>
              <w:fldChar w:fldCharType="begin"/>
            </w:r>
            <w:r w:rsidR="00173927">
              <w:rPr>
                <w:noProof/>
                <w:webHidden/>
              </w:rPr>
              <w:instrText xml:space="preserve"> PAGEREF _Toc120611219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1F276396" w14:textId="6E79429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0" w:history="1">
            <w:r w:rsidR="00173927" w:rsidRPr="00B909A0">
              <w:rPr>
                <w:rStyle w:val="Hyperlink"/>
                <w:noProof/>
              </w:rPr>
              <w:t>4.13</w:t>
            </w:r>
            <w:r w:rsidR="00173927">
              <w:rPr>
                <w:rFonts w:asciiTheme="minorHAnsi" w:eastAsiaTheme="minorEastAsia" w:hAnsiTheme="minorHAnsi" w:cstheme="minorBidi"/>
                <w:noProof/>
              </w:rPr>
              <w:tab/>
            </w:r>
            <w:r w:rsidR="00173927" w:rsidRPr="00B909A0">
              <w:rPr>
                <w:rStyle w:val="Hyperlink"/>
                <w:noProof/>
              </w:rPr>
              <w:t>Chemical Application Timing with Respect to Rainfall</w:t>
            </w:r>
            <w:r w:rsidR="00173927">
              <w:rPr>
                <w:noProof/>
                <w:webHidden/>
              </w:rPr>
              <w:tab/>
            </w:r>
            <w:r w:rsidR="00173927">
              <w:rPr>
                <w:noProof/>
                <w:webHidden/>
              </w:rPr>
              <w:fldChar w:fldCharType="begin"/>
            </w:r>
            <w:r w:rsidR="00173927">
              <w:rPr>
                <w:noProof/>
                <w:webHidden/>
              </w:rPr>
              <w:instrText xml:space="preserve"> PAGEREF _Toc120611220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45242485" w14:textId="6BD69B6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1" w:history="1">
            <w:r w:rsidR="00173927" w:rsidRPr="00B909A0">
              <w:rPr>
                <w:rStyle w:val="Hyperlink"/>
                <w:noProof/>
              </w:rPr>
              <w:t>4.14</w:t>
            </w:r>
            <w:r w:rsidR="00173927">
              <w:rPr>
                <w:rFonts w:asciiTheme="minorHAnsi" w:eastAsiaTheme="minorEastAsia" w:hAnsiTheme="minorHAnsi" w:cstheme="minorBidi"/>
                <w:noProof/>
              </w:rPr>
              <w:tab/>
            </w:r>
            <w:r w:rsidR="00173927" w:rsidRPr="00B909A0">
              <w:rPr>
                <w:rStyle w:val="Hyperlink"/>
                <w:noProof/>
              </w:rPr>
              <w:t>Chemical Processes on Canopy</w:t>
            </w:r>
            <w:r w:rsidR="00173927">
              <w:rPr>
                <w:noProof/>
                <w:webHidden/>
              </w:rPr>
              <w:tab/>
            </w:r>
            <w:r w:rsidR="00173927">
              <w:rPr>
                <w:noProof/>
                <w:webHidden/>
              </w:rPr>
              <w:fldChar w:fldCharType="begin"/>
            </w:r>
            <w:r w:rsidR="00173927">
              <w:rPr>
                <w:noProof/>
                <w:webHidden/>
              </w:rPr>
              <w:instrText xml:space="preserve"> PAGEREF _Toc120611221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1699D08B" w14:textId="52289317"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2" w:history="1">
            <w:r w:rsidR="00173927" w:rsidRPr="00B909A0">
              <w:rPr>
                <w:rStyle w:val="Hyperlink"/>
                <w:noProof/>
              </w:rPr>
              <w:t>4.15</w:t>
            </w:r>
            <w:r w:rsidR="00173927">
              <w:rPr>
                <w:rFonts w:asciiTheme="minorHAnsi" w:eastAsiaTheme="minorEastAsia" w:hAnsiTheme="minorHAnsi" w:cstheme="minorBidi"/>
                <w:noProof/>
              </w:rPr>
              <w:tab/>
            </w:r>
            <w:r w:rsidR="00173927" w:rsidRPr="00B909A0">
              <w:rPr>
                <w:rStyle w:val="Hyperlink"/>
                <w:noProof/>
              </w:rPr>
              <w:t>Chemical Runoff &amp; Vertical Transport in Soil</w:t>
            </w:r>
            <w:r w:rsidR="00173927">
              <w:rPr>
                <w:noProof/>
                <w:webHidden/>
              </w:rPr>
              <w:tab/>
            </w:r>
            <w:r w:rsidR="00173927">
              <w:rPr>
                <w:noProof/>
                <w:webHidden/>
              </w:rPr>
              <w:fldChar w:fldCharType="begin"/>
            </w:r>
            <w:r w:rsidR="00173927">
              <w:rPr>
                <w:noProof/>
                <w:webHidden/>
              </w:rPr>
              <w:instrText xml:space="preserve"> PAGEREF _Toc120611222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25E23040" w14:textId="37BCD57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3" w:history="1">
            <w:r w:rsidR="00173927" w:rsidRPr="00B909A0">
              <w:rPr>
                <w:rStyle w:val="Hyperlink"/>
                <w:noProof/>
              </w:rPr>
              <w:t>4.15.1</w:t>
            </w:r>
            <w:r w:rsidR="00173927">
              <w:rPr>
                <w:rFonts w:asciiTheme="minorHAnsi" w:eastAsiaTheme="minorEastAsia" w:hAnsiTheme="minorHAnsi" w:cstheme="minorBidi"/>
                <w:noProof/>
              </w:rPr>
              <w:tab/>
            </w:r>
            <w:r w:rsidR="00173927" w:rsidRPr="00B909A0">
              <w:rPr>
                <w:rStyle w:val="Hyperlink"/>
                <w:noProof/>
              </w:rPr>
              <w:t>Transport Model</w:t>
            </w:r>
            <w:r w:rsidR="00173927">
              <w:rPr>
                <w:noProof/>
                <w:webHidden/>
              </w:rPr>
              <w:tab/>
            </w:r>
            <w:r w:rsidR="00173927">
              <w:rPr>
                <w:noProof/>
                <w:webHidden/>
              </w:rPr>
              <w:fldChar w:fldCharType="begin"/>
            </w:r>
            <w:r w:rsidR="00173927">
              <w:rPr>
                <w:noProof/>
                <w:webHidden/>
              </w:rPr>
              <w:instrText xml:space="preserve"> PAGEREF _Toc120611223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7161D339" w14:textId="382639DA"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4" w:history="1">
            <w:r w:rsidR="00173927" w:rsidRPr="00B909A0">
              <w:rPr>
                <w:rStyle w:val="Hyperlink"/>
                <w:noProof/>
              </w:rPr>
              <w:t>4.15.2</w:t>
            </w:r>
            <w:r w:rsidR="00173927">
              <w:rPr>
                <w:rFonts w:asciiTheme="minorHAnsi" w:eastAsiaTheme="minorEastAsia" w:hAnsiTheme="minorHAnsi" w:cstheme="minorBidi"/>
                <w:noProof/>
              </w:rPr>
              <w:tab/>
            </w:r>
            <w:r w:rsidR="00173927" w:rsidRPr="00B909A0">
              <w:rPr>
                <w:rStyle w:val="Hyperlink"/>
                <w:noProof/>
              </w:rPr>
              <w:t>Runoff Extraction of Chemical</w:t>
            </w:r>
            <w:r w:rsidR="00173927">
              <w:rPr>
                <w:noProof/>
                <w:webHidden/>
              </w:rPr>
              <w:tab/>
            </w:r>
            <w:r w:rsidR="00173927">
              <w:rPr>
                <w:noProof/>
                <w:webHidden/>
              </w:rPr>
              <w:fldChar w:fldCharType="begin"/>
            </w:r>
            <w:r w:rsidR="00173927">
              <w:rPr>
                <w:noProof/>
                <w:webHidden/>
              </w:rPr>
              <w:instrText xml:space="preserve"> PAGEREF _Toc120611224 \h </w:instrText>
            </w:r>
            <w:r w:rsidR="00173927">
              <w:rPr>
                <w:noProof/>
                <w:webHidden/>
              </w:rPr>
            </w:r>
            <w:r w:rsidR="00173927">
              <w:rPr>
                <w:noProof/>
                <w:webHidden/>
              </w:rPr>
              <w:fldChar w:fldCharType="separate"/>
            </w:r>
            <w:r w:rsidR="00173927">
              <w:rPr>
                <w:noProof/>
                <w:webHidden/>
              </w:rPr>
              <w:t>44</w:t>
            </w:r>
            <w:r w:rsidR="00173927">
              <w:rPr>
                <w:noProof/>
                <w:webHidden/>
              </w:rPr>
              <w:fldChar w:fldCharType="end"/>
            </w:r>
          </w:hyperlink>
        </w:p>
        <w:p w14:paraId="50F138F4" w14:textId="67AF5609"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5" w:history="1">
            <w:r w:rsidR="00173927" w:rsidRPr="00B909A0">
              <w:rPr>
                <w:rStyle w:val="Hyperlink"/>
                <w:noProof/>
              </w:rPr>
              <w:t>4.15.3</w:t>
            </w:r>
            <w:r w:rsidR="00173927">
              <w:rPr>
                <w:rFonts w:asciiTheme="minorHAnsi" w:eastAsiaTheme="minorEastAsia" w:hAnsiTheme="minorHAnsi" w:cstheme="minorBidi"/>
                <w:noProof/>
              </w:rPr>
              <w:tab/>
            </w:r>
            <w:r w:rsidR="00173927" w:rsidRPr="00B909A0">
              <w:rPr>
                <w:rStyle w:val="Hyperlink"/>
                <w:noProof/>
              </w:rPr>
              <w:t>Erosion Extraction of Chemical</w:t>
            </w:r>
            <w:r w:rsidR="00173927">
              <w:rPr>
                <w:noProof/>
                <w:webHidden/>
              </w:rPr>
              <w:tab/>
            </w:r>
            <w:r w:rsidR="00173927">
              <w:rPr>
                <w:noProof/>
                <w:webHidden/>
              </w:rPr>
              <w:fldChar w:fldCharType="begin"/>
            </w:r>
            <w:r w:rsidR="00173927">
              <w:rPr>
                <w:noProof/>
                <w:webHidden/>
              </w:rPr>
              <w:instrText xml:space="preserve"> PAGEREF _Toc120611225 \h </w:instrText>
            </w:r>
            <w:r w:rsidR="00173927">
              <w:rPr>
                <w:noProof/>
                <w:webHidden/>
              </w:rPr>
            </w:r>
            <w:r w:rsidR="00173927">
              <w:rPr>
                <w:noProof/>
                <w:webHidden/>
              </w:rPr>
              <w:fldChar w:fldCharType="separate"/>
            </w:r>
            <w:r w:rsidR="00173927">
              <w:rPr>
                <w:noProof/>
                <w:webHidden/>
              </w:rPr>
              <w:t>45</w:t>
            </w:r>
            <w:r w:rsidR="00173927">
              <w:rPr>
                <w:noProof/>
                <w:webHidden/>
              </w:rPr>
              <w:fldChar w:fldCharType="end"/>
            </w:r>
          </w:hyperlink>
        </w:p>
        <w:p w14:paraId="5122BD3C" w14:textId="02436148"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6" w:history="1">
            <w:r w:rsidR="00173927" w:rsidRPr="00B909A0">
              <w:rPr>
                <w:rStyle w:val="Hyperlink"/>
                <w:noProof/>
              </w:rPr>
              <w:t>4.16</w:t>
            </w:r>
            <w:r w:rsidR="00173927">
              <w:rPr>
                <w:rFonts w:asciiTheme="minorHAnsi" w:eastAsiaTheme="minorEastAsia" w:hAnsiTheme="minorHAnsi" w:cstheme="minorBidi"/>
                <w:noProof/>
              </w:rPr>
              <w:tab/>
            </w:r>
            <w:r w:rsidR="00173927" w:rsidRPr="00B909A0">
              <w:rPr>
                <w:rStyle w:val="Hyperlink"/>
                <w:noProof/>
              </w:rPr>
              <w:t>Chemical Volatilization</w:t>
            </w:r>
            <w:r w:rsidR="00173927">
              <w:rPr>
                <w:noProof/>
                <w:webHidden/>
              </w:rPr>
              <w:tab/>
            </w:r>
            <w:r w:rsidR="00173927">
              <w:rPr>
                <w:noProof/>
                <w:webHidden/>
              </w:rPr>
              <w:fldChar w:fldCharType="begin"/>
            </w:r>
            <w:r w:rsidR="00173927">
              <w:rPr>
                <w:noProof/>
                <w:webHidden/>
              </w:rPr>
              <w:instrText xml:space="preserve"> PAGEREF _Toc120611226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3CC28369" w14:textId="4DE76D68"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7" w:history="1">
            <w:r w:rsidR="00173927" w:rsidRPr="00B909A0">
              <w:rPr>
                <w:rStyle w:val="Hyperlink"/>
                <w:noProof/>
              </w:rPr>
              <w:t>4.16.1</w:t>
            </w:r>
            <w:r w:rsidR="00173927">
              <w:rPr>
                <w:rFonts w:asciiTheme="minorHAnsi" w:eastAsiaTheme="minorEastAsia" w:hAnsiTheme="minorHAnsi" w:cstheme="minorBidi"/>
                <w:noProof/>
              </w:rPr>
              <w:tab/>
            </w:r>
            <w:r w:rsidR="00173927" w:rsidRPr="00B909A0">
              <w:rPr>
                <w:rStyle w:val="Hyperlink"/>
                <w:noProof/>
              </w:rPr>
              <w:t>Soil Vapor Phase and Volatilization Flux</w:t>
            </w:r>
            <w:r w:rsidR="00173927">
              <w:rPr>
                <w:noProof/>
                <w:webHidden/>
              </w:rPr>
              <w:tab/>
            </w:r>
            <w:r w:rsidR="00173927">
              <w:rPr>
                <w:noProof/>
                <w:webHidden/>
              </w:rPr>
              <w:fldChar w:fldCharType="begin"/>
            </w:r>
            <w:r w:rsidR="00173927">
              <w:rPr>
                <w:noProof/>
                <w:webHidden/>
              </w:rPr>
              <w:instrText xml:space="preserve"> PAGEREF _Toc120611227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0D381A1B" w14:textId="62DC14AE" w:rsidR="00173927" w:rsidRDefault="00000000">
          <w:pPr>
            <w:pStyle w:val="TOC1"/>
            <w:rPr>
              <w:rFonts w:asciiTheme="minorHAnsi" w:eastAsiaTheme="minorEastAsia" w:hAnsiTheme="minorHAnsi" w:cstheme="minorBidi"/>
              <w:noProof/>
            </w:rPr>
          </w:pPr>
          <w:hyperlink w:anchor="_Toc120611228" w:history="1">
            <w:r w:rsidR="00173927" w:rsidRPr="00B909A0">
              <w:rPr>
                <w:rStyle w:val="Hyperlink"/>
                <w:noProof/>
              </w:rPr>
              <w:t>5</w:t>
            </w:r>
            <w:r w:rsidR="00173927">
              <w:rPr>
                <w:rFonts w:asciiTheme="minorHAnsi" w:eastAsiaTheme="minorEastAsia" w:hAnsiTheme="minorHAnsi" w:cstheme="minorBidi"/>
                <w:noProof/>
              </w:rPr>
              <w:tab/>
            </w:r>
            <w:r w:rsidR="00173927" w:rsidRPr="00B909A0">
              <w:rPr>
                <w:rStyle w:val="Hyperlink"/>
                <w:noProof/>
              </w:rPr>
              <w:t>Waterbody Calculations (VVWM)</w:t>
            </w:r>
            <w:r w:rsidR="00173927">
              <w:rPr>
                <w:noProof/>
                <w:webHidden/>
              </w:rPr>
              <w:tab/>
            </w:r>
            <w:r w:rsidR="00173927">
              <w:rPr>
                <w:noProof/>
                <w:webHidden/>
              </w:rPr>
              <w:fldChar w:fldCharType="begin"/>
            </w:r>
            <w:r w:rsidR="00173927">
              <w:rPr>
                <w:noProof/>
                <w:webHidden/>
              </w:rPr>
              <w:instrText xml:space="preserve"> PAGEREF _Toc120611228 \h </w:instrText>
            </w:r>
            <w:r w:rsidR="00173927">
              <w:rPr>
                <w:noProof/>
                <w:webHidden/>
              </w:rPr>
            </w:r>
            <w:r w:rsidR="00173927">
              <w:rPr>
                <w:noProof/>
                <w:webHidden/>
              </w:rPr>
              <w:fldChar w:fldCharType="separate"/>
            </w:r>
            <w:r w:rsidR="00173927">
              <w:rPr>
                <w:noProof/>
                <w:webHidden/>
              </w:rPr>
              <w:t>50</w:t>
            </w:r>
            <w:r w:rsidR="00173927">
              <w:rPr>
                <w:noProof/>
                <w:webHidden/>
              </w:rPr>
              <w:fldChar w:fldCharType="end"/>
            </w:r>
          </w:hyperlink>
        </w:p>
        <w:p w14:paraId="3C4E31CF" w14:textId="2F144E01" w:rsidR="00173927" w:rsidRDefault="00000000">
          <w:pPr>
            <w:pStyle w:val="TOC1"/>
            <w:rPr>
              <w:rFonts w:asciiTheme="minorHAnsi" w:eastAsiaTheme="minorEastAsia" w:hAnsiTheme="minorHAnsi" w:cstheme="minorBidi"/>
              <w:noProof/>
            </w:rPr>
          </w:pPr>
          <w:hyperlink w:anchor="_Toc120611229" w:history="1">
            <w:r w:rsidR="00173927" w:rsidRPr="00B909A0">
              <w:rPr>
                <w:rStyle w:val="Hyperlink"/>
                <w:noProof/>
              </w:rPr>
              <w:t>6</w:t>
            </w:r>
            <w:r w:rsidR="00173927">
              <w:rPr>
                <w:rFonts w:asciiTheme="minorHAnsi" w:eastAsiaTheme="minorEastAsia" w:hAnsiTheme="minorHAnsi" w:cstheme="minorBidi"/>
                <w:noProof/>
              </w:rPr>
              <w:tab/>
            </w:r>
            <w:r w:rsidR="00173927" w:rsidRPr="00B909A0">
              <w:rPr>
                <w:rStyle w:val="Hyperlink"/>
                <w:noProof/>
              </w:rPr>
              <w:t>Computer Implementation</w:t>
            </w:r>
            <w:r w:rsidR="00173927">
              <w:rPr>
                <w:noProof/>
                <w:webHidden/>
              </w:rPr>
              <w:tab/>
            </w:r>
            <w:r w:rsidR="00173927">
              <w:rPr>
                <w:noProof/>
                <w:webHidden/>
              </w:rPr>
              <w:fldChar w:fldCharType="begin"/>
            </w:r>
            <w:r w:rsidR="00173927">
              <w:rPr>
                <w:noProof/>
                <w:webHidden/>
              </w:rPr>
              <w:instrText xml:space="preserve"> PAGEREF _Toc120611229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1ED9AE4A" w14:textId="4C40CE84" w:rsidR="00173927" w:rsidRDefault="00000000">
          <w:pPr>
            <w:pStyle w:val="TOC1"/>
            <w:rPr>
              <w:rFonts w:asciiTheme="minorHAnsi" w:eastAsiaTheme="minorEastAsia" w:hAnsiTheme="minorHAnsi" w:cstheme="minorBidi"/>
              <w:noProof/>
            </w:rPr>
          </w:pPr>
          <w:hyperlink w:anchor="_Toc120611230" w:history="1">
            <w:r w:rsidR="00173927" w:rsidRPr="00B909A0">
              <w:rPr>
                <w:rStyle w:val="Hyperlink"/>
                <w:noProof/>
              </w:rPr>
              <w:t>7</w:t>
            </w:r>
            <w:r w:rsidR="00173927">
              <w:rPr>
                <w:rFonts w:asciiTheme="minorHAnsi" w:eastAsiaTheme="minorEastAsia" w:hAnsiTheme="minorHAnsi" w:cstheme="minorBidi"/>
                <w:noProof/>
              </w:rPr>
              <w:tab/>
            </w:r>
            <w:r w:rsidR="00173927" w:rsidRPr="00B909A0">
              <w:rPr>
                <w:rStyle w:val="Hyperlink"/>
                <w:noProof/>
              </w:rPr>
              <w:t>References</w:t>
            </w:r>
            <w:r w:rsidR="00173927">
              <w:rPr>
                <w:noProof/>
                <w:webHidden/>
              </w:rPr>
              <w:tab/>
            </w:r>
            <w:r w:rsidR="00173927">
              <w:rPr>
                <w:noProof/>
                <w:webHidden/>
              </w:rPr>
              <w:fldChar w:fldCharType="begin"/>
            </w:r>
            <w:r w:rsidR="00173927">
              <w:rPr>
                <w:noProof/>
                <w:webHidden/>
              </w:rPr>
              <w:instrText xml:space="preserve"> PAGEREF _Toc120611230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55B6DD00" w14:textId="2000096D" w:rsidR="00C566EB" w:rsidRPr="00C566EB" w:rsidRDefault="00120FD4" w:rsidP="00F60077">
          <w:pPr>
            <w:pStyle w:val="TOC1"/>
          </w:pPr>
          <w:r>
            <w:lastRenderedPageBreak/>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20611195"/>
      <w:r>
        <w:lastRenderedPageBreak/>
        <w:t>PRZM5-VVWM</w:t>
      </w:r>
      <w:bookmarkEnd w:id="0"/>
      <w:r w:rsidR="00A20572" w:rsidRPr="00B135A0">
        <w:t xml:space="preserve"> </w:t>
      </w:r>
    </w:p>
    <w:p w14:paraId="616BF4D2" w14:textId="61BEDA3D" w:rsidR="00D41AA4" w:rsidRDefault="00883B9D" w:rsidP="00D41AA4">
      <w:r>
        <w:t>PRZM5 and VVWM have been compiled into a single program. This allows for more efficient implementation especially when transferring data between PRZM5 and VVWM.</w:t>
      </w:r>
      <w:r w:rsidR="00624057">
        <w:t xml:space="preserve"> </w:t>
      </w:r>
      <w:r w:rsidR="000C0922">
        <w:t xml:space="preserve">PRZM-VVWM is designed for batch runs with large numbers of scenarios and introduces the concept of </w:t>
      </w:r>
      <w:r w:rsidR="000C0922" w:rsidRPr="00864872">
        <w:rPr>
          <w:i/>
          <w:iCs/>
        </w:rPr>
        <w:t>schemes</w:t>
      </w:r>
      <w:r w:rsidR="000C0922">
        <w:t xml:space="preserve">, which allow for entering multiple application schemes in a single batch run. </w:t>
      </w:r>
      <w:r w:rsidR="00624057">
        <w:t>This program is significantly changed in the way that it handles inputs</w:t>
      </w:r>
      <w:r w:rsidR="000C0922">
        <w:t>, but m</w:t>
      </w:r>
      <w:r w:rsidR="00624057">
        <w:t>echanistically it is near</w:t>
      </w:r>
      <w:r w:rsidR="000C0922">
        <w:t>ly</w:t>
      </w:r>
      <w:r w:rsidR="00624057">
        <w:t xml:space="preserve"> the same as the previous version of PRZM and VVWM. Chemical inputs, Scenario and Water body inputs are now stored in separate files</w:t>
      </w:r>
      <w:r w:rsidR="000C0922">
        <w:t>, which facilitates runs with multiple water bodies and fields</w:t>
      </w:r>
      <w:r w:rsidR="00B11C10">
        <w:t xml:space="preserve">. </w:t>
      </w:r>
    </w:p>
    <w:p w14:paraId="4B5520A0" w14:textId="71C73398" w:rsidR="00D41AA4" w:rsidRDefault="00D41AA4" w:rsidP="00D41AA4"/>
    <w:p w14:paraId="02133B78" w14:textId="36DD17C7" w:rsidR="000C0922" w:rsidRDefault="000C0922" w:rsidP="00D41AA4"/>
    <w:p w14:paraId="5AE5F513" w14:textId="1D516FD2" w:rsidR="000C0922" w:rsidRDefault="000C0922" w:rsidP="00D41AA4">
      <w:r>
        <w:t>Minor program changes</w:t>
      </w:r>
    </w:p>
    <w:p w14:paraId="4E1853DE" w14:textId="7C67E783" w:rsidR="00D41AA4" w:rsidRDefault="00D41AA4" w:rsidP="00D41AA4">
      <w:r>
        <w:t>CAM are renumbered.</w:t>
      </w:r>
    </w:p>
    <w:p w14:paraId="392974F7" w14:textId="69F978DC" w:rsidR="00B96623" w:rsidRDefault="00B96623" w:rsidP="00D41AA4">
      <w:r>
        <w:t>Manning’s N eliminated</w:t>
      </w:r>
    </w:p>
    <w:p w14:paraId="1DEAE8F5" w14:textId="74F957A8" w:rsidR="00D41AA4" w:rsidRDefault="00D41AA4" w:rsidP="00D41AA4">
      <w:r>
        <w:t>Initial water content is set to Max water capacity. No longer an input.</w:t>
      </w:r>
    </w:p>
    <w:p w14:paraId="061F24D0" w14:textId="45E7C5F6" w:rsidR="00D41AA4" w:rsidRDefault="001873CE" w:rsidP="00D41AA4">
      <w:r>
        <w:t>Application efficiencies are now internally calculated based on drift</w:t>
      </w:r>
    </w:p>
    <w:p w14:paraId="67A23D31" w14:textId="16BAB425" w:rsidR="003C7EAA" w:rsidRDefault="003C7EAA" w:rsidP="00D41AA4">
      <w:r>
        <w:t>Additional groundwater degradation profiles are provided, including linear, exponential, stepped ramp.</w:t>
      </w:r>
    </w:p>
    <w:p w14:paraId="139DBD5F" w14:textId="468AF954" w:rsidR="003C7EAA" w:rsidRDefault="003C7EAA" w:rsidP="00D41AA4">
      <w:r>
        <w:t>Application window</w:t>
      </w:r>
    </w:p>
    <w:p w14:paraId="5C8BE188" w14:textId="583B87C1" w:rsidR="00864872" w:rsidRDefault="00864872" w:rsidP="00D41AA4">
      <w:r>
        <w:t>Application schemes</w:t>
      </w:r>
    </w:p>
    <w:p w14:paraId="7ED3E75A" w14:textId="5BB05A16" w:rsidR="000C0922" w:rsidRDefault="000C0922" w:rsidP="00D41AA4">
      <w:r>
        <w:t>Rain restriction options</w:t>
      </w:r>
    </w:p>
    <w:p w14:paraId="22ACF480" w14:textId="63C710DE" w:rsidR="00D41AA4" w:rsidRPr="00D41AA4" w:rsidRDefault="006E4757" w:rsidP="00D41AA4">
      <w:r>
        <w:t xml:space="preserve">Removed Sand and Clay </w:t>
      </w:r>
      <w:proofErr w:type="spellStart"/>
      <w:r>
        <w:t>inputsd</w:t>
      </w:r>
      <w:proofErr w:type="spellEnd"/>
    </w:p>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20611196"/>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33C6198A"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452409DB" w:rsidR="00624057" w:rsidRDefault="00624057" w:rsidP="00E15508">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624057">
      <w:pPr>
        <w:pStyle w:val="ListParagraph"/>
      </w:pPr>
    </w:p>
    <w:p w14:paraId="17AC5325" w14:textId="47EA609D" w:rsidR="00624057" w:rsidRDefault="00624057" w:rsidP="00E15508">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624057">
      <w:pPr>
        <w:pStyle w:val="ListParagraph"/>
      </w:pPr>
    </w:p>
    <w:p w14:paraId="0CF7E43B" w14:textId="57D2EDF6"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20611197"/>
      <w:r>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w:t>
      </w:r>
      <w:proofErr w:type="spellStart"/>
      <w:r>
        <w:t>youraunt</w:t>
      </w:r>
      <w:proofErr w:type="spellEnd"/>
      <w:r>
        <w:t>\your uncle\”)</w:t>
      </w:r>
    </w:p>
    <w:p w14:paraId="6395BF21" w14:textId="114E1EDC" w:rsidR="00B47553" w:rsidRDefault="00B47553" w:rsidP="00F60077">
      <w:r>
        <w:t>LOGICAL: TRUE or FALSE, or just T or F</w:t>
      </w:r>
    </w:p>
    <w:p w14:paraId="45C5FC5C" w14:textId="4B7C7069" w:rsidR="00B11C10" w:rsidRDefault="00B47553" w:rsidP="00F60077">
      <w:r>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77777777" w:rsidR="00B0726C" w:rsidRDefault="00B11C10" w:rsidP="00B0726C">
      <w:pPr>
        <w:keepNext/>
        <w:keepLines/>
      </w:pPr>
      <w:r>
        <w:t>Ancillary Information, not used in program</w:t>
      </w:r>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proofErr w:type="spellStart"/>
      <w:r w:rsidRPr="00F65A66">
        <w:t>family_name</w:t>
      </w:r>
      <w:proofErr w:type="spellEnd"/>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proofErr w:type="spellStart"/>
      <w:r w:rsidRPr="00F65A66">
        <w:t>weatherfiledirectory</w:t>
      </w:r>
      <w:proofErr w:type="spellEnd"/>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243934B6" w:rsidR="00B0726C" w:rsidRDefault="004C5285" w:rsidP="00F6007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is_nonequilibrium</w:t>
      </w:r>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89B543" w:rsidR="00B0726C" w:rsidRDefault="00514F1F" w:rsidP="00F60077">
      <w:proofErr w:type="spellStart"/>
      <w:r>
        <w:t>nchem</w:t>
      </w:r>
      <w:proofErr w:type="spellEnd"/>
    </w:p>
    <w:p w14:paraId="46341CAC" w14:textId="77777777" w:rsidR="00B0726C" w:rsidRDefault="00514F1F" w:rsidP="00F60077">
      <w:r>
        <w:t xml:space="preserve">[INTEGER] </w:t>
      </w:r>
    </w:p>
    <w:p w14:paraId="1A591B2A" w14:textId="5FBBE459" w:rsidR="00514F1F" w:rsidRDefault="00514F1F" w:rsidP="00F60077">
      <w:r>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F60077"/>
    <w:p w14:paraId="614E71FB" w14:textId="77777777" w:rsidR="00223AA4" w:rsidRDefault="00514F1F" w:rsidP="00223AA4">
      <w:pPr>
        <w:keepNext/>
        <w:keepLines/>
        <w:rPr>
          <w:b/>
          <w:bCs/>
          <w:color w:val="000000" w:themeColor="text1"/>
        </w:rPr>
      </w:pPr>
      <w:r w:rsidRPr="004D6523">
        <w:rPr>
          <w:b/>
          <w:bCs/>
          <w:color w:val="000000" w:themeColor="text1"/>
        </w:rPr>
        <w:lastRenderedPageBreak/>
        <w:t xml:space="preserve">Line 8:  </w:t>
      </w:r>
    </w:p>
    <w:p w14:paraId="0A5178BE" w14:textId="41A7E6CF" w:rsidR="00B0726C" w:rsidRPr="00223AA4" w:rsidRDefault="00514F1F" w:rsidP="00223AA4">
      <w:pPr>
        <w:keepNext/>
        <w:keepLines/>
        <w:rPr>
          <w:color w:val="000000" w:themeColor="text1"/>
        </w:rPr>
      </w:pPr>
      <w:proofErr w:type="spellStart"/>
      <w:r w:rsidRPr="00223AA4">
        <w:rPr>
          <w:color w:val="000000" w:themeColor="text1"/>
        </w:rPr>
        <w:t>N_f_input</w:t>
      </w:r>
      <w:proofErr w:type="spellEnd"/>
      <w:r w:rsidRPr="00223AA4">
        <w:rPr>
          <w:color w:val="000000" w:themeColor="text1"/>
        </w:rPr>
        <w:t xml:space="preserve">(1), </w:t>
      </w:r>
      <w:proofErr w:type="spellStart"/>
      <w:r w:rsidRPr="00223AA4">
        <w:rPr>
          <w:color w:val="000000" w:themeColor="text1"/>
        </w:rPr>
        <w:t>N_f_input</w:t>
      </w:r>
      <w:proofErr w:type="spellEnd"/>
      <w:r w:rsidRPr="00223AA4">
        <w:rPr>
          <w:color w:val="000000" w:themeColor="text1"/>
        </w:rPr>
        <w:t xml:space="preserve">(2), </w:t>
      </w:r>
      <w:proofErr w:type="spellStart"/>
      <w:r w:rsidRPr="00223AA4">
        <w:rPr>
          <w:color w:val="000000" w:themeColor="text1"/>
        </w:rPr>
        <w:t>N_f_input</w:t>
      </w:r>
      <w:proofErr w:type="spellEnd"/>
      <w:r w:rsidRPr="00223AA4">
        <w:rPr>
          <w:color w:val="000000" w:themeColor="text1"/>
        </w:rPr>
        <w:t>(3)</w:t>
      </w:r>
      <w:r w:rsidR="00F65A66" w:rsidRPr="00223AA4">
        <w:rPr>
          <w:color w:val="000000" w:themeColor="text1"/>
        </w:rPr>
        <w:t xml:space="preserve">  </w:t>
      </w:r>
    </w:p>
    <w:p w14:paraId="473E2466" w14:textId="415F912E" w:rsidR="00514F1F" w:rsidRPr="004D6523" w:rsidRDefault="00F65A66" w:rsidP="00223AA4">
      <w:pPr>
        <w:keepNext/>
        <w:keepLines/>
        <w:rPr>
          <w:b/>
          <w:bCs/>
          <w:color w:val="000000" w:themeColor="text1"/>
        </w:rPr>
      </w:pPr>
      <w:r>
        <w:t>[REAL, REAL, REAL]</w:t>
      </w:r>
    </w:p>
    <w:p w14:paraId="39D0971B" w14:textId="7835DC79" w:rsidR="00514F1F" w:rsidRDefault="00F65A66" w:rsidP="00223AA4">
      <w:pPr>
        <w:keepNext/>
        <w:keepLines/>
      </w:pPr>
      <w:bookmarkStart w:id="8" w:name="_Hlk77845428"/>
      <w:r w:rsidRPr="00514F1F">
        <w:t>Freundlich</w:t>
      </w:r>
      <w:r w:rsidR="00514F1F" w:rsidRPr="00514F1F">
        <w:t xml:space="preserve"> exponents </w:t>
      </w:r>
      <w:r w:rsidRPr="00514F1F">
        <w:t>corresponding</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Pr="00223AA4" w:rsidRDefault="00750C3C" w:rsidP="00750C3C">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750C3C">
      <w:pPr>
        <w:rPr>
          <w:b/>
          <w:bCs/>
        </w:rPr>
      </w:pPr>
      <w:r>
        <w:t>[REAL, REAL, REAL]</w:t>
      </w:r>
    </w:p>
    <w:p w14:paraId="18C8D208" w14:textId="77777777" w:rsidR="00514F1F" w:rsidRDefault="00514F1F" w:rsidP="00514F1F">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proofErr w:type="spellStart"/>
      <w:r w:rsidRPr="00B0726C">
        <w:rPr>
          <w:color w:val="000000" w:themeColor="text1"/>
        </w:rPr>
        <w:t>lowest_conc</w:t>
      </w:r>
      <w:proofErr w:type="spellEnd"/>
      <w:r w:rsidRPr="00B0726C">
        <w:rPr>
          <w:color w:val="000000" w:themeColor="text1"/>
        </w:rPr>
        <w:t>,</w:t>
      </w:r>
      <w:bookmarkStart w:id="9" w:name="_Hlk77845722"/>
      <w:r w:rsidRPr="00B0726C">
        <w:rPr>
          <w:color w:val="000000" w:themeColor="text1"/>
        </w:rPr>
        <w:t xml:space="preserve"> </w:t>
      </w:r>
      <w:proofErr w:type="spellStart"/>
      <w:r w:rsidRPr="00B0726C">
        <w:rPr>
          <w:color w:val="000000" w:themeColor="text1"/>
        </w:rPr>
        <w:t>number_subdelt</w:t>
      </w:r>
      <w:bookmarkEnd w:id="9"/>
      <w:proofErr w:type="spellEnd"/>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43141A7" w:rsidR="00624388" w:rsidRPr="00094A04" w:rsidRDefault="00F65A66" w:rsidP="00750C3C">
      <w:pPr>
        <w:rPr>
          <w:rFonts w:ascii="Consolas" w:hAnsi="Consolas" w:cs="Consolas"/>
          <w:color w:val="000000"/>
          <w:sz w:val="19"/>
          <w:szCs w:val="19"/>
        </w:rPr>
      </w:pPr>
      <w:proofErr w:type="spellStart"/>
      <w:r w:rsidRPr="00B0726C">
        <w:rPr>
          <w:color w:val="000000" w:themeColor="text1"/>
        </w:rPr>
        <w:t>number_subdelt</w:t>
      </w:r>
      <w:proofErr w:type="spellEnd"/>
      <w:r>
        <w:rPr>
          <w:color w:val="000000" w:themeColor="text1"/>
        </w:rPr>
        <w:t xml:space="preserve"> – the chemical transport can be divided into sub-daily time steps to alleviate numerical problems that might occur when using nonlinear isotherms. This specifies how many sub daily steps should occur.</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566983">
      <w:bookmarkStart w:id="13" w:name="_Hlk77846403"/>
      <w:proofErr w:type="spellStart"/>
      <w:r>
        <w:t>xAerobic</w:t>
      </w:r>
      <w:proofErr w:type="spellEnd"/>
      <w:r>
        <w:t>(1)</w:t>
      </w:r>
      <w:r w:rsidR="00B0726C">
        <w:t>:</w:t>
      </w:r>
      <w:r>
        <w:t xml:space="preserve"> </w:t>
      </w:r>
      <w:r w:rsidR="00E71D5F">
        <w:t>moles of daughter produced per mole parent degraded</w:t>
      </w:r>
    </w:p>
    <w:p w14:paraId="71C55D4F" w14:textId="34041139" w:rsidR="00094A04" w:rsidRDefault="00566983" w:rsidP="00FC0990">
      <w:proofErr w:type="spellStart"/>
      <w:r>
        <w:t>xAerobic</w:t>
      </w:r>
      <w:proofErr w:type="spellEnd"/>
      <w:r>
        <w:t>(2)</w:t>
      </w:r>
      <w:r w:rsidR="00E71D5F">
        <w:t>: moles of granddaughter produced per mole daughter degraded</w:t>
      </w:r>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565863">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565863">
      <w:proofErr w:type="spellStart"/>
      <w:r>
        <w:t>xBenthic</w:t>
      </w:r>
      <w:proofErr w:type="spell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565863">
      <w:proofErr w:type="spellStart"/>
      <w:r>
        <w:t>xBenthic</w:t>
      </w:r>
      <w:proofErr w:type="spellEnd"/>
      <w:r>
        <w:t>(2)</w:t>
      </w:r>
      <w:r w:rsidR="00E71D5F">
        <w:t>: moles of granddaughter produced per mole daughter degraded</w:t>
      </w:r>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t xml:space="preserve">Line 17 </w:t>
      </w:r>
    </w:p>
    <w:p w14:paraId="7CAF5A01" w14:textId="68E70F81" w:rsidR="00FC0990" w:rsidRDefault="00FC0990" w:rsidP="00F50963">
      <w:pPr>
        <w:keepNext/>
        <w:keepLines/>
        <w:rPr>
          <w:color w:val="000000" w:themeColor="text1"/>
        </w:rPr>
      </w:pPr>
      <w:proofErr w:type="spellStart"/>
      <w:r w:rsidRPr="00565863">
        <w:rPr>
          <w:color w:val="000000" w:themeColor="text1"/>
        </w:rPr>
        <w:t>photo_halflife_input</w:t>
      </w:r>
      <w:proofErr w:type="spellEnd"/>
      <w:r w:rsidRPr="00565863">
        <w:rPr>
          <w:color w:val="000000" w:themeColor="text1"/>
        </w:rPr>
        <w:t xml:space="preserve">(1), </w:t>
      </w:r>
      <w:proofErr w:type="spellStart"/>
      <w:r w:rsidRPr="00565863">
        <w:rPr>
          <w:color w:val="000000" w:themeColor="text1"/>
        </w:rPr>
        <w:t>photo_halflife_input</w:t>
      </w:r>
      <w:proofErr w:type="spellEnd"/>
      <w:r w:rsidRPr="00565863">
        <w:rPr>
          <w:color w:val="000000" w:themeColor="text1"/>
        </w:rPr>
        <w:t xml:space="preserve">(2), </w:t>
      </w:r>
      <w:proofErr w:type="spellStart"/>
      <w:r w:rsidRPr="00565863">
        <w:rPr>
          <w:color w:val="000000" w:themeColor="text1"/>
        </w:rPr>
        <w:t>photo_halflife_input</w:t>
      </w:r>
      <w:proofErr w:type="spellEnd"/>
      <w:r w:rsidRPr="00565863">
        <w:rPr>
          <w:color w:val="000000" w:themeColor="text1"/>
        </w:rPr>
        <w:t xml:space="preserve">(3), </w:t>
      </w:r>
      <w:proofErr w:type="spellStart"/>
      <w:r w:rsidRPr="00565863">
        <w:rPr>
          <w:color w:val="000000" w:themeColor="text1"/>
        </w:rPr>
        <w:t>xPhoto</w:t>
      </w:r>
      <w:proofErr w:type="spellEnd"/>
      <w:r w:rsidRPr="00565863">
        <w:rPr>
          <w:color w:val="000000" w:themeColor="text1"/>
        </w:rPr>
        <w:t xml:space="preserve">(1), </w:t>
      </w:r>
      <w:proofErr w:type="spellStart"/>
      <w:r w:rsidRPr="00565863">
        <w:rPr>
          <w:color w:val="000000" w:themeColor="text1"/>
        </w:rPr>
        <w:t>xphoto</w:t>
      </w:r>
      <w:proofErr w:type="spellEnd"/>
      <w:r w:rsidRPr="00565863">
        <w:rPr>
          <w:color w:val="000000" w:themeColor="text1"/>
        </w:rPr>
        <w:t xml:space="preserve">(2)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F50963">
      <w:pPr>
        <w:keepNext/>
        <w:keepLines/>
      </w:pPr>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F50963">
      <w:pPr>
        <w:keepNext/>
        <w:keepLines/>
      </w:pPr>
      <w:proofErr w:type="spellStart"/>
      <w:r w:rsidRPr="00565863">
        <w:rPr>
          <w:color w:val="000000" w:themeColor="text1"/>
        </w:rPr>
        <w:t>xPhoto</w:t>
      </w:r>
      <w:proofErr w:type="spellEnd"/>
      <w:r>
        <w:t>(1)</w:t>
      </w:r>
      <w:r w:rsidR="00E71D5F">
        <w:t>:</w:t>
      </w:r>
      <w:r>
        <w:t xml:space="preserve"> </w:t>
      </w:r>
      <w:r w:rsidR="00E71D5F">
        <w:t>moles of daughter produced per mole parent degraded</w:t>
      </w:r>
    </w:p>
    <w:p w14:paraId="0FAEE638" w14:textId="506ED6C1" w:rsidR="00F50963" w:rsidRDefault="00F50963" w:rsidP="00F50963">
      <w:pPr>
        <w:keepNext/>
        <w:keepLines/>
      </w:pPr>
      <w:proofErr w:type="spellStart"/>
      <w:r w:rsidRPr="00565863">
        <w:rPr>
          <w:color w:val="000000" w:themeColor="text1"/>
        </w:rPr>
        <w:t>xPhoto</w:t>
      </w:r>
      <w:proofErr w:type="spell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proofErr w:type="spellStart"/>
      <w:r w:rsidRPr="00565863">
        <w:rPr>
          <w:color w:val="000000" w:themeColor="text1"/>
        </w:rPr>
        <w:t>rflat</w:t>
      </w:r>
      <w:proofErr w:type="spellEnd"/>
      <w:r w:rsidRPr="00565863">
        <w:rPr>
          <w:color w:val="000000" w:themeColor="text1"/>
        </w:rPr>
        <w:t xml:space="preserve">(1), </w:t>
      </w:r>
      <w:proofErr w:type="spellStart"/>
      <w:r w:rsidRPr="00565863">
        <w:rPr>
          <w:color w:val="000000" w:themeColor="text1"/>
        </w:rPr>
        <w:t>rflat</w:t>
      </w:r>
      <w:proofErr w:type="spellEnd"/>
      <w:r w:rsidRPr="00565863">
        <w:rPr>
          <w:color w:val="000000" w:themeColor="text1"/>
        </w:rPr>
        <w:t xml:space="preserve">(2), </w:t>
      </w:r>
      <w:proofErr w:type="spellStart"/>
      <w:r w:rsidRPr="00565863">
        <w:rPr>
          <w:color w:val="000000" w:themeColor="text1"/>
        </w:rPr>
        <w:t>rflat</w:t>
      </w:r>
      <w:proofErr w:type="spellEnd"/>
      <w:r w:rsidRPr="00565863">
        <w:rPr>
          <w:color w:val="000000" w:themeColor="text1"/>
        </w:rPr>
        <w:t xml:space="preserve">(3)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proofErr w:type="spellStart"/>
      <w:r w:rsidRPr="00565863">
        <w:rPr>
          <w:color w:val="000000" w:themeColor="text1"/>
        </w:rPr>
        <w:t>rflat</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proofErr w:type="spellStart"/>
      <w:r w:rsidRPr="00565863">
        <w:rPr>
          <w:color w:val="000000" w:themeColor="text1"/>
        </w:rPr>
        <w:t>hydrolysis</w:t>
      </w:r>
      <w:bookmarkEnd w:id="20"/>
      <w:r w:rsidRPr="00565863">
        <w:rPr>
          <w:color w:val="000000" w:themeColor="text1"/>
        </w:rPr>
        <w:t>_halflife_input</w:t>
      </w:r>
      <w:proofErr w:type="spellEnd"/>
      <w:r w:rsidRPr="00565863">
        <w:rPr>
          <w:color w:val="000000" w:themeColor="text1"/>
        </w:rPr>
        <w:t xml:space="preserve">(1), </w:t>
      </w:r>
      <w:proofErr w:type="spellStart"/>
      <w:r w:rsidRPr="00565863">
        <w:rPr>
          <w:color w:val="000000" w:themeColor="text1"/>
        </w:rPr>
        <w:t>hydrolysis_halflife_input</w:t>
      </w:r>
      <w:proofErr w:type="spellEnd"/>
      <w:r w:rsidRPr="00565863">
        <w:rPr>
          <w:color w:val="000000" w:themeColor="text1"/>
        </w:rPr>
        <w:t xml:space="preserve">(2), </w:t>
      </w:r>
      <w:proofErr w:type="spellStart"/>
      <w:r w:rsidRPr="00565863">
        <w:rPr>
          <w:color w:val="000000" w:themeColor="text1"/>
        </w:rPr>
        <w:t>hydrolysis_halflife_input</w:t>
      </w:r>
      <w:proofErr w:type="spellEnd"/>
      <w:r w:rsidRPr="00565863">
        <w:rPr>
          <w:color w:val="000000" w:themeColor="text1"/>
        </w:rPr>
        <w:t xml:space="preserve">(3), </w:t>
      </w:r>
      <w:proofErr w:type="spellStart"/>
      <w:r w:rsidRPr="00565863">
        <w:rPr>
          <w:color w:val="000000" w:themeColor="text1"/>
        </w:rPr>
        <w:t>xhydro</w:t>
      </w:r>
      <w:proofErr w:type="spellEnd"/>
      <w:r w:rsidRPr="00565863">
        <w:rPr>
          <w:color w:val="000000" w:themeColor="text1"/>
        </w:rPr>
        <w:t xml:space="preserve">(1), </w:t>
      </w:r>
      <w:proofErr w:type="spellStart"/>
      <w:r w:rsidRPr="00565863">
        <w:rPr>
          <w:color w:val="000000" w:themeColor="text1"/>
        </w:rPr>
        <w:t>xhydro</w:t>
      </w:r>
      <w:proofErr w:type="spellEnd"/>
      <w:r w:rsidRPr="00565863">
        <w:rPr>
          <w:color w:val="000000" w:themeColor="text1"/>
        </w:rPr>
        <w:t>(2)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3B1A50">
      <w:r>
        <w:t>[REAL, REAL, REAL, REAL, REAL</w:t>
      </w:r>
      <w:r w:rsidR="00685DEE">
        <w:t>, LOGICAL</w:t>
      </w:r>
      <w:r>
        <w:t>]</w:t>
      </w:r>
    </w:p>
    <w:p w14:paraId="3784FB8B" w14:textId="464F752E" w:rsidR="00662B78" w:rsidRDefault="00662B78" w:rsidP="003B1A50">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3B1A50">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3B1A50">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685DEE">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proofErr w:type="spellStart"/>
      <w:r w:rsidRPr="00565863">
        <w:rPr>
          <w:color w:val="000000" w:themeColor="text1"/>
        </w:rPr>
        <w:t>soil_ref_temp</w:t>
      </w:r>
      <w:proofErr w:type="spellEnd"/>
      <w:r w:rsidRPr="00565863">
        <w:rPr>
          <w:color w:val="000000" w:themeColor="text1"/>
        </w:rPr>
        <w:t xml:space="preserve">(1), </w:t>
      </w:r>
      <w:proofErr w:type="spellStart"/>
      <w:r w:rsidRPr="00565863">
        <w:rPr>
          <w:color w:val="000000" w:themeColor="text1"/>
        </w:rPr>
        <w:t>soil_ref_temp</w:t>
      </w:r>
      <w:proofErr w:type="spellEnd"/>
      <w:r w:rsidRPr="00565863">
        <w:rPr>
          <w:color w:val="000000" w:themeColor="text1"/>
        </w:rPr>
        <w:t xml:space="preserve">(2), </w:t>
      </w:r>
      <w:proofErr w:type="spellStart"/>
      <w:r w:rsidRPr="00565863">
        <w:rPr>
          <w:color w:val="000000" w:themeColor="text1"/>
        </w:rPr>
        <w:t>soil_ref_temp</w:t>
      </w:r>
      <w:proofErr w:type="spellEnd"/>
      <w:r w:rsidRPr="00565863">
        <w:rPr>
          <w:color w:val="000000" w:themeColor="text1"/>
        </w:rPr>
        <w:t>(3)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t>Line 22</w:t>
      </w:r>
      <w:r w:rsidRPr="00565863">
        <w:rPr>
          <w:color w:val="000000" w:themeColor="text1"/>
        </w:rPr>
        <w:t xml:space="preserve"> </w:t>
      </w:r>
    </w:p>
    <w:p w14:paraId="066ED405" w14:textId="77777777" w:rsidR="00685DEE" w:rsidRDefault="00FC0990" w:rsidP="00565863">
      <w:pPr>
        <w:rPr>
          <w:color w:val="000000" w:themeColor="text1"/>
        </w:rPr>
      </w:pPr>
      <w:proofErr w:type="spellStart"/>
      <w:r w:rsidRPr="00565863">
        <w:rPr>
          <w:color w:val="000000" w:themeColor="text1"/>
        </w:rPr>
        <w:t>plant_pesticide_degrade_rate</w:t>
      </w:r>
      <w:proofErr w:type="spellEnd"/>
      <w:r w:rsidRPr="00565863">
        <w:rPr>
          <w:color w:val="000000" w:themeColor="text1"/>
        </w:rPr>
        <w:t xml:space="preserve">(1), </w:t>
      </w:r>
      <w:proofErr w:type="spellStart"/>
      <w:r w:rsidRPr="00565863">
        <w:rPr>
          <w:color w:val="000000" w:themeColor="text1"/>
        </w:rPr>
        <w:t>plant_pesticide_degrade_rate</w:t>
      </w:r>
      <w:proofErr w:type="spellEnd"/>
      <w:r w:rsidRPr="00565863">
        <w:rPr>
          <w:color w:val="000000" w:themeColor="text1"/>
        </w:rPr>
        <w:t xml:space="preserve">(2), </w:t>
      </w:r>
      <w:proofErr w:type="spellStart"/>
      <w:r w:rsidRPr="00565863">
        <w:rPr>
          <w:color w:val="000000" w:themeColor="text1"/>
        </w:rPr>
        <w:t>plant_pesticide_degrade_rate</w:t>
      </w:r>
      <w:proofErr w:type="spellEnd"/>
      <w:r w:rsidRPr="00565863">
        <w:rPr>
          <w:color w:val="000000" w:themeColor="text1"/>
        </w:rPr>
        <w:t>(3), foliar_formation_ratio_12, foliar_formation_ratio_23</w:t>
      </w:r>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proofErr w:type="spellStart"/>
      <w:r w:rsidRPr="00565863">
        <w:rPr>
          <w:color w:val="000000" w:themeColor="text1"/>
        </w:rPr>
        <w:t>plant_pesticide_degrade_rate</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685DEE">
      <w:pPr>
        <w:rPr>
          <w:color w:val="000000" w:themeColor="text1"/>
        </w:rPr>
      </w:pPr>
      <w:r w:rsidRPr="00565863">
        <w:rPr>
          <w:color w:val="000000" w:themeColor="text1"/>
        </w:rPr>
        <w:lastRenderedPageBreak/>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t>Line 23</w:t>
      </w:r>
    </w:p>
    <w:p w14:paraId="0BDAC170" w14:textId="7A526307" w:rsidR="00FC0990" w:rsidRDefault="00FC0990" w:rsidP="00E71D5F">
      <w:pPr>
        <w:keepNext/>
        <w:keepLines/>
        <w:rPr>
          <w:color w:val="000000" w:themeColor="text1"/>
        </w:rPr>
      </w:pPr>
      <w:proofErr w:type="spellStart"/>
      <w:r w:rsidRPr="00565863">
        <w:rPr>
          <w:color w:val="000000" w:themeColor="text1"/>
        </w:rPr>
        <w:t>plant_washoff_coeff</w:t>
      </w:r>
      <w:proofErr w:type="spellEnd"/>
      <w:r w:rsidRPr="00565863">
        <w:rPr>
          <w:color w:val="000000" w:themeColor="text1"/>
        </w:rPr>
        <w:t xml:space="preserve">(1), </w:t>
      </w:r>
      <w:proofErr w:type="spellStart"/>
      <w:r w:rsidRPr="00565863">
        <w:rPr>
          <w:color w:val="000000" w:themeColor="text1"/>
        </w:rPr>
        <w:t>plant_washoff_coeff</w:t>
      </w:r>
      <w:proofErr w:type="spellEnd"/>
      <w:r w:rsidRPr="00565863">
        <w:rPr>
          <w:color w:val="000000" w:themeColor="text1"/>
        </w:rPr>
        <w:t xml:space="preserve">(2), </w:t>
      </w:r>
      <w:bookmarkStart w:id="27" w:name="_Hlk77855102"/>
      <w:proofErr w:type="spellStart"/>
      <w:r w:rsidRPr="00565863">
        <w:rPr>
          <w:color w:val="000000" w:themeColor="text1"/>
        </w:rPr>
        <w:t>plant_washoff_coeff</w:t>
      </w:r>
      <w:proofErr w:type="spellEnd"/>
      <w:r w:rsidRPr="00565863">
        <w:rPr>
          <w:color w:val="000000" w:themeColor="text1"/>
        </w:rPr>
        <w:t xml:space="preserve">(3)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proofErr w:type="spellStart"/>
      <w:r w:rsidRPr="00565863">
        <w:rPr>
          <w:color w:val="000000" w:themeColor="text1"/>
        </w:rPr>
        <w:t>plant_washoff_coeff</w:t>
      </w:r>
      <w:proofErr w:type="spellEnd"/>
      <w:r w:rsidRPr="00565863">
        <w:rPr>
          <w:color w:val="000000" w:themeColor="text1"/>
        </w:rPr>
        <w:t>(</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granddaughter</w:t>
      </w:r>
      <w:bookmarkEnd w:id="28"/>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proofErr w:type="spellStart"/>
      <w:r w:rsidRPr="00565863">
        <w:rPr>
          <w:color w:val="000000" w:themeColor="text1"/>
        </w:rPr>
        <w:t>mwt</w:t>
      </w:r>
      <w:proofErr w:type="spellEnd"/>
      <w:r w:rsidRPr="00565863">
        <w:rPr>
          <w:color w:val="000000" w:themeColor="text1"/>
        </w:rPr>
        <w:t xml:space="preserve">(1), </w:t>
      </w:r>
      <w:proofErr w:type="spellStart"/>
      <w:r w:rsidRPr="00565863">
        <w:rPr>
          <w:color w:val="000000" w:themeColor="text1"/>
        </w:rPr>
        <w:t>mwt</w:t>
      </w:r>
      <w:proofErr w:type="spellEnd"/>
      <w:r w:rsidRPr="00565863">
        <w:rPr>
          <w:color w:val="000000" w:themeColor="text1"/>
        </w:rPr>
        <w:t xml:space="preserve">(2), </w:t>
      </w:r>
      <w:proofErr w:type="spellStart"/>
      <w:r w:rsidRPr="00565863">
        <w:rPr>
          <w:color w:val="000000" w:themeColor="text1"/>
        </w:rPr>
        <w:t>mwt</w:t>
      </w:r>
      <w:proofErr w:type="spellEnd"/>
      <w:r w:rsidRPr="00565863">
        <w:rPr>
          <w:color w:val="000000" w:themeColor="text1"/>
        </w:rPr>
        <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proofErr w:type="spellStart"/>
      <w:r w:rsidRPr="00565863">
        <w:rPr>
          <w:color w:val="000000" w:themeColor="text1"/>
        </w:rPr>
        <w:t>vapor_press</w:t>
      </w:r>
      <w:proofErr w:type="spellEnd"/>
      <w:r w:rsidRPr="00565863">
        <w:rPr>
          <w:color w:val="000000" w:themeColor="text1"/>
        </w:rPr>
        <w:t xml:space="preserve">(1), </w:t>
      </w:r>
      <w:proofErr w:type="spellStart"/>
      <w:r w:rsidRPr="00565863">
        <w:rPr>
          <w:color w:val="000000" w:themeColor="text1"/>
        </w:rPr>
        <w:t>vapor_press</w:t>
      </w:r>
      <w:proofErr w:type="spellEnd"/>
      <w:r w:rsidRPr="00565863">
        <w:rPr>
          <w:color w:val="000000" w:themeColor="text1"/>
        </w:rPr>
        <w:t>(2),</w:t>
      </w:r>
      <w:proofErr w:type="spellStart"/>
      <w:r w:rsidRPr="00565863">
        <w:rPr>
          <w:color w:val="000000" w:themeColor="text1"/>
        </w:rPr>
        <w:t>vapor_press</w:t>
      </w:r>
      <w:proofErr w:type="spellEnd"/>
      <w:r w:rsidRPr="00565863">
        <w:rPr>
          <w:color w:val="000000" w:themeColor="text1"/>
        </w:rPr>
        <w:t>(3)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proofErr w:type="spellStart"/>
      <w:r w:rsidRPr="00565863">
        <w:rPr>
          <w:color w:val="000000" w:themeColor="text1"/>
        </w:rPr>
        <w:t>solubilty</w:t>
      </w:r>
      <w:proofErr w:type="spellEnd"/>
      <w:r w:rsidRPr="00565863">
        <w:rPr>
          <w:color w:val="000000" w:themeColor="text1"/>
        </w:rPr>
        <w:t xml:space="preserve">(1), </w:t>
      </w:r>
      <w:proofErr w:type="spellStart"/>
      <w:r w:rsidRPr="00565863">
        <w:rPr>
          <w:color w:val="000000" w:themeColor="text1"/>
        </w:rPr>
        <w:t>solubilty</w:t>
      </w:r>
      <w:proofErr w:type="spellEnd"/>
      <w:r w:rsidRPr="00565863">
        <w:rPr>
          <w:color w:val="000000" w:themeColor="text1"/>
        </w:rPr>
        <w:t xml:space="preserve">(2), </w:t>
      </w:r>
      <w:proofErr w:type="spellStart"/>
      <w:r w:rsidRPr="00565863">
        <w:rPr>
          <w:color w:val="000000" w:themeColor="text1"/>
        </w:rPr>
        <w:t>solubilty</w:t>
      </w:r>
      <w:proofErr w:type="spellEnd"/>
      <w:r w:rsidRPr="00565863">
        <w:rPr>
          <w:color w:val="000000" w:themeColor="text1"/>
        </w:rPr>
        <w:t>(3)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proofErr w:type="spellStart"/>
      <w:r w:rsidRPr="00565863">
        <w:rPr>
          <w:color w:val="000000" w:themeColor="text1"/>
        </w:rPr>
        <w:t>Henry_unitless</w:t>
      </w:r>
      <w:proofErr w:type="spellEnd"/>
      <w:r w:rsidRPr="00565863">
        <w:rPr>
          <w:color w:val="000000" w:themeColor="text1"/>
        </w:rPr>
        <w:t>(1),</w:t>
      </w:r>
      <w:proofErr w:type="spellStart"/>
      <w:r w:rsidRPr="00565863">
        <w:rPr>
          <w:color w:val="000000" w:themeColor="text1"/>
        </w:rPr>
        <w:t>Henry_unitless</w:t>
      </w:r>
      <w:proofErr w:type="spellEnd"/>
      <w:r w:rsidRPr="00565863">
        <w:rPr>
          <w:color w:val="000000" w:themeColor="text1"/>
        </w:rPr>
        <w:t>(2),</w:t>
      </w:r>
      <w:proofErr w:type="spellStart"/>
      <w:r w:rsidRPr="00565863">
        <w:rPr>
          <w:color w:val="000000" w:themeColor="text1"/>
        </w:rPr>
        <w:t>Henry_unitless</w:t>
      </w:r>
      <w:proofErr w:type="spellEnd"/>
      <w:r w:rsidRPr="00565863">
        <w:rPr>
          <w:color w:val="000000" w:themeColor="text1"/>
        </w:rPr>
        <w:t>(3)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proofErr w:type="spellStart"/>
      <w:r>
        <w:rPr>
          <w:color w:val="000000" w:themeColor="text1"/>
        </w:rPr>
        <w:t>Henrys’s</w:t>
      </w:r>
      <w:proofErr w:type="spellEnd"/>
      <w:r>
        <w:rPr>
          <w:color w:val="000000" w:themeColor="text1"/>
        </w:rPr>
        <w:t xml:space="preserve">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proofErr w:type="spellStart"/>
      <w:r w:rsidRPr="00565863">
        <w:rPr>
          <w:color w:val="000000" w:themeColor="text1"/>
        </w:rPr>
        <w:t>Heat_of_Henry</w:t>
      </w:r>
      <w:proofErr w:type="spellEnd"/>
      <w:r w:rsidRPr="00565863">
        <w:rPr>
          <w:color w:val="000000" w:themeColor="text1"/>
        </w:rPr>
        <w:t>(1),</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(2),</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proofErr w:type="spellStart"/>
      <w:r>
        <w:rPr>
          <w:color w:val="000000" w:themeColor="text1"/>
        </w:rPr>
        <w:t>Enthapy</w:t>
      </w:r>
      <w:proofErr w:type="spellEnd"/>
      <w:r>
        <w:rPr>
          <w:color w:val="000000" w:themeColor="text1"/>
        </w:rPr>
        <w:t xml:space="preserve">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t>Line 3</w:t>
      </w:r>
      <w:r w:rsidR="00864872" w:rsidRPr="00864872">
        <w:rPr>
          <w:b/>
          <w:bCs/>
        </w:rPr>
        <w:t xml:space="preserve">1 </w:t>
      </w:r>
    </w:p>
    <w:p w14:paraId="6C53AFAD" w14:textId="0A565FF8" w:rsidR="00864872" w:rsidRDefault="00864872" w:rsidP="00864872">
      <w:proofErr w:type="spellStart"/>
      <w:r w:rsidRPr="00864872">
        <w:t>is_constant_profile</w:t>
      </w:r>
      <w:proofErr w:type="spellEnd"/>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proofErr w:type="spellStart"/>
      <w:r w:rsidRPr="00864872">
        <w:rPr>
          <w:color w:val="000000" w:themeColor="text1"/>
        </w:rPr>
        <w:lastRenderedPageBreak/>
        <w:t>is_ramp_profile</w:t>
      </w:r>
      <w:proofErr w:type="spellEnd"/>
      <w:r w:rsidRPr="00864872">
        <w:rPr>
          <w:color w:val="000000" w:themeColor="text1"/>
        </w:rPr>
        <w:t xml:space="preserve">, ramp1, ramp2, ramp3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If set to TRUE, then the degradation throughout the vertical soil profile is constant</w:t>
      </w:r>
    </w:p>
    <w:p w14:paraId="133FBB0A" w14:textId="77777777" w:rsidR="002868DB" w:rsidRDefault="002868DB" w:rsidP="00864872">
      <w:pPr>
        <w:rPr>
          <w:color w:val="000000" w:themeColor="text1"/>
        </w:rPr>
      </w:pPr>
      <w:proofErr w:type="spellStart"/>
      <w:r w:rsidRPr="00864872">
        <w:rPr>
          <w:color w:val="000000" w:themeColor="text1"/>
        </w:rPr>
        <w:t>is_ramp_profile</w:t>
      </w:r>
      <w:proofErr w:type="spellEnd"/>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depth</w:t>
      </w:r>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starts</w:t>
      </w:r>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proofErr w:type="spellStart"/>
      <w:r w:rsidRPr="00864872">
        <w:rPr>
          <w:color w:val="000000" w:themeColor="text1"/>
        </w:rPr>
        <w:t>is_</w:t>
      </w:r>
      <w:r>
        <w:rPr>
          <w:color w:val="000000" w:themeColor="text1"/>
        </w:rPr>
        <w:t>exp</w:t>
      </w:r>
      <w:r w:rsidRPr="00864872">
        <w:rPr>
          <w:color w:val="000000" w:themeColor="text1"/>
        </w:rPr>
        <w:t>_profile</w:t>
      </w:r>
      <w:proofErr w:type="spellEnd"/>
      <w:r w:rsidRPr="00864872">
        <w:rPr>
          <w:color w:val="000000" w:themeColor="text1"/>
        </w:rPr>
        <w:t xml:space="preserve">, </w:t>
      </w:r>
      <w:bookmarkStart w:id="34" w:name="_Hlk101264746"/>
      <w:r w:rsidRPr="00864872">
        <w:rPr>
          <w:color w:val="000000" w:themeColor="text1"/>
        </w:rPr>
        <w:t xml:space="preserve">exp_profile1, exp_profile2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If set to TRUE, then the degradation declines exponentially</w:t>
      </w:r>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480E1386" w:rsidR="00C637FF" w:rsidRDefault="00C14BC9" w:rsidP="00FC0990">
      <w:pPr>
        <w:rPr>
          <w:color w:val="000000" w:themeColor="text1"/>
        </w:rPr>
      </w:pPr>
      <w:r>
        <w:rPr>
          <w:b/>
          <w:bCs/>
          <w:color w:val="000000" w:themeColor="text1"/>
        </w:rPr>
        <w:t>START OF SCHEM</w:t>
      </w:r>
      <w:r w:rsidR="007310AF">
        <w:rPr>
          <w:b/>
          <w:bCs/>
          <w:color w:val="000000" w:themeColor="text1"/>
        </w:rPr>
        <w:t>E</w:t>
      </w:r>
      <w:r>
        <w:rPr>
          <w:b/>
          <w:bCs/>
          <w:color w:val="000000" w:themeColor="text1"/>
        </w:rPr>
        <w:t xml:space="preserve">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proofErr w:type="spellStart"/>
      <w:r w:rsidRPr="00855734">
        <w:t>number_of_schemes</w:t>
      </w:r>
      <w:proofErr w:type="spellEnd"/>
      <w:r w:rsidRPr="00855734">
        <w:t xml:space="preserve">: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1DAC3C57" w:rsidR="009A6EE6" w:rsidRDefault="009A6EE6" w:rsidP="00855734">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proofErr w:type="spellStart"/>
      <w:r w:rsidRPr="00E15493">
        <w:rPr>
          <w:rFonts w:ascii="Consolas" w:hAnsi="Consolas" w:cs="Consolas"/>
          <w:color w:val="000000" w:themeColor="text1"/>
          <w:sz w:val="19"/>
          <w:szCs w:val="19"/>
        </w:rPr>
        <w:t>scheme_number</w:t>
      </w:r>
      <w:proofErr w:type="spellEnd"/>
      <w:r w:rsidRPr="00E15493">
        <w:rPr>
          <w:rFonts w:ascii="Consolas" w:hAnsi="Consolas" w:cs="Consolas"/>
          <w:color w:val="000000" w:themeColor="text1"/>
          <w:sz w:val="19"/>
          <w:szCs w:val="19"/>
        </w:rPr>
        <w:t xml:space="preserve">, </w:t>
      </w:r>
      <w:proofErr w:type="spellStart"/>
      <w:r w:rsidRPr="00E15493">
        <w:rPr>
          <w:rFonts w:ascii="Consolas" w:hAnsi="Consolas" w:cs="Consolas"/>
          <w:color w:val="000000" w:themeColor="text1"/>
          <w:sz w:val="19"/>
          <w:szCs w:val="19"/>
        </w:rPr>
        <w:t>scheme_name</w:t>
      </w:r>
      <w:proofErr w:type="spellEnd"/>
    </w:p>
    <w:p w14:paraId="00C030A0" w14:textId="442C8142" w:rsidR="00855734" w:rsidRDefault="00102E15" w:rsidP="00855734">
      <w:r>
        <w:t xml:space="preserve">[INTEGER,  TEXT] </w:t>
      </w:r>
    </w:p>
    <w:p w14:paraId="7A4AE585" w14:textId="50FCFC16" w:rsidR="00102E15" w:rsidRDefault="00102E15" w:rsidP="007D5073">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7D5073">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proofErr w:type="spellStart"/>
      <w:r>
        <w:rPr>
          <w:rFonts w:ascii="Consolas" w:hAnsi="Consolas" w:cs="Consolas"/>
          <w:color w:val="000000"/>
          <w:sz w:val="19"/>
          <w:szCs w:val="19"/>
        </w:rPr>
        <w:t>app_reference_point_schemes</w:t>
      </w:r>
      <w:proofErr w:type="spellEnd"/>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proofErr w:type="spellStart"/>
      <w:r>
        <w:rPr>
          <w:rFonts w:ascii="Consolas" w:hAnsi="Consolas" w:cs="Consolas"/>
          <w:color w:val="000000"/>
          <w:sz w:val="19"/>
          <w:szCs w:val="19"/>
        </w:rPr>
        <w:t>num_apps_in_schemes</w:t>
      </w:r>
      <w:proofErr w:type="spellEnd"/>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proofErr w:type="spellStart"/>
      <w:r>
        <w:t>num_apps_in_schemes</w:t>
      </w:r>
      <w:proofErr w:type="spellEnd"/>
      <w:r w:rsidR="007D5073">
        <w:t xml:space="preserve">: number of applications in a </w:t>
      </w:r>
      <w:r w:rsidR="00657B2E">
        <w:t>year</w:t>
      </w:r>
    </w:p>
    <w:p w14:paraId="1984C885" w14:textId="77777777" w:rsidR="00F72E51" w:rsidRDefault="00F72E51" w:rsidP="007D5073"/>
    <w:p w14:paraId="614C961F" w14:textId="0FA67CF6" w:rsidR="0024593F" w:rsidRDefault="00480622" w:rsidP="00480622">
      <w:pPr>
        <w:rPr>
          <w:b/>
          <w:bCs/>
        </w:rPr>
      </w:pPr>
      <w:r w:rsidRPr="00DD6A72">
        <w:rPr>
          <w:b/>
          <w:bCs/>
        </w:rPr>
        <w:t>Scheme</w:t>
      </w:r>
      <w:r w:rsidR="0024593F">
        <w:rPr>
          <w:b/>
          <w:bCs/>
        </w:rPr>
        <w:t xml:space="preserve"> </w:t>
      </w:r>
      <w:r w:rsidR="00496A0A">
        <w:rPr>
          <w:b/>
          <w:bCs/>
        </w:rPr>
        <w:t>Line</w:t>
      </w:r>
      <w:r w:rsidR="00CB1C7B">
        <w:rPr>
          <w:b/>
          <w:bCs/>
        </w:rPr>
        <w:t xml:space="preserve"> Group</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w:t>
      </w:r>
      <w:proofErr w:type="spellStart"/>
      <w:r w:rsidR="00835828">
        <w:rPr>
          <w:b/>
          <w:bCs/>
        </w:rPr>
        <w:t>num_apps_in_scheme</w:t>
      </w:r>
      <w:proofErr w:type="spellEnd"/>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2EEE1623"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lastRenderedPageBreak/>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8A56DB"/>
    <w:p w14:paraId="2D4B7CD1" w14:textId="77777777" w:rsidR="00350529" w:rsidRDefault="00350529" w:rsidP="008A56DB"/>
    <w:p w14:paraId="579349EF" w14:textId="577E2286" w:rsidR="00350529" w:rsidRPr="00BF22AA" w:rsidRDefault="00035D09" w:rsidP="008A56DB">
      <w:pPr>
        <w:rPr>
          <w:b/>
          <w:bCs/>
        </w:rPr>
      </w:pPr>
      <w:bookmarkStart w:id="35" w:name="_Hlk121299179"/>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w:t>
      </w:r>
      <w:bookmarkEnd w:id="35"/>
      <w:r w:rsidR="005217E7" w:rsidRPr="00BF22AA">
        <w:rPr>
          <w:b/>
          <w:bCs/>
        </w:rPr>
        <w:t xml:space="preserve"> </w:t>
      </w:r>
    </w:p>
    <w:p w14:paraId="06BB3627" w14:textId="0F1A3F73" w:rsidR="005217E7" w:rsidRDefault="005217E7" w:rsidP="00C14BC9">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C14BC9">
      <w:r>
        <w:t>[LOGICAL, INTEGER, INTEGER]</w:t>
      </w:r>
    </w:p>
    <w:p w14:paraId="41E94C88" w14:textId="6C1CDAE3" w:rsidR="00BF22AA" w:rsidRDefault="00BF22AA" w:rsidP="00C14BC9">
      <w:proofErr w:type="spellStart"/>
      <w:r>
        <w:t>is_app_window</w:t>
      </w:r>
      <w:proofErr w:type="spellEnd"/>
      <w:r>
        <w:t xml:space="preserve">: TRUE </w:t>
      </w:r>
      <w:r w:rsidR="00DA18C0">
        <w:t>= Do multiple runs with window. FALSE = do not</w:t>
      </w:r>
    </w:p>
    <w:p w14:paraId="2305E741" w14:textId="118ABDBE" w:rsidR="00BF22AA" w:rsidRDefault="00BF22AA" w:rsidP="00C14BC9">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C14BC9">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C14BC9"/>
    <w:p w14:paraId="0155723A" w14:textId="7BE60014" w:rsidR="00CB1C7B" w:rsidRDefault="00CB1C7B" w:rsidP="00C14BC9">
      <w:r w:rsidRPr="00BF22AA">
        <w:rPr>
          <w:b/>
          <w:bCs/>
        </w:rPr>
        <w:t xml:space="preserve">Scheme Line </w:t>
      </w:r>
      <w:r>
        <w:rPr>
          <w:b/>
          <w:bCs/>
        </w:rPr>
        <w:t>6:</w:t>
      </w:r>
      <w:r w:rsidRPr="00BF22AA">
        <w:rPr>
          <w:b/>
          <w:bCs/>
        </w:rPr>
        <w:t xml:space="preserve"> Application Window Information</w:t>
      </w:r>
    </w:p>
    <w:p w14:paraId="406E357B" w14:textId="77777777" w:rsidR="00CB1C7B" w:rsidRDefault="00CB1C7B" w:rsidP="00A92F6F">
      <w:r>
        <w:t>is_adjust_for_rain_schemes,rain_limit_schemes,optimum_application_window_schemes,</w:t>
      </w:r>
    </w:p>
    <w:p w14:paraId="4ED17917" w14:textId="3249487A" w:rsidR="00CB1C7B" w:rsidRDefault="00CB1C7B" w:rsidP="00A92F6F">
      <w:proofErr w:type="spellStart"/>
      <w:r>
        <w:lastRenderedPageBreak/>
        <w:t>intolerable_rain_window_schemes,min_days_between_apps_schemes</w:t>
      </w:r>
      <w:proofErr w:type="spellEnd"/>
    </w:p>
    <w:p w14:paraId="2A264E6B" w14:textId="77777777" w:rsidR="00AA561C" w:rsidRDefault="00CB1C7B" w:rsidP="00A92F6F">
      <w:r>
        <w:t>[LOGICAL, REAL, INTEGER, INTEGER, INTEGER]</w:t>
      </w:r>
      <w:r w:rsidRPr="00CB1C7B">
        <w:t xml:space="preserve"> </w:t>
      </w:r>
    </w:p>
    <w:p w14:paraId="6D5AD985" w14:textId="5D7EABF3" w:rsidR="00AA561C" w:rsidRDefault="00CB1C7B" w:rsidP="00A92F6F">
      <w:proofErr w:type="spellStart"/>
      <w:r>
        <w:t>is_adjust_for_rain_schemes</w:t>
      </w:r>
      <w:proofErr w:type="spellEnd"/>
      <w:r w:rsidR="00AA561C">
        <w:t>: TRUE = use the rain restriction routine</w:t>
      </w:r>
    </w:p>
    <w:p w14:paraId="7229AF8D" w14:textId="4015CE88" w:rsidR="00AA561C" w:rsidRDefault="00CB1C7B" w:rsidP="00A92F6F">
      <w:proofErr w:type="spellStart"/>
      <w:r>
        <w:t>rain_limit_schemes</w:t>
      </w:r>
      <w:proofErr w:type="spellEnd"/>
      <w:r w:rsidR="00AA561C">
        <w:t>: amount of rain to trigger restriction (cm)</w:t>
      </w:r>
    </w:p>
    <w:p w14:paraId="14CB9989" w14:textId="253C1C57" w:rsidR="00CB1C7B" w:rsidRDefault="00CB1C7B" w:rsidP="00A92F6F">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A92F6F">
      <w:proofErr w:type="spellStart"/>
      <w:r>
        <w:t>intolerable_rain_window_schemes</w:t>
      </w:r>
      <w:proofErr w:type="spellEnd"/>
      <w:r w:rsidR="00AA561C">
        <w:t>: number of days looking forward when an intolerable rain should not occur</w:t>
      </w:r>
    </w:p>
    <w:p w14:paraId="61CDE8D2" w14:textId="2AD92D75" w:rsidR="00CB1C7B" w:rsidRDefault="00CB1C7B" w:rsidP="00A92F6F">
      <w:proofErr w:type="spellStart"/>
      <w:r>
        <w:t>min_days_between_apps_schemes</w:t>
      </w:r>
      <w:proofErr w:type="spellEnd"/>
      <w:r w:rsidR="00AA561C">
        <w:t>: specify the legal (or practical) minimum interval between applications</w:t>
      </w:r>
    </w:p>
    <w:p w14:paraId="088BDBEA" w14:textId="77777777" w:rsidR="00CB1C7B" w:rsidRDefault="00CB1C7B" w:rsidP="008A56DB"/>
    <w:p w14:paraId="2B155E55" w14:textId="056A10C6" w:rsidR="00350529" w:rsidRPr="00CD7B6D" w:rsidRDefault="00AE3781" w:rsidP="008A56DB">
      <w:pPr>
        <w:rPr>
          <w:b/>
          <w:bCs/>
        </w:rPr>
      </w:pPr>
      <w:r w:rsidRPr="00CD7B6D">
        <w:rPr>
          <w:b/>
          <w:bCs/>
        </w:rPr>
        <w:t xml:space="preserve">Scheme Line </w:t>
      </w:r>
      <w:r w:rsidR="00AA561C">
        <w:rPr>
          <w:b/>
          <w:bCs/>
        </w:rPr>
        <w:t>7</w:t>
      </w:r>
    </w:p>
    <w:p w14:paraId="79A2EA82" w14:textId="68D049AB" w:rsidR="00350529" w:rsidRDefault="00CD7B6D" w:rsidP="00C14BC9">
      <w:bookmarkStart w:id="36" w:name="_Hlk103082185"/>
      <w:proofErr w:type="spellStart"/>
      <w:r>
        <w:t>number_of_scenarios</w:t>
      </w:r>
      <w:proofErr w:type="spellEnd"/>
    </w:p>
    <w:bookmarkEnd w:id="36"/>
    <w:p w14:paraId="21A5A50D" w14:textId="6BD9BBCE" w:rsidR="00CD7B6D" w:rsidRDefault="00CD7B6D" w:rsidP="00C14BC9">
      <w:r>
        <w:t>[INTEGER]</w:t>
      </w:r>
    </w:p>
    <w:p w14:paraId="63624124" w14:textId="5D0E23AB" w:rsidR="00CD7B6D" w:rsidRDefault="00CD7B6D" w:rsidP="00C14BC9">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8A56DB"/>
    <w:p w14:paraId="1F4B13DA" w14:textId="3C1AE847" w:rsidR="00CD7B6D" w:rsidRPr="00235B1B" w:rsidRDefault="00CD7B6D" w:rsidP="008A56DB">
      <w:pPr>
        <w:rPr>
          <w:b/>
          <w:bCs/>
        </w:rPr>
      </w:pPr>
      <w:r w:rsidRPr="00235B1B">
        <w:rPr>
          <w:b/>
          <w:bCs/>
        </w:rPr>
        <w:t xml:space="preserve">Scheme </w:t>
      </w:r>
      <w:r w:rsidR="00A92F6F">
        <w:rPr>
          <w:b/>
          <w:bCs/>
        </w:rPr>
        <w:t xml:space="preserve">Group of </w:t>
      </w:r>
      <w:r w:rsidRPr="00235B1B">
        <w:rPr>
          <w:b/>
          <w:bCs/>
        </w:rPr>
        <w:t>Line</w:t>
      </w:r>
      <w:r w:rsidR="00A92F6F">
        <w:rPr>
          <w:b/>
          <w:bCs/>
        </w:rPr>
        <w:t>s 8</w:t>
      </w:r>
    </w:p>
    <w:p w14:paraId="28200AC1" w14:textId="0CBC9736" w:rsidR="00CD7B6D" w:rsidRDefault="002A3D5E" w:rsidP="00A92F6F">
      <w:proofErr w:type="spellStart"/>
      <w:r>
        <w:t>scenario_names</w:t>
      </w:r>
      <w:proofErr w:type="spellEnd"/>
    </w:p>
    <w:p w14:paraId="6BCEA30B" w14:textId="41F6830E" w:rsidR="002A3D5E" w:rsidRDefault="002A3D5E" w:rsidP="00A92F6F">
      <w:r>
        <w:t>[</w:t>
      </w:r>
      <w:r w:rsidR="00D750DC">
        <w:t>TEXT</w:t>
      </w:r>
      <w:r>
        <w:t>]</w:t>
      </w:r>
    </w:p>
    <w:p w14:paraId="212DBE5A" w14:textId="3152FE95" w:rsidR="00235B1B" w:rsidRDefault="00235B1B" w:rsidP="00C14BC9">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C14BC9"/>
    <w:p w14:paraId="0506540B" w14:textId="5E2495A7" w:rsidR="00A92F6F" w:rsidRPr="00A92F6F" w:rsidRDefault="00A92F6F" w:rsidP="00C14BC9">
      <w:pPr>
        <w:rPr>
          <w:b/>
          <w:bCs/>
        </w:rPr>
      </w:pPr>
      <w:bookmarkStart w:id="37" w:name="_Hlk121306262"/>
      <w:r w:rsidRPr="00A92F6F">
        <w:rPr>
          <w:b/>
          <w:bCs/>
        </w:rPr>
        <w:t>Scheme Line 9</w:t>
      </w:r>
    </w:p>
    <w:bookmarkEnd w:id="37"/>
    <w:p w14:paraId="210C6F4B" w14:textId="26678D3C" w:rsidR="00A92F6F" w:rsidRDefault="00A92F6F" w:rsidP="00A92F6F">
      <w:proofErr w:type="spellStart"/>
      <w:r>
        <w:t>is_batch_scenario</w:t>
      </w:r>
      <w:proofErr w:type="spellEnd"/>
    </w:p>
    <w:p w14:paraId="755E5D47" w14:textId="6DA1F941" w:rsidR="00A92F6F" w:rsidRDefault="00A92F6F" w:rsidP="00A92F6F">
      <w:r>
        <w:t>[LOGICAL]</w:t>
      </w:r>
    </w:p>
    <w:p w14:paraId="6CB3E756" w14:textId="7A6462B6" w:rsidR="00A92F6F" w:rsidRDefault="00A92F6F" w:rsidP="00A92F6F">
      <w:proofErr w:type="spellStart"/>
      <w:r>
        <w:t>is_batch_scenario</w:t>
      </w:r>
      <w:proofErr w:type="spellEnd"/>
      <w:r>
        <w:t>: TRUE if scenarios will be read in from a CSV format file</w:t>
      </w:r>
    </w:p>
    <w:p w14:paraId="79E4373C" w14:textId="77777777" w:rsidR="00A92F6F" w:rsidRDefault="00A92F6F" w:rsidP="00A92F6F">
      <w:pPr>
        <w:rPr>
          <w:rFonts w:ascii="Consolas" w:hAnsi="Consolas" w:cs="Consolas"/>
          <w:color w:val="000000"/>
          <w:sz w:val="19"/>
          <w:szCs w:val="19"/>
        </w:rPr>
      </w:pPr>
    </w:p>
    <w:p w14:paraId="275F9F8B" w14:textId="77777777" w:rsidR="00A92F6F" w:rsidRDefault="00A92F6F" w:rsidP="00A92F6F">
      <w:pPr>
        <w:rPr>
          <w:rFonts w:ascii="Consolas" w:hAnsi="Consolas" w:cs="Consolas"/>
          <w:color w:val="000000"/>
          <w:sz w:val="19"/>
          <w:szCs w:val="19"/>
        </w:rPr>
      </w:pPr>
    </w:p>
    <w:p w14:paraId="13B23B30" w14:textId="1D346391" w:rsidR="00A92F6F" w:rsidRPr="00A92F6F" w:rsidRDefault="00A92F6F" w:rsidP="00A92F6F">
      <w:pPr>
        <w:rPr>
          <w:b/>
          <w:bCs/>
        </w:rPr>
      </w:pPr>
      <w:r w:rsidRPr="00A92F6F">
        <w:rPr>
          <w:b/>
          <w:bCs/>
        </w:rPr>
        <w:t xml:space="preserve">Scheme Line </w:t>
      </w:r>
      <w:r>
        <w:rPr>
          <w:b/>
          <w:bCs/>
        </w:rPr>
        <w:t>10</w:t>
      </w:r>
    </w:p>
    <w:p w14:paraId="68739AF1" w14:textId="7AE62AFD" w:rsidR="00511257" w:rsidRDefault="00A92F6F" w:rsidP="00A92F6F">
      <w:proofErr w:type="spellStart"/>
      <w:r>
        <w:t>scenario_batchfile</w:t>
      </w:r>
      <w:proofErr w:type="spellEnd"/>
      <w:r>
        <w:t xml:space="preserve">    </w:t>
      </w:r>
    </w:p>
    <w:p w14:paraId="6B0C2AB0" w14:textId="4704F509" w:rsidR="00A92F6F" w:rsidRDefault="00A92F6F" w:rsidP="00A92F6F">
      <w:r>
        <w:t>[</w:t>
      </w:r>
      <w:r w:rsidR="00223AA4">
        <w:t>TEXT</w:t>
      </w:r>
      <w:r>
        <w:t>]</w:t>
      </w:r>
    </w:p>
    <w:p w14:paraId="33D050DE" w14:textId="1BC12975" w:rsidR="00A92F6F" w:rsidRDefault="00A92F6F" w:rsidP="00A92F6F"/>
    <w:p w14:paraId="495A94CB" w14:textId="77777777" w:rsidR="00A92F6F" w:rsidRDefault="00A92F6F" w:rsidP="00C14BC9"/>
    <w:p w14:paraId="03D9FDED" w14:textId="32F12106" w:rsidR="00511257" w:rsidRPr="00D837F8" w:rsidRDefault="00511257" w:rsidP="00C14BC9">
      <w:pPr>
        <w:rPr>
          <w:b/>
          <w:bCs/>
        </w:rPr>
      </w:pPr>
      <w:bookmarkStart w:id="38" w:name="_Hlk121309795"/>
      <w:r w:rsidRPr="00D837F8">
        <w:rPr>
          <w:b/>
          <w:bCs/>
        </w:rPr>
        <w:t>Water Shed/Body Section</w:t>
      </w:r>
    </w:p>
    <w:bookmarkEnd w:id="38"/>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0320661F" w:rsidR="00D837F8" w:rsidRDefault="00D837F8" w:rsidP="00D837F8">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8A56DB"/>
    <w:p w14:paraId="41FC9EC3" w14:textId="1687544F" w:rsidR="00350529" w:rsidRDefault="00D837F8" w:rsidP="008A56DB">
      <w:r w:rsidRPr="00955C65">
        <w:rPr>
          <w:b/>
        </w:rPr>
        <w:t>WS LINE 2</w:t>
      </w:r>
      <w:bookmarkStart w:id="39" w:name="_Hlk103082895"/>
      <w:r w:rsidR="009D62DB" w:rsidRPr="00955C65">
        <w:rPr>
          <w:b/>
        </w:rPr>
        <w:t xml:space="preserve"> </w:t>
      </w:r>
      <w:r w:rsidR="009D62DB">
        <w:t xml:space="preserve"> UNUSED</w:t>
      </w:r>
      <w:bookmarkEnd w:id="39"/>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40" w:name="_Hlk103083017"/>
      <w:r w:rsidRPr="00955C65">
        <w:rPr>
          <w:b/>
        </w:rPr>
        <w:t>WS LINE 6</w:t>
      </w:r>
      <w:r w:rsidR="009D62DB" w:rsidRPr="00955C65">
        <w:rPr>
          <w:b/>
        </w:rPr>
        <w:t xml:space="preserve"> </w:t>
      </w:r>
      <w:r w:rsidR="009D62DB">
        <w:t xml:space="preserve"> UNUSED</w:t>
      </w:r>
    </w:p>
    <w:bookmarkEnd w:id="40"/>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proofErr w:type="spellStart"/>
      <w:r>
        <w:t>adjust_cn</w:t>
      </w:r>
      <w:proofErr w:type="spellEnd"/>
    </w:p>
    <w:p w14:paraId="6877C2CE" w14:textId="7440A890" w:rsidR="00D62BCC" w:rsidRDefault="00D62BCC" w:rsidP="00D62BCC">
      <w:r>
        <w:t>[LOGICAL]</w:t>
      </w:r>
    </w:p>
    <w:p w14:paraId="720CF5F0" w14:textId="5A5E1692" w:rsidR="00D62BCC" w:rsidRDefault="00D62BCC" w:rsidP="00D62BCC">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62BCC"/>
    <w:p w14:paraId="313E0B41" w14:textId="728F362C" w:rsidR="000A2C77" w:rsidRPr="00955C65" w:rsidRDefault="000A2C77" w:rsidP="000A2C77">
      <w:pPr>
        <w:rPr>
          <w:b/>
          <w:bCs/>
        </w:rPr>
      </w:pPr>
      <w:r w:rsidRPr="00955C65">
        <w:rPr>
          <w:b/>
          <w:bCs/>
        </w:rPr>
        <w:lastRenderedPageBreak/>
        <w:t>WS LINE 8</w:t>
      </w:r>
    </w:p>
    <w:p w14:paraId="7F46CB41" w14:textId="6DF8F4ED" w:rsidR="00D837F8" w:rsidRDefault="000A2C77" w:rsidP="000A2C7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0A2C77">
      <w:r>
        <w:t>[LOGICAL, LOGICAL, LOGICAL]</w:t>
      </w:r>
    </w:p>
    <w:p w14:paraId="3228A88D" w14:textId="6C0F50EC" w:rsidR="00EC78D4" w:rsidRDefault="00EC78D4" w:rsidP="000A2C77">
      <w:proofErr w:type="spellStart"/>
      <w:r>
        <w:t>I</w:t>
      </w:r>
      <w:r w:rsidR="00955C65">
        <w:t>tsapond</w:t>
      </w:r>
      <w:proofErr w:type="spellEnd"/>
      <w:r>
        <w:t xml:space="preserve">: </w:t>
      </w:r>
      <w:bookmarkStart w:id="41" w:name="_Hlk103083156"/>
      <w:r>
        <w:t xml:space="preserve">      do a standard USEPA pond simulation</w:t>
      </w:r>
      <w:bookmarkEnd w:id="41"/>
    </w:p>
    <w:p w14:paraId="5B659EF1" w14:textId="54AD2DB4" w:rsidR="00EC78D4" w:rsidRDefault="00EC78D4" w:rsidP="000A2C77">
      <w:proofErr w:type="spellStart"/>
      <w:r>
        <w:t>I</w:t>
      </w:r>
      <w:r w:rsidR="00955C65">
        <w:t>tsareservoir</w:t>
      </w:r>
      <w:proofErr w:type="spellEnd"/>
      <w:r>
        <w:t>: do a standard USEPA reservoir simulation</w:t>
      </w:r>
    </w:p>
    <w:p w14:paraId="040393B1" w14:textId="1BB5256B" w:rsidR="000A2C77" w:rsidRDefault="00EC78D4" w:rsidP="000A2C77">
      <w:proofErr w:type="spellStart"/>
      <w:r>
        <w:t>I</w:t>
      </w:r>
      <w:r w:rsidR="00955C65">
        <w:t>tsother</w:t>
      </w:r>
      <w:proofErr w:type="spellEnd"/>
      <w:r>
        <w:t xml:space="preserve">: </w:t>
      </w:r>
      <w:r w:rsidRPr="00EC78D4">
        <w:t xml:space="preserve"> </w:t>
      </w:r>
      <w:r>
        <w:t xml:space="preserve"> </w:t>
      </w:r>
      <w:r w:rsidR="00354837">
        <w:t>do other water bodies as read from external files</w:t>
      </w:r>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proofErr w:type="spellStart"/>
      <w:r>
        <w:t>num_special_waterbodies</w:t>
      </w:r>
      <w:proofErr w:type="spellEnd"/>
    </w:p>
    <w:p w14:paraId="0512F00B" w14:textId="0F8EC4C2" w:rsidR="00D837F8" w:rsidRDefault="00C121DC" w:rsidP="00C121DC">
      <w:r>
        <w:t>[INTEGER]</w:t>
      </w:r>
    </w:p>
    <w:p w14:paraId="024C7A42" w14:textId="2CD610DB" w:rsidR="00C121DC" w:rsidRDefault="00C121DC" w:rsidP="00C121DC">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proofErr w:type="spellStart"/>
      <w:r>
        <w:t>waterbody_names</w:t>
      </w:r>
      <w:proofErr w:type="spellEnd"/>
    </w:p>
    <w:p w14:paraId="36D2C290" w14:textId="7CB6FAA0" w:rsidR="005109CF" w:rsidRDefault="005109CF" w:rsidP="005109CF">
      <w:r>
        <w:t>[TEXT]</w:t>
      </w:r>
    </w:p>
    <w:p w14:paraId="782A46CA" w14:textId="389A0FC4" w:rsidR="005109CF" w:rsidRDefault="005109CF" w:rsidP="005109CF">
      <w:proofErr w:type="spellStart"/>
      <w:r>
        <w:t>waterbody_names</w:t>
      </w:r>
      <w:proofErr w:type="spellEnd"/>
      <w:r>
        <w:t>: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F1618B"/>
    <w:p w14:paraId="0BC2348E" w14:textId="3C83F200" w:rsidR="00F1618B" w:rsidRPr="00AC4A85" w:rsidRDefault="00F1618B" w:rsidP="00F1618B">
      <w:pPr>
        <w:rPr>
          <w:b/>
          <w:bCs/>
        </w:rPr>
      </w:pPr>
      <w:r w:rsidRPr="00AC4A85">
        <w:rPr>
          <w:b/>
          <w:bCs/>
        </w:rPr>
        <w:t>OS Line 3</w:t>
      </w:r>
    </w:p>
    <w:p w14:paraId="2067819C" w14:textId="27A76F32" w:rsidR="002843E9" w:rsidRDefault="002843E9" w:rsidP="00F1618B">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3"/>
    <w:p w14:paraId="7143EF47" w14:textId="66219D9E" w:rsidR="00F1618B" w:rsidRDefault="002843E9" w:rsidP="00F1618B">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4"/>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proofErr w:type="spellStart"/>
      <w:r w:rsidRPr="00F1618B">
        <w:rPr>
          <w:rFonts w:cs="Consolas"/>
          <w:color w:val="000000"/>
        </w:rPr>
        <w:t>is_daily_volatilized_output</w:t>
      </w:r>
      <w:proofErr w:type="spellEnd"/>
      <w:r w:rsidRPr="00F1618B">
        <w:rPr>
          <w:rFonts w:cs="Consolas"/>
          <w:color w:val="000000"/>
        </w:rPr>
        <w:t xml:space="preserve">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proofErr w:type="spellStart"/>
      <w:r w:rsidRPr="00F1618B">
        <w:rPr>
          <w:rFonts w:cs="Consolas"/>
          <w:color w:val="000000"/>
        </w:rPr>
        <w:t>is_chem_in_all_soil_output</w:t>
      </w:r>
      <w:proofErr w:type="spellEnd"/>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proofErr w:type="spellStart"/>
      <w:r w:rsidRPr="00F1618B">
        <w:rPr>
          <w:rFonts w:cs="Consolas"/>
          <w:color w:val="000000"/>
        </w:rPr>
        <w:t>is_chem_in_part_soil_output</w:t>
      </w:r>
      <w:proofErr w:type="spellEnd"/>
      <w:r w:rsidRPr="00F1618B">
        <w:rPr>
          <w:rFonts w:cs="Consolas"/>
          <w:color w:val="000000"/>
        </w:rPr>
        <w:t xml:space="preserve">, </w:t>
      </w:r>
      <w:proofErr w:type="spellStart"/>
      <w:r w:rsidRPr="00F1618B">
        <w:rPr>
          <w:rFonts w:cs="Consolas"/>
          <w:color w:val="000000"/>
        </w:rPr>
        <w:t>fieldmass_start</w:t>
      </w:r>
      <w:proofErr w:type="spellEnd"/>
      <w:r w:rsidRPr="00F1618B">
        <w:rPr>
          <w:rFonts w:cs="Consolas"/>
          <w:color w:val="000000"/>
        </w:rPr>
        <w:t xml:space="preserve">, </w:t>
      </w:r>
      <w:proofErr w:type="spellStart"/>
      <w:r w:rsidRPr="00F1618B">
        <w:rPr>
          <w:rFonts w:cs="Consolas"/>
          <w:color w:val="000000"/>
        </w:rPr>
        <w:t>fieldmass_end</w:t>
      </w:r>
      <w:proofErr w:type="spellEnd"/>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lastRenderedPageBreak/>
        <w:t xml:space="preserve">OS </w:t>
      </w:r>
      <w:r>
        <w:t xml:space="preserve">Line </w:t>
      </w:r>
      <w:r w:rsidRPr="00F1618B">
        <w:t>1</w:t>
      </w:r>
      <w:r>
        <w:t>1</w:t>
      </w:r>
    </w:p>
    <w:p w14:paraId="1A10D74A" w14:textId="77777777" w:rsidR="00F1618B" w:rsidRDefault="002843E9" w:rsidP="00F1618B">
      <w:pPr>
        <w:rPr>
          <w:rFonts w:cs="Consolas"/>
          <w:color w:val="000000"/>
        </w:rPr>
      </w:pPr>
      <w:proofErr w:type="spellStart"/>
      <w:r w:rsidRPr="00F1618B">
        <w:rPr>
          <w:rFonts w:cs="Consolas"/>
          <w:color w:val="000000"/>
        </w:rPr>
        <w:t>is_chem_on_foliage_output</w:t>
      </w:r>
      <w:proofErr w:type="spellEnd"/>
      <w:r w:rsidRPr="00F1618B">
        <w:rPr>
          <w:rFonts w:cs="Consolas"/>
          <w:color w:val="000000"/>
        </w:rPr>
        <w:t xml:space="preserve">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proofErr w:type="spellStart"/>
      <w:r w:rsidRPr="00F1618B">
        <w:rPr>
          <w:rFonts w:cs="Consolas"/>
          <w:color w:val="000000"/>
        </w:rPr>
        <w:t>is_precipitation_output</w:t>
      </w:r>
      <w:proofErr w:type="spellEnd"/>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proofErr w:type="spellStart"/>
      <w:r w:rsidRPr="00F1618B">
        <w:rPr>
          <w:rFonts w:cs="Consolas"/>
          <w:color w:val="000000"/>
        </w:rPr>
        <w:t>is_evapotranspiration_output</w:t>
      </w:r>
      <w:proofErr w:type="spellEnd"/>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proofErr w:type="spellStart"/>
      <w:r w:rsidRPr="00F1618B">
        <w:rPr>
          <w:rFonts w:cs="Consolas"/>
          <w:color w:val="000000"/>
        </w:rPr>
        <w:t>is_soil_water_output</w:t>
      </w:r>
      <w:proofErr w:type="spellEnd"/>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proofErr w:type="spellStart"/>
      <w:r w:rsidRPr="00F1618B">
        <w:rPr>
          <w:rFonts w:cs="Consolas"/>
          <w:color w:val="000000"/>
        </w:rPr>
        <w:t>is_irrigation_output</w:t>
      </w:r>
      <w:proofErr w:type="spellEnd"/>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proofErr w:type="spellStart"/>
      <w:r w:rsidRPr="00F1618B">
        <w:rPr>
          <w:rFonts w:cs="Consolas"/>
          <w:color w:val="000000"/>
        </w:rPr>
        <w:t>is_infiltration_at_depth_output,infiltration_point</w:t>
      </w:r>
      <w:proofErr w:type="spellEnd"/>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proofErr w:type="spellStart"/>
      <w:r w:rsidRPr="00F1618B">
        <w:rPr>
          <w:rFonts w:cs="Consolas"/>
          <w:color w:val="000000"/>
        </w:rPr>
        <w:t>is_infiltrated_bottom_output</w:t>
      </w:r>
      <w:proofErr w:type="spellEnd"/>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proofErr w:type="spellStart"/>
      <w:r w:rsidRPr="000D2DDA">
        <w:t>is_waterbody_info_output</w:t>
      </w:r>
      <w:proofErr w:type="spellEnd"/>
      <w:r w:rsidRPr="000D2DDA">
        <w:t xml:space="preserve"> [LOGICAL] output water body time series files</w:t>
      </w:r>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6"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551105">
      <w:pPr>
        <w:rPr>
          <w:rFonts w:ascii="Consolas" w:hAnsi="Consolas" w:cs="Consolas"/>
          <w:color w:val="000000"/>
          <w:sz w:val="19"/>
          <w:szCs w:val="19"/>
        </w:rPr>
      </w:pPr>
    </w:p>
    <w:p w14:paraId="2BA49672" w14:textId="16D55F43" w:rsidR="005E58A1" w:rsidRDefault="00667673" w:rsidP="00667673">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667673">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62BCC">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62BCC"/>
    <w:p w14:paraId="15C4C1EB" w14:textId="4A615901" w:rsidR="002843E9" w:rsidRDefault="00381DC7" w:rsidP="00D62BCC">
      <w:r>
        <w:t xml:space="preserve">PLNAME:  Can be any of the text in Table </w:t>
      </w:r>
      <w:r w:rsidR="000746EE">
        <w:t>3.5</w:t>
      </w:r>
    </w:p>
    <w:p w14:paraId="7F84E9E8" w14:textId="39182EBA" w:rsidR="00381DC7" w:rsidRDefault="00381DC7" w:rsidP="00D62BCC">
      <w:proofErr w:type="spellStart"/>
      <w:r>
        <w:t>chem_id</w:t>
      </w:r>
      <w:proofErr w:type="spellEnd"/>
      <w:r>
        <w:t>: 0=not chemical output, 1= parent, 2= daughter, 3=granddaughter</w:t>
      </w:r>
    </w:p>
    <w:p w14:paraId="6FC57B06" w14:textId="4C5DB2CF" w:rsidR="00381DC7" w:rsidRDefault="00381DC7" w:rsidP="00D62BCC">
      <w:r>
        <w:t>MODE: values as specified in table xx</w:t>
      </w:r>
    </w:p>
    <w:p w14:paraId="41A19494" w14:textId="1808F237" w:rsidR="00381DC7" w:rsidRDefault="00381DC7" w:rsidP="00D62BCC">
      <w:r>
        <w:t>Arg: compartment number of interests, or first compartment of a rage of compartments</w:t>
      </w:r>
    </w:p>
    <w:p w14:paraId="14A384C9" w14:textId="6DC40047" w:rsidR="00381DC7" w:rsidRDefault="00381DC7" w:rsidP="00381DC7">
      <w:r>
        <w:t>Arg2: last compartment of a rage of compartments,  otherwise enter ARG (or any integer)</w:t>
      </w:r>
    </w:p>
    <w:p w14:paraId="65187EDE" w14:textId="0B0717B2" w:rsidR="00381DC7" w:rsidRDefault="00381DC7" w:rsidP="00D62BCC">
      <w:r>
        <w:t>CONST: output will be multiplied by this number</w:t>
      </w:r>
    </w:p>
    <w:p w14:paraId="33023FB3" w14:textId="77777777" w:rsidR="00381DC7" w:rsidRDefault="00381DC7" w:rsidP="00D62BCC"/>
    <w:p w14:paraId="715E0099" w14:textId="78638DD2" w:rsidR="002843E9" w:rsidRDefault="002843E9" w:rsidP="00D62BCC"/>
    <w:p w14:paraId="1E44B8C3" w14:textId="77777777" w:rsidR="00381DC7" w:rsidRDefault="00381DC7" w:rsidP="00D62BCC"/>
    <w:p w14:paraId="27858346" w14:textId="77777777" w:rsidR="00323AE6" w:rsidRDefault="00323AE6" w:rsidP="00F60077"/>
    <w:p w14:paraId="4809D325" w14:textId="191325AC" w:rsidR="00795509" w:rsidRPr="005644CE" w:rsidRDefault="0032152D" w:rsidP="0032152D">
      <w:pPr>
        <w:pStyle w:val="Heading2"/>
      </w:pPr>
      <w:bookmarkStart w:id="48" w:name="_Toc120611198"/>
      <w:r>
        <w:lastRenderedPageBreak/>
        <w:t>Field Property Input File</w:t>
      </w:r>
      <w:bookmarkEnd w:id="48"/>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50"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F60077">
      <w:r w:rsidRPr="00FD656D">
        <w:t>IREG:</w:t>
      </w:r>
      <w:r w:rsidR="002C0606">
        <w:tab/>
      </w:r>
      <w:r w:rsidR="006E4757">
        <w:tab/>
      </w:r>
      <w:r w:rsidRPr="00FD656D">
        <w:t>location of NRCS 24-hour hyetograph.</w:t>
      </w:r>
    </w:p>
    <w:p w14:paraId="69C42E07" w14:textId="16412B9B" w:rsidR="00015737" w:rsidRPr="00FD656D" w:rsidRDefault="00015737" w:rsidP="00F60077">
      <w:r w:rsidRPr="00FD656D">
        <w:t xml:space="preserve">SLP: </w:t>
      </w:r>
      <w:r>
        <w:tab/>
      </w:r>
      <w:r w:rsidR="006E4757">
        <w:tab/>
      </w:r>
      <w:r w:rsidRPr="00FD656D">
        <w:t>land slope (%)</w:t>
      </w:r>
      <w:r w:rsidR="00282532">
        <w:t>.</w:t>
      </w:r>
    </w:p>
    <w:p w14:paraId="2626A35A" w14:textId="5D32891D" w:rsidR="00015737" w:rsidRDefault="002F1E5B" w:rsidP="00F6007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F6007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F6007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F6007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F60077">
      <w:r>
        <w:lastRenderedPageBreak/>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F6007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F6007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F6007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86723F">
      <w:pPr>
        <w:ind w:left="900" w:hanging="900"/>
      </w:pPr>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Usually ~0.45 – 0.55; PRZM accepts values between 0.0 and 0.9</w:t>
      </w:r>
    </w:p>
    <w:p w14:paraId="29B4300F" w14:textId="6AF8C241" w:rsidR="00015737" w:rsidRDefault="00DA3302" w:rsidP="00F6007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F6007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F6007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F6007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F60077">
      <w:proofErr w:type="spellStart"/>
      <w:r>
        <w:t>Height_stagnant_air_layer_cm</w:t>
      </w:r>
      <w:proofErr w:type="spellEnd"/>
      <w:r>
        <w:t>:</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 xml:space="preserve">Only if </w:t>
      </w:r>
      <w:proofErr w:type="spellStart"/>
      <w:r>
        <w:t>is_temperature_simulated</w:t>
      </w:r>
      <w:proofErr w:type="spellEnd"/>
      <w:r>
        <w:t xml:space="preserve">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lastRenderedPageBreak/>
        <w:t xml:space="preserve">Only if </w:t>
      </w:r>
      <w:proofErr w:type="spellStart"/>
      <w:r w:rsidR="00694D69">
        <w:t>tempflag</w:t>
      </w:r>
      <w:proofErr w:type="spellEnd"/>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F6007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F60077">
      <w:proofErr w:type="spellStart"/>
      <w:r w:rsidRPr="007216EE">
        <w:t>runoff_decline</w:t>
      </w:r>
      <w:proofErr w:type="spellEnd"/>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F6007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F6007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F60077">
      <w:proofErr w:type="spellStart"/>
      <w:r w:rsidRPr="007216EE">
        <w:t>erosion_decline</w:t>
      </w:r>
      <w:proofErr w:type="spellEnd"/>
      <w:r w:rsidRPr="007216EE">
        <w:t xml:space="preserv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F60077">
      <w:proofErr w:type="spellStart"/>
      <w:r>
        <w:t>erosion_effic</w:t>
      </w:r>
      <w:proofErr w:type="spellEnd"/>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bookmarkStart w:id="53" w:name="_Toc120611199"/>
      <w:r w:rsidRPr="0032152D">
        <w:t xml:space="preserve">Waterbody/Watershed </w:t>
      </w:r>
      <w:r w:rsidR="0032152D">
        <w:t xml:space="preserve">Input </w:t>
      </w:r>
      <w:r w:rsidRPr="0032152D">
        <w:t>File</w:t>
      </w:r>
      <w:bookmarkEnd w:id="53"/>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54" w:name="_Toc120611200"/>
      <w:r w:rsidRPr="00B135A0">
        <w:lastRenderedPageBreak/>
        <w:t>Meteorological Data File</w:t>
      </w:r>
      <w:bookmarkEnd w:id="54"/>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5" w:name="_Toc120611201"/>
      <w:r>
        <w:t>Parameter Estimation</w:t>
      </w:r>
      <w:bookmarkEnd w:id="55"/>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lastRenderedPageBreak/>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6" w:name="_Hlk49240068"/>
      <w:proofErr w:type="spellStart"/>
      <w:r w:rsidRPr="003E4634">
        <w:rPr>
          <w:b/>
        </w:rPr>
        <w:t>application_rate</w:t>
      </w:r>
      <w:bookmarkEnd w:id="56"/>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8"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 xml:space="preserve">be calculated </w:t>
      </w:r>
      <w:r w:rsidR="003D3125">
        <w:lastRenderedPageBreak/>
        <w:t>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8"/>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lastRenderedPageBreak/>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F6007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proofErr w:type="spellStart"/>
            <w:r w:rsidRPr="00E170BF">
              <w:t>Szeicz</w:t>
            </w:r>
            <w:proofErr w:type="spellEnd"/>
            <w:r w:rsidRPr="00E170BF">
              <w:t xml:space="preserve">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r>
      <w:proofErr w:type="spellStart"/>
      <w:r>
        <w:t>Δx</w:t>
      </w:r>
      <w:proofErr w:type="spellEnd"/>
      <w:r>
        <w:t xml:space="preserve">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F60077">
            <w:pPr>
              <w:rPr>
                <w:b/>
                <w:bCs/>
              </w:rPr>
            </w:pPr>
            <w:r w:rsidRPr="00F21305">
              <w:rPr>
                <w:b/>
                <w:bCs/>
              </w:rPr>
              <w:lastRenderedPageBreak/>
              <w:t xml:space="preserve">Table 3.5 Variable Designations for </w:t>
            </w:r>
            <w:r w:rsidR="00045414" w:rsidRPr="00F21305">
              <w:rPr>
                <w:b/>
                <w:bCs/>
              </w:rPr>
              <w:t>Output</w:t>
            </w:r>
            <w:r w:rsidRPr="00F21305">
              <w:rPr>
                <w:b/>
                <w:bCs/>
              </w:rPr>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F60077">
            <w:pPr>
              <w:rPr>
                <w:b/>
                <w:bCs/>
              </w:rPr>
            </w:pPr>
            <w:r w:rsidRPr="00F21305">
              <w:rPr>
                <w:b/>
                <w:bCs/>
              </w:rPr>
              <w:t>PLNAME</w:t>
            </w:r>
          </w:p>
        </w:tc>
        <w:tc>
          <w:tcPr>
            <w:tcW w:w="5760" w:type="dxa"/>
          </w:tcPr>
          <w:p w14:paraId="6DDC8925" w14:textId="77777777" w:rsidR="00A06125" w:rsidRPr="00F21305" w:rsidRDefault="00A06125" w:rsidP="00F60077">
            <w:pPr>
              <w:rPr>
                <w:b/>
                <w:bCs/>
              </w:rPr>
            </w:pPr>
            <w:r w:rsidRPr="00F21305">
              <w:rPr>
                <w:b/>
                <w:bCs/>
              </w:rPr>
              <w:t>Description</w:t>
            </w:r>
          </w:p>
        </w:tc>
        <w:tc>
          <w:tcPr>
            <w:tcW w:w="990" w:type="dxa"/>
          </w:tcPr>
          <w:p w14:paraId="408635AB" w14:textId="77777777" w:rsidR="00A06125" w:rsidRPr="00F21305" w:rsidRDefault="00A06125" w:rsidP="00F60077">
            <w:pPr>
              <w:rPr>
                <w:b/>
                <w:bCs/>
              </w:rPr>
            </w:pPr>
            <w:r w:rsidRPr="00F21305">
              <w:rPr>
                <w:b/>
                <w:bCs/>
              </w:rPr>
              <w:t>Units</w:t>
            </w:r>
          </w:p>
        </w:tc>
        <w:tc>
          <w:tcPr>
            <w:tcW w:w="1705" w:type="dxa"/>
          </w:tcPr>
          <w:p w14:paraId="77C5CA3E" w14:textId="1AAEFF10" w:rsidR="00A06125" w:rsidRPr="00F21305" w:rsidRDefault="00157D08" w:rsidP="00F60077">
            <w:pPr>
              <w:rPr>
                <w:b/>
                <w:bCs/>
              </w:rPr>
            </w:pPr>
            <w:r w:rsidRPr="00F21305">
              <w:rPr>
                <w:b/>
                <w:bCs/>
              </w:rPr>
              <w:t xml:space="preserve">Compartment </w:t>
            </w:r>
            <w:r w:rsidR="00F21305">
              <w:rPr>
                <w:b/>
                <w:bCs/>
              </w:rPr>
              <w:t>R</w:t>
            </w:r>
            <w:r w:rsidRPr="00F21305">
              <w:rPr>
                <w:b/>
                <w:bCs/>
              </w:rPr>
              <w:t>equired</w:t>
            </w:r>
            <w:r w:rsidR="00F21305">
              <w:rPr>
                <w:b/>
                <w:bCs/>
              </w:rPr>
              <w:t xml:space="preserve"> *</w:t>
            </w:r>
          </w:p>
        </w:tc>
      </w:tr>
      <w:tr w:rsidR="00EE468F" w:rsidRPr="00EE79DE" w14:paraId="6E45ED6F" w14:textId="77777777" w:rsidTr="00F21305">
        <w:tc>
          <w:tcPr>
            <w:tcW w:w="1170" w:type="dxa"/>
          </w:tcPr>
          <w:p w14:paraId="2C78AC21" w14:textId="145E5D35" w:rsidR="00EE468F" w:rsidRPr="000C1CC3" w:rsidRDefault="00EE468F" w:rsidP="00F60077">
            <w:r w:rsidRPr="000C1CC3">
              <w:t>INTS</w:t>
            </w:r>
          </w:p>
        </w:tc>
        <w:tc>
          <w:tcPr>
            <w:tcW w:w="5760" w:type="dxa"/>
          </w:tcPr>
          <w:p w14:paraId="2C703AB8" w14:textId="21E88C4E" w:rsidR="00EE468F" w:rsidRDefault="00EE468F" w:rsidP="00F60077">
            <w:r>
              <w:t>Water held on crop canopy</w:t>
            </w:r>
          </w:p>
        </w:tc>
        <w:tc>
          <w:tcPr>
            <w:tcW w:w="990" w:type="dxa"/>
          </w:tcPr>
          <w:p w14:paraId="688963D2" w14:textId="24668991" w:rsidR="00EE468F" w:rsidRDefault="00EE468F" w:rsidP="00F60077">
            <w:r>
              <w:t>cm</w:t>
            </w:r>
          </w:p>
        </w:tc>
        <w:tc>
          <w:tcPr>
            <w:tcW w:w="1705" w:type="dxa"/>
          </w:tcPr>
          <w:p w14:paraId="79C74F9B" w14:textId="74994B6E" w:rsidR="00EE468F" w:rsidRDefault="000746EE" w:rsidP="00F60077">
            <w:r>
              <w:t>--</w:t>
            </w:r>
          </w:p>
        </w:tc>
      </w:tr>
      <w:tr w:rsidR="00231B60" w:rsidRPr="00EE79DE" w14:paraId="54EF48B8" w14:textId="77777777" w:rsidTr="00F21305">
        <w:tc>
          <w:tcPr>
            <w:tcW w:w="1170" w:type="dxa"/>
          </w:tcPr>
          <w:p w14:paraId="06C257DF" w14:textId="77777777" w:rsidR="00231B60" w:rsidRPr="000C1CC3" w:rsidRDefault="00231B60" w:rsidP="00F60077">
            <w:r w:rsidRPr="000C1CC3">
              <w:t>PRCP</w:t>
            </w:r>
          </w:p>
        </w:tc>
        <w:tc>
          <w:tcPr>
            <w:tcW w:w="5760" w:type="dxa"/>
          </w:tcPr>
          <w:p w14:paraId="68B1BB95" w14:textId="77777777" w:rsidR="00231B60" w:rsidRPr="00EE79DE" w:rsidRDefault="00231B60" w:rsidP="00F60077">
            <w:r>
              <w:t>Precipitation</w:t>
            </w:r>
          </w:p>
        </w:tc>
        <w:tc>
          <w:tcPr>
            <w:tcW w:w="990" w:type="dxa"/>
          </w:tcPr>
          <w:p w14:paraId="05763E77" w14:textId="77777777" w:rsidR="00231B60" w:rsidRPr="00EE79DE" w:rsidRDefault="00231B60" w:rsidP="00F60077">
            <w:r>
              <w:t>cm</w:t>
            </w:r>
          </w:p>
        </w:tc>
        <w:tc>
          <w:tcPr>
            <w:tcW w:w="1705" w:type="dxa"/>
          </w:tcPr>
          <w:p w14:paraId="24470DF5" w14:textId="39C636F3" w:rsidR="00231B60" w:rsidRDefault="000746EE" w:rsidP="00F60077">
            <w:r>
              <w:t>--</w:t>
            </w:r>
          </w:p>
        </w:tc>
      </w:tr>
      <w:tr w:rsidR="00231B60" w:rsidRPr="00EE79DE" w14:paraId="607CDA28" w14:textId="77777777" w:rsidTr="00F21305">
        <w:tc>
          <w:tcPr>
            <w:tcW w:w="1170" w:type="dxa"/>
          </w:tcPr>
          <w:p w14:paraId="7AC59714" w14:textId="77777777" w:rsidR="00231B60" w:rsidRPr="000C1CC3" w:rsidRDefault="00A74192" w:rsidP="00F60077">
            <w:r w:rsidRPr="000C1CC3">
              <w:t>TETD</w:t>
            </w:r>
          </w:p>
        </w:tc>
        <w:tc>
          <w:tcPr>
            <w:tcW w:w="5760" w:type="dxa"/>
          </w:tcPr>
          <w:p w14:paraId="0941CB1C" w14:textId="77777777" w:rsidR="00231B60" w:rsidRDefault="00A74192" w:rsidP="00F60077">
            <w:r>
              <w:t xml:space="preserve">Actual </w:t>
            </w:r>
            <w:r w:rsidR="008E58EF">
              <w:t>e</w:t>
            </w:r>
            <w:r>
              <w:t>vapotranspiration from entire profile</w:t>
            </w:r>
          </w:p>
        </w:tc>
        <w:tc>
          <w:tcPr>
            <w:tcW w:w="990" w:type="dxa"/>
          </w:tcPr>
          <w:p w14:paraId="3C19B9EE" w14:textId="77777777" w:rsidR="00231B60" w:rsidRDefault="00A74192" w:rsidP="00F60077">
            <w:r>
              <w:t>cm</w:t>
            </w:r>
          </w:p>
        </w:tc>
        <w:tc>
          <w:tcPr>
            <w:tcW w:w="1705" w:type="dxa"/>
          </w:tcPr>
          <w:p w14:paraId="41FEA140" w14:textId="6CA434E5" w:rsidR="00231B60" w:rsidRDefault="000746EE" w:rsidP="00F60077">
            <w:r>
              <w:t>--</w:t>
            </w:r>
          </w:p>
        </w:tc>
      </w:tr>
      <w:tr w:rsidR="00BA7565" w:rsidRPr="00EE79DE" w14:paraId="603DBF2F" w14:textId="77777777" w:rsidTr="00F21305">
        <w:tc>
          <w:tcPr>
            <w:tcW w:w="1170" w:type="dxa"/>
          </w:tcPr>
          <w:p w14:paraId="30CA1C6E" w14:textId="77777777" w:rsidR="00BA7565" w:rsidRPr="000C1CC3" w:rsidRDefault="00BA7565" w:rsidP="00F60077">
            <w:r w:rsidRPr="000C1CC3">
              <w:t>IRRG</w:t>
            </w:r>
          </w:p>
        </w:tc>
        <w:tc>
          <w:tcPr>
            <w:tcW w:w="5760" w:type="dxa"/>
          </w:tcPr>
          <w:p w14:paraId="54B17104" w14:textId="77777777" w:rsidR="00BA7565" w:rsidRDefault="00BA7565" w:rsidP="00F60077">
            <w:r>
              <w:t>Irrigation</w:t>
            </w:r>
          </w:p>
        </w:tc>
        <w:tc>
          <w:tcPr>
            <w:tcW w:w="990" w:type="dxa"/>
          </w:tcPr>
          <w:p w14:paraId="3649841D" w14:textId="77777777" w:rsidR="00BA7565" w:rsidRDefault="00BA7565" w:rsidP="00F60077">
            <w:r>
              <w:t>cm</w:t>
            </w:r>
          </w:p>
        </w:tc>
        <w:tc>
          <w:tcPr>
            <w:tcW w:w="1705" w:type="dxa"/>
          </w:tcPr>
          <w:p w14:paraId="3D5E2853" w14:textId="03C9C465" w:rsidR="00BA7565" w:rsidRDefault="000746EE" w:rsidP="00F60077">
            <w:r>
              <w:t>--</w:t>
            </w:r>
          </w:p>
        </w:tc>
      </w:tr>
      <w:tr w:rsidR="00BA7565" w:rsidRPr="00EE79DE" w14:paraId="192E4BA4" w14:textId="77777777" w:rsidTr="00F21305">
        <w:tc>
          <w:tcPr>
            <w:tcW w:w="1170" w:type="dxa"/>
          </w:tcPr>
          <w:p w14:paraId="3BDC4F68" w14:textId="77777777" w:rsidR="00BA7565" w:rsidRPr="000C1CC3" w:rsidRDefault="00BA7565" w:rsidP="00F60077">
            <w:r w:rsidRPr="000C1CC3">
              <w:t>SWTR</w:t>
            </w:r>
          </w:p>
        </w:tc>
        <w:tc>
          <w:tcPr>
            <w:tcW w:w="5760" w:type="dxa"/>
          </w:tcPr>
          <w:p w14:paraId="0DDF20C0" w14:textId="77777777" w:rsidR="00BA7565" w:rsidRDefault="00BA7565" w:rsidP="00F60077">
            <w:r>
              <w:t>Soil water in compartment</w:t>
            </w:r>
          </w:p>
        </w:tc>
        <w:tc>
          <w:tcPr>
            <w:tcW w:w="990" w:type="dxa"/>
          </w:tcPr>
          <w:p w14:paraId="43F822AB" w14:textId="77777777" w:rsidR="00BA7565" w:rsidRDefault="00BA7565" w:rsidP="00F60077">
            <w:r>
              <w:t>cm</w:t>
            </w:r>
          </w:p>
        </w:tc>
        <w:tc>
          <w:tcPr>
            <w:tcW w:w="1705" w:type="dxa"/>
          </w:tcPr>
          <w:p w14:paraId="2156C773" w14:textId="45C75A1B" w:rsidR="00BA7565" w:rsidRDefault="000746EE" w:rsidP="00F60077">
            <w:r>
              <w:t>ARG, ARG2</w:t>
            </w:r>
          </w:p>
        </w:tc>
      </w:tr>
      <w:tr w:rsidR="005C6B49" w:rsidRPr="00EE79DE" w14:paraId="2C996519" w14:textId="77777777" w:rsidTr="00F21305">
        <w:tc>
          <w:tcPr>
            <w:tcW w:w="1170" w:type="dxa"/>
          </w:tcPr>
          <w:p w14:paraId="58CC2866" w14:textId="3F982E68" w:rsidR="005C6B49" w:rsidRPr="000C1CC3" w:rsidRDefault="005C6B49" w:rsidP="00F60077">
            <w:r>
              <w:t>THET</w:t>
            </w:r>
          </w:p>
        </w:tc>
        <w:tc>
          <w:tcPr>
            <w:tcW w:w="5760" w:type="dxa"/>
          </w:tcPr>
          <w:p w14:paraId="2B36AEF1" w14:textId="39915B73" w:rsidR="005C6B49" w:rsidRDefault="005C6B49" w:rsidP="00F60077">
            <w:r>
              <w:t>Soil Water Fraction  (Multicompartment requests are not useful for compartments of unequal size)</w:t>
            </w:r>
          </w:p>
        </w:tc>
        <w:tc>
          <w:tcPr>
            <w:tcW w:w="990" w:type="dxa"/>
          </w:tcPr>
          <w:p w14:paraId="6BE21DE1" w14:textId="0B625230" w:rsidR="005C6B49" w:rsidRDefault="005C6B49" w:rsidP="00F60077">
            <w:r>
              <w:t>cm/cm</w:t>
            </w:r>
          </w:p>
        </w:tc>
        <w:tc>
          <w:tcPr>
            <w:tcW w:w="1705" w:type="dxa"/>
          </w:tcPr>
          <w:p w14:paraId="5CA121C5" w14:textId="28134353" w:rsidR="005C6B49" w:rsidRDefault="005C6B49" w:rsidP="00F60077">
            <w:r>
              <w:t>ARG, ARG2</w:t>
            </w:r>
          </w:p>
        </w:tc>
      </w:tr>
      <w:tr w:rsidR="00EE468F" w:rsidRPr="00EE79DE" w14:paraId="00615AEF" w14:textId="77777777" w:rsidTr="00F21305">
        <w:tc>
          <w:tcPr>
            <w:tcW w:w="1170" w:type="dxa"/>
          </w:tcPr>
          <w:p w14:paraId="488DBF13" w14:textId="71360535" w:rsidR="00EE468F" w:rsidRPr="000C1CC3" w:rsidRDefault="00EE468F" w:rsidP="00F60077">
            <w:r w:rsidRPr="000C1CC3">
              <w:t>SLET</w:t>
            </w:r>
          </w:p>
        </w:tc>
        <w:tc>
          <w:tcPr>
            <w:tcW w:w="5760" w:type="dxa"/>
          </w:tcPr>
          <w:p w14:paraId="00E82A20" w14:textId="0953129D" w:rsidR="00EE468F" w:rsidRDefault="00EE468F" w:rsidP="00F60077">
            <w:r>
              <w:t>Evaporation from soil compartment</w:t>
            </w:r>
          </w:p>
        </w:tc>
        <w:tc>
          <w:tcPr>
            <w:tcW w:w="990" w:type="dxa"/>
          </w:tcPr>
          <w:p w14:paraId="65A4C884" w14:textId="530A39B0" w:rsidR="00EE468F" w:rsidRDefault="00EE468F" w:rsidP="00F60077">
            <w:r>
              <w:t>cm</w:t>
            </w:r>
          </w:p>
        </w:tc>
        <w:tc>
          <w:tcPr>
            <w:tcW w:w="1705" w:type="dxa"/>
          </w:tcPr>
          <w:p w14:paraId="7DAD6750" w14:textId="0D5BA2B5" w:rsidR="00EE468F" w:rsidRDefault="000746EE" w:rsidP="00F60077">
            <w:r>
              <w:t>ARG, ARG2</w:t>
            </w:r>
          </w:p>
        </w:tc>
      </w:tr>
      <w:tr w:rsidR="0051480C" w:rsidRPr="00EE79DE" w14:paraId="17AF6B61" w14:textId="77777777" w:rsidTr="00F21305">
        <w:tc>
          <w:tcPr>
            <w:tcW w:w="1170" w:type="dxa"/>
          </w:tcPr>
          <w:p w14:paraId="620DE957" w14:textId="28EB3293" w:rsidR="0051480C" w:rsidRPr="000C1CC3" w:rsidRDefault="0051480C" w:rsidP="00F60077">
            <w:r w:rsidRPr="000C1CC3">
              <w:t>SNOP</w:t>
            </w:r>
          </w:p>
        </w:tc>
        <w:tc>
          <w:tcPr>
            <w:tcW w:w="5760" w:type="dxa"/>
          </w:tcPr>
          <w:p w14:paraId="4ABDA225" w14:textId="15EDE0DC" w:rsidR="0051480C" w:rsidRDefault="00E21757" w:rsidP="00F60077">
            <w:r>
              <w:t>Snowpack</w:t>
            </w:r>
          </w:p>
        </w:tc>
        <w:tc>
          <w:tcPr>
            <w:tcW w:w="990" w:type="dxa"/>
          </w:tcPr>
          <w:p w14:paraId="680242BA" w14:textId="76A2A5DF" w:rsidR="0051480C" w:rsidRDefault="0051480C" w:rsidP="00F60077">
            <w:r>
              <w:t>cm</w:t>
            </w:r>
          </w:p>
        </w:tc>
        <w:tc>
          <w:tcPr>
            <w:tcW w:w="1705" w:type="dxa"/>
          </w:tcPr>
          <w:p w14:paraId="39C6B8E1" w14:textId="5323783B" w:rsidR="0051480C" w:rsidRDefault="000746EE" w:rsidP="00F60077">
            <w:r>
              <w:t>--</w:t>
            </w:r>
          </w:p>
        </w:tc>
      </w:tr>
      <w:tr w:rsidR="0051480C" w:rsidRPr="00EE79DE" w14:paraId="570504BE" w14:textId="77777777" w:rsidTr="00F21305">
        <w:tc>
          <w:tcPr>
            <w:tcW w:w="1170" w:type="dxa"/>
          </w:tcPr>
          <w:p w14:paraId="2B8C9707" w14:textId="51F9ECB2" w:rsidR="0051480C" w:rsidRPr="000C1CC3" w:rsidRDefault="0051480C" w:rsidP="00F60077">
            <w:r w:rsidRPr="000C1CC3">
              <w:t>THRF</w:t>
            </w:r>
          </w:p>
        </w:tc>
        <w:tc>
          <w:tcPr>
            <w:tcW w:w="5760" w:type="dxa"/>
          </w:tcPr>
          <w:p w14:paraId="4B8AC235" w14:textId="5F577CBE" w:rsidR="0051480C" w:rsidRDefault="0051480C" w:rsidP="00F60077">
            <w:r>
              <w:t>Water flow through canopy</w:t>
            </w:r>
          </w:p>
        </w:tc>
        <w:tc>
          <w:tcPr>
            <w:tcW w:w="990" w:type="dxa"/>
          </w:tcPr>
          <w:p w14:paraId="25493CDA" w14:textId="76E847A8" w:rsidR="0051480C" w:rsidRDefault="0051480C" w:rsidP="00F60077">
            <w:r>
              <w:t>cm</w:t>
            </w:r>
          </w:p>
        </w:tc>
        <w:tc>
          <w:tcPr>
            <w:tcW w:w="1705" w:type="dxa"/>
          </w:tcPr>
          <w:p w14:paraId="05B0499F" w14:textId="6ACE49D4" w:rsidR="0051480C" w:rsidRDefault="000746EE" w:rsidP="00F60077">
            <w:r>
              <w:t>--</w:t>
            </w:r>
          </w:p>
        </w:tc>
      </w:tr>
      <w:tr w:rsidR="0051480C" w:rsidRPr="00EE79DE" w14:paraId="36BE0D8F" w14:textId="77777777" w:rsidTr="00F21305">
        <w:tc>
          <w:tcPr>
            <w:tcW w:w="1170" w:type="dxa"/>
          </w:tcPr>
          <w:p w14:paraId="304D73B9" w14:textId="15BBF263" w:rsidR="0051480C" w:rsidRPr="000C1CC3" w:rsidRDefault="00B05D18" w:rsidP="00F60077">
            <w:r w:rsidRPr="000C1CC3">
              <w:t>SNOF</w:t>
            </w:r>
          </w:p>
        </w:tc>
        <w:tc>
          <w:tcPr>
            <w:tcW w:w="5760" w:type="dxa"/>
          </w:tcPr>
          <w:p w14:paraId="265D424C" w14:textId="3BD161DF" w:rsidR="0051480C" w:rsidRDefault="00B05D18" w:rsidP="00F60077">
            <w:r>
              <w:t>Snowfall</w:t>
            </w:r>
          </w:p>
        </w:tc>
        <w:tc>
          <w:tcPr>
            <w:tcW w:w="990" w:type="dxa"/>
          </w:tcPr>
          <w:p w14:paraId="62C51907" w14:textId="0AB561CD" w:rsidR="0051480C" w:rsidRDefault="00B05D18" w:rsidP="00F60077">
            <w:r>
              <w:t>cm</w:t>
            </w:r>
          </w:p>
        </w:tc>
        <w:tc>
          <w:tcPr>
            <w:tcW w:w="1705" w:type="dxa"/>
          </w:tcPr>
          <w:p w14:paraId="3E5DFCF5" w14:textId="46E1F007" w:rsidR="0051480C" w:rsidRDefault="005C6B49" w:rsidP="00F60077">
            <w:r>
              <w:t>--</w:t>
            </w:r>
          </w:p>
        </w:tc>
      </w:tr>
      <w:tr w:rsidR="00BA7565" w:rsidRPr="00EE79DE" w14:paraId="55CA418C" w14:textId="77777777" w:rsidTr="00F21305">
        <w:tc>
          <w:tcPr>
            <w:tcW w:w="1170" w:type="dxa"/>
          </w:tcPr>
          <w:p w14:paraId="20188349" w14:textId="6282500A" w:rsidR="00BA7565" w:rsidRPr="000C1CC3" w:rsidRDefault="00B05D18" w:rsidP="00F60077">
            <w:r w:rsidRPr="000C1CC3">
              <w:t>CEVP</w:t>
            </w:r>
          </w:p>
        </w:tc>
        <w:tc>
          <w:tcPr>
            <w:tcW w:w="5760" w:type="dxa"/>
          </w:tcPr>
          <w:p w14:paraId="67713D8A" w14:textId="58580D2A" w:rsidR="00BA7565" w:rsidRDefault="00B05D18" w:rsidP="00F60077">
            <w:r>
              <w:t>Canopy evaporation</w:t>
            </w:r>
          </w:p>
        </w:tc>
        <w:tc>
          <w:tcPr>
            <w:tcW w:w="990" w:type="dxa"/>
          </w:tcPr>
          <w:p w14:paraId="7E52D5E8" w14:textId="30F36B44" w:rsidR="00BA7565" w:rsidRDefault="00B05D18" w:rsidP="00F60077">
            <w:r>
              <w:t>cm</w:t>
            </w:r>
          </w:p>
        </w:tc>
        <w:tc>
          <w:tcPr>
            <w:tcW w:w="1705" w:type="dxa"/>
          </w:tcPr>
          <w:p w14:paraId="4AE5325F" w14:textId="3CFBF024" w:rsidR="00BA7565" w:rsidRDefault="005C6B49" w:rsidP="00F60077">
            <w:r>
              <w:t>--</w:t>
            </w:r>
          </w:p>
        </w:tc>
      </w:tr>
      <w:tr w:rsidR="00B05D18" w:rsidRPr="00EE79DE" w14:paraId="42496D8A" w14:textId="77777777" w:rsidTr="00F21305">
        <w:tc>
          <w:tcPr>
            <w:tcW w:w="1170" w:type="dxa"/>
          </w:tcPr>
          <w:p w14:paraId="00D41A17" w14:textId="22A59739" w:rsidR="00B05D18" w:rsidRPr="000C1CC3" w:rsidRDefault="00B05D18" w:rsidP="00F60077">
            <w:r w:rsidRPr="000C1CC3">
              <w:t>TETD</w:t>
            </w:r>
          </w:p>
        </w:tc>
        <w:tc>
          <w:tcPr>
            <w:tcW w:w="5760" w:type="dxa"/>
          </w:tcPr>
          <w:p w14:paraId="63F9828D" w14:textId="2233CF2A" w:rsidR="00B05D18" w:rsidRDefault="005C6B49" w:rsidP="00F60077">
            <w:r>
              <w:t>E</w:t>
            </w:r>
            <w:r w:rsidR="00B05D18">
              <w:t>vapo</w:t>
            </w:r>
            <w:r>
              <w:t>transpiration</w:t>
            </w:r>
          </w:p>
        </w:tc>
        <w:tc>
          <w:tcPr>
            <w:tcW w:w="990" w:type="dxa"/>
          </w:tcPr>
          <w:p w14:paraId="76123CC7" w14:textId="32E3D271" w:rsidR="00B05D18" w:rsidRDefault="00B05D18" w:rsidP="00F60077">
            <w:r>
              <w:t>cm</w:t>
            </w:r>
          </w:p>
        </w:tc>
        <w:tc>
          <w:tcPr>
            <w:tcW w:w="1705" w:type="dxa"/>
          </w:tcPr>
          <w:p w14:paraId="34B296A1" w14:textId="508010D3" w:rsidR="00B05D18" w:rsidRDefault="005C6B49" w:rsidP="00F60077">
            <w:r>
              <w:t>--</w:t>
            </w:r>
          </w:p>
        </w:tc>
      </w:tr>
      <w:tr w:rsidR="00B05D18" w:rsidRPr="00EE79DE" w14:paraId="114B3784" w14:textId="77777777" w:rsidTr="00F21305">
        <w:tc>
          <w:tcPr>
            <w:tcW w:w="1170" w:type="dxa"/>
          </w:tcPr>
          <w:p w14:paraId="13507F40" w14:textId="7DD2F1FC" w:rsidR="00B05D18" w:rsidRPr="000C1CC3" w:rsidRDefault="00B05D18" w:rsidP="00F60077">
            <w:r w:rsidRPr="000C1CC3">
              <w:t>RUNF</w:t>
            </w:r>
          </w:p>
        </w:tc>
        <w:tc>
          <w:tcPr>
            <w:tcW w:w="5760" w:type="dxa"/>
          </w:tcPr>
          <w:p w14:paraId="122E6A82" w14:textId="209A449D" w:rsidR="00B05D18" w:rsidRDefault="00B05D18" w:rsidP="00F60077">
            <w:r>
              <w:t>Runoff</w:t>
            </w:r>
          </w:p>
        </w:tc>
        <w:tc>
          <w:tcPr>
            <w:tcW w:w="990" w:type="dxa"/>
          </w:tcPr>
          <w:p w14:paraId="19B8AFCE" w14:textId="5946FC72" w:rsidR="00B05D18" w:rsidRDefault="00B05D18" w:rsidP="00F60077">
            <w:r>
              <w:t>cm</w:t>
            </w:r>
          </w:p>
        </w:tc>
        <w:tc>
          <w:tcPr>
            <w:tcW w:w="1705" w:type="dxa"/>
          </w:tcPr>
          <w:p w14:paraId="5D3D3C9D" w14:textId="24857C04" w:rsidR="00B05D18" w:rsidRDefault="005C6B49" w:rsidP="00F60077">
            <w:r>
              <w:t>--</w:t>
            </w:r>
          </w:p>
        </w:tc>
      </w:tr>
      <w:tr w:rsidR="00B05D18" w:rsidRPr="00EE79DE" w14:paraId="34963F58" w14:textId="77777777" w:rsidTr="00F21305">
        <w:tc>
          <w:tcPr>
            <w:tcW w:w="1170" w:type="dxa"/>
          </w:tcPr>
          <w:p w14:paraId="7238FDC3" w14:textId="35ED12B3" w:rsidR="00B05D18" w:rsidRPr="000C1CC3" w:rsidRDefault="00B05D18" w:rsidP="00F60077">
            <w:r w:rsidRPr="000C1CC3">
              <w:t>ESLS</w:t>
            </w:r>
          </w:p>
        </w:tc>
        <w:tc>
          <w:tcPr>
            <w:tcW w:w="5760" w:type="dxa"/>
          </w:tcPr>
          <w:p w14:paraId="0F6C050C" w14:textId="62F33A50" w:rsidR="00B05D18" w:rsidRDefault="00B05D18" w:rsidP="00F60077">
            <w:r>
              <w:t>Eroded solids</w:t>
            </w:r>
          </w:p>
        </w:tc>
        <w:tc>
          <w:tcPr>
            <w:tcW w:w="990" w:type="dxa"/>
          </w:tcPr>
          <w:p w14:paraId="3E0A63B8" w14:textId="0950F50C" w:rsidR="00B05D18" w:rsidRDefault="000C1CC3" w:rsidP="00F60077">
            <w:r>
              <w:t>1000 kg</w:t>
            </w:r>
          </w:p>
        </w:tc>
        <w:tc>
          <w:tcPr>
            <w:tcW w:w="1705" w:type="dxa"/>
          </w:tcPr>
          <w:p w14:paraId="2FA052D3" w14:textId="1158AAC2" w:rsidR="00B05D18" w:rsidRDefault="005C6B49" w:rsidP="00F60077">
            <w:r>
              <w:t>--</w:t>
            </w:r>
          </w:p>
        </w:tc>
      </w:tr>
      <w:tr w:rsidR="00B05D18" w:rsidRPr="00EE79DE" w14:paraId="6E6BCEE7" w14:textId="77777777" w:rsidTr="00F21305">
        <w:tc>
          <w:tcPr>
            <w:tcW w:w="1170" w:type="dxa"/>
          </w:tcPr>
          <w:p w14:paraId="4B418C4C" w14:textId="007B2744" w:rsidR="00B05D18" w:rsidRPr="000C1CC3" w:rsidRDefault="00B05D18" w:rsidP="00F60077">
            <w:r w:rsidRPr="000C1CC3">
              <w:t>INFL</w:t>
            </w:r>
          </w:p>
        </w:tc>
        <w:tc>
          <w:tcPr>
            <w:tcW w:w="5760" w:type="dxa"/>
          </w:tcPr>
          <w:p w14:paraId="2CB023CA" w14:textId="52902FE5" w:rsidR="00B05D18" w:rsidRPr="00EE79DE" w:rsidRDefault="00B05D18" w:rsidP="00F6007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F60077">
            <w:r>
              <w:t>cm</w:t>
            </w:r>
          </w:p>
        </w:tc>
        <w:tc>
          <w:tcPr>
            <w:tcW w:w="1705" w:type="dxa"/>
          </w:tcPr>
          <w:p w14:paraId="1CA48415" w14:textId="78CA43A2" w:rsidR="00B05D18" w:rsidRPr="00EE79DE" w:rsidRDefault="005C6B49" w:rsidP="00F60077">
            <w:r>
              <w:t>ARG</w:t>
            </w:r>
          </w:p>
        </w:tc>
      </w:tr>
      <w:tr w:rsidR="00B05D18" w:rsidRPr="00EE79DE" w14:paraId="55519129" w14:textId="77777777" w:rsidTr="00F21305">
        <w:tc>
          <w:tcPr>
            <w:tcW w:w="1170" w:type="dxa"/>
          </w:tcPr>
          <w:p w14:paraId="38ED5361" w14:textId="4FAAA676" w:rsidR="00B05D18" w:rsidRPr="000C1CC3" w:rsidRDefault="00B05D18" w:rsidP="00F60077">
            <w:r w:rsidRPr="000C1CC3">
              <w:t>STMP</w:t>
            </w:r>
          </w:p>
        </w:tc>
        <w:tc>
          <w:tcPr>
            <w:tcW w:w="5760" w:type="dxa"/>
          </w:tcPr>
          <w:p w14:paraId="03A4739A" w14:textId="60C0D31C" w:rsidR="00B05D18" w:rsidRPr="00EE79DE" w:rsidRDefault="00B05D18" w:rsidP="00F60077">
            <w:r>
              <w:t>Soil Temperature</w:t>
            </w:r>
          </w:p>
        </w:tc>
        <w:tc>
          <w:tcPr>
            <w:tcW w:w="990" w:type="dxa"/>
          </w:tcPr>
          <w:p w14:paraId="56F399BC" w14:textId="606FB5A2" w:rsidR="00B05D18" w:rsidRPr="00EE79DE" w:rsidRDefault="00B05D18" w:rsidP="00F60077">
            <w:r>
              <w:t>°C</w:t>
            </w:r>
          </w:p>
        </w:tc>
        <w:tc>
          <w:tcPr>
            <w:tcW w:w="1705" w:type="dxa"/>
          </w:tcPr>
          <w:p w14:paraId="5A5DA360" w14:textId="6763CA5A" w:rsidR="00B05D18" w:rsidRPr="00EE79DE" w:rsidRDefault="005C6B49" w:rsidP="00F60077">
            <w:r>
              <w:t>ARG, ARG2</w:t>
            </w:r>
          </w:p>
        </w:tc>
      </w:tr>
      <w:tr w:rsidR="00B05D18" w:rsidRPr="00EE79DE" w14:paraId="068062EE" w14:textId="77777777" w:rsidTr="00F21305">
        <w:tc>
          <w:tcPr>
            <w:tcW w:w="1170" w:type="dxa"/>
          </w:tcPr>
          <w:p w14:paraId="218B73F1" w14:textId="04C66A5A" w:rsidR="00B05D18" w:rsidRPr="000C1CC3" w:rsidRDefault="00B05D18" w:rsidP="00F60077">
            <w:r w:rsidRPr="000C1CC3">
              <w:t>CHGT</w:t>
            </w:r>
          </w:p>
        </w:tc>
        <w:tc>
          <w:tcPr>
            <w:tcW w:w="5760" w:type="dxa"/>
          </w:tcPr>
          <w:p w14:paraId="7DEBB83E" w14:textId="1075E84D" w:rsidR="00B05D18" w:rsidRDefault="00B05D18" w:rsidP="00F60077">
            <w:r>
              <w:t>Crop height</w:t>
            </w:r>
          </w:p>
        </w:tc>
        <w:tc>
          <w:tcPr>
            <w:tcW w:w="990" w:type="dxa"/>
          </w:tcPr>
          <w:p w14:paraId="57081E9B" w14:textId="79CC13C2" w:rsidR="00B05D18" w:rsidRPr="00EE79DE" w:rsidRDefault="00B05D18" w:rsidP="00F60077">
            <w:r>
              <w:t>cm</w:t>
            </w:r>
          </w:p>
        </w:tc>
        <w:tc>
          <w:tcPr>
            <w:tcW w:w="1705" w:type="dxa"/>
          </w:tcPr>
          <w:p w14:paraId="6D8AF25A" w14:textId="7B9E6878" w:rsidR="00B05D18" w:rsidRDefault="00B05D18" w:rsidP="00F60077">
            <w:r>
              <w:t>no</w:t>
            </w:r>
          </w:p>
        </w:tc>
      </w:tr>
      <w:tr w:rsidR="00B05D18" w:rsidRPr="00EE79DE" w14:paraId="65F6B9B6" w14:textId="77777777" w:rsidTr="00F21305">
        <w:tc>
          <w:tcPr>
            <w:tcW w:w="1170" w:type="dxa"/>
          </w:tcPr>
          <w:p w14:paraId="13BA01D2" w14:textId="57803068" w:rsidR="00B05D18" w:rsidRPr="000C1CC3" w:rsidRDefault="00B05D18" w:rsidP="00F60077"/>
        </w:tc>
        <w:tc>
          <w:tcPr>
            <w:tcW w:w="5760" w:type="dxa"/>
          </w:tcPr>
          <w:p w14:paraId="61E49B58" w14:textId="20AAE782" w:rsidR="00B05D18" w:rsidRPr="00EE79DE" w:rsidRDefault="00B05D18" w:rsidP="00F60077"/>
        </w:tc>
        <w:tc>
          <w:tcPr>
            <w:tcW w:w="990" w:type="dxa"/>
          </w:tcPr>
          <w:p w14:paraId="1A2878CE" w14:textId="09F8964E" w:rsidR="00B05D18" w:rsidRPr="00EE79DE" w:rsidRDefault="00B05D18" w:rsidP="00F60077"/>
        </w:tc>
        <w:tc>
          <w:tcPr>
            <w:tcW w:w="1705" w:type="dxa"/>
          </w:tcPr>
          <w:p w14:paraId="1DAF37A7" w14:textId="785257A0" w:rsidR="00B05D18" w:rsidRPr="00EE79DE" w:rsidRDefault="00B05D18" w:rsidP="00F60077"/>
        </w:tc>
      </w:tr>
      <w:tr w:rsidR="00B05D18" w:rsidRPr="00EE79DE" w14:paraId="344CC58D" w14:textId="77777777" w:rsidTr="00F21305">
        <w:tc>
          <w:tcPr>
            <w:tcW w:w="1170" w:type="dxa"/>
          </w:tcPr>
          <w:p w14:paraId="453F7639" w14:textId="77777777" w:rsidR="00B05D18" w:rsidRPr="000C1CC3" w:rsidRDefault="00B05D18" w:rsidP="00F60077">
            <w:r w:rsidRPr="000C1CC3">
              <w:t>RFLX</w:t>
            </w:r>
          </w:p>
        </w:tc>
        <w:tc>
          <w:tcPr>
            <w:tcW w:w="5760" w:type="dxa"/>
          </w:tcPr>
          <w:p w14:paraId="2EA75342" w14:textId="77777777" w:rsidR="00B05D18" w:rsidRPr="00EE79DE" w:rsidRDefault="00B05D18" w:rsidP="00F60077">
            <w:r>
              <w:t>Pesticide in runoff</w:t>
            </w:r>
          </w:p>
        </w:tc>
        <w:tc>
          <w:tcPr>
            <w:tcW w:w="990" w:type="dxa"/>
          </w:tcPr>
          <w:p w14:paraId="6431C9B1" w14:textId="77777777" w:rsidR="00B05D18" w:rsidRPr="00EE79DE" w:rsidRDefault="00B05D18" w:rsidP="00F60077">
            <w:r>
              <w:t>g/cm</w:t>
            </w:r>
            <w:r w:rsidRPr="00157D08">
              <w:rPr>
                <w:vertAlign w:val="superscript"/>
              </w:rPr>
              <w:t>2</w:t>
            </w:r>
          </w:p>
        </w:tc>
        <w:tc>
          <w:tcPr>
            <w:tcW w:w="1705" w:type="dxa"/>
          </w:tcPr>
          <w:p w14:paraId="65136669" w14:textId="0DF8F0BA" w:rsidR="00B05D18" w:rsidRPr="00EE79DE" w:rsidRDefault="00B72DD4" w:rsidP="00F60077">
            <w:r>
              <w:t>--</w:t>
            </w:r>
          </w:p>
        </w:tc>
      </w:tr>
      <w:tr w:rsidR="00B05D18" w:rsidRPr="00EE79DE" w14:paraId="3721D2A2" w14:textId="77777777" w:rsidTr="00F21305">
        <w:tc>
          <w:tcPr>
            <w:tcW w:w="1170" w:type="dxa"/>
          </w:tcPr>
          <w:p w14:paraId="00439249" w14:textId="77777777" w:rsidR="00B05D18" w:rsidRPr="000C1CC3" w:rsidRDefault="00B05D18" w:rsidP="00F60077">
            <w:r w:rsidRPr="000C1CC3">
              <w:t>EFLX</w:t>
            </w:r>
          </w:p>
        </w:tc>
        <w:tc>
          <w:tcPr>
            <w:tcW w:w="5760" w:type="dxa"/>
          </w:tcPr>
          <w:p w14:paraId="3B4FA8C0" w14:textId="77777777" w:rsidR="00B05D18" w:rsidRPr="00EE79DE" w:rsidRDefault="00B05D18" w:rsidP="00F60077">
            <w:r>
              <w:t>Pesticide in erosion</w:t>
            </w:r>
          </w:p>
        </w:tc>
        <w:tc>
          <w:tcPr>
            <w:tcW w:w="990" w:type="dxa"/>
          </w:tcPr>
          <w:p w14:paraId="7A09AA5C" w14:textId="77777777" w:rsidR="00B05D18" w:rsidRPr="00EE79DE" w:rsidRDefault="00B05D18" w:rsidP="00F60077">
            <w:r>
              <w:t>g/cm</w:t>
            </w:r>
            <w:r w:rsidRPr="00157D08">
              <w:rPr>
                <w:vertAlign w:val="superscript"/>
              </w:rPr>
              <w:t>2</w:t>
            </w:r>
          </w:p>
        </w:tc>
        <w:tc>
          <w:tcPr>
            <w:tcW w:w="1705" w:type="dxa"/>
          </w:tcPr>
          <w:p w14:paraId="5FD98720" w14:textId="0274B5F4" w:rsidR="00B05D18" w:rsidRPr="00EE79DE" w:rsidRDefault="00B72DD4" w:rsidP="00F60077">
            <w:r>
              <w:t>--</w:t>
            </w:r>
          </w:p>
        </w:tc>
      </w:tr>
      <w:tr w:rsidR="00570EDF" w:rsidRPr="00EE79DE" w14:paraId="7AA4B94E" w14:textId="77777777" w:rsidTr="00F21305">
        <w:tc>
          <w:tcPr>
            <w:tcW w:w="1170" w:type="dxa"/>
          </w:tcPr>
          <w:p w14:paraId="3EA7EEB1" w14:textId="26FC9628" w:rsidR="00570EDF" w:rsidRPr="000C1CC3" w:rsidRDefault="00570EDF" w:rsidP="00F60077">
            <w:r w:rsidRPr="000C1CC3">
              <w:t>FPVL</w:t>
            </w:r>
          </w:p>
        </w:tc>
        <w:tc>
          <w:tcPr>
            <w:tcW w:w="5760" w:type="dxa"/>
          </w:tcPr>
          <w:p w14:paraId="4B7CDBAF" w14:textId="7409036A" w:rsidR="00570EDF" w:rsidRDefault="00570EDF" w:rsidP="00F60077">
            <w:r>
              <w:t>Foliar pesticide volatilization flux</w:t>
            </w:r>
          </w:p>
        </w:tc>
        <w:tc>
          <w:tcPr>
            <w:tcW w:w="990" w:type="dxa"/>
          </w:tcPr>
          <w:p w14:paraId="1004AB2F" w14:textId="28D6A21A" w:rsidR="00570EDF" w:rsidRDefault="00570EDF" w:rsidP="00F60077">
            <w:r>
              <w:t>g/cm</w:t>
            </w:r>
            <w:r w:rsidRPr="00157D08">
              <w:rPr>
                <w:vertAlign w:val="superscript"/>
              </w:rPr>
              <w:t>2</w:t>
            </w:r>
          </w:p>
        </w:tc>
        <w:tc>
          <w:tcPr>
            <w:tcW w:w="1705" w:type="dxa"/>
          </w:tcPr>
          <w:p w14:paraId="1E27DF0D" w14:textId="65D13D4F" w:rsidR="00570EDF" w:rsidRDefault="00B72DD4" w:rsidP="00F60077">
            <w:r>
              <w:t>--</w:t>
            </w:r>
          </w:p>
        </w:tc>
      </w:tr>
      <w:tr w:rsidR="00B05D18" w:rsidRPr="00EE79DE" w14:paraId="432CE482" w14:textId="77777777" w:rsidTr="00F21305">
        <w:tc>
          <w:tcPr>
            <w:tcW w:w="1170" w:type="dxa"/>
          </w:tcPr>
          <w:p w14:paraId="279A5BEE" w14:textId="77777777" w:rsidR="00B05D18" w:rsidRPr="000C1CC3" w:rsidRDefault="00B05D18" w:rsidP="00F60077">
            <w:r w:rsidRPr="000C1CC3">
              <w:t>VFLX</w:t>
            </w:r>
          </w:p>
        </w:tc>
        <w:tc>
          <w:tcPr>
            <w:tcW w:w="5760" w:type="dxa"/>
          </w:tcPr>
          <w:p w14:paraId="67C59373" w14:textId="77777777" w:rsidR="00B05D18" w:rsidRPr="00EE79DE" w:rsidRDefault="00B05D18" w:rsidP="00F60077">
            <w:r>
              <w:t>Pesticide volatilized from surface</w:t>
            </w:r>
          </w:p>
        </w:tc>
        <w:tc>
          <w:tcPr>
            <w:tcW w:w="990" w:type="dxa"/>
          </w:tcPr>
          <w:p w14:paraId="21B68263" w14:textId="77777777" w:rsidR="00B05D18" w:rsidRPr="00EE79DE" w:rsidRDefault="00B05D18" w:rsidP="00F60077">
            <w:r>
              <w:t>g/cm</w:t>
            </w:r>
            <w:r w:rsidRPr="00157D08">
              <w:rPr>
                <w:vertAlign w:val="superscript"/>
              </w:rPr>
              <w:t>2</w:t>
            </w:r>
          </w:p>
        </w:tc>
        <w:tc>
          <w:tcPr>
            <w:tcW w:w="1705" w:type="dxa"/>
          </w:tcPr>
          <w:p w14:paraId="71B4E11C" w14:textId="1A995958" w:rsidR="00B05D18" w:rsidRPr="00EE79DE" w:rsidRDefault="00B72DD4" w:rsidP="00F60077">
            <w:r>
              <w:t>--</w:t>
            </w:r>
          </w:p>
        </w:tc>
      </w:tr>
      <w:tr w:rsidR="00B05D18" w:rsidRPr="00EE79DE" w14:paraId="2C55DA2F" w14:textId="77777777" w:rsidTr="00F21305">
        <w:tc>
          <w:tcPr>
            <w:tcW w:w="1170" w:type="dxa"/>
          </w:tcPr>
          <w:p w14:paraId="2C473A73" w14:textId="77777777" w:rsidR="00B05D18" w:rsidRPr="000C1CC3" w:rsidRDefault="00B05D18" w:rsidP="00F60077">
            <w:r w:rsidRPr="000C1CC3">
              <w:t>COFX</w:t>
            </w:r>
          </w:p>
        </w:tc>
        <w:tc>
          <w:tcPr>
            <w:tcW w:w="5760" w:type="dxa"/>
          </w:tcPr>
          <w:p w14:paraId="439A24D8" w14:textId="77777777" w:rsidR="00B05D18" w:rsidRPr="00EE79DE" w:rsidRDefault="00B05D18" w:rsidP="00F60077">
            <w:r>
              <w:t>Pesticide lost from bottom boundary</w:t>
            </w:r>
          </w:p>
        </w:tc>
        <w:tc>
          <w:tcPr>
            <w:tcW w:w="990" w:type="dxa"/>
          </w:tcPr>
          <w:p w14:paraId="0B844EDC" w14:textId="77777777" w:rsidR="00B05D18" w:rsidRPr="00EE79DE" w:rsidRDefault="00B05D18" w:rsidP="00F60077">
            <w:r>
              <w:t>g/cm</w:t>
            </w:r>
            <w:r w:rsidRPr="00157D08">
              <w:rPr>
                <w:vertAlign w:val="superscript"/>
              </w:rPr>
              <w:t>2</w:t>
            </w:r>
          </w:p>
        </w:tc>
        <w:tc>
          <w:tcPr>
            <w:tcW w:w="1705" w:type="dxa"/>
          </w:tcPr>
          <w:p w14:paraId="6DD1FFF9" w14:textId="5E362494" w:rsidR="00B05D18" w:rsidRPr="00EE79DE" w:rsidRDefault="00B72DD4" w:rsidP="00F60077">
            <w:r>
              <w:t>--</w:t>
            </w:r>
          </w:p>
        </w:tc>
      </w:tr>
      <w:tr w:rsidR="00B72DD4" w:rsidRPr="00EE79DE" w14:paraId="4919736C" w14:textId="77777777" w:rsidTr="00F21305">
        <w:tc>
          <w:tcPr>
            <w:tcW w:w="1170" w:type="dxa"/>
          </w:tcPr>
          <w:p w14:paraId="74A0181C" w14:textId="77777777" w:rsidR="00B72DD4" w:rsidRPr="000C1CC3" w:rsidRDefault="00B72DD4" w:rsidP="00B72DD4">
            <w:r w:rsidRPr="000C1CC3">
              <w:t>DKFX</w:t>
            </w:r>
          </w:p>
        </w:tc>
        <w:tc>
          <w:tcPr>
            <w:tcW w:w="5760" w:type="dxa"/>
          </w:tcPr>
          <w:p w14:paraId="3CC9DE9C" w14:textId="77777777" w:rsidR="00B72DD4" w:rsidRPr="00EE79DE" w:rsidRDefault="00B72DD4" w:rsidP="00B72DD4">
            <w:r>
              <w:t>Pesticide decayed in compartment</w:t>
            </w:r>
          </w:p>
        </w:tc>
        <w:tc>
          <w:tcPr>
            <w:tcW w:w="990" w:type="dxa"/>
          </w:tcPr>
          <w:p w14:paraId="276DEB01" w14:textId="77777777" w:rsidR="00B72DD4" w:rsidRPr="00EE79DE" w:rsidRDefault="00B72DD4" w:rsidP="00B72DD4">
            <w:r>
              <w:t>g/cm</w:t>
            </w:r>
            <w:r w:rsidRPr="00157D08">
              <w:rPr>
                <w:vertAlign w:val="superscript"/>
              </w:rPr>
              <w:t>2</w:t>
            </w:r>
          </w:p>
        </w:tc>
        <w:tc>
          <w:tcPr>
            <w:tcW w:w="1705" w:type="dxa"/>
          </w:tcPr>
          <w:p w14:paraId="3EDD4128" w14:textId="321EB72A" w:rsidR="00B72DD4" w:rsidRPr="00EE79DE" w:rsidRDefault="00B72DD4" w:rsidP="00B72DD4">
            <w:r>
              <w:t>ARG, ARG2</w:t>
            </w:r>
          </w:p>
        </w:tc>
      </w:tr>
      <w:tr w:rsidR="00B72DD4" w:rsidRPr="00EE79DE" w14:paraId="5B487A19" w14:textId="77777777" w:rsidTr="00F21305">
        <w:tc>
          <w:tcPr>
            <w:tcW w:w="1170" w:type="dxa"/>
          </w:tcPr>
          <w:p w14:paraId="4B771249" w14:textId="667C6D47" w:rsidR="00B72DD4" w:rsidRPr="000C1CC3" w:rsidRDefault="00B72DD4" w:rsidP="00B72DD4">
            <w:r w:rsidRPr="000C1CC3">
              <w:t>UFLX</w:t>
            </w:r>
          </w:p>
        </w:tc>
        <w:tc>
          <w:tcPr>
            <w:tcW w:w="5760" w:type="dxa"/>
          </w:tcPr>
          <w:p w14:paraId="320551AA" w14:textId="1C5C4A26" w:rsidR="00B72DD4" w:rsidRDefault="00B72DD4" w:rsidP="00B72DD4">
            <w:r>
              <w:t>Pesticide uptake into plant from compartment</w:t>
            </w:r>
          </w:p>
        </w:tc>
        <w:tc>
          <w:tcPr>
            <w:tcW w:w="990" w:type="dxa"/>
          </w:tcPr>
          <w:p w14:paraId="111AA3C1" w14:textId="3C37A436" w:rsidR="00B72DD4" w:rsidRDefault="00B72DD4" w:rsidP="00B72DD4">
            <w:r>
              <w:t>g/cm</w:t>
            </w:r>
            <w:r w:rsidRPr="00157D08">
              <w:rPr>
                <w:vertAlign w:val="superscript"/>
              </w:rPr>
              <w:t>2</w:t>
            </w:r>
          </w:p>
        </w:tc>
        <w:tc>
          <w:tcPr>
            <w:tcW w:w="1705" w:type="dxa"/>
          </w:tcPr>
          <w:p w14:paraId="4608D10B" w14:textId="494019D2" w:rsidR="00B72DD4" w:rsidRDefault="00B72DD4" w:rsidP="00B72DD4">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B72DD4">
            <w:r w:rsidRPr="000C1CC3">
              <w:t>WFLX</w:t>
            </w:r>
          </w:p>
        </w:tc>
        <w:tc>
          <w:tcPr>
            <w:tcW w:w="5760" w:type="dxa"/>
          </w:tcPr>
          <w:p w14:paraId="4071647C" w14:textId="013C094B" w:rsidR="00B72DD4" w:rsidRDefault="00B72DD4" w:rsidP="00B72DD4">
            <w:r>
              <w:t>Pesticide washoff from canopy</w:t>
            </w:r>
          </w:p>
        </w:tc>
        <w:tc>
          <w:tcPr>
            <w:tcW w:w="990" w:type="dxa"/>
          </w:tcPr>
          <w:p w14:paraId="5928BFE3" w14:textId="41B99324" w:rsidR="00B72DD4" w:rsidRDefault="00B72DD4" w:rsidP="00B72DD4">
            <w:r>
              <w:t>g/cm</w:t>
            </w:r>
            <w:r w:rsidRPr="00157D08">
              <w:rPr>
                <w:vertAlign w:val="superscript"/>
              </w:rPr>
              <w:t>2</w:t>
            </w:r>
          </w:p>
        </w:tc>
        <w:tc>
          <w:tcPr>
            <w:tcW w:w="1705" w:type="dxa"/>
          </w:tcPr>
          <w:p w14:paraId="0B565550" w14:textId="679D2F88" w:rsidR="00B72DD4" w:rsidRDefault="00B72DD4" w:rsidP="00B72DD4">
            <w:r>
              <w:t>--</w:t>
            </w:r>
          </w:p>
        </w:tc>
      </w:tr>
      <w:tr w:rsidR="00B72DD4" w:rsidRPr="00EE79DE" w14:paraId="7157A368" w14:textId="77777777" w:rsidTr="00F21305">
        <w:tc>
          <w:tcPr>
            <w:tcW w:w="1170" w:type="dxa"/>
          </w:tcPr>
          <w:p w14:paraId="6D7E218F" w14:textId="4F815013" w:rsidR="00B72DD4" w:rsidRPr="000C1CC3" w:rsidRDefault="00B72DD4" w:rsidP="00B72DD4">
            <w:r w:rsidRPr="000C1CC3">
              <w:t>TUPX</w:t>
            </w:r>
          </w:p>
        </w:tc>
        <w:tc>
          <w:tcPr>
            <w:tcW w:w="5760" w:type="dxa"/>
          </w:tcPr>
          <w:p w14:paraId="1ADA648F" w14:textId="13D3A58E" w:rsidR="00B72DD4" w:rsidRDefault="00B72DD4" w:rsidP="00B72DD4">
            <w:r>
              <w:t>Total pesticide uptake by plant</w:t>
            </w:r>
          </w:p>
        </w:tc>
        <w:tc>
          <w:tcPr>
            <w:tcW w:w="990" w:type="dxa"/>
          </w:tcPr>
          <w:p w14:paraId="4750944C" w14:textId="59FD29EB" w:rsidR="00B72DD4" w:rsidRDefault="00B72DD4" w:rsidP="00B72DD4">
            <w:r>
              <w:t>g/cm</w:t>
            </w:r>
            <w:r w:rsidRPr="00157D08">
              <w:rPr>
                <w:vertAlign w:val="superscript"/>
              </w:rPr>
              <w:t>2</w:t>
            </w:r>
          </w:p>
        </w:tc>
        <w:tc>
          <w:tcPr>
            <w:tcW w:w="1705" w:type="dxa"/>
          </w:tcPr>
          <w:p w14:paraId="7955F2FC" w14:textId="2E9F0D56" w:rsidR="00B72DD4" w:rsidRDefault="00B72DD4" w:rsidP="00B72DD4">
            <w:r>
              <w:t>--</w:t>
            </w:r>
          </w:p>
        </w:tc>
      </w:tr>
      <w:tr w:rsidR="00B72DD4" w:rsidRPr="00EE79DE" w14:paraId="1D8F4C3B" w14:textId="77777777" w:rsidTr="00F21305">
        <w:tc>
          <w:tcPr>
            <w:tcW w:w="1170" w:type="dxa"/>
          </w:tcPr>
          <w:p w14:paraId="612C6E5A" w14:textId="0580CA22" w:rsidR="00B72DD4" w:rsidRPr="000C1CC3" w:rsidRDefault="00B72DD4" w:rsidP="00B72DD4">
            <w:r w:rsidRPr="000C1CC3">
              <w:t>TDKF</w:t>
            </w:r>
          </w:p>
        </w:tc>
        <w:tc>
          <w:tcPr>
            <w:tcW w:w="5760" w:type="dxa"/>
          </w:tcPr>
          <w:p w14:paraId="0092639E" w14:textId="2D10DDE7" w:rsidR="00B72DD4" w:rsidRDefault="00B72DD4" w:rsidP="00B72DD4">
            <w:r>
              <w:t>Pesticide decay in entire soil profile</w:t>
            </w:r>
          </w:p>
        </w:tc>
        <w:tc>
          <w:tcPr>
            <w:tcW w:w="990" w:type="dxa"/>
          </w:tcPr>
          <w:p w14:paraId="0B044D9D" w14:textId="77777777" w:rsidR="00B72DD4" w:rsidRDefault="00B72DD4" w:rsidP="00B72DD4"/>
        </w:tc>
        <w:tc>
          <w:tcPr>
            <w:tcW w:w="1705" w:type="dxa"/>
          </w:tcPr>
          <w:p w14:paraId="3F222FC4" w14:textId="77777777" w:rsidR="00B72DD4" w:rsidRDefault="00B72DD4" w:rsidP="00B72DD4"/>
        </w:tc>
      </w:tr>
      <w:tr w:rsidR="00B72DD4" w:rsidRPr="00EE79DE" w14:paraId="35950048" w14:textId="77777777" w:rsidTr="00F21305">
        <w:tc>
          <w:tcPr>
            <w:tcW w:w="1170" w:type="dxa"/>
          </w:tcPr>
          <w:p w14:paraId="706DD28B" w14:textId="77777777" w:rsidR="00B72DD4" w:rsidRPr="000C1CC3" w:rsidRDefault="00B72DD4" w:rsidP="00B72DD4">
            <w:r w:rsidRPr="000C1CC3">
              <w:t>MASS</w:t>
            </w:r>
          </w:p>
        </w:tc>
        <w:tc>
          <w:tcPr>
            <w:tcW w:w="5760" w:type="dxa"/>
          </w:tcPr>
          <w:p w14:paraId="4033164F" w14:textId="77777777" w:rsidR="00B72DD4" w:rsidRPr="00EE79DE" w:rsidRDefault="00B72DD4" w:rsidP="00B72DD4">
            <w:r>
              <w:t>Pesticide mass in equilibrium region for compartment</w:t>
            </w:r>
          </w:p>
        </w:tc>
        <w:tc>
          <w:tcPr>
            <w:tcW w:w="990" w:type="dxa"/>
          </w:tcPr>
          <w:p w14:paraId="02EB9943" w14:textId="77777777" w:rsidR="00B72DD4" w:rsidRPr="00EE79DE" w:rsidRDefault="00B72DD4" w:rsidP="00B72DD4">
            <w:r>
              <w:t>g/cm</w:t>
            </w:r>
            <w:r w:rsidRPr="00157D08">
              <w:rPr>
                <w:vertAlign w:val="superscript"/>
              </w:rPr>
              <w:t>2</w:t>
            </w:r>
          </w:p>
        </w:tc>
        <w:tc>
          <w:tcPr>
            <w:tcW w:w="1705" w:type="dxa"/>
          </w:tcPr>
          <w:p w14:paraId="23635A89" w14:textId="732A24A1" w:rsidR="00B72DD4" w:rsidRPr="00EE79DE" w:rsidRDefault="00B72DD4" w:rsidP="00B72DD4">
            <w:r>
              <w:t>ARG, ARG2</w:t>
            </w:r>
          </w:p>
        </w:tc>
      </w:tr>
      <w:tr w:rsidR="00B72DD4" w:rsidRPr="00EE79DE" w14:paraId="5EA084D8" w14:textId="77777777" w:rsidTr="00F21305">
        <w:tc>
          <w:tcPr>
            <w:tcW w:w="1170" w:type="dxa"/>
          </w:tcPr>
          <w:p w14:paraId="303891B7" w14:textId="77777777" w:rsidR="00B72DD4" w:rsidRPr="000C1CC3" w:rsidRDefault="00B72DD4" w:rsidP="00B72DD4">
            <w:r w:rsidRPr="000C1CC3">
              <w:t>MAS2</w:t>
            </w:r>
          </w:p>
        </w:tc>
        <w:tc>
          <w:tcPr>
            <w:tcW w:w="5760" w:type="dxa"/>
          </w:tcPr>
          <w:p w14:paraId="053ADEDE" w14:textId="77777777" w:rsidR="00B72DD4" w:rsidRPr="00EE79DE" w:rsidRDefault="00B72DD4" w:rsidP="00B72DD4">
            <w:r>
              <w:t>Pesticide mass in nonequilibrium region for compartment</w:t>
            </w:r>
          </w:p>
        </w:tc>
        <w:tc>
          <w:tcPr>
            <w:tcW w:w="990" w:type="dxa"/>
          </w:tcPr>
          <w:p w14:paraId="3E84A5C4" w14:textId="77777777" w:rsidR="00B72DD4" w:rsidRPr="00EE79DE" w:rsidRDefault="00B72DD4" w:rsidP="00B72DD4">
            <w:r>
              <w:t>g/cm</w:t>
            </w:r>
            <w:r w:rsidRPr="00157D08">
              <w:rPr>
                <w:vertAlign w:val="superscript"/>
              </w:rPr>
              <w:t>2</w:t>
            </w:r>
          </w:p>
        </w:tc>
        <w:tc>
          <w:tcPr>
            <w:tcW w:w="1705" w:type="dxa"/>
          </w:tcPr>
          <w:p w14:paraId="01D8361C" w14:textId="5FBD9415" w:rsidR="00B72DD4" w:rsidRPr="00EE79DE" w:rsidRDefault="00B72DD4" w:rsidP="00B72DD4">
            <w:r>
              <w:t>ARG, ARG2</w:t>
            </w:r>
          </w:p>
        </w:tc>
      </w:tr>
      <w:tr w:rsidR="00B72DD4" w:rsidRPr="00EE79DE" w14:paraId="143FBF0D" w14:textId="77777777" w:rsidTr="00F21305">
        <w:tc>
          <w:tcPr>
            <w:tcW w:w="1170" w:type="dxa"/>
          </w:tcPr>
          <w:p w14:paraId="14297641" w14:textId="77777777" w:rsidR="00B72DD4" w:rsidRPr="000C1CC3" w:rsidRDefault="00B72DD4" w:rsidP="00B72DD4">
            <w:r w:rsidRPr="000C1CC3">
              <w:t>DCON</w:t>
            </w:r>
          </w:p>
        </w:tc>
        <w:tc>
          <w:tcPr>
            <w:tcW w:w="5760" w:type="dxa"/>
          </w:tcPr>
          <w:p w14:paraId="15AA4F18" w14:textId="77777777" w:rsidR="00B72DD4" w:rsidRPr="00EE79DE" w:rsidRDefault="00B72DD4" w:rsidP="00B72DD4">
            <w:r>
              <w:t>Pesticide concentration in pore water</w:t>
            </w:r>
          </w:p>
        </w:tc>
        <w:tc>
          <w:tcPr>
            <w:tcW w:w="990" w:type="dxa"/>
          </w:tcPr>
          <w:p w14:paraId="41A8F707" w14:textId="77777777" w:rsidR="00B72DD4" w:rsidRPr="00EE79DE" w:rsidRDefault="00B72DD4" w:rsidP="00B72DD4">
            <w:r>
              <w:t>mg/l</w:t>
            </w:r>
          </w:p>
        </w:tc>
        <w:tc>
          <w:tcPr>
            <w:tcW w:w="1705" w:type="dxa"/>
          </w:tcPr>
          <w:p w14:paraId="0A19A0F0" w14:textId="6066A76D" w:rsidR="00B72DD4" w:rsidRPr="00EE79DE" w:rsidRDefault="00B72DD4" w:rsidP="00B72DD4">
            <w:r>
              <w:t>ARG, ARG2</w:t>
            </w:r>
          </w:p>
        </w:tc>
      </w:tr>
      <w:tr w:rsidR="00B72DD4" w:rsidRPr="00EE79DE" w14:paraId="656DBDAB" w14:textId="77777777" w:rsidTr="00F21305">
        <w:tc>
          <w:tcPr>
            <w:tcW w:w="1170" w:type="dxa"/>
          </w:tcPr>
          <w:p w14:paraId="6C912179" w14:textId="08A61DA1" w:rsidR="00B72DD4" w:rsidRPr="000C1CC3" w:rsidRDefault="00B72DD4" w:rsidP="00B72DD4">
            <w:r w:rsidRPr="000C1CC3">
              <w:t>ACON</w:t>
            </w:r>
          </w:p>
        </w:tc>
        <w:tc>
          <w:tcPr>
            <w:tcW w:w="5760" w:type="dxa"/>
          </w:tcPr>
          <w:p w14:paraId="16BE114D" w14:textId="3D6EBE4F" w:rsidR="00B72DD4" w:rsidRPr="00EE79DE" w:rsidRDefault="00B72DD4" w:rsidP="00B72DD4">
            <w:r>
              <w:t>Pesticide concentration sorbed to soil</w:t>
            </w:r>
          </w:p>
        </w:tc>
        <w:tc>
          <w:tcPr>
            <w:tcW w:w="990" w:type="dxa"/>
          </w:tcPr>
          <w:p w14:paraId="14AA71A5" w14:textId="518A3114" w:rsidR="00B72DD4" w:rsidRPr="00EE79DE" w:rsidRDefault="00B72DD4" w:rsidP="00B72DD4">
            <w:r>
              <w:t>mg/kg</w:t>
            </w:r>
          </w:p>
        </w:tc>
        <w:tc>
          <w:tcPr>
            <w:tcW w:w="1705" w:type="dxa"/>
          </w:tcPr>
          <w:p w14:paraId="69D68308" w14:textId="3E88CA01" w:rsidR="00B72DD4" w:rsidRPr="00EE79DE" w:rsidRDefault="00F21305" w:rsidP="00B72DD4">
            <w:r>
              <w:t>--</w:t>
            </w:r>
          </w:p>
        </w:tc>
      </w:tr>
      <w:tr w:rsidR="00B72DD4" w:rsidRPr="00EE79DE" w14:paraId="0CB12430" w14:textId="77777777" w:rsidTr="00F21305">
        <w:tc>
          <w:tcPr>
            <w:tcW w:w="1170" w:type="dxa"/>
          </w:tcPr>
          <w:p w14:paraId="2666048B" w14:textId="31CE666B" w:rsidR="00B72DD4" w:rsidRPr="000C1CC3" w:rsidRDefault="00B72DD4" w:rsidP="00B72DD4">
            <w:r w:rsidRPr="000C1CC3">
              <w:t>GCON</w:t>
            </w:r>
          </w:p>
        </w:tc>
        <w:tc>
          <w:tcPr>
            <w:tcW w:w="5760" w:type="dxa"/>
          </w:tcPr>
          <w:p w14:paraId="32C90F74" w14:textId="4F97B613" w:rsidR="00B72DD4" w:rsidRDefault="00B72DD4" w:rsidP="00B72DD4">
            <w:r>
              <w:t>Pesticide concentration in gas</w:t>
            </w:r>
          </w:p>
        </w:tc>
        <w:tc>
          <w:tcPr>
            <w:tcW w:w="990" w:type="dxa"/>
          </w:tcPr>
          <w:p w14:paraId="6662AF81" w14:textId="16E4502D" w:rsidR="00B72DD4" w:rsidRDefault="00B72DD4" w:rsidP="00B72DD4">
            <w:r>
              <w:t>mg/l</w:t>
            </w:r>
          </w:p>
        </w:tc>
        <w:tc>
          <w:tcPr>
            <w:tcW w:w="1705" w:type="dxa"/>
          </w:tcPr>
          <w:p w14:paraId="72F3C3F3" w14:textId="2CA14BF4" w:rsidR="00B72DD4" w:rsidRDefault="00F21305" w:rsidP="00B72DD4">
            <w:r>
              <w:t>--</w:t>
            </w:r>
          </w:p>
        </w:tc>
      </w:tr>
      <w:tr w:rsidR="00B72DD4" w:rsidRPr="00EE79DE" w14:paraId="30BA874D" w14:textId="77777777" w:rsidTr="00F21305">
        <w:tc>
          <w:tcPr>
            <w:tcW w:w="1170" w:type="dxa"/>
          </w:tcPr>
          <w:p w14:paraId="3ABC0CF3" w14:textId="2BC08A88" w:rsidR="00B72DD4" w:rsidRPr="000C1CC3" w:rsidRDefault="00B72DD4" w:rsidP="00B72DD4">
            <w:r w:rsidRPr="000C1CC3">
              <w:t>TCON</w:t>
            </w:r>
          </w:p>
        </w:tc>
        <w:tc>
          <w:tcPr>
            <w:tcW w:w="5760" w:type="dxa"/>
          </w:tcPr>
          <w:p w14:paraId="5B499866" w14:textId="313D9835" w:rsidR="00B72DD4" w:rsidRDefault="00B72DD4" w:rsidP="00B72DD4">
            <w:r>
              <w:t>Total pesticide concentration in soil</w:t>
            </w:r>
          </w:p>
        </w:tc>
        <w:tc>
          <w:tcPr>
            <w:tcW w:w="990" w:type="dxa"/>
          </w:tcPr>
          <w:p w14:paraId="31685DE4" w14:textId="7AAB1D14" w:rsidR="00B72DD4" w:rsidRDefault="00B72DD4" w:rsidP="00B72DD4">
            <w:r>
              <w:t>mg/kg</w:t>
            </w:r>
          </w:p>
        </w:tc>
        <w:tc>
          <w:tcPr>
            <w:tcW w:w="1705" w:type="dxa"/>
          </w:tcPr>
          <w:p w14:paraId="0BE6CFB2" w14:textId="0F9F9636" w:rsidR="00B72DD4" w:rsidRDefault="00F21305" w:rsidP="00B72DD4">
            <w:r>
              <w:t>--</w:t>
            </w:r>
          </w:p>
        </w:tc>
      </w:tr>
      <w:tr w:rsidR="00B72DD4" w:rsidRPr="00EE79DE" w14:paraId="5CECE16E" w14:textId="77777777" w:rsidTr="00F21305">
        <w:tc>
          <w:tcPr>
            <w:tcW w:w="1170" w:type="dxa"/>
          </w:tcPr>
          <w:p w14:paraId="6191FDDD" w14:textId="7ED6C899" w:rsidR="00B72DD4" w:rsidRPr="000C1CC3" w:rsidRDefault="00B72DD4" w:rsidP="00B72DD4">
            <w:r w:rsidRPr="000C1CC3">
              <w:t>TPST</w:t>
            </w:r>
          </w:p>
        </w:tc>
        <w:tc>
          <w:tcPr>
            <w:tcW w:w="5760" w:type="dxa"/>
          </w:tcPr>
          <w:p w14:paraId="38C4F2E2" w14:textId="10DA8CB9" w:rsidR="00B72DD4" w:rsidRDefault="00B72DD4" w:rsidP="00B72DD4">
            <w:r>
              <w:t>Total pesticide in compartment</w:t>
            </w:r>
          </w:p>
        </w:tc>
        <w:tc>
          <w:tcPr>
            <w:tcW w:w="990" w:type="dxa"/>
          </w:tcPr>
          <w:p w14:paraId="76A69BA5" w14:textId="2B55417E" w:rsidR="00B72DD4" w:rsidRDefault="00B72DD4" w:rsidP="00B72DD4">
            <w:r>
              <w:t>g/cm</w:t>
            </w:r>
            <w:r w:rsidRPr="00231B60">
              <w:rPr>
                <w:vertAlign w:val="superscript"/>
              </w:rPr>
              <w:t>2</w:t>
            </w:r>
          </w:p>
        </w:tc>
        <w:tc>
          <w:tcPr>
            <w:tcW w:w="1705" w:type="dxa"/>
          </w:tcPr>
          <w:p w14:paraId="70ADF715" w14:textId="1DF7CFC1" w:rsidR="00B72DD4" w:rsidRDefault="00B72DD4" w:rsidP="00B72DD4">
            <w:r>
              <w:t>ARG, ARG2</w:t>
            </w:r>
          </w:p>
        </w:tc>
      </w:tr>
      <w:tr w:rsidR="00B72DD4" w:rsidRPr="00EE79DE" w14:paraId="6D253E74" w14:textId="77777777" w:rsidTr="00F21305">
        <w:tc>
          <w:tcPr>
            <w:tcW w:w="1170" w:type="dxa"/>
          </w:tcPr>
          <w:p w14:paraId="3E123B50" w14:textId="77777777" w:rsidR="00B72DD4" w:rsidRPr="000C1CC3" w:rsidRDefault="00B72DD4" w:rsidP="00B72DD4">
            <w:r w:rsidRPr="000C1CC3">
              <w:t>FPST</w:t>
            </w:r>
          </w:p>
        </w:tc>
        <w:tc>
          <w:tcPr>
            <w:tcW w:w="5760" w:type="dxa"/>
          </w:tcPr>
          <w:p w14:paraId="5C7A3F02" w14:textId="77777777" w:rsidR="00B72DD4" w:rsidRPr="00EE79DE" w:rsidRDefault="00B72DD4" w:rsidP="00B72DD4">
            <w:r>
              <w:t>Pesticide on foliage</w:t>
            </w:r>
          </w:p>
        </w:tc>
        <w:tc>
          <w:tcPr>
            <w:tcW w:w="990" w:type="dxa"/>
          </w:tcPr>
          <w:p w14:paraId="58D00C7D" w14:textId="77777777" w:rsidR="00B72DD4" w:rsidRPr="00EE79DE" w:rsidRDefault="00B72DD4" w:rsidP="00B72DD4">
            <w:r>
              <w:t>g/cm</w:t>
            </w:r>
            <w:r w:rsidRPr="00157D08">
              <w:rPr>
                <w:vertAlign w:val="superscript"/>
              </w:rPr>
              <w:t>2</w:t>
            </w:r>
          </w:p>
        </w:tc>
        <w:tc>
          <w:tcPr>
            <w:tcW w:w="1705" w:type="dxa"/>
          </w:tcPr>
          <w:p w14:paraId="407BEC4E" w14:textId="5F8451DC" w:rsidR="00B72DD4" w:rsidRPr="00EE79DE" w:rsidRDefault="00B72DD4" w:rsidP="00B72DD4">
            <w:r>
              <w:t>--</w:t>
            </w:r>
          </w:p>
        </w:tc>
      </w:tr>
      <w:tr w:rsidR="00B72DD4" w:rsidRPr="00EE79DE" w14:paraId="2C62F089" w14:textId="77777777" w:rsidTr="00F21305">
        <w:tc>
          <w:tcPr>
            <w:tcW w:w="1170" w:type="dxa"/>
          </w:tcPr>
          <w:p w14:paraId="532A2F75" w14:textId="2CCC6ECA" w:rsidR="00B72DD4" w:rsidRPr="000C1CC3" w:rsidRDefault="00B72DD4" w:rsidP="00B72DD4">
            <w:r w:rsidRPr="000C1CC3">
              <w:t>SPST</w:t>
            </w:r>
          </w:p>
        </w:tc>
        <w:tc>
          <w:tcPr>
            <w:tcW w:w="5760" w:type="dxa"/>
          </w:tcPr>
          <w:p w14:paraId="146B7918" w14:textId="57CFCD72" w:rsidR="00B72DD4" w:rsidRDefault="00B72DD4" w:rsidP="00B72DD4">
            <w:r>
              <w:t>Pesticide in soil water</w:t>
            </w:r>
          </w:p>
        </w:tc>
        <w:tc>
          <w:tcPr>
            <w:tcW w:w="990" w:type="dxa"/>
          </w:tcPr>
          <w:p w14:paraId="7A113C2C" w14:textId="3958B1A4" w:rsidR="00B72DD4" w:rsidRDefault="00B72DD4" w:rsidP="00B72DD4">
            <w:r>
              <w:t>g/cm</w:t>
            </w:r>
            <w:r w:rsidRPr="00231B60">
              <w:rPr>
                <w:vertAlign w:val="superscript"/>
              </w:rPr>
              <w:t>2</w:t>
            </w:r>
          </w:p>
        </w:tc>
        <w:tc>
          <w:tcPr>
            <w:tcW w:w="1705" w:type="dxa"/>
          </w:tcPr>
          <w:p w14:paraId="023E5581" w14:textId="58B5033A" w:rsidR="00B72DD4" w:rsidRDefault="00B72DD4" w:rsidP="00B72DD4">
            <w:r>
              <w:t>ARG, ARG2</w:t>
            </w:r>
          </w:p>
        </w:tc>
      </w:tr>
      <w:tr w:rsidR="00B72DD4" w:rsidRPr="00EE79DE" w14:paraId="722BF930" w14:textId="77777777" w:rsidTr="00F21305">
        <w:tc>
          <w:tcPr>
            <w:tcW w:w="1170" w:type="dxa"/>
          </w:tcPr>
          <w:p w14:paraId="634923D0" w14:textId="754F3ECF" w:rsidR="00B72DD4" w:rsidRPr="000C1CC3" w:rsidRDefault="00B72DD4" w:rsidP="00B72DD4">
            <w:r w:rsidRPr="000C1CC3">
              <w:t>TPAP</w:t>
            </w:r>
          </w:p>
        </w:tc>
        <w:tc>
          <w:tcPr>
            <w:tcW w:w="5760" w:type="dxa"/>
          </w:tcPr>
          <w:p w14:paraId="07EFD6DB" w14:textId="32017DF9" w:rsidR="00B72DD4" w:rsidRDefault="00B72DD4" w:rsidP="00B72DD4">
            <w:r>
              <w:t>Total Pesticide application</w:t>
            </w:r>
          </w:p>
        </w:tc>
        <w:tc>
          <w:tcPr>
            <w:tcW w:w="990" w:type="dxa"/>
          </w:tcPr>
          <w:p w14:paraId="17123F71" w14:textId="05E9A1CB" w:rsidR="00B72DD4" w:rsidRDefault="00B72DD4" w:rsidP="00B72DD4">
            <w:r>
              <w:t>g/cm</w:t>
            </w:r>
            <w:r w:rsidRPr="00231B60">
              <w:rPr>
                <w:vertAlign w:val="superscript"/>
              </w:rPr>
              <w:t>2</w:t>
            </w:r>
          </w:p>
        </w:tc>
        <w:tc>
          <w:tcPr>
            <w:tcW w:w="1705" w:type="dxa"/>
          </w:tcPr>
          <w:p w14:paraId="32188826" w14:textId="5C32C33E" w:rsidR="00B72DD4" w:rsidRDefault="00B72DD4" w:rsidP="00B72DD4">
            <w:r>
              <w:t>--</w:t>
            </w:r>
          </w:p>
        </w:tc>
      </w:tr>
      <w:tr w:rsidR="00B72DD4" w:rsidRPr="00EE79DE" w14:paraId="26C03F74" w14:textId="77777777" w:rsidTr="00F21305">
        <w:tc>
          <w:tcPr>
            <w:tcW w:w="1170" w:type="dxa"/>
          </w:tcPr>
          <w:p w14:paraId="5D41AAA0" w14:textId="41E63D08" w:rsidR="00B72DD4" w:rsidRPr="000C1CC3" w:rsidRDefault="00B72DD4" w:rsidP="00B72DD4">
            <w:r w:rsidRPr="000C1CC3">
              <w:t>FPDL</w:t>
            </w:r>
          </w:p>
        </w:tc>
        <w:tc>
          <w:tcPr>
            <w:tcW w:w="5760" w:type="dxa"/>
          </w:tcPr>
          <w:p w14:paraId="3B3BA6F9" w14:textId="0B474780" w:rsidR="00B72DD4" w:rsidRDefault="00B72DD4" w:rsidP="00B72DD4">
            <w:r>
              <w:t>Foliar Pesticide degradation</w:t>
            </w:r>
          </w:p>
        </w:tc>
        <w:tc>
          <w:tcPr>
            <w:tcW w:w="990" w:type="dxa"/>
          </w:tcPr>
          <w:p w14:paraId="7A81790B" w14:textId="63326963" w:rsidR="00B72DD4" w:rsidRDefault="00B72DD4" w:rsidP="00B72DD4">
            <w:r>
              <w:t>g/cm</w:t>
            </w:r>
            <w:r w:rsidRPr="00231B60">
              <w:rPr>
                <w:vertAlign w:val="superscript"/>
              </w:rPr>
              <w:t>2</w:t>
            </w:r>
          </w:p>
        </w:tc>
        <w:tc>
          <w:tcPr>
            <w:tcW w:w="1705" w:type="dxa"/>
          </w:tcPr>
          <w:p w14:paraId="540D8BFD" w14:textId="69E60AD7" w:rsidR="00B72DD4" w:rsidRDefault="00B72DD4" w:rsidP="00B72DD4">
            <w:r>
              <w:t>--</w:t>
            </w:r>
          </w:p>
        </w:tc>
      </w:tr>
    </w:tbl>
    <w:p w14:paraId="4CB0CDE2" w14:textId="24BE228D" w:rsidR="00231B60" w:rsidRDefault="00F21305" w:rsidP="00F60077">
      <w:r>
        <w:t>*For single-compartment output which requires only one argument (ARG), also enter the value for ARG into the ARG2 field to enable proper reading of the inputs.</w:t>
      </w:r>
    </w:p>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proofErr w:type="spellStart"/>
      <w:r w:rsidRPr="00546A36">
        <w:rPr>
          <w:b/>
          <w:color w:val="000000"/>
          <w:highlight w:val="white"/>
        </w:rPr>
        <w:lastRenderedPageBreak/>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F60077"/>
    <w:p w14:paraId="6A302C2C" w14:textId="77777777" w:rsidR="004879D6" w:rsidRDefault="00410217" w:rsidP="00F6007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9" w:name="_Toc120611202"/>
      <w:r>
        <w:t>PRZM5 Theory</w:t>
      </w:r>
      <w:bookmarkEnd w:id="59"/>
    </w:p>
    <w:p w14:paraId="1E4764A8" w14:textId="77777777" w:rsidR="009E651C" w:rsidRDefault="009E651C" w:rsidP="00F60077">
      <w:pPr>
        <w:pStyle w:val="Heading2"/>
      </w:pPr>
      <w:bookmarkStart w:id="60" w:name="_Toc120611203"/>
      <w:r>
        <w:t>Overview</w:t>
      </w:r>
      <w:bookmarkEnd w:id="60"/>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w:t>
      </w:r>
      <w:r w:rsidR="00391F99">
        <w:lastRenderedPageBreak/>
        <w:t>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61" w:name="_Toc120611204"/>
      <w:r>
        <w:t>Description of the Algorithms</w:t>
      </w:r>
      <w:bookmarkEnd w:id="61"/>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62" w:name="_Toc120611205"/>
      <w:r>
        <w:t>Crop Growth</w:t>
      </w:r>
      <w:bookmarkEnd w:id="62"/>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63" w:name="_Toc120611206"/>
      <w:r>
        <w:t>Irrigation</w:t>
      </w:r>
      <w:bookmarkEnd w:id="63"/>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F6007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F6007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64" w:name="_Toc120611207"/>
      <w:r>
        <w:t>Precipitation</w:t>
      </w:r>
      <w:r w:rsidR="002A2EA0">
        <w:t xml:space="preserve"> &amp; Snowmelt</w:t>
      </w:r>
      <w:bookmarkEnd w:id="64"/>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5" w:name="_Toc120611208"/>
      <w:r>
        <w:t>Runoff</w:t>
      </w:r>
      <w:bookmarkEnd w:id="65"/>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6" w:name="_Toc365363860"/>
      <w:bookmarkStart w:id="67" w:name="_Toc365363912"/>
      <w:bookmarkStart w:id="68" w:name="_Toc365363970"/>
      <w:bookmarkStart w:id="69" w:name="_Toc365528289"/>
      <w:bookmarkStart w:id="70" w:name="_Toc120611209"/>
      <w:bookmarkEnd w:id="66"/>
      <w:bookmarkEnd w:id="67"/>
      <w:bookmarkEnd w:id="68"/>
      <w:bookmarkEnd w:id="69"/>
      <w:r>
        <w:t>Canopy Water Interception</w:t>
      </w:r>
      <w:bookmarkEnd w:id="70"/>
    </w:p>
    <w:p w14:paraId="5DCEFF97" w14:textId="442A21D6" w:rsidR="000B5B03" w:rsidRDefault="00B168AC" w:rsidP="00F6007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71" w:name="_Toc120611210"/>
      <w:r>
        <w:t>Evaporation</w:t>
      </w:r>
      <w:bookmarkEnd w:id="71"/>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F6007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7563590"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7563591"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7563592"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r w:rsidRPr="00847EF0">
        <w:t>where</w:t>
      </w:r>
    </w:p>
    <w:p w14:paraId="225515DB" w14:textId="10BA89F5" w:rsidR="00847EF0" w:rsidRPr="00847EF0" w:rsidRDefault="00847EF0" w:rsidP="00F6007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7563593"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7563594"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7563595" r:id="rId29"/>
        </w:object>
      </w:r>
      <w:r w:rsidR="00847EF0">
        <w:t>is less than 0.6</w:t>
      </w:r>
      <w:r w:rsidR="00186E2B">
        <w:t xml:space="preserve">, then the evapotranspiration is effectively reduced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7563596"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72" w:name="_Toc120611211"/>
      <w:r>
        <w:t>Leaching</w:t>
      </w:r>
      <w:bookmarkEnd w:id="72"/>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F6007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F60077">
      <w:r>
        <w:tab/>
      </w:r>
      <w:proofErr w:type="spellStart"/>
      <w:r>
        <w:t>Δt</w:t>
      </w:r>
      <w:proofErr w:type="spellEnd"/>
      <w:r>
        <w:t xml:space="preserve"> = time step (day)</w:t>
      </w:r>
    </w:p>
    <w:p w14:paraId="496DDF36" w14:textId="77777777" w:rsidR="005F3AE6" w:rsidRDefault="00983EAB" w:rsidP="00F6007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74" w:name="_Toc120611212"/>
      <w:r>
        <w:t>Erosion</w:t>
      </w:r>
      <w:bookmarkEnd w:id="74"/>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F6007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F6007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lastRenderedPageBreak/>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proofErr w:type="spellStart"/>
            <w:r w:rsidRPr="006E57EC">
              <w:t>Ia</w:t>
            </w:r>
            <w:proofErr w:type="spellEnd"/>
            <w:r w:rsidRPr="006E57EC">
              <w:t>/P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5" w:name="_Toc120611213"/>
      <w:r>
        <w:t xml:space="preserve">Time of Concentration: </w:t>
      </w:r>
      <w:r w:rsidR="00202175">
        <w:t>V</w:t>
      </w:r>
      <w:r>
        <w:t>elocity Method</w:t>
      </w:r>
      <w:bookmarkEnd w:id="75"/>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6" w:name="_Toc120611214"/>
      <w:r>
        <w:t>Time of Concentration: Watershed Lag Method</w:t>
      </w:r>
      <w:bookmarkEnd w:id="76"/>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r>
      <w:proofErr w:type="spellStart"/>
      <w:r>
        <w:t>s</w:t>
      </w:r>
      <w:r w:rsidR="0061720E">
        <w:t>lp</w:t>
      </w:r>
      <w:proofErr w:type="spellEnd"/>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lastRenderedPageBreak/>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r>
      <w:proofErr w:type="spellStart"/>
      <w:r>
        <w:t>c</w:t>
      </w:r>
      <w:r w:rsidR="0061720E">
        <w:t>n</w:t>
      </w:r>
      <w:proofErr w:type="spellEnd"/>
      <w:r>
        <w:tab/>
      </w:r>
      <w:r w:rsidR="0061720E">
        <w:t>= curve number</w:t>
      </w:r>
    </w:p>
    <w:p w14:paraId="6190C6AD" w14:textId="57D60EEF" w:rsidR="004216DA" w:rsidRPr="004216DA" w:rsidRDefault="007E0377" w:rsidP="00F60077">
      <w:pPr>
        <w:pStyle w:val="Heading2"/>
      </w:pPr>
      <w:bookmarkStart w:id="77" w:name="_Toc120611215"/>
      <w:r>
        <w:t xml:space="preserve">Soil </w:t>
      </w:r>
      <w:r w:rsidR="00715921">
        <w:t>Temperature</w:t>
      </w:r>
      <w:bookmarkEnd w:id="77"/>
    </w:p>
    <w:p w14:paraId="7E9A26BF" w14:textId="01B06AA9" w:rsidR="005F3AE6" w:rsidRDefault="007133B0" w:rsidP="00F6007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8" w:name="_Toc120611216"/>
      <w:r w:rsidRPr="002D6560">
        <w:t>Thermal Diffusivity</w:t>
      </w:r>
      <w:bookmarkEnd w:id="78"/>
    </w:p>
    <w:p w14:paraId="25D35137" w14:textId="77777777" w:rsidR="00306741"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F60077"/>
    <w:p w14:paraId="2DFFE4B9" w14:textId="2945F859" w:rsidR="000E0A04" w:rsidRDefault="00306741" w:rsidP="00F6007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F60077"/>
    <w:p w14:paraId="55C711A3" w14:textId="2BA37C71" w:rsidR="00306741" w:rsidRDefault="004501DC" w:rsidP="00F60077">
      <w:pPr>
        <w:rPr>
          <w:ins w:id="79"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94169F">
      <w:pPr>
        <w:rPr>
          <w:del w:id="80"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F60077">
      <w:pPr>
        <w:rPr>
          <w:del w:id="81" w:author="Dirk Young" w:date="2023-04-28T13:32:00Z"/>
        </w:rPr>
      </w:pPr>
    </w:p>
    <w:p w14:paraId="51781459" w14:textId="77777777" w:rsidR="004501DC" w:rsidRDefault="004501DC" w:rsidP="00F60077"/>
    <w:p w14:paraId="4E18AB14" w14:textId="52CF41ED" w:rsidR="004501DC" w:rsidRPr="0094169F" w:rsidRDefault="00000000" w:rsidP="00F6007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2"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2"/>
    </w:p>
    <w:p w14:paraId="722FEEAD" w14:textId="77777777" w:rsidR="0094169F" w:rsidRDefault="0094169F" w:rsidP="00F60077">
      <w:pPr>
        <w:rPr>
          <w:rFonts w:eastAsiaTheme="minorEastAsia"/>
        </w:rPr>
      </w:pPr>
    </w:p>
    <w:p w14:paraId="48E7AD60" w14:textId="77777777" w:rsidR="0094169F" w:rsidRDefault="0013053D" w:rsidP="0013053D">
      <w:r>
        <w:t>Where</w:t>
      </w:r>
    </w:p>
    <w:p w14:paraId="671027E1" w14:textId="5040E2C5" w:rsidR="0094169F" w:rsidRDefault="0094169F" w:rsidP="0094169F">
      <w:proofErr w:type="spellStart"/>
      <w:r>
        <w:t>X</w:t>
      </w:r>
      <w:r w:rsidRPr="0094169F">
        <w:rPr>
          <w:vertAlign w:val="subscript"/>
        </w:rPr>
        <w:t>organic</w:t>
      </w:r>
      <w:proofErr w:type="spellEnd"/>
      <w:r>
        <w:t xml:space="preserve"> = organic volume fraction</w:t>
      </w:r>
    </w:p>
    <w:p w14:paraId="16320605" w14:textId="51F00E19" w:rsidR="0013053D" w:rsidRDefault="0094169F" w:rsidP="0013053D">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13053D">
      <w:pPr>
        <w:tabs>
          <w:tab w:val="right" w:pos="720"/>
          <w:tab w:val="left" w:pos="900"/>
        </w:tabs>
      </w:pPr>
      <w:r>
        <w:tab/>
        <w:t>OC</w:t>
      </w:r>
      <w:r w:rsidR="0094169F">
        <w:t xml:space="preserve"> = </w:t>
      </w:r>
      <w:r>
        <w:t>mass fraction of organic carbon</w:t>
      </w:r>
    </w:p>
    <w:p w14:paraId="7B65C964" w14:textId="7BFD74B4" w:rsidR="0013053D" w:rsidRDefault="0013053D" w:rsidP="0013053D">
      <w:pPr>
        <w:tabs>
          <w:tab w:val="right" w:pos="720"/>
          <w:tab w:val="left" w:pos="900"/>
        </w:tabs>
      </w:pPr>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94169F">
      <w:r>
        <w:lastRenderedPageBreak/>
        <w:t>1.724</w:t>
      </w:r>
      <w:r w:rsidR="0094169F">
        <w:t xml:space="preserve"> </w:t>
      </w:r>
      <w:r>
        <w:t>= conversion factor of organic carbon to organic matter</w:t>
      </w:r>
      <w:r>
        <w:tab/>
      </w:r>
    </w:p>
    <w:p w14:paraId="66FD88BC" w14:textId="504098A6" w:rsidR="0013053D" w:rsidRDefault="0013053D" w:rsidP="0094169F">
      <w:r>
        <w:t>2.65</w:t>
      </w:r>
      <w:r w:rsidR="0094169F">
        <w:t xml:space="preserve"> </w:t>
      </w:r>
      <w:r>
        <w:t>= typical grain density of mineral soils</w:t>
      </w:r>
    </w:p>
    <w:p w14:paraId="6C587343" w14:textId="5AD34923" w:rsidR="0094169F" w:rsidRDefault="0094169F" w:rsidP="0094169F">
      <w:r>
        <w:t>1.30 = typical  density of organic material</w:t>
      </w:r>
    </w:p>
    <w:p w14:paraId="740FC170" w14:textId="77777777" w:rsidR="0013053D" w:rsidRDefault="0013053D" w:rsidP="00F60077"/>
    <w:p w14:paraId="4F386FD7" w14:textId="418197F0" w:rsidR="0013053D" w:rsidRDefault="0013053D" w:rsidP="0013053D">
      <w:r>
        <w:t>and</w:t>
      </w:r>
    </w:p>
    <w:p w14:paraId="432771C2" w14:textId="44144371" w:rsidR="0013053D" w:rsidRDefault="0013053D" w:rsidP="0013053D"/>
    <w:p w14:paraId="025013FE" w14:textId="77777777" w:rsidR="00306741" w:rsidRDefault="00306741" w:rsidP="00F60077"/>
    <w:p w14:paraId="1446A369" w14:textId="3B1AB398" w:rsidR="005F3AE6" w:rsidRDefault="00EF25EF" w:rsidP="00F6007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33C3E6C2" w:rsidR="005F3AE6" w:rsidDel="0013053D" w:rsidRDefault="00CD1D49" w:rsidP="0013053D">
      <w:pPr>
        <w:tabs>
          <w:tab w:val="center" w:pos="4320"/>
          <w:tab w:val="right" w:pos="9360"/>
        </w:tabs>
        <w:rPr>
          <w:del w:id="83" w:author="Dirk Young" w:date="2023-04-27T11:48:00Z"/>
          <w:rFonts w:eastAsiaTheme="minorEastAsia"/>
        </w:rPr>
      </w:pPr>
      <w:r>
        <w:rPr>
          <w:rFonts w:eastAsiaTheme="minorEastAsia"/>
        </w:rPr>
        <w:tab/>
      </w:r>
      <w:del w:id="84" w:author="Dirk Young" w:date="2023-04-27T11:48:00Z">
        <w:r w:rsidR="00D43DBC" w:rsidDel="0013053D">
          <w:rPr>
            <w:rFonts w:eastAsiaTheme="minorEastAsia"/>
          </w:rPr>
          <w:tab/>
        </w:r>
        <w:r w:rsidR="00FB1CAD" w:rsidDel="0013053D">
          <w:rPr>
            <w:rFonts w:eastAsiaTheme="minorEastAsia"/>
          </w:rPr>
          <w:delText>(4-</w:delText>
        </w:r>
        <w:r w:rsidR="006717B7" w:rsidDel="0013053D">
          <w:rPr>
            <w:rFonts w:eastAsiaTheme="minorEastAsia"/>
          </w:rPr>
          <w:delText>26</w:delText>
        </w:r>
        <w:r w:rsidR="00FB1CAD" w:rsidDel="0013053D">
          <w:rPr>
            <w:rFonts w:eastAsiaTheme="minorEastAsia"/>
          </w:rPr>
          <w:delText>)</w:delText>
        </w:r>
      </w:del>
    </w:p>
    <w:p w14:paraId="6C03DECC" w14:textId="79D1F4C9" w:rsidR="005F3AE6" w:rsidDel="0013053D" w:rsidRDefault="005F3AE6">
      <w:pPr>
        <w:tabs>
          <w:tab w:val="center" w:pos="4320"/>
          <w:tab w:val="right" w:pos="9360"/>
        </w:tabs>
        <w:rPr>
          <w:del w:id="85" w:author="Dirk Young" w:date="2023-04-27T11:48:00Z"/>
        </w:rPr>
        <w:pPrChange w:id="86" w:author="Dirk Young" w:date="2023-04-27T11:48:00Z">
          <w:pPr>
            <w:tabs>
              <w:tab w:val="center" w:pos="4320"/>
            </w:tabs>
          </w:pPr>
        </w:pPrChange>
      </w:pPr>
    </w:p>
    <w:p w14:paraId="6B872D25" w14:textId="3F39D689" w:rsidR="005F3AE6" w:rsidDel="0013053D" w:rsidRDefault="00CD1D49" w:rsidP="0013053D">
      <w:pPr>
        <w:tabs>
          <w:tab w:val="center" w:pos="4320"/>
          <w:tab w:val="right" w:pos="9360"/>
        </w:tabs>
        <w:rPr>
          <w:del w:id="87" w:author="Dirk Young" w:date="2023-04-27T11:48:00Z"/>
          <w:rFonts w:eastAsiaTheme="minorEastAsia"/>
        </w:rPr>
      </w:pPr>
      <w:del w:id="88" w:author="Dirk Young" w:date="2023-04-27T11:48:00Z">
        <w:r w:rsidDel="0013053D">
          <w:rPr>
            <w:rFonts w:eastAsiaTheme="minorEastAsia"/>
          </w:rPr>
          <w:tab/>
        </w:r>
        <w:bookmarkStart w:id="89" w:name="_Hlk133477879"/>
      </w:del>
      <m:oMath>
        <m:sSub>
          <m:sSubPr>
            <m:ctrlPr>
              <w:del w:id="90" w:author="Dirk Young" w:date="2023-04-27T11:48:00Z">
                <w:rPr>
                  <w:rFonts w:ascii="Cambria Math" w:hAnsi="Cambria Math"/>
                </w:rPr>
              </w:del>
            </m:ctrlPr>
          </m:sSubPr>
          <m:e>
            <m:r>
              <w:del w:id="91" w:author="Dirk Young" w:date="2023-04-27T11:48:00Z">
                <w:rPr>
                  <w:rFonts w:ascii="Cambria Math" w:hAnsi="Cambria Math"/>
                </w:rPr>
                <m:t>X</m:t>
              </w:del>
            </m:r>
          </m:e>
          <m:sub>
            <m:r>
              <w:del w:id="92" w:author="Dirk Young" w:date="2023-04-27T11:48:00Z">
                <w:rPr>
                  <w:rFonts w:ascii="Cambria Math" w:hAnsi="Cambria Math"/>
                </w:rPr>
                <m:t>sand</m:t>
              </w:del>
            </m:r>
          </m:sub>
        </m:sSub>
        <m:r>
          <w:del w:id="93" w:author="Dirk Young" w:date="2023-04-27T11:48:00Z">
            <m:rPr>
              <m:sty m:val="p"/>
            </m:rPr>
            <w:rPr>
              <w:rFonts w:ascii="Cambria Math" w:hAnsi="Cambria Math"/>
            </w:rPr>
            <m:t xml:space="preserve">= </m:t>
          </w:del>
        </m:r>
        <m:f>
          <m:fPr>
            <m:ctrlPr>
              <w:del w:id="94" w:author="Dirk Young" w:date="2023-04-27T11:48:00Z">
                <w:rPr>
                  <w:rFonts w:ascii="Cambria Math" w:hAnsi="Cambria Math"/>
                </w:rPr>
              </w:del>
            </m:ctrlPr>
          </m:fPr>
          <m:num>
            <m:r>
              <w:del w:id="95" w:author="Dirk Young" w:date="2023-04-27T11:48:00Z">
                <w:rPr>
                  <w:rFonts w:ascii="Cambria Math" w:hAnsi="Cambria Math"/>
                </w:rPr>
                <m:t>sand</m:t>
              </w:del>
            </m:r>
            <m:r>
              <w:del w:id="96" w:author="Dirk Young" w:date="2023-04-27T11:48:00Z">
                <m:rPr>
                  <m:sty m:val="p"/>
                </m:rPr>
                <w:rPr>
                  <w:rFonts w:ascii="Cambria Math" w:hAnsi="Cambria Math"/>
                </w:rPr>
                <m:t>*</m:t>
              </w:del>
            </m:r>
            <m:sSub>
              <m:sSubPr>
                <m:ctrlPr>
                  <w:del w:id="97" w:author="Dirk Young" w:date="2023-04-27T11:48:00Z">
                    <w:rPr>
                      <w:rFonts w:ascii="Cambria Math" w:hAnsi="Cambria Math"/>
                    </w:rPr>
                  </w:del>
                </m:ctrlPr>
              </m:sSubPr>
              <m:e>
                <m:r>
                  <w:del w:id="98" w:author="Dirk Young" w:date="2023-04-27T11:48:00Z">
                    <w:rPr>
                      <w:rFonts w:ascii="Cambria Math" w:hAnsi="Cambria Math"/>
                    </w:rPr>
                    <m:t>ρ</m:t>
                  </w:del>
                </m:r>
              </m:e>
              <m:sub>
                <m:r>
                  <w:del w:id="99" w:author="Dirk Young" w:date="2023-04-27T11:48:00Z">
                    <w:rPr>
                      <w:rFonts w:ascii="Cambria Math" w:hAnsi="Cambria Math"/>
                    </w:rPr>
                    <m:t>b</m:t>
                  </w:del>
                </m:r>
              </m:sub>
            </m:sSub>
          </m:num>
          <m:den>
            <m:r>
              <w:del w:id="100" w:author="Dirk Young" w:date="2023-04-27T11:48:00Z">
                <m:rPr>
                  <m:sty m:val="p"/>
                </m:rPr>
                <w:rPr>
                  <w:rFonts w:ascii="Cambria Math" w:hAnsi="Cambria Math"/>
                </w:rPr>
                <m:t>2.65</m:t>
              </w:del>
            </m:r>
            <m:f>
              <m:fPr>
                <m:ctrlPr>
                  <w:del w:id="101" w:author="Dirk Young" w:date="2023-04-27T11:48:00Z">
                    <w:rPr>
                      <w:rFonts w:ascii="Cambria Math" w:hAnsi="Cambria Math"/>
                    </w:rPr>
                  </w:del>
                </m:ctrlPr>
              </m:fPr>
              <m:num>
                <m:r>
                  <w:del w:id="102" w:author="Dirk Young" w:date="2023-04-27T11:48:00Z">
                    <w:rPr>
                      <w:rFonts w:ascii="Cambria Math" w:hAnsi="Cambria Math"/>
                    </w:rPr>
                    <m:t>g</m:t>
                  </w:del>
                </m:r>
              </m:num>
              <m:den>
                <m:sSup>
                  <m:sSupPr>
                    <m:ctrlPr>
                      <w:del w:id="103" w:author="Dirk Young" w:date="2023-04-27T11:48:00Z">
                        <w:rPr>
                          <w:rFonts w:ascii="Cambria Math" w:hAnsi="Cambria Math"/>
                        </w:rPr>
                      </w:del>
                    </m:ctrlPr>
                  </m:sSupPr>
                  <m:e>
                    <m:r>
                      <w:del w:id="104" w:author="Dirk Young" w:date="2023-04-27T11:48:00Z">
                        <w:rPr>
                          <w:rFonts w:ascii="Cambria Math" w:hAnsi="Cambria Math"/>
                        </w:rPr>
                        <m:t>cm</m:t>
                      </w:del>
                    </m:r>
                  </m:e>
                  <m:sup>
                    <m:r>
                      <w:del w:id="105" w:author="Dirk Young" w:date="2023-04-27T11:48:00Z">
                        <m:rPr>
                          <m:sty m:val="p"/>
                        </m:rPr>
                        <w:rPr>
                          <w:rFonts w:ascii="Cambria Math" w:hAnsi="Cambria Math"/>
                        </w:rPr>
                        <m:t>3</m:t>
                      </w:del>
                    </m:r>
                  </m:sup>
                </m:sSup>
              </m:den>
            </m:f>
          </m:den>
        </m:f>
        <m:r>
          <w:del w:id="106" w:author="Dirk Young" w:date="2023-04-27T11:48:00Z">
            <m:rPr>
              <m:sty m:val="p"/>
            </m:rPr>
            <w:rPr>
              <w:rFonts w:ascii="Cambria Math" w:hAnsi="Cambria Math"/>
            </w:rPr>
            <m:t>*</m:t>
          </w:del>
        </m:r>
        <m:sSub>
          <m:sSubPr>
            <m:ctrlPr>
              <w:del w:id="107" w:author="Dirk Young" w:date="2023-04-27T11:48:00Z">
                <w:rPr>
                  <w:rFonts w:ascii="Cambria Math" w:hAnsi="Cambria Math"/>
                </w:rPr>
              </w:del>
            </m:ctrlPr>
          </m:sSubPr>
          <m:e>
            <m:r>
              <w:del w:id="108" w:author="Dirk Young" w:date="2023-04-27T11:48:00Z">
                <w:rPr>
                  <w:rFonts w:ascii="Cambria Math" w:hAnsi="Cambria Math"/>
                </w:rPr>
                <m:t>V</m:t>
              </w:del>
            </m:r>
          </m:e>
          <m:sub>
            <m:r>
              <w:del w:id="109" w:author="Dirk Young" w:date="2023-04-27T11:48:00Z">
                <w:rPr>
                  <w:rFonts w:ascii="Cambria Math" w:hAnsi="Cambria Math"/>
                </w:rPr>
                <m:t>corrected</m:t>
              </w:del>
            </m:r>
          </m:sub>
        </m:sSub>
      </m:oMath>
      <w:del w:id="110" w:author="Dirk Young" w:date="2023-04-27T11:48:00Z">
        <w:r w:rsidR="003A0548" w:rsidDel="0013053D">
          <w:rPr>
            <w:rFonts w:eastAsiaTheme="minorEastAsia"/>
          </w:rPr>
          <w:delText xml:space="preserve"> </w:delText>
        </w:r>
        <w:bookmarkEnd w:id="89"/>
        <w:r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7</w:delText>
        </w:r>
        <w:r w:rsidR="00C351C1" w:rsidDel="0013053D">
          <w:rPr>
            <w:rFonts w:eastAsiaTheme="minorEastAsia"/>
          </w:rPr>
          <w:delText>)</w:delText>
        </w:r>
      </w:del>
    </w:p>
    <w:p w14:paraId="3BDBDA28" w14:textId="28E8187E" w:rsidR="005F3AE6" w:rsidDel="0013053D" w:rsidRDefault="005F3AE6">
      <w:pPr>
        <w:tabs>
          <w:tab w:val="center" w:pos="4320"/>
          <w:tab w:val="right" w:pos="9360"/>
        </w:tabs>
        <w:rPr>
          <w:del w:id="111" w:author="Dirk Young" w:date="2023-04-27T11:48:00Z"/>
        </w:rPr>
        <w:pPrChange w:id="112" w:author="Dirk Young" w:date="2023-04-27T11:48:00Z">
          <w:pPr>
            <w:tabs>
              <w:tab w:val="center" w:pos="4320"/>
            </w:tabs>
          </w:pPr>
        </w:pPrChange>
      </w:pPr>
    </w:p>
    <w:p w14:paraId="7C4CF1CA" w14:textId="5132ED87" w:rsidR="005F3AE6" w:rsidDel="0013053D" w:rsidRDefault="00CD1D49" w:rsidP="0013053D">
      <w:pPr>
        <w:tabs>
          <w:tab w:val="center" w:pos="4320"/>
          <w:tab w:val="right" w:pos="9360"/>
        </w:tabs>
        <w:rPr>
          <w:del w:id="113" w:author="Dirk Young" w:date="2023-04-27T11:48:00Z"/>
          <w:rFonts w:eastAsiaTheme="minorEastAsia"/>
        </w:rPr>
      </w:pPr>
      <w:del w:id="114" w:author="Dirk Young" w:date="2023-04-27T11:48:00Z">
        <w:r w:rsidDel="0013053D">
          <w:rPr>
            <w:rFonts w:eastAsiaTheme="minorEastAsia"/>
          </w:rPr>
          <w:tab/>
        </w:r>
      </w:del>
      <m:oMath>
        <m:sSub>
          <m:sSubPr>
            <m:ctrlPr>
              <w:del w:id="115" w:author="Dirk Young" w:date="2023-04-27T11:48:00Z">
                <w:rPr>
                  <w:rFonts w:ascii="Cambria Math" w:hAnsi="Cambria Math"/>
                </w:rPr>
              </w:del>
            </m:ctrlPr>
          </m:sSubPr>
          <m:e>
            <m:r>
              <w:del w:id="116" w:author="Dirk Young" w:date="2023-04-27T11:48:00Z">
                <w:rPr>
                  <w:rFonts w:ascii="Cambria Math" w:hAnsi="Cambria Math"/>
                </w:rPr>
                <m:t>X</m:t>
              </w:del>
            </m:r>
          </m:e>
          <m:sub>
            <m:r>
              <w:del w:id="117" w:author="Dirk Young" w:date="2023-04-27T11:48:00Z">
                <w:rPr>
                  <w:rFonts w:ascii="Cambria Math" w:hAnsi="Cambria Math"/>
                </w:rPr>
                <m:t>oc</m:t>
              </w:del>
            </m:r>
          </m:sub>
        </m:sSub>
        <m:r>
          <w:del w:id="118" w:author="Dirk Young" w:date="2023-04-27T11:48:00Z">
            <m:rPr>
              <m:sty m:val="p"/>
            </m:rPr>
            <w:rPr>
              <w:rFonts w:ascii="Cambria Math" w:hAnsi="Cambria Math"/>
            </w:rPr>
            <m:t xml:space="preserve">= </m:t>
          </w:del>
        </m:r>
        <m:f>
          <m:fPr>
            <m:ctrlPr>
              <w:del w:id="119" w:author="Dirk Young" w:date="2023-04-27T11:48:00Z">
                <w:rPr>
                  <w:rFonts w:ascii="Cambria Math" w:hAnsi="Cambria Math"/>
                </w:rPr>
              </w:del>
            </m:ctrlPr>
          </m:fPr>
          <m:num>
            <m:r>
              <w:del w:id="120" w:author="Dirk Young" w:date="2023-04-27T11:48:00Z">
                <w:rPr>
                  <w:rFonts w:ascii="Cambria Math" w:hAnsi="Cambria Math"/>
                </w:rPr>
                <m:t>OC</m:t>
              </w:del>
            </m:r>
            <m:r>
              <w:del w:id="121" w:author="Dirk Young" w:date="2023-04-27T11:48:00Z">
                <m:rPr>
                  <m:sty m:val="p"/>
                </m:rPr>
                <w:rPr>
                  <w:rFonts w:ascii="Cambria Math" w:hAnsi="Cambria Math"/>
                </w:rPr>
                <m:t>*1.724*</m:t>
              </w:del>
            </m:r>
            <m:sSub>
              <m:sSubPr>
                <m:ctrlPr>
                  <w:del w:id="122" w:author="Dirk Young" w:date="2023-04-27T11:48:00Z">
                    <w:rPr>
                      <w:rFonts w:ascii="Cambria Math" w:hAnsi="Cambria Math"/>
                    </w:rPr>
                  </w:del>
                </m:ctrlPr>
              </m:sSubPr>
              <m:e>
                <m:r>
                  <w:del w:id="123" w:author="Dirk Young" w:date="2023-04-27T11:48:00Z">
                    <w:rPr>
                      <w:rFonts w:ascii="Cambria Math" w:hAnsi="Cambria Math"/>
                    </w:rPr>
                    <m:t>ρ</m:t>
                  </w:del>
                </m:r>
              </m:e>
              <m:sub>
                <m:r>
                  <w:del w:id="124" w:author="Dirk Young" w:date="2023-04-27T11:48:00Z">
                    <w:rPr>
                      <w:rFonts w:ascii="Cambria Math" w:hAnsi="Cambria Math"/>
                    </w:rPr>
                    <m:t>b</m:t>
                  </w:del>
                </m:r>
              </m:sub>
            </m:sSub>
          </m:num>
          <m:den>
            <m:f>
              <m:fPr>
                <m:ctrlPr>
                  <w:del w:id="125" w:author="Dirk Young" w:date="2023-04-27T11:48:00Z">
                    <w:rPr>
                      <w:rFonts w:ascii="Cambria Math" w:hAnsi="Cambria Math"/>
                    </w:rPr>
                  </w:del>
                </m:ctrlPr>
              </m:fPr>
              <m:num>
                <m:r>
                  <w:del w:id="126" w:author="Dirk Young" w:date="2023-04-27T11:48:00Z">
                    <m:rPr>
                      <m:sty m:val="p"/>
                    </m:rPr>
                    <w:rPr>
                      <w:rFonts w:ascii="Cambria Math" w:hAnsi="Cambria Math"/>
                    </w:rPr>
                    <m:t>1.30</m:t>
                  </w:del>
                </m:r>
                <m:r>
                  <w:del w:id="127" w:author="Dirk Young" w:date="2023-04-27T11:48:00Z">
                    <w:rPr>
                      <w:rFonts w:ascii="Cambria Math" w:hAnsi="Cambria Math"/>
                    </w:rPr>
                    <m:t>g</m:t>
                  </w:del>
                </m:r>
                <m:ctrlPr>
                  <w:del w:id="128" w:author="Dirk Young" w:date="2023-04-27T11:48:00Z">
                    <w:rPr>
                      <w:rFonts w:ascii="Cambria Math" w:hAnsi="Cambria Math"/>
                      <w:i/>
                    </w:rPr>
                  </w:del>
                </m:ctrlP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rPr>
            <w:rFonts w:eastAsiaTheme="minorEastAsia"/>
          </w:rPr>
          <w:delText xml:space="preserve"> </w:delText>
        </w:r>
        <w:r w:rsidR="003A0548"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8</w:delText>
        </w:r>
        <w:r w:rsidR="00C351C1" w:rsidDel="0013053D">
          <w:rPr>
            <w:rFonts w:eastAsiaTheme="minorEastAsia"/>
          </w:rPr>
          <w:delText>)</w:delText>
        </w:r>
      </w:del>
    </w:p>
    <w:p w14:paraId="2EE4DA9B" w14:textId="29CF4377" w:rsidR="00187446" w:rsidDel="0013053D" w:rsidRDefault="00187446">
      <w:pPr>
        <w:tabs>
          <w:tab w:val="center" w:pos="4320"/>
          <w:tab w:val="right" w:pos="9360"/>
        </w:tabs>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13053D">
      <w:pPr>
        <w:tabs>
          <w:tab w:val="center" w:pos="4320"/>
          <w:tab w:val="right" w:pos="9360"/>
        </w:tabs>
        <w:rPr>
          <w:del w:id="139" w:author="Dirk Young" w:date="2023-04-27T11:48:00Z"/>
          <w:rFonts w:eastAsiaTheme="minorEastAsia"/>
        </w:rPr>
      </w:pPr>
      <w:del w:id="140" w:author="Dirk Young" w:date="2023-04-27T11:48:00Z">
        <w:r w:rsidDel="0013053D">
          <w:rPr>
            <w:rFonts w:eastAsiaTheme="minorEastAsia"/>
          </w:rPr>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rPr>
            <w:rFonts w:eastAsiaTheme="minorEastAsia"/>
          </w:rPr>
          <w:delText xml:space="preserve"> </w:delText>
        </w:r>
        <w:r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9</w:delText>
        </w:r>
        <w:r w:rsidR="00C351C1" w:rsidDel="0013053D">
          <w:rPr>
            <w:rFonts w:eastAsiaTheme="minorEastAsia"/>
          </w:rPr>
          <w:delText>)</w:delText>
        </w:r>
      </w:del>
    </w:p>
    <w:p w14:paraId="3A54A4B1" w14:textId="64729FEE" w:rsidR="005F3AE6" w:rsidDel="0013053D" w:rsidRDefault="005F3AE6">
      <w:pPr>
        <w:tabs>
          <w:tab w:val="center" w:pos="4320"/>
          <w:tab w:val="right" w:pos="9360"/>
        </w:tabs>
        <w:rPr>
          <w:del w:id="155" w:author="Dirk Young" w:date="2023-04-27T11:48:00Z"/>
        </w:rPr>
        <w:pPrChange w:id="156" w:author="Dirk Young" w:date="2023-04-27T11:48:00Z">
          <w:pPr/>
        </w:pPrChange>
      </w:pPr>
    </w:p>
    <w:p w14:paraId="084F7B76" w14:textId="3A4A691C" w:rsidR="00403C99" w:rsidDel="0013053D" w:rsidRDefault="00C351C1">
      <w:pPr>
        <w:tabs>
          <w:tab w:val="center" w:pos="4320"/>
          <w:tab w:val="right" w:pos="9360"/>
        </w:tabs>
        <w:rPr>
          <w:del w:id="157" w:author="Dirk Young" w:date="2023-04-27T11:48:00Z"/>
        </w:rPr>
        <w:pPrChange w:id="158" w:author="Dirk Young" w:date="2023-04-27T11:48:00Z">
          <w:pPr/>
        </w:pPrChange>
      </w:pPr>
      <w:del w:id="159"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tabs>
          <w:tab w:val="center" w:pos="4320"/>
          <w:tab w:val="right" w:pos="9360"/>
        </w:tabs>
        <w:rPr>
          <w:del w:id="160" w:author="Dirk Young" w:date="2023-04-27T11:48:00Z"/>
        </w:rPr>
        <w:pPrChange w:id="161" w:author="Dirk Young" w:date="2023-04-27T11:48:00Z">
          <w:pPr>
            <w:tabs>
              <w:tab w:val="right" w:pos="720"/>
              <w:tab w:val="left" w:pos="900"/>
            </w:tabs>
          </w:pPr>
        </w:pPrChange>
      </w:pPr>
      <w:del w:id="162"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tabs>
          <w:tab w:val="center" w:pos="4320"/>
          <w:tab w:val="right" w:pos="9360"/>
        </w:tabs>
        <w:rPr>
          <w:del w:id="163" w:author="Dirk Young" w:date="2023-04-27T11:48:00Z"/>
        </w:rPr>
        <w:pPrChange w:id="164" w:author="Dirk Young" w:date="2023-04-27T11:48:00Z">
          <w:pPr>
            <w:tabs>
              <w:tab w:val="right" w:pos="720"/>
              <w:tab w:val="left" w:pos="900"/>
            </w:tabs>
          </w:pPr>
        </w:pPrChange>
      </w:pPr>
      <w:del w:id="165"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tabs>
          <w:tab w:val="center" w:pos="4320"/>
          <w:tab w:val="right" w:pos="9360"/>
        </w:tabs>
        <w:rPr>
          <w:del w:id="166" w:author="Dirk Young" w:date="2023-04-27T11:48:00Z"/>
        </w:rPr>
        <w:pPrChange w:id="167" w:author="Dirk Young" w:date="2023-04-27T11:48:00Z">
          <w:pPr>
            <w:tabs>
              <w:tab w:val="right" w:pos="720"/>
              <w:tab w:val="left" w:pos="900"/>
            </w:tabs>
          </w:pPr>
        </w:pPrChange>
      </w:pPr>
      <w:del w:id="168"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tabs>
          <w:tab w:val="center" w:pos="4320"/>
          <w:tab w:val="right" w:pos="9360"/>
        </w:tabs>
        <w:rPr>
          <w:del w:id="169" w:author="Dirk Young" w:date="2023-04-27T11:48:00Z"/>
        </w:rPr>
        <w:pPrChange w:id="170" w:author="Dirk Young" w:date="2023-04-27T11:48:00Z">
          <w:pPr>
            <w:tabs>
              <w:tab w:val="right" w:pos="720"/>
              <w:tab w:val="left" w:pos="900"/>
            </w:tabs>
          </w:pPr>
        </w:pPrChange>
      </w:pPr>
      <w:del w:id="171" w:author="Dirk Young" w:date="2023-04-27T11:48:00Z">
        <w:r w:rsidDel="0013053D">
          <w:tab/>
          <w:delText>oc</w:delText>
        </w:r>
        <w:r w:rsidDel="0013053D">
          <w:tab/>
          <w:delText>= mass fraction of organic carbon</w:delText>
        </w:r>
      </w:del>
    </w:p>
    <w:p w14:paraId="25D60096" w14:textId="72B906F1" w:rsidR="00403C99" w:rsidDel="0013053D" w:rsidRDefault="008721F3">
      <w:pPr>
        <w:tabs>
          <w:tab w:val="center" w:pos="4320"/>
          <w:tab w:val="right" w:pos="9360"/>
        </w:tabs>
        <w:rPr>
          <w:del w:id="172" w:author="Dirk Young" w:date="2023-04-27T11:48:00Z"/>
        </w:rPr>
        <w:pPrChange w:id="173" w:author="Dirk Young" w:date="2023-04-27T11:48:00Z">
          <w:pPr>
            <w:tabs>
              <w:tab w:val="right" w:pos="720"/>
              <w:tab w:val="left" w:pos="900"/>
            </w:tabs>
          </w:pPr>
        </w:pPrChange>
      </w:pPr>
      <w:del w:id="174"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tabs>
          <w:tab w:val="center" w:pos="4320"/>
          <w:tab w:val="right" w:pos="9360"/>
        </w:tabs>
        <w:rPr>
          <w:del w:id="175" w:author="Dirk Young" w:date="2023-04-27T11:48:00Z"/>
        </w:rPr>
        <w:pPrChange w:id="176" w:author="Dirk Young" w:date="2023-04-27T11:48:00Z">
          <w:pPr>
            <w:tabs>
              <w:tab w:val="right" w:pos="720"/>
              <w:tab w:val="left" w:pos="900"/>
            </w:tabs>
          </w:pPr>
        </w:pPrChange>
      </w:pPr>
      <w:del w:id="177"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tabs>
          <w:tab w:val="center" w:pos="4320"/>
          <w:tab w:val="right" w:pos="9360"/>
        </w:tabs>
        <w:rPr>
          <w:del w:id="178" w:author="Dirk Young" w:date="2023-04-27T11:48:00Z"/>
        </w:rPr>
        <w:pPrChange w:id="179" w:author="Dirk Young" w:date="2023-04-27T11:48:00Z">
          <w:pPr>
            <w:tabs>
              <w:tab w:val="right" w:pos="720"/>
              <w:tab w:val="left" w:pos="900"/>
            </w:tabs>
          </w:pPr>
        </w:pPrChange>
      </w:pPr>
    </w:p>
    <w:p w14:paraId="40439035" w14:textId="171EF163" w:rsidR="005F3AE6" w:rsidDel="0013053D" w:rsidRDefault="00403C99">
      <w:pPr>
        <w:tabs>
          <w:tab w:val="center" w:pos="4320"/>
          <w:tab w:val="right" w:pos="9360"/>
        </w:tabs>
        <w:rPr>
          <w:del w:id="180" w:author="Dirk Young" w:date="2023-04-27T11:48:00Z"/>
        </w:rPr>
        <w:pPrChange w:id="181" w:author="Dirk Young" w:date="2023-04-27T11:48:00Z">
          <w:pPr>
            <w:pStyle w:val="ListParagraph"/>
            <w:tabs>
              <w:tab w:val="right" w:pos="720"/>
              <w:tab w:val="left" w:pos="900"/>
            </w:tabs>
            <w:ind w:left="0"/>
          </w:pPr>
        </w:pPrChange>
      </w:pPr>
      <w:del w:id="182" w:author="Dirk Young" w:date="2023-04-27T11:48:00Z">
        <w:r w:rsidDel="0013053D">
          <w:tab/>
          <w:delText>θ</w:delText>
        </w:r>
        <w:r w:rsidDel="0013053D">
          <w:tab/>
        </w:r>
        <w:r w:rsidR="00EF25EF" w:rsidDel="0013053D">
          <w:delText>= porosity (unitless)</w:delText>
        </w:r>
      </w:del>
    </w:p>
    <w:p w14:paraId="7B0020C9" w14:textId="6B2CE2C4" w:rsidR="005F3AE6" w:rsidRDefault="00403C99">
      <w:pPr>
        <w:tabs>
          <w:tab w:val="center" w:pos="4320"/>
          <w:tab w:val="right" w:pos="9360"/>
        </w:tabs>
        <w:pPrChange w:id="183" w:author="Dirk Young" w:date="2023-04-27T11:48:00Z">
          <w:pPr>
            <w:tabs>
              <w:tab w:val="right" w:pos="720"/>
              <w:tab w:val="left" w:pos="900"/>
            </w:tabs>
          </w:pPr>
        </w:pPrChange>
      </w:pPr>
      <w:del w:id="184"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403C99">
      <w:pPr>
        <w:tabs>
          <w:tab w:val="right" w:pos="720"/>
          <w:tab w:val="left" w:pos="900"/>
        </w:tabs>
      </w:pPr>
    </w:p>
    <w:p w14:paraId="68B9FA8E" w14:textId="70BB403A"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5" w:author="Dirk Young" w:date="2023-04-27T11:49:00Z">
        <w:r w:rsidR="00656A5D" w:rsidDel="0013053D">
          <w:delText>c</w:delText>
        </w:r>
        <w:r w:rsidR="00187446" w:rsidDel="0013053D">
          <w:delText>volume</w:delText>
        </w:r>
      </w:del>
      <w:ins w:id="186"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lastRenderedPageBreak/>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7"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7"/>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sz w:val="24"/>
            <w:szCs w:val="24"/>
            <w:rPrChange w:id="188" w:author="Dirk Young" w:date="2023-04-28T12:42:00Z">
              <w:rPr>
                <w:rFonts w:ascii="Cambria Math" w:hAnsi="Cambria Math"/>
              </w:rPr>
            </w:rPrChange>
          </w:rPr>
          <m:t>λ=</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Change w:id="189" w:author="Dirk Young" w:date="2023-04-28T12:42:00Z">
                      <w:rPr>
                        <w:rFonts w:ascii="Cambria Math" w:hAnsi="Cambria Math"/>
                      </w:rPr>
                    </w:rPrChange>
                  </w:rPr>
                  <m:t>x</m:t>
                </m:r>
              </m:e>
              <m:sub>
                <m:r>
                  <w:rPr>
                    <w:rFonts w:ascii="Cambria Math" w:hAnsi="Cambria Math"/>
                    <w:sz w:val="24"/>
                    <w:szCs w:val="24"/>
                    <w:rPrChange w:id="190" w:author="Dirk Young" w:date="2023-04-28T12:42:00Z">
                      <w:rPr>
                        <w:rFonts w:ascii="Cambria Math" w:hAnsi="Cambria Math"/>
                      </w:rPr>
                    </w:rPrChange>
                  </w:rPr>
                  <m:t>o</m:t>
                </m:r>
              </m:sub>
            </m:sSub>
            <m:sSub>
              <m:sSubPr>
                <m:ctrlPr>
                  <w:rPr>
                    <w:rFonts w:ascii="Cambria Math" w:hAnsi="Cambria Math"/>
                    <w:sz w:val="24"/>
                    <w:szCs w:val="24"/>
                  </w:rPr>
                </m:ctrlPr>
              </m:sSubPr>
              <m:e>
                <m:r>
                  <w:rPr>
                    <w:rFonts w:ascii="Cambria Math" w:hAnsi="Cambria Math"/>
                    <w:sz w:val="24"/>
                    <w:szCs w:val="24"/>
                    <w:rPrChange w:id="191" w:author="Dirk Young" w:date="2023-04-28T12:42:00Z">
                      <w:rPr>
                        <w:rFonts w:ascii="Cambria Math" w:hAnsi="Cambria Math"/>
                      </w:rPr>
                    </w:rPrChange>
                  </w:rPr>
                  <m:t>λ</m:t>
                </m:r>
              </m:e>
              <m:sub>
                <m:r>
                  <m:rPr>
                    <m:sty m:val="p"/>
                  </m:rPr>
                  <w:rPr>
                    <w:rFonts w:ascii="Cambria Math" w:hAnsi="Cambria Math"/>
                    <w:sz w:val="24"/>
                    <w:szCs w:val="24"/>
                    <w:rPrChange w:id="192" w:author="Dirk Young" w:date="2023-04-28T12:42:00Z">
                      <w:rPr>
                        <w:rFonts w:ascii="Cambria Math" w:hAnsi="Cambria Math"/>
                      </w:rPr>
                    </w:rPrChange>
                  </w:rPr>
                  <m:t xml:space="preserve">1 </m:t>
                </m:r>
              </m:sub>
            </m:sSub>
            <m:r>
              <m:rPr>
                <m:sty m:val="p"/>
              </m:rPr>
              <w:rPr>
                <w:rFonts w:ascii="Cambria Math" w:hAnsi="Cambria Math"/>
                <w:sz w:val="24"/>
                <w:szCs w:val="24"/>
                <w:rPrChange w:id="193" w:author="Dirk Young" w:date="2023-04-28T12:42:00Z">
                  <w:rPr>
                    <w:rFonts w:ascii="Cambria Math" w:hAnsi="Cambria Math"/>
                  </w:rPr>
                </w:rPrChange>
              </w:rPr>
              <m:t xml:space="preserve">+ </m:t>
            </m:r>
            <m:sSub>
              <m:sSubPr>
                <m:ctrlPr>
                  <w:rPr>
                    <w:rFonts w:ascii="Cambria Math" w:hAnsi="Cambria Math"/>
                    <w:sz w:val="24"/>
                    <w:szCs w:val="24"/>
                  </w:rPr>
                </m:ctrlPr>
              </m:sSubPr>
              <m:e>
                <m:r>
                  <w:rPr>
                    <w:rFonts w:ascii="Cambria Math" w:hAnsi="Cambria Math"/>
                    <w:sz w:val="24"/>
                    <w:szCs w:val="24"/>
                    <w:rPrChange w:id="194" w:author="Dirk Young" w:date="2023-04-28T12:42:00Z">
                      <w:rPr>
                        <w:rFonts w:ascii="Cambria Math" w:hAnsi="Cambria Math"/>
                      </w:rPr>
                    </w:rPrChange>
                  </w:rPr>
                  <m:t>k</m:t>
                </m:r>
              </m:e>
              <m:sub>
                <m:r>
                  <m:rPr>
                    <m:sty m:val="p"/>
                  </m:rPr>
                  <w:rPr>
                    <w:rFonts w:ascii="Cambria Math" w:hAnsi="Cambria Math"/>
                    <w:sz w:val="24"/>
                    <w:szCs w:val="24"/>
                    <w:rPrChange w:id="195"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196" w:author="Dirk Young" w:date="2023-04-28T12:42:00Z">
                      <w:rPr>
                        <w:rFonts w:ascii="Cambria Math" w:hAnsi="Cambria Math"/>
                      </w:rPr>
                    </w:rPrChange>
                  </w:rPr>
                  <m:t>x</m:t>
                </m:r>
              </m:e>
              <m:sub>
                <m:r>
                  <m:rPr>
                    <m:sty m:val="p"/>
                  </m:rPr>
                  <w:rPr>
                    <w:rFonts w:ascii="Cambria Math" w:hAnsi="Cambria Math"/>
                    <w:sz w:val="24"/>
                    <w:szCs w:val="24"/>
                    <w:rPrChange w:id="197"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198" w:author="Dirk Young" w:date="2023-04-28T12:42:00Z">
                      <w:rPr>
                        <w:rFonts w:ascii="Cambria Math" w:hAnsi="Cambria Math"/>
                      </w:rPr>
                    </w:rPrChange>
                  </w:rPr>
                  <m:t>λ</m:t>
                </m:r>
              </m:e>
              <m:sub>
                <m:r>
                  <m:rPr>
                    <m:sty m:val="p"/>
                  </m:rPr>
                  <w:rPr>
                    <w:rFonts w:ascii="Cambria Math" w:hAnsi="Cambria Math"/>
                    <w:sz w:val="24"/>
                    <w:szCs w:val="24"/>
                    <w:rPrChange w:id="199" w:author="Dirk Young" w:date="2023-04-28T12:42:00Z">
                      <w:rPr>
                        <w:rFonts w:ascii="Cambria Math" w:hAnsi="Cambria Math"/>
                      </w:rPr>
                    </w:rPrChange>
                  </w:rPr>
                  <m:t>1</m:t>
                </m:r>
              </m:sub>
            </m:sSub>
          </m:num>
          <m:den>
            <m:sSub>
              <m:sSubPr>
                <m:ctrlPr>
                  <w:rPr>
                    <w:rFonts w:ascii="Cambria Math" w:hAnsi="Cambria Math"/>
                    <w:sz w:val="24"/>
                    <w:szCs w:val="24"/>
                  </w:rPr>
                </m:ctrlPr>
              </m:sSubPr>
              <m:e>
                <m:r>
                  <w:rPr>
                    <w:rFonts w:ascii="Cambria Math" w:hAnsi="Cambria Math"/>
                    <w:sz w:val="24"/>
                    <w:szCs w:val="24"/>
                    <w:rPrChange w:id="200" w:author="Dirk Young" w:date="2023-04-28T12:42:00Z">
                      <w:rPr>
                        <w:rFonts w:ascii="Cambria Math" w:hAnsi="Cambria Math"/>
                      </w:rPr>
                    </w:rPrChange>
                  </w:rPr>
                  <m:t>x</m:t>
                </m:r>
              </m:e>
              <m:sub>
                <m:r>
                  <w:rPr>
                    <w:rFonts w:ascii="Cambria Math" w:hAnsi="Cambria Math"/>
                    <w:sz w:val="24"/>
                    <w:szCs w:val="24"/>
                    <w:rPrChange w:id="201" w:author="Dirk Young" w:date="2023-04-28T12:42:00Z">
                      <w:rPr>
                        <w:rFonts w:ascii="Cambria Math" w:hAnsi="Cambria Math"/>
                      </w:rPr>
                    </w:rPrChange>
                  </w:rPr>
                  <m:t>o</m:t>
                </m:r>
              </m:sub>
            </m:sSub>
            <m:r>
              <m:rPr>
                <m:sty m:val="p"/>
              </m:rPr>
              <w:rPr>
                <w:rFonts w:ascii="Cambria Math" w:hAnsi="Cambria Math"/>
                <w:sz w:val="24"/>
                <w:szCs w:val="24"/>
                <w:rPrChange w:id="202" w:author="Dirk Young" w:date="2023-04-28T12:42:00Z">
                  <w:rPr>
                    <w:rFonts w:ascii="Cambria Math" w:hAnsi="Cambria Math"/>
                  </w:rPr>
                </w:rPrChange>
              </w:rPr>
              <m:t xml:space="preserve">+ </m:t>
            </m:r>
            <m:sSub>
              <m:sSubPr>
                <m:ctrlPr>
                  <w:rPr>
                    <w:rFonts w:ascii="Cambria Math" w:hAnsi="Cambria Math"/>
                    <w:sz w:val="24"/>
                    <w:szCs w:val="24"/>
                  </w:rPr>
                </m:ctrlPr>
              </m:sSubPr>
              <m:e>
                <m:r>
                  <w:rPr>
                    <w:rFonts w:ascii="Cambria Math" w:hAnsi="Cambria Math"/>
                    <w:sz w:val="24"/>
                    <w:szCs w:val="24"/>
                    <w:rPrChange w:id="203" w:author="Dirk Young" w:date="2023-04-28T12:42:00Z">
                      <w:rPr>
                        <w:rFonts w:ascii="Cambria Math" w:hAnsi="Cambria Math"/>
                      </w:rPr>
                    </w:rPrChange>
                  </w:rPr>
                  <m:t>k</m:t>
                </m:r>
              </m:e>
              <m:sub>
                <m:r>
                  <m:rPr>
                    <m:sty m:val="p"/>
                  </m:rPr>
                  <w:rPr>
                    <w:rFonts w:ascii="Cambria Math" w:hAnsi="Cambria Math"/>
                    <w:sz w:val="24"/>
                    <w:szCs w:val="24"/>
                    <w:rPrChange w:id="204" w:author="Dirk Young" w:date="2023-04-28T12:42:00Z">
                      <w:rPr>
                        <w:rFonts w:ascii="Cambria Math" w:hAnsi="Cambria Math"/>
                      </w:rPr>
                    </w:rPrChange>
                  </w:rPr>
                  <m:t>1</m:t>
                </m:r>
              </m:sub>
            </m:sSub>
            <m:sSub>
              <m:sSubPr>
                <m:ctrlPr>
                  <w:rPr>
                    <w:rFonts w:ascii="Cambria Math" w:hAnsi="Cambria Math"/>
                    <w:sz w:val="24"/>
                    <w:szCs w:val="24"/>
                  </w:rPr>
                </m:ctrlPr>
              </m:sSubPr>
              <m:e>
                <m:r>
                  <w:rPr>
                    <w:rFonts w:ascii="Cambria Math" w:hAnsi="Cambria Math"/>
                    <w:sz w:val="24"/>
                    <w:szCs w:val="24"/>
                    <w:rPrChange w:id="205" w:author="Dirk Young" w:date="2023-04-28T12:42:00Z">
                      <w:rPr>
                        <w:rFonts w:ascii="Cambria Math" w:hAnsi="Cambria Math"/>
                      </w:rPr>
                    </w:rPrChange>
                  </w:rPr>
                  <m:t>x</m:t>
                </m:r>
              </m:e>
              <m:sub>
                <m:r>
                  <m:rPr>
                    <m:sty m:val="p"/>
                  </m:rPr>
                  <w:rPr>
                    <w:rFonts w:ascii="Cambria Math" w:hAnsi="Cambria Math"/>
                    <w:sz w:val="24"/>
                    <w:szCs w:val="24"/>
                    <w:rPrChange w:id="206" w:author="Dirk Young" w:date="2023-04-28T12:42:00Z">
                      <w:rPr>
                        <w:rFonts w:ascii="Cambria Math" w:hAnsi="Cambria Math"/>
                      </w:rPr>
                    </w:rPrChange>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sz w:val="28"/>
                <w:szCs w:val="28"/>
              </w:rPr>
            </m:ctrlPr>
          </m:sSubPr>
          <m:e>
            <m:r>
              <w:rPr>
                <w:rFonts w:ascii="Cambria Math" w:hAnsi="Cambria Math"/>
                <w:sz w:val="28"/>
                <w:szCs w:val="28"/>
                <w:rPrChange w:id="207" w:author="Dirk Young" w:date="2023-04-28T12:42:00Z">
                  <w:rPr>
                    <w:rFonts w:ascii="Cambria Math" w:hAnsi="Cambria Math"/>
                  </w:rPr>
                </w:rPrChange>
              </w:rPr>
              <m:t>k</m:t>
            </m:r>
          </m:e>
          <m:sub>
            <m:r>
              <m:rPr>
                <m:sty m:val="p"/>
              </m:rPr>
              <w:rPr>
                <w:rFonts w:ascii="Cambria Math" w:hAnsi="Cambria Math"/>
                <w:sz w:val="28"/>
                <w:szCs w:val="28"/>
                <w:rPrChange w:id="208" w:author="Dirk Young" w:date="2023-04-28T12:42:00Z">
                  <w:rPr>
                    <w:rFonts w:ascii="Cambria Math" w:hAnsi="Cambria Math"/>
                  </w:rPr>
                </w:rPrChange>
              </w:rPr>
              <m:t>1</m:t>
            </m:r>
          </m:sub>
        </m:sSub>
        <m:r>
          <m:rPr>
            <m:sty m:val="p"/>
          </m:rPr>
          <w:rPr>
            <w:rFonts w:ascii="Cambria Math" w:hAnsi="Cambria Math"/>
            <w:sz w:val="28"/>
            <w:szCs w:val="28"/>
            <w:rPrChange w:id="209" w:author="Dirk Young" w:date="2023-04-28T12:42:00Z">
              <w:rPr>
                <w:rFonts w:ascii="Cambria Math" w:hAnsi="Cambria Math"/>
              </w:rPr>
            </w:rPrChange>
          </w:rPr>
          <m:t xml:space="preserve">= </m:t>
        </m:r>
        <m:f>
          <m:fPr>
            <m:ctrlPr>
              <w:rPr>
                <w:rFonts w:ascii="Cambria Math" w:hAnsi="Cambria Math"/>
                <w:sz w:val="28"/>
                <w:szCs w:val="28"/>
              </w:rPr>
            </m:ctrlPr>
          </m:fPr>
          <m:num>
            <m:sSub>
              <m:sSubPr>
                <m:ctrlPr>
                  <w:rPr>
                    <w:rFonts w:ascii="Cambria Math" w:hAnsi="Cambria Math"/>
                    <w:sz w:val="28"/>
                    <w:szCs w:val="28"/>
                  </w:rPr>
                </m:ctrlPr>
              </m:sSubPr>
              <m:e>
                <m:acc>
                  <m:accPr>
                    <m:chr m:val="̅"/>
                    <m:ctrlPr>
                      <w:rPr>
                        <w:rFonts w:ascii="Cambria Math" w:hAnsi="Cambria Math"/>
                        <w:sz w:val="28"/>
                        <w:szCs w:val="28"/>
                      </w:rPr>
                    </m:ctrlPr>
                  </m:acc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Change w:id="210" w:author="Dirk Young" w:date="2023-04-28T12:42:00Z">
                                  <w:rPr>
                                    <w:rFonts w:ascii="Cambria Math" w:hAnsi="Cambria Math"/>
                                  </w:rPr>
                                </w:rPrChange>
                              </w:rPr>
                              <m:t>dϑ</m:t>
                            </m:r>
                          </m:num>
                          <m:den>
                            <m:r>
                              <w:rPr>
                                <w:rFonts w:ascii="Cambria Math" w:hAnsi="Cambria Math"/>
                                <w:sz w:val="28"/>
                                <w:szCs w:val="28"/>
                                <w:rPrChange w:id="211" w:author="Dirk Young" w:date="2023-04-28T12:42:00Z">
                                  <w:rPr>
                                    <w:rFonts w:ascii="Cambria Math" w:hAnsi="Cambria Math"/>
                                  </w:rPr>
                                </w:rPrChange>
                              </w:rPr>
                              <m:t>dz</m:t>
                            </m:r>
                          </m:den>
                        </m:f>
                      </m:e>
                    </m:d>
                  </m:e>
                </m:acc>
              </m:e>
              <m:sub>
                <m:r>
                  <m:rPr>
                    <m:sty m:val="p"/>
                  </m:rPr>
                  <w:rPr>
                    <w:rFonts w:ascii="Cambria Math" w:hAnsi="Cambria Math"/>
                    <w:sz w:val="28"/>
                    <w:szCs w:val="28"/>
                    <w:rPrChange w:id="212" w:author="Dirk Young" w:date="2023-04-28T12:42:00Z">
                      <w:rPr>
                        <w:rFonts w:ascii="Cambria Math" w:hAnsi="Cambria Math"/>
                      </w:rPr>
                    </w:rPrChange>
                  </w:rPr>
                  <m:t>1</m:t>
                </m:r>
              </m:sub>
            </m:sSub>
          </m:num>
          <m:den>
            <m:sSub>
              <m:sSubPr>
                <m:ctrlPr>
                  <w:rPr>
                    <w:rFonts w:ascii="Cambria Math" w:hAnsi="Cambria Math"/>
                    <w:sz w:val="28"/>
                    <w:szCs w:val="28"/>
                  </w:rPr>
                </m:ctrlPr>
              </m:sSubPr>
              <m:e>
                <m:acc>
                  <m:accPr>
                    <m:chr m:val="̅"/>
                    <m:ctrlPr>
                      <w:rPr>
                        <w:rFonts w:ascii="Cambria Math" w:hAnsi="Cambria Math"/>
                        <w:sz w:val="28"/>
                        <w:szCs w:val="28"/>
                      </w:rPr>
                    </m:ctrlPr>
                  </m:acc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Change w:id="213" w:author="Dirk Young" w:date="2023-04-28T12:42:00Z">
                                  <w:rPr>
                                    <w:rFonts w:ascii="Cambria Math" w:hAnsi="Cambria Math"/>
                                  </w:rPr>
                                </w:rPrChange>
                              </w:rPr>
                              <m:t>dϑ</m:t>
                            </m:r>
                          </m:num>
                          <m:den>
                            <m:r>
                              <w:rPr>
                                <w:rFonts w:ascii="Cambria Math" w:hAnsi="Cambria Math"/>
                                <w:sz w:val="28"/>
                                <w:szCs w:val="28"/>
                                <w:rPrChange w:id="214" w:author="Dirk Young" w:date="2023-04-28T12:42:00Z">
                                  <w:rPr>
                                    <w:rFonts w:ascii="Cambria Math" w:hAnsi="Cambria Math"/>
                                  </w:rPr>
                                </w:rPrChange>
                              </w:rPr>
                              <m:t>dz</m:t>
                            </m:r>
                          </m:den>
                        </m:f>
                      </m:e>
                    </m:d>
                  </m:e>
                </m:acc>
              </m:e>
              <m:sub>
                <m:r>
                  <m:rPr>
                    <m:sty m:val="p"/>
                  </m:rPr>
                  <w:rPr>
                    <w:rFonts w:ascii="Cambria Math" w:hAnsi="Cambria Math"/>
                    <w:sz w:val="28"/>
                    <w:szCs w:val="28"/>
                    <w:rPrChange w:id="215" w:author="Dirk Young" w:date="2023-04-28T12:42:00Z">
                      <w:rPr>
                        <w:rFonts w:ascii="Cambria Math" w:hAnsi="Cambria Math"/>
                      </w:rPr>
                    </w:rPrChange>
                  </w:rPr>
                  <m:t>0</m:t>
                </m:r>
              </m:sub>
            </m:sSub>
          </m:den>
        </m:f>
        <m:r>
          <m:rPr>
            <m:sty m:val="p"/>
          </m:rPr>
          <w:rPr>
            <w:rFonts w:ascii="Cambria Math" w:hAnsi="Cambria Math"/>
            <w:sz w:val="28"/>
            <w:szCs w:val="28"/>
            <w:rPrChange w:id="216" w:author="Dirk Young" w:date="2023-04-28T12:42:00Z">
              <w:rPr>
                <w:rFonts w:ascii="Cambria Math" w:hAnsi="Cambria Math"/>
              </w:rPr>
            </w:rPrChange>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bookmarkStart w:id="217" w:name="_Hlk133488630"/>
    </w:p>
    <w:p w14:paraId="7D7326BD" w14:textId="5B70E25D" w:rsidR="0013053D" w:rsidRDefault="00CD1D49" w:rsidP="0012586C">
      <w:pPr>
        <w:tabs>
          <w:tab w:val="center" w:pos="4320"/>
          <w:tab w:val="right" w:pos="9360"/>
        </w:tabs>
        <w:rPr>
          <w:ins w:id="218" w:author="Dirk Young" w:date="2023-04-27T11:50:00Z"/>
        </w:rPr>
      </w:pPr>
      <w:del w:id="219"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217"/>
    </w:p>
    <w:p w14:paraId="4ECFEBFE" w14:textId="77777777" w:rsidR="0013053D" w:rsidRDefault="0013053D" w:rsidP="0013053D">
      <w:pPr>
        <w:tabs>
          <w:tab w:val="center" w:pos="4320"/>
        </w:tabs>
        <w:rPr>
          <w:ins w:id="220" w:author="Dirk Young" w:date="2023-04-27T11:50:00Z"/>
        </w:rPr>
      </w:pPr>
    </w:p>
    <w:p w14:paraId="47AB9849" w14:textId="4FAEF3BD" w:rsidR="0013053D" w:rsidRDefault="0013053D" w:rsidP="0013053D">
      <w:pPr>
        <w:tabs>
          <w:tab w:val="center" w:pos="4320"/>
          <w:tab w:val="right" w:pos="9360"/>
        </w:tabs>
      </w:pPr>
      <w:ins w:id="221" w:author="Dirk Young" w:date="2023-04-27T11:50:00Z">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44727A">
      <w:pPr>
        <w:tabs>
          <w:tab w:val="center" w:pos="4320"/>
        </w:tabs>
      </w:pPr>
    </w:p>
    <w:p w14:paraId="3CA32786" w14:textId="6B116DC9" w:rsidR="005F3AE6" w:rsidRDefault="00686632" w:rsidP="0044727A">
      <w:pPr>
        <w:tabs>
          <w:tab w:val="center" w:pos="432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ins w:id="222" w:author="Dirk Young" w:date="2023-04-27T11:55:00Z">
        <w:r w:rsidR="00A770AA">
          <w:t xml:space="preserve">soil </w:t>
        </w:r>
      </w:ins>
      <w:r w:rsidR="00256E61">
        <w:t xml:space="preserve">organic </w:t>
      </w:r>
      <w:ins w:id="223" w:author="Dirk Young" w:date="2023-04-27T11:55:00Z">
        <w:r w:rsidR="00A770AA">
          <w:t>matter</w:t>
        </w:r>
      </w:ins>
      <w:del w:id="224" w:author="Dirk Young" w:date="2023-04-27T11:55:00Z">
        <w:r w:rsidR="00256E61" w:rsidDel="00A770AA">
          <w:delText>soils</w:delText>
        </w:r>
      </w:del>
      <w:r w:rsidR="00256E61">
        <w:t>.</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225" w:name="_Toc120611217"/>
      <w:r w:rsidRPr="0031526B">
        <w:t xml:space="preserve">Upper </w:t>
      </w:r>
      <w:r w:rsidRPr="002D6560">
        <w:t>Boundary</w:t>
      </w:r>
      <w:r w:rsidRPr="0031526B">
        <w:t xml:space="preserve"> Temperature</w:t>
      </w:r>
      <w:bookmarkEnd w:id="225"/>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lastRenderedPageBreak/>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226" w:name="_Toc120611218"/>
      <w:r w:rsidRPr="0031526B">
        <w:t>Temperature</w:t>
      </w:r>
      <w:r>
        <w:t xml:space="preserve"> </w:t>
      </w:r>
      <w:r w:rsidR="006A2AB0">
        <w:t>D</w:t>
      </w:r>
      <w:r>
        <w:t xml:space="preserve">ependent </w:t>
      </w:r>
      <w:r w:rsidR="006A2AB0">
        <w:t>D</w:t>
      </w:r>
      <w:r>
        <w:t>egradation</w:t>
      </w:r>
      <w:bookmarkEnd w:id="226"/>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227" w:name="_Toc376441533"/>
      <w:bookmarkStart w:id="228" w:name="_Toc376441534"/>
      <w:bookmarkStart w:id="229" w:name="_Toc376441535"/>
      <w:bookmarkStart w:id="230" w:name="_Toc376441536"/>
      <w:bookmarkStart w:id="231" w:name="_Toc376441537"/>
      <w:bookmarkStart w:id="232" w:name="_Toc376441538"/>
      <w:bookmarkStart w:id="233" w:name="_Toc376441539"/>
      <w:bookmarkStart w:id="234" w:name="_Toc376441540"/>
      <w:bookmarkStart w:id="235" w:name="_Toc376441541"/>
      <w:bookmarkStart w:id="236" w:name="_Toc376441542"/>
      <w:bookmarkStart w:id="237" w:name="_Toc376441543"/>
      <w:bookmarkStart w:id="238" w:name="_Toc376441544"/>
      <w:bookmarkStart w:id="239" w:name="_Toc376441545"/>
      <w:bookmarkStart w:id="240" w:name="_Toc376441546"/>
      <w:bookmarkStart w:id="241" w:name="_Toc376441547"/>
      <w:bookmarkStart w:id="242" w:name="_Toc376441548"/>
      <w:bookmarkStart w:id="243" w:name="_Toc376441549"/>
      <w:bookmarkStart w:id="244" w:name="_Toc376441550"/>
      <w:bookmarkStart w:id="245" w:name="_Toc376441551"/>
      <w:bookmarkStart w:id="246" w:name="_Toc376441552"/>
      <w:bookmarkStart w:id="247" w:name="_Toc376441553"/>
      <w:bookmarkStart w:id="248" w:name="_Toc376441554"/>
      <w:bookmarkStart w:id="249" w:name="_Toc376441555"/>
      <w:bookmarkStart w:id="250" w:name="_Toc376441556"/>
      <w:bookmarkStart w:id="251" w:name="_Toc376441557"/>
      <w:bookmarkStart w:id="252" w:name="_Toc376441558"/>
      <w:bookmarkStart w:id="253" w:name="_Toc376441559"/>
      <w:bookmarkStart w:id="254" w:name="_Toc376441560"/>
      <w:bookmarkStart w:id="255" w:name="_Toc376441561"/>
      <w:bookmarkStart w:id="256" w:name="_Toc365363870"/>
      <w:bookmarkStart w:id="257" w:name="_Toc365363922"/>
      <w:bookmarkStart w:id="258" w:name="_Toc365363980"/>
      <w:bookmarkStart w:id="259" w:name="_Toc365528299"/>
      <w:bookmarkStart w:id="260" w:name="_Toc376441562"/>
      <w:bookmarkStart w:id="261" w:name="_Toc365363871"/>
      <w:bookmarkStart w:id="262" w:name="_Toc365363923"/>
      <w:bookmarkStart w:id="263" w:name="_Toc365363981"/>
      <w:bookmarkStart w:id="264" w:name="_Toc365528300"/>
      <w:bookmarkStart w:id="265" w:name="_Toc376441563"/>
      <w:bookmarkStart w:id="266" w:name="_Toc365363872"/>
      <w:bookmarkStart w:id="267" w:name="_Toc365363924"/>
      <w:bookmarkStart w:id="268" w:name="_Toc365363982"/>
      <w:bookmarkStart w:id="269" w:name="_Toc365528301"/>
      <w:bookmarkStart w:id="270" w:name="_Toc376441564"/>
      <w:bookmarkStart w:id="271" w:name="_Toc365363873"/>
      <w:bookmarkStart w:id="272" w:name="_Toc365363925"/>
      <w:bookmarkStart w:id="273" w:name="_Toc365363983"/>
      <w:bookmarkStart w:id="274" w:name="_Toc365528302"/>
      <w:bookmarkStart w:id="275" w:name="_Toc376441565"/>
      <w:bookmarkStart w:id="276" w:name="_Toc365363874"/>
      <w:bookmarkStart w:id="277" w:name="_Toc365363926"/>
      <w:bookmarkStart w:id="278" w:name="_Toc365363984"/>
      <w:bookmarkStart w:id="279" w:name="_Toc365528303"/>
      <w:bookmarkStart w:id="280" w:name="_Toc376441566"/>
      <w:bookmarkStart w:id="281" w:name="_Toc365363875"/>
      <w:bookmarkStart w:id="282" w:name="_Toc365363927"/>
      <w:bookmarkStart w:id="283" w:name="_Toc365363985"/>
      <w:bookmarkStart w:id="284" w:name="_Toc365528304"/>
      <w:bookmarkStart w:id="285" w:name="_Toc376441567"/>
      <w:bookmarkStart w:id="286" w:name="_Toc365363876"/>
      <w:bookmarkStart w:id="287" w:name="_Toc365363928"/>
      <w:bookmarkStart w:id="288" w:name="_Toc365363986"/>
      <w:bookmarkStart w:id="289" w:name="_Toc365528305"/>
      <w:bookmarkStart w:id="290" w:name="_Toc376441568"/>
      <w:bookmarkStart w:id="291" w:name="_Toc365363877"/>
      <w:bookmarkStart w:id="292" w:name="_Toc365363929"/>
      <w:bookmarkStart w:id="293" w:name="_Toc365363987"/>
      <w:bookmarkStart w:id="294" w:name="_Toc365528306"/>
      <w:bookmarkStart w:id="295" w:name="_Toc376441569"/>
      <w:bookmarkStart w:id="296" w:name="_Toc365363878"/>
      <w:bookmarkStart w:id="297" w:name="_Toc365363930"/>
      <w:bookmarkStart w:id="298" w:name="_Toc365363988"/>
      <w:bookmarkStart w:id="299" w:name="_Toc365528307"/>
      <w:bookmarkStart w:id="300" w:name="_Toc376441570"/>
      <w:bookmarkStart w:id="301" w:name="_Toc120611219"/>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t xml:space="preserve">Chemical Application </w:t>
      </w:r>
      <w:r w:rsidR="00A630A0">
        <w:t xml:space="preserve">&amp; </w:t>
      </w:r>
      <w:r>
        <w:t>Foliar Washoff</w:t>
      </w:r>
      <w:bookmarkEnd w:id="301"/>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302" w:name="_Toc120611220"/>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302"/>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303" w:name="_Hlk49243233"/>
      <w:r w:rsidR="00494C06" w:rsidRPr="00CD61C6">
        <w:t>(yellow shaded range)</w:t>
      </w:r>
      <w:bookmarkEnd w:id="30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Figure 4.4. Algorithm for choosing application date</w:t>
      </w:r>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304" w:name="_Toc120611221"/>
      <w:r>
        <w:t>Chemical Processes on Canopy</w:t>
      </w:r>
      <w:bookmarkEnd w:id="304"/>
    </w:p>
    <w:p w14:paraId="16753E26" w14:textId="72AC24EC" w:rsidR="00E57144" w:rsidRDefault="00E57144" w:rsidP="00F60077">
      <w:r>
        <w:t>Chemical degradation on the canopy is modeled as a first order process</w:t>
      </w:r>
      <w:r w:rsidR="00A325F2">
        <w:t xml:space="preserve"> </w:t>
      </w:r>
      <w:r>
        <w:t>and solved with analytical solutions</w:t>
      </w:r>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305" w:name="_Toc120611222"/>
      <w:r>
        <w:t>Chemical Runoff &amp; Vertical Transport in Soil</w:t>
      </w:r>
      <w:bookmarkEnd w:id="305"/>
    </w:p>
    <w:p w14:paraId="19A7257C" w14:textId="77777777" w:rsidR="008D68F3" w:rsidRDefault="00E06673" w:rsidP="00F60077">
      <w:pPr>
        <w:pStyle w:val="Heading3"/>
      </w:pPr>
      <w:bookmarkStart w:id="306" w:name="_Toc120611223"/>
      <w:r>
        <w:t>Transport Model</w:t>
      </w:r>
      <w:bookmarkEnd w:id="306"/>
    </w:p>
    <w:p w14:paraId="3C55B7A6" w14:textId="1E2C860B" w:rsidR="008D68F3" w:rsidRDefault="008D68F3" w:rsidP="00F6007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307" w:name="_Hlk64374976"/>
        <m:r>
          <m:rPr>
            <m:sty m:val="p"/>
          </m:rPr>
          <w:rPr>
            <w:rFonts w:ascii="Cambria Math" w:hAnsi="Cambria Math"/>
          </w:rPr>
          <m:t>∆</m:t>
        </m:r>
        <m:r>
          <w:rPr>
            <w:rFonts w:ascii="Cambria Math" w:hAnsi="Cambria Math"/>
          </w:rPr>
          <m:t>z</m:t>
        </m:r>
        <w:bookmarkEnd w:id="30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lastRenderedPageBreak/>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r w:rsidRPr="002E1265">
        <w:t>Where</w:t>
      </w:r>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lastRenderedPageBreak/>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The lower boundary is zero concentration for both gas and aqueous phase</w:t>
      </w:r>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form</w:t>
      </w:r>
    </w:p>
    <w:p w14:paraId="0C2D011B" w14:textId="77777777" w:rsidR="007636ED" w:rsidRPr="007636ED" w:rsidRDefault="007636ED" w:rsidP="0012586C">
      <w:pPr>
        <w:tabs>
          <w:tab w:val="center" w:pos="4320"/>
          <w:tab w:val="right" w:pos="9360"/>
        </w:tabs>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7563597"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7563598"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lastRenderedPageBreak/>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7563599"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7563600"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r w:rsidRPr="007636ED">
        <w:t>where</w:t>
      </w:r>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7563601"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7563602"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7563603"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7563604"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308"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30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r w:rsidRPr="002E1265">
        <w:lastRenderedPageBreak/>
        <w:t>Where</w:t>
      </w:r>
      <w:r w:rsidRPr="002E1265">
        <w:tab/>
      </w:r>
    </w:p>
    <w:p w14:paraId="5D1CA44D" w14:textId="772F1335" w:rsidR="00894D0D" w:rsidRDefault="00000000"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(time</w:t>
      </w:r>
      <w:r w:rsidR="00894D0D" w:rsidRPr="00894D0D">
        <w:rPr>
          <w:rFonts w:eastAsiaTheme="minorEastAsia"/>
          <w:vertAlign w:val="superscript"/>
        </w:rPr>
        <w:t>-1</w:t>
      </w:r>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000000"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t>Predictor Corrector Method</w:t>
      </w:r>
    </w:p>
    <w:p w14:paraId="220BA6BD" w14:textId="77777777" w:rsidR="00073637" w:rsidRDefault="00E372F1" w:rsidP="00F6007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w:t>
      </w:r>
      <w:proofErr w:type="spellStart"/>
      <w:r w:rsidRPr="002E1265">
        <w:t>i</w:t>
      </w:r>
      <w:proofErr w:type="spellEnd"/>
      <w:r w:rsidRPr="002E1265">
        <w:t>)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proofErr w:type="spellStart"/>
      <w:r>
        <w:lastRenderedPageBreak/>
        <w:t>Subdaily</w:t>
      </w:r>
      <w:proofErr w:type="spellEnd"/>
      <w:r>
        <w:t xml:space="preserve">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309" w:name="_Toc120611224"/>
      <w:r>
        <w:t>Runoff Extraction of Chemical</w:t>
      </w:r>
      <w:bookmarkEnd w:id="309"/>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310" w:name="_Toc120611225"/>
      <w:r>
        <w:t>Erosion Extraction of Chemical</w:t>
      </w:r>
      <w:bookmarkEnd w:id="310"/>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proofErr w:type="spellStart"/>
      <w:r w:rsidRPr="00C64C41">
        <w:rPr>
          <w:i/>
        </w:rPr>
        <w:t>K</w:t>
      </w:r>
      <w:r>
        <w:rPr>
          <w:i/>
          <w:vertAlign w:val="subscript"/>
        </w:rPr>
        <w:t>e</w:t>
      </w:r>
      <w:proofErr w:type="spellEnd"/>
      <w:r>
        <w:t xml:space="preserve"> = the decline coefficient describing the decrease in erosion with depth (cm</w:t>
      </w:r>
      <w:r w:rsidRPr="00B80523">
        <w:rPr>
          <w:vertAlign w:val="superscript"/>
        </w:rPr>
        <w:t>-1</w:t>
      </w:r>
      <w:r>
        <w:t>)</w:t>
      </w:r>
    </w:p>
    <w:p w14:paraId="171B3895" w14:textId="77777777" w:rsidR="005F3AE6" w:rsidRDefault="000D6359" w:rsidP="00F60077">
      <w:r w:rsidRPr="002A6194">
        <w:rPr>
          <w:i/>
        </w:rPr>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311" w:name="_Toc120611226"/>
      <w:r>
        <w:lastRenderedPageBreak/>
        <w:t>Chemical Vo</w:t>
      </w:r>
      <w:r w:rsidRPr="00975526">
        <w:t>l</w:t>
      </w:r>
      <w:r>
        <w:t>atilization</w:t>
      </w:r>
      <w:bookmarkEnd w:id="311"/>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312" w:name="_Toc120611227"/>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312"/>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F6007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F6007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F6007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F6007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F6007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25DD1E06"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r>
        <w:t xml:space="preserve">Where  </w:t>
      </w:r>
    </w:p>
    <w:p w14:paraId="20707413" w14:textId="77777777" w:rsidR="00412834" w:rsidRDefault="00412834" w:rsidP="00412834">
      <w:pPr>
        <w:tabs>
          <w:tab w:val="right" w:pos="720"/>
          <w:tab w:val="left" w:pos="810"/>
        </w:tabs>
      </w:pPr>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lastRenderedPageBreak/>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r>
        <w:t>W</w:t>
      </w:r>
      <w:r w:rsidR="007928E9">
        <w:t>here</w:t>
      </w:r>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F60077">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F60077">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lastRenderedPageBreak/>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M = foliar pesticide mass (g cm</w:t>
      </w:r>
      <w:r w:rsidRPr="002103F7">
        <w:rPr>
          <w:vertAlign w:val="superscript"/>
        </w:rPr>
        <w:t>-2</w:t>
      </w:r>
      <w:r>
        <w:t>)</w:t>
      </w:r>
    </w:p>
    <w:p w14:paraId="25300720" w14:textId="77777777" w:rsidR="005F3AE6" w:rsidRDefault="002103F7" w:rsidP="00F6007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313" w:name="_Toc365363883"/>
      <w:bookmarkStart w:id="314" w:name="_Toc365363935"/>
      <w:bookmarkStart w:id="315" w:name="_Toc365363993"/>
      <w:bookmarkStart w:id="316" w:name="_Toc365363884"/>
      <w:bookmarkStart w:id="317" w:name="_Toc365363936"/>
      <w:bookmarkStart w:id="318" w:name="_Toc365363994"/>
      <w:bookmarkEnd w:id="313"/>
      <w:bookmarkEnd w:id="314"/>
      <w:bookmarkEnd w:id="315"/>
      <w:bookmarkEnd w:id="316"/>
      <w:bookmarkEnd w:id="317"/>
      <w:bookmarkEnd w:id="318"/>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bookmarkStart w:id="319" w:name="_Toc120611228"/>
      <w:r>
        <w:t>Waterbody Calculations (VVWM)</w:t>
      </w:r>
      <w:bookmarkEnd w:id="319"/>
    </w:p>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73960F14" w14:textId="514409FF" w:rsidR="008B363D" w:rsidRPr="008B363D" w:rsidRDefault="008B363D" w:rsidP="008B363D"/>
    <w:p w14:paraId="0A17BE12" w14:textId="77777777" w:rsidR="008B363D" w:rsidRPr="008B363D" w:rsidRDefault="008B363D" w:rsidP="00E001F5">
      <w:pPr>
        <w:pStyle w:val="Heading2"/>
      </w:pPr>
      <w:bookmarkStart w:id="320" w:name="_Toc451238549"/>
      <w:r w:rsidRPr="008B363D">
        <w:t>1</w:t>
      </w:r>
      <w:r w:rsidRPr="008B363D">
        <w:tab/>
        <w:t>Introduction</w:t>
      </w:r>
      <w:bookmarkEnd w:id="320"/>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w:t>
      </w:r>
      <w:r w:rsidRPr="008B363D">
        <w:lastRenderedPageBreak/>
        <w:t xml:space="preserve">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E001F5">
      <w:pPr>
        <w:pStyle w:val="Heading2"/>
      </w:pPr>
      <w:bookmarkStart w:id="321" w:name="_Toc451238550"/>
      <w:r w:rsidRPr="008B363D">
        <w:t>2</w:t>
      </w:r>
      <w:r w:rsidRPr="008B363D">
        <w:tab/>
        <w:t>The Varying Volume Water Body Model</w:t>
      </w:r>
      <w:bookmarkEnd w:id="321"/>
    </w:p>
    <w:p w14:paraId="190A4E56" w14:textId="77777777" w:rsidR="008B363D" w:rsidRPr="008B363D" w:rsidRDefault="008B363D" w:rsidP="00E001F5">
      <w:pPr>
        <w:pStyle w:val="Heading3"/>
      </w:pPr>
      <w:r w:rsidRPr="008B363D">
        <w:t xml:space="preserve"> </w:t>
      </w:r>
      <w:bookmarkStart w:id="322" w:name="_Toc451238551"/>
      <w:r w:rsidRPr="008B363D">
        <w:t>2.1</w:t>
      </w:r>
      <w:r w:rsidRPr="008B363D">
        <w:tab/>
        <w:t>Conceptualization and Mathematics</w:t>
      </w:r>
      <w:bookmarkEnd w:id="322"/>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08pt;height:132pt" o:ole="">
            <v:imagedata r:id="rId52" o:title=""/>
          </v:shape>
          <o:OLEObject Type="Embed" ProgID="Equation.3" ShapeID="_x0000_i1040" DrawAspect="Content" ObjectID="_1747563605"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20pt;height:66pt" o:ole="">
            <v:imagedata r:id="rId54" o:title=""/>
          </v:shape>
          <o:OLEObject Type="Embed" ProgID="Equation.3" ShapeID="_x0000_i1041" DrawAspect="Content" ObjectID="_1747563606" r:id="rId55"/>
        </w:object>
      </w:r>
      <w:r w:rsidRPr="008B363D">
        <w:tab/>
        <w:t>(2)</w:t>
      </w:r>
    </w:p>
    <w:p w14:paraId="5E7E3B4F" w14:textId="77777777" w:rsidR="008B363D" w:rsidRPr="008B363D" w:rsidRDefault="008B363D" w:rsidP="008B363D"/>
    <w:p w14:paraId="2BB63BDD" w14:textId="77777777" w:rsidR="008B363D" w:rsidRPr="008B363D" w:rsidRDefault="008B363D" w:rsidP="003B0A76">
      <w:r w:rsidRPr="008B363D">
        <w:t>Where</w:t>
      </w:r>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3B0A76">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3B0A76">
      <w:pPr>
        <w:ind w:left="720"/>
      </w:pPr>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3B0A76">
      <w:pPr>
        <w:ind w:left="720"/>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3B0A76">
      <w:pPr>
        <w:ind w:left="720"/>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3B0A76">
      <w:pPr>
        <w:ind w:left="720"/>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3B0A76">
      <w:pPr>
        <w:ind w:left="720"/>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3B0A76">
      <w:pPr>
        <w:ind w:left="720"/>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3B0A76">
      <w:pPr>
        <w:ind w:left="720"/>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3B0A76">
      <w:pPr>
        <w:ind w:left="360"/>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3B0A76">
      <w:pPr>
        <w:ind w:left="720"/>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3B0A76">
      <w:pPr>
        <w:ind w:left="360"/>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3B0A76">
      <w:pPr>
        <w:ind w:left="360"/>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3B0A76">
      <w:pPr>
        <w:ind w:left="360"/>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3B0A76">
      <w:pPr>
        <w:ind w:left="720"/>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3B0A76">
      <w:pPr>
        <w:ind w:left="720"/>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lastRenderedPageBreak/>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7563607"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4pt;height:30pt" o:ole="">
            <v:imagedata r:id="rId58" o:title=""/>
          </v:shape>
          <o:OLEObject Type="Embed" ProgID="Equation.3" ShapeID="_x0000_i1043" DrawAspect="Content" ObjectID="_1747563608"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r w:rsidRPr="008B363D">
        <w:t>where</w:t>
      </w:r>
    </w:p>
    <w:p w14:paraId="0CA547B5" w14:textId="77777777" w:rsidR="008B363D" w:rsidRPr="008B363D" w:rsidRDefault="008B363D" w:rsidP="008B363D">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7563609"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323"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7563610" r:id="rId63"/>
        </w:object>
      </w:r>
      <w:bookmarkEnd w:id="323"/>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7563611"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7563612"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47563613"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lastRenderedPageBreak/>
        <w:tab/>
      </w:r>
      <w:r w:rsidRPr="008B363D">
        <w:object w:dxaOrig="5100" w:dyaOrig="700" w14:anchorId="15EA40D9">
          <v:shape id="_x0000_i1049" type="#_x0000_t75" style="width:246pt;height:36pt" o:ole="">
            <v:imagedata r:id="rId70" o:title=""/>
          </v:shape>
          <o:OLEObject Type="Embed" ProgID="Equation.3" ShapeID="_x0000_i1049" DrawAspect="Content" ObjectID="_1747563614" r:id="rId71"/>
        </w:object>
      </w:r>
      <w:r w:rsidRPr="008B363D">
        <w:tab/>
        <w:t>(10)</w:t>
      </w:r>
    </w:p>
    <w:p w14:paraId="547065F6" w14:textId="77777777" w:rsidR="008B363D" w:rsidRPr="008B363D" w:rsidRDefault="008B363D" w:rsidP="003B0A76"/>
    <w:p w14:paraId="770472B1" w14:textId="10F9E88F" w:rsid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8B363D"/>
    <w:p w14:paraId="00B0F8D3" w14:textId="618D0860" w:rsid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8B363D"/>
    <w:p w14:paraId="20466855" w14:textId="77777777" w:rsidR="008B363D" w:rsidRPr="008B363D" w:rsidRDefault="008B363D" w:rsidP="003B0A76">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481D48C4" w14:textId="77777777" w:rsidR="008B363D" w:rsidRPr="008B363D" w:rsidRDefault="008B363D" w:rsidP="003B0A76">
      <w:pPr>
        <w:rPr>
          <w:b/>
          <w:i/>
        </w:rPr>
      </w:pPr>
      <w:bookmarkStart w:id="324" w:name="_Toc451238552"/>
      <w:r w:rsidRPr="008B363D">
        <w:rPr>
          <w:b/>
          <w:i/>
        </w:rPr>
        <w:t>2.2</w:t>
      </w:r>
      <w:r w:rsidRPr="008B363D">
        <w:rPr>
          <w:b/>
          <w:i/>
        </w:rPr>
        <w:tab/>
        <w:t>Solute Holding Capacity Ratio (</w:t>
      </w:r>
      <w:r w:rsidRPr="008B363D">
        <w:rPr>
          <w:b/>
          <w:i/>
        </w:rPr>
        <w:sym w:font="Symbol" w:char="F051"/>
      </w:r>
      <w:r w:rsidRPr="008B363D">
        <w:rPr>
          <w:b/>
          <w:i/>
        </w:rPr>
        <w:t>)</w:t>
      </w:r>
      <w:bookmarkEnd w:id="324"/>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8B363D">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7563615"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8B363D">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3B0A76">
      <w:pPr>
        <w:ind w:left="720"/>
      </w:pPr>
      <w:r w:rsidRPr="008B363D">
        <w:tab/>
      </w:r>
      <w:r w:rsidRPr="008B363D">
        <w:object w:dxaOrig="3080" w:dyaOrig="440" w14:anchorId="1AE7B37F">
          <v:shape id="_x0000_i1051" type="#_x0000_t75" style="width:150pt;height:24pt" o:ole="">
            <v:imagedata r:id="rId74" o:title=""/>
          </v:shape>
          <o:OLEObject Type="Embed" ProgID="Equation.3" ShapeID="_x0000_i1051" DrawAspect="Content" ObjectID="_1747563616" r:id="rId75"/>
        </w:object>
      </w:r>
      <w:r w:rsidRPr="008B363D">
        <w:tab/>
        <w:t>(12)</w:t>
      </w:r>
    </w:p>
    <w:p w14:paraId="64541C94" w14:textId="77777777" w:rsidR="008B363D" w:rsidRPr="008B363D" w:rsidRDefault="008B363D" w:rsidP="003B0A76">
      <w:pPr>
        <w:ind w:left="360"/>
      </w:pPr>
      <w:r w:rsidRPr="008B363D">
        <w:tab/>
      </w:r>
      <w:r w:rsidRPr="008B363D">
        <w:object w:dxaOrig="2460" w:dyaOrig="440" w14:anchorId="45DDDDF6">
          <v:shape id="_x0000_i1052" type="#_x0000_t75" style="width:120pt;height:24pt" o:ole="">
            <v:imagedata r:id="rId76" o:title=""/>
          </v:shape>
          <o:OLEObject Type="Embed" ProgID="Equation.3" ShapeID="_x0000_i1052" DrawAspect="Content" ObjectID="_1747563617" r:id="rId77"/>
        </w:object>
      </w:r>
      <w:r w:rsidRPr="008B363D">
        <w:tab/>
        <w:t>(13)</w:t>
      </w:r>
    </w:p>
    <w:p w14:paraId="09D94332" w14:textId="77777777" w:rsidR="008B363D" w:rsidRPr="008B363D" w:rsidRDefault="008B363D" w:rsidP="003B0A76"/>
    <w:p w14:paraId="6EF37814" w14:textId="77777777" w:rsidR="008B363D" w:rsidRPr="008B363D" w:rsidRDefault="008B363D" w:rsidP="003B0A76">
      <w:r w:rsidRPr="008B363D">
        <w:lastRenderedPageBreak/>
        <w:t>The partitioning coefficients for biota are also determined from default empirical relations described in the EXAMS documentation:</w:t>
      </w:r>
    </w:p>
    <w:p w14:paraId="0D5289D6" w14:textId="77777777" w:rsidR="008B363D" w:rsidRPr="008B363D" w:rsidRDefault="008B363D" w:rsidP="003B0A76">
      <w:pPr>
        <w:ind w:left="360"/>
      </w:pPr>
    </w:p>
    <w:p w14:paraId="327E7FE1" w14:textId="77777777" w:rsidR="008B363D" w:rsidRPr="008B363D" w:rsidRDefault="008B363D" w:rsidP="003B0A76">
      <w:pPr>
        <w:ind w:left="360"/>
      </w:pPr>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7563618" r:id="rId79"/>
        </w:object>
      </w:r>
      <w:r w:rsidRPr="008B363D">
        <w:tab/>
        <w:t>(14)</w:t>
      </w:r>
    </w:p>
    <w:p w14:paraId="39FCA9DD" w14:textId="77777777" w:rsidR="008B363D" w:rsidRPr="008B363D" w:rsidRDefault="008B363D" w:rsidP="003B0A76">
      <w:pPr>
        <w:ind w:left="360"/>
      </w:pPr>
    </w:p>
    <w:p w14:paraId="2D0D55EF" w14:textId="77777777" w:rsidR="008B363D" w:rsidRPr="008B363D" w:rsidRDefault="008B363D" w:rsidP="003B0A76">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325"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325"/>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326" w:name="_Toc451238554"/>
      <w:r w:rsidRPr="008B363D">
        <w:rPr>
          <w:b/>
        </w:rPr>
        <w:t>2.3.1</w:t>
      </w:r>
      <w:r w:rsidRPr="008B363D">
        <w:rPr>
          <w:b/>
        </w:rPr>
        <w:tab/>
        <w:t xml:space="preserve">Hydrologic Washout </w:t>
      </w:r>
      <w:bookmarkEnd w:id="326"/>
      <w:r w:rsidRPr="008B363D">
        <w:rPr>
          <w:b/>
        </w:rPr>
        <w:object w:dxaOrig="580" w:dyaOrig="760" w14:anchorId="68283D3C">
          <v:shape id="_x0000_i1054" type="#_x0000_t75" style="width:30pt;height:36pt" o:ole="">
            <v:imagedata r:id="rId80" o:title=""/>
          </v:shape>
          <o:OLEObject Type="Embed" ProgID="Equation.3" ShapeID="_x0000_i1054" DrawAspect="Content" ObjectID="_1747563619"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3C85BE26" w14:textId="77777777" w:rsidR="008B363D" w:rsidRPr="008B363D" w:rsidRDefault="008B363D" w:rsidP="008B363D">
      <w:pPr>
        <w:numPr>
          <w:ilvl w:val="0"/>
          <w:numId w:val="17"/>
        </w:numPr>
        <w:tabs>
          <w:tab w:val="num" w:pos="360"/>
        </w:tabs>
        <w:rPr>
          <w:b/>
        </w:rPr>
      </w:pPr>
      <w:bookmarkStart w:id="327"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327"/>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8B363D">
      <w:r w:rsidRPr="008B363D">
        <w:tab/>
      </w:r>
      <w:r w:rsidRPr="008B363D">
        <w:object w:dxaOrig="1980" w:dyaOrig="680" w14:anchorId="6AC20AD3">
          <v:shape id="_x0000_i1055" type="#_x0000_t75" style="width:102pt;height:36pt" o:ole="">
            <v:imagedata r:id="rId82" o:title=""/>
          </v:shape>
          <o:OLEObject Type="Embed" ProgID="Equation.3" ShapeID="_x0000_i1055" DrawAspect="Content" ObjectID="_1747563620"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w:t>
      </w:r>
      <w:r w:rsidRPr="008B363D">
        <w:lastRenderedPageBreak/>
        <w:t xml:space="preserve">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328"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328"/>
    </w:p>
    <w:p w14:paraId="269B5529" w14:textId="1B725C47" w:rsidR="008B363D" w:rsidRPr="008B363D" w:rsidRDefault="008B363D" w:rsidP="008B363D">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6" type="#_x0000_t75" style="width:84pt;height:24pt" o:ole="">
            <v:imagedata r:id="rId84" o:title=""/>
          </v:shape>
          <o:OLEObject Type="Embed" ProgID="Equation.3" ShapeID="_x0000_i1056" DrawAspect="Content" ObjectID="_1747563621"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476B0CA9" w:rsid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8B363D"/>
    <w:p w14:paraId="15DD32EC" w14:textId="77777777" w:rsidR="008B363D" w:rsidRPr="008B363D" w:rsidRDefault="008B363D" w:rsidP="003B0A76">
      <w:pPr>
        <w:ind w:left="1062"/>
        <w:rPr>
          <w:b/>
        </w:rPr>
      </w:pPr>
      <w:bookmarkStart w:id="329"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329"/>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7" type="#_x0000_t75" style="width:150pt;height:24pt" o:ole="">
            <v:imagedata r:id="rId86" o:title=""/>
          </v:shape>
          <o:OLEObject Type="Embed" ProgID="Equation.3" ShapeID="_x0000_i1057" DrawAspect="Content" ObjectID="_1747563622" r:id="rId87"/>
        </w:object>
      </w:r>
      <w:r w:rsidRPr="008B363D">
        <w:tab/>
        <w:t>(17)</w:t>
      </w:r>
    </w:p>
    <w:p w14:paraId="5B9FB9B7" w14:textId="2CEB7FA8" w:rsidR="008B363D" w:rsidRPr="008B363D" w:rsidRDefault="008B363D" w:rsidP="003B0A76">
      <w:pPr>
        <w:ind w:left="720"/>
      </w:pP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3B0A76">
      <w:pPr>
        <w:ind w:firstLine="720"/>
      </w:pPr>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3B0A76">
      <w:pPr>
        <w:ind w:firstLine="720"/>
      </w:pPr>
      <w:r w:rsidRPr="008B363D">
        <w:t>f</w:t>
      </w:r>
      <w:r w:rsidRPr="008B363D">
        <w:rPr>
          <w:vertAlign w:val="subscript"/>
        </w:rPr>
        <w:t>atten</w:t>
      </w:r>
      <w:r w:rsidRPr="008B363D">
        <w:t xml:space="preserve"> = attenuation factor to absorption, [unitless]</w:t>
      </w:r>
    </w:p>
    <w:p w14:paraId="077192B5" w14:textId="77777777" w:rsidR="003B0A76" w:rsidRDefault="008B363D" w:rsidP="003B0A76">
      <w:pPr>
        <w:ind w:left="720"/>
      </w:pPr>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3B0A76">
      <w:pPr>
        <w:ind w:left="720" w:firstLine="720"/>
      </w:pPr>
      <w:r w:rsidRPr="008B363D">
        <w:t>atmospheric conditions [sec</w:t>
      </w:r>
      <w:r w:rsidRPr="008B363D">
        <w:rPr>
          <w:vertAlign w:val="superscript"/>
        </w:rPr>
        <w:t>-1</w:t>
      </w:r>
      <w:r w:rsidRPr="008B363D">
        <w:t>]</w:t>
      </w:r>
    </w:p>
    <w:p w14:paraId="79DA2345" w14:textId="77777777" w:rsidR="008B363D" w:rsidRPr="008B363D" w:rsidRDefault="008B363D" w:rsidP="008B363D"/>
    <w:p w14:paraId="199BE382" w14:textId="77777777" w:rsidR="003B0A76" w:rsidRDefault="008B363D" w:rsidP="008B363D">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3B0A76">
      <w:pPr>
        <w:ind w:firstLine="720"/>
      </w:pPr>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8" type="#_x0000_t75" style="width:180pt;height:30pt" o:ole="">
            <v:imagedata r:id="rId88" o:title=""/>
          </v:shape>
          <o:OLEObject Type="Embed" ProgID="Equation.3" ShapeID="_x0000_i1058" DrawAspect="Content" ObjectID="_1747563623"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8B363D">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59" type="#_x0000_t75" style="width:132pt;height:36pt" o:ole="">
            <v:imagedata r:id="rId90" o:title=""/>
          </v:shape>
          <o:OLEObject Type="Embed" ProgID="Equation.3" ShapeID="_x0000_i1059" DrawAspect="Content" ObjectID="_1747563624"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3B0A76">
      <w:pPr>
        <w:ind w:firstLine="720"/>
      </w:pPr>
      <w:r w:rsidRPr="008B363D">
        <w:t>d</w:t>
      </w:r>
      <w:r w:rsidRPr="008B363D">
        <w:rPr>
          <w:vertAlign w:val="subscript"/>
        </w:rPr>
        <w:t>1</w:t>
      </w:r>
      <w:r w:rsidRPr="008B363D">
        <w:t xml:space="preserve"> = depth of water column, [m]</w:t>
      </w:r>
    </w:p>
    <w:p w14:paraId="749054C0" w14:textId="77777777" w:rsidR="008B363D" w:rsidRPr="008B363D" w:rsidRDefault="008B363D" w:rsidP="003B0A76">
      <w:pPr>
        <w:ind w:firstLine="720"/>
      </w:pPr>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4B63BF2A" w:rsidR="008B363D" w:rsidRPr="008B363D" w:rsidRDefault="008B363D" w:rsidP="008B363D">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206BC5AB" w:rsid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8B363D"/>
    <w:p w14:paraId="6A20DC98" w14:textId="77777777" w:rsidR="008B363D" w:rsidRPr="008B363D" w:rsidRDefault="008B363D" w:rsidP="003B0A76">
      <w:pPr>
        <w:rPr>
          <w:b/>
        </w:rPr>
      </w:pPr>
      <w:bookmarkStart w:id="330"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330"/>
    </w:p>
    <w:p w14:paraId="09BBA317" w14:textId="77777777" w:rsidR="008B363D" w:rsidRPr="008B363D" w:rsidRDefault="008B363D" w:rsidP="008B363D">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60pt;height:36pt" o:ole="">
            <v:imagedata r:id="rId92" o:title=""/>
          </v:shape>
          <o:OLEObject Type="Embed" ProgID="Equation.3" ShapeID="_x0000_i1060" DrawAspect="Content" ObjectID="_1747563625"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3B0A76">
      <w:pPr>
        <w:ind w:firstLine="720"/>
      </w:pPr>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3B0A76">
      <w:pPr>
        <w:ind w:firstLine="720"/>
      </w:pPr>
    </w:p>
    <w:p w14:paraId="1BABFC53" w14:textId="77777777" w:rsidR="008B363D" w:rsidRPr="008B363D" w:rsidRDefault="008B363D" w:rsidP="003B0A76">
      <w:r w:rsidRPr="008B363D">
        <w:t>and the volatilization exchange coefficient comprises liquid-phase and gas-phase resistances:</w:t>
      </w:r>
    </w:p>
    <w:p w14:paraId="2FFBCF66" w14:textId="77777777" w:rsidR="008B363D" w:rsidRPr="008B363D" w:rsidRDefault="008B363D" w:rsidP="003B0A76">
      <w:pPr>
        <w:ind w:left="720"/>
      </w:pPr>
      <w:r w:rsidRPr="008B363D">
        <w:tab/>
      </w:r>
      <w:r w:rsidRPr="008B363D">
        <w:object w:dxaOrig="1880" w:dyaOrig="680" w14:anchorId="54FE9D2B">
          <v:shape id="_x0000_i1061" type="#_x0000_t75" style="width:96pt;height:36pt" o:ole="">
            <v:imagedata r:id="rId94" o:title=""/>
          </v:shape>
          <o:OLEObject Type="Embed" ProgID="Equation.3" ShapeID="_x0000_i1061" DrawAspect="Content" ObjectID="_1747563626" r:id="rId95"/>
        </w:object>
      </w:r>
      <w:r w:rsidRPr="008B363D">
        <w:tab/>
        <w:t>(22)</w:t>
      </w:r>
    </w:p>
    <w:p w14:paraId="6A504E53" w14:textId="77777777" w:rsidR="008B363D" w:rsidRPr="008B363D" w:rsidRDefault="008B363D" w:rsidP="003B0A76">
      <w:pPr>
        <w:ind w:left="720"/>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lastRenderedPageBreak/>
        <w:tab/>
        <w:t>The VVWM uses the EXAMS methods of referencing the liquid exchange resistance of pesticides to the liquid resistance of oxygen, and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8pt;height:36pt" o:ole="">
            <v:imagedata r:id="rId96" o:title=""/>
          </v:shape>
          <o:OLEObject Type="Embed" ProgID="Equation.3" ShapeID="_x0000_i1062" DrawAspect="Content" ObjectID="_1747563627"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4C6F07BC" w14:textId="5652731E" w:rsidR="008B363D" w:rsidRPr="008B363D" w:rsidRDefault="008B363D" w:rsidP="008B363D">
      <w:r w:rsidRPr="008B363D">
        <w:tab/>
      </w:r>
      <w:r w:rsidRPr="008B363D">
        <w:object w:dxaOrig="3379" w:dyaOrig="420" w14:anchorId="299EA750">
          <v:shape id="_x0000_i1063" type="#_x0000_t75" style="width:168pt;height:24pt" o:ole="">
            <v:imagedata r:id="rId98" o:title=""/>
          </v:shape>
          <o:OLEObject Type="Embed" ProgID="Equation.3" ShapeID="_x0000_i1063" DrawAspect="Content" ObjectID="_1747563628" r:id="rId9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6pt;height:24pt" o:ole="">
            <v:imagedata r:id="rId100" o:title=""/>
          </v:shape>
          <o:OLEObject Type="Embed" ProgID="Equation.3" ShapeID="_x0000_i1064" DrawAspect="Content" ObjectID="_1747563629"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8pt;height:36pt" o:ole="">
            <v:imagedata r:id="rId102" o:title=""/>
          </v:shape>
          <o:OLEObject Type="Embed" ProgID="Equation.3" ShapeID="_x0000_i1065" DrawAspect="Content" ObjectID="_1747563630"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6pt;height:36pt" o:ole="">
            <v:imagedata r:id="rId104" o:title=""/>
          </v:shape>
          <o:OLEObject Type="Embed" ProgID="Equation.3" ShapeID="_x0000_i1066" DrawAspect="Content" ObjectID="_1747563631" r:id="rId105"/>
        </w:object>
      </w:r>
      <w:r w:rsidRPr="008B363D">
        <w:tab/>
        <w:t>(27)</w:t>
      </w:r>
    </w:p>
    <w:p w14:paraId="23C0F7B2" w14:textId="77777777" w:rsidR="008B363D" w:rsidRPr="008B363D" w:rsidRDefault="008B363D" w:rsidP="003B0A76">
      <w:pPr>
        <w:ind w:left="720"/>
      </w:pPr>
    </w:p>
    <w:p w14:paraId="3CEB30A5" w14:textId="77777777" w:rsidR="008B363D" w:rsidRPr="008B363D" w:rsidRDefault="008B363D" w:rsidP="003B0A76">
      <w:r w:rsidRPr="008B363D">
        <w:t xml:space="preserve">In the VVWM, wind speed varies on a daily basis,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7" type="#_x0000_t75" style="width:2in;height:24pt" o:ole="">
            <v:imagedata r:id="rId106" o:title=""/>
          </v:shape>
          <o:OLEObject Type="Embed" ProgID="Equation.3" ShapeID="_x0000_i1067" DrawAspect="Content" ObjectID="_1747563632"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tab/>
      </w:r>
      <w:r w:rsidRPr="008B363D">
        <w:object w:dxaOrig="2079" w:dyaOrig="880" w14:anchorId="6DFACAAC">
          <v:shape id="_x0000_i1068" type="#_x0000_t75" style="width:102pt;height:42pt" o:ole="">
            <v:imagedata r:id="rId108" o:title=""/>
          </v:shape>
          <o:OLEObject Type="Embed" ProgID="Equation.3" ShapeID="_x0000_i1068" DrawAspect="Content" ObjectID="_1747563633"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6pt;height:42pt" o:ole="">
            <v:imagedata r:id="rId110" o:title=""/>
          </v:shape>
          <o:OLEObject Type="Embed" ProgID="Equation.3" ShapeID="_x0000_i1069" DrawAspect="Content" ObjectID="_1747563634"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2pt;height:36pt" o:ole="">
            <v:imagedata r:id="rId112" o:title=""/>
          </v:shape>
          <o:OLEObject Type="Embed" ProgID="Equation.3" ShapeID="_x0000_i1070" DrawAspect="Content" ObjectID="_1747563635"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8pt;height:36pt" o:ole="">
            <v:imagedata r:id="rId114" o:title=""/>
          </v:shape>
          <o:OLEObject Type="Embed" ProgID="Equation.3" ShapeID="_x0000_i1071" DrawAspect="Content" ObjectID="_1747563636"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3B0A76">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3B0A76"/>
    <w:p w14:paraId="17B07904" w14:textId="77777777" w:rsidR="008B363D" w:rsidRPr="008B363D" w:rsidRDefault="008B363D" w:rsidP="003B0A76">
      <w:pPr>
        <w:ind w:left="720"/>
      </w:pPr>
      <w:r w:rsidRPr="008B363D">
        <w:tab/>
      </w:r>
      <w:r w:rsidRPr="008B363D">
        <w:object w:dxaOrig="1500" w:dyaOrig="660" w14:anchorId="509237EF">
          <v:shape id="_x0000_i1072" type="#_x0000_t75" style="width:1in;height:36pt" o:ole="">
            <v:imagedata r:id="rId116" o:title=""/>
          </v:shape>
          <o:OLEObject Type="Embed" ProgID="Equation.3" ShapeID="_x0000_i1072" DrawAspect="Content" ObjectID="_1747563637" r:id="rId117"/>
        </w:object>
      </w:r>
      <w:r w:rsidRPr="008B363D">
        <w:tab/>
        <w:t>(32)</w:t>
      </w:r>
    </w:p>
    <w:p w14:paraId="681F581B" w14:textId="77777777" w:rsidR="008B363D" w:rsidRPr="008B363D" w:rsidRDefault="008B363D" w:rsidP="003B0A76">
      <w:pPr>
        <w:ind w:left="720"/>
      </w:pPr>
    </w:p>
    <w:p w14:paraId="1583F2DB" w14:textId="77777777" w:rsidR="008B363D" w:rsidRPr="008B363D" w:rsidRDefault="008B363D" w:rsidP="003B0A76">
      <w:pPr>
        <w:ind w:left="360"/>
      </w:pPr>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3B0A76">
      <w:pPr>
        <w:ind w:left="720"/>
      </w:pPr>
      <w:r w:rsidRPr="008B363D">
        <w:tab/>
        <w:t>Sol = solubility [mg/L]</w:t>
      </w:r>
    </w:p>
    <w:p w14:paraId="19B23145" w14:textId="77777777" w:rsidR="008B363D" w:rsidRPr="008B363D" w:rsidRDefault="008B363D" w:rsidP="003B0A76">
      <w:pPr>
        <w:ind w:left="720"/>
      </w:pPr>
    </w:p>
    <w:p w14:paraId="6418E93A" w14:textId="77777777" w:rsidR="008B363D" w:rsidRPr="008B363D" w:rsidRDefault="008B363D" w:rsidP="003B0A76">
      <w:pPr>
        <w:rPr>
          <w:b/>
          <w:i/>
        </w:rPr>
      </w:pPr>
      <w:bookmarkStart w:id="331"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331"/>
    </w:p>
    <w:p w14:paraId="2AB839A7" w14:textId="77777777" w:rsidR="008B363D" w:rsidRPr="008B363D" w:rsidRDefault="008B363D" w:rsidP="008B363D">
      <w:r w:rsidRPr="008B363D">
        <w:lastRenderedPageBreak/>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332" w:name="_Toc451238560"/>
      <w:r w:rsidRPr="008B363D">
        <w:rPr>
          <w:b/>
        </w:rPr>
        <w:t>2.4.1</w:t>
      </w:r>
      <w:r w:rsidRPr="008B363D">
        <w:rPr>
          <w:b/>
        </w:rPr>
        <w:tab/>
        <w:t>Benthic Hydrolysis (</w:t>
      </w:r>
      <w:r w:rsidRPr="008B363D">
        <w:rPr>
          <w:b/>
        </w:rPr>
        <w:sym w:font="Symbol" w:char="F06D"/>
      </w:r>
      <w:r w:rsidRPr="008B363D">
        <w:rPr>
          <w:b/>
        </w:rPr>
        <w:t>hydr_2)</w:t>
      </w:r>
      <w:bookmarkEnd w:id="332"/>
    </w:p>
    <w:p w14:paraId="2769F59A" w14:textId="77777777" w:rsidR="008B363D" w:rsidRPr="008B363D" w:rsidRDefault="008B363D" w:rsidP="003B0A76">
      <w:pPr>
        <w:ind w:left="720"/>
      </w:pPr>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3B0A76">
      <w:pPr>
        <w:ind w:left="720"/>
      </w:pPr>
      <w:r w:rsidRPr="008B363D">
        <w:tab/>
      </w:r>
      <w:r w:rsidRPr="008B363D">
        <w:object w:dxaOrig="1400" w:dyaOrig="380" w14:anchorId="1478B314">
          <v:shape id="_x0000_i1073" type="#_x0000_t75" style="width:1in;height:24pt" o:ole="">
            <v:imagedata r:id="rId118" o:title=""/>
          </v:shape>
          <o:OLEObject Type="Embed" ProgID="Equation.3" ShapeID="_x0000_i1073" DrawAspect="Content" ObjectID="_1747563638" r:id="rId119"/>
        </w:object>
      </w:r>
      <w:r w:rsidRPr="008B363D">
        <w:tab/>
        <w:t>(33)</w:t>
      </w:r>
    </w:p>
    <w:p w14:paraId="434A68C3" w14:textId="77777777" w:rsidR="008B363D" w:rsidRPr="008B363D" w:rsidRDefault="008B363D" w:rsidP="003B0A76">
      <w:pPr>
        <w:ind w:left="720"/>
      </w:pPr>
    </w:p>
    <w:p w14:paraId="18A1CF71" w14:textId="77777777" w:rsidR="008B363D" w:rsidRPr="008B363D" w:rsidRDefault="008B363D" w:rsidP="008B363D">
      <w:pPr>
        <w:numPr>
          <w:ilvl w:val="0"/>
          <w:numId w:val="17"/>
        </w:numPr>
        <w:tabs>
          <w:tab w:val="num" w:pos="360"/>
        </w:tabs>
        <w:rPr>
          <w:b/>
        </w:rPr>
      </w:pPr>
      <w:bookmarkStart w:id="333"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333"/>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4pt;height:24pt" o:ole="">
            <v:imagedata r:id="rId120" o:title=""/>
          </v:shape>
          <o:OLEObject Type="Embed" ProgID="Equation.3" ShapeID="_x0000_i1074" DrawAspect="Content" ObjectID="_1747563639"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334" w:name="_Toc451238562"/>
      <w:r w:rsidRPr="008B363D">
        <w:rPr>
          <w:b/>
          <w:i/>
        </w:rPr>
        <w:t>2.5</w:t>
      </w:r>
      <w:r w:rsidRPr="008B363D">
        <w:rPr>
          <w:b/>
          <w:i/>
        </w:rPr>
        <w:tab/>
        <w:t>Mass Transfer Coefficient (</w:t>
      </w:r>
      <w:r w:rsidRPr="008B363D">
        <w:rPr>
          <w:b/>
          <w:i/>
        </w:rPr>
        <w:sym w:font="Symbol" w:char="F057"/>
      </w:r>
      <w:r w:rsidRPr="008B363D">
        <w:rPr>
          <w:b/>
          <w:i/>
        </w:rPr>
        <w:t>)</w:t>
      </w:r>
      <w:bookmarkEnd w:id="334"/>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lastRenderedPageBreak/>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32pt;height:30pt" o:ole="">
            <v:imagedata r:id="rId122" o:title=""/>
          </v:shape>
          <o:OLEObject Type="Embed" ProgID="Equation.3" ShapeID="_x0000_i1075" DrawAspect="Content" ObjectID="_1747563640"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2pt;height:12pt" o:ole="" o:bullet="t">
            <v:imagedata r:id="rId124" o:title=""/>
          </v:shape>
          <o:OLEObject Type="Embed" ProgID="Equation.3" ShapeID="_x0000_i1076" DrawAspect="Content" ObjectID="_1747563641"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7" type="#_x0000_t75" style="width:120pt;height:36pt" o:ole="">
            <v:imagedata r:id="rId126" o:title=""/>
          </v:shape>
          <o:OLEObject Type="Embed" ProgID="Equation.3" ShapeID="_x0000_i1077" DrawAspect="Content" ObjectID="_1747563642"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8" type="#_x0000_t75" style="width:132pt;height:36pt" o:ole="">
            <v:imagedata r:id="rId128" o:title=""/>
          </v:shape>
          <o:OLEObject Type="Embed" ProgID="Equation.3" ShapeID="_x0000_i1078" DrawAspect="Content" ObjectID="_1747563643"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0pt;height:24pt" o:ole="">
            <v:imagedata r:id="rId130" o:title=""/>
          </v:shape>
          <o:OLEObject Type="Embed" ProgID="Equation.3" ShapeID="_x0000_i1079" DrawAspect="Content" ObjectID="_1747563644"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2pt;height:36pt" o:ole="">
            <v:imagedata r:id="rId132" o:title=""/>
          </v:shape>
          <o:OLEObject Type="Embed" ProgID="Equation.3" ShapeID="_x0000_i1080" DrawAspect="Content" ObjectID="_1747563645" r:id="rId133"/>
        </w:object>
      </w:r>
      <w:r w:rsidRPr="008B363D">
        <w:t xml:space="preserve"> (when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1" type="#_x0000_t75" style="width:120pt;height:36pt" o:ole="">
            <v:imagedata r:id="rId134" o:title=""/>
          </v:shape>
          <o:OLEObject Type="Embed" ProgID="Equation.3" ShapeID="_x0000_i1081" DrawAspect="Content" ObjectID="_1747563646"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36" o:title=""/>
          </v:shape>
          <o:OLEObject Type="Embed" ProgID="Equation.3" ShapeID="_x0000_i1082" DrawAspect="Content" ObjectID="_1747563647"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0pt;height:36pt" o:ole="">
            <v:imagedata r:id="rId138" o:title=""/>
          </v:shape>
          <o:OLEObject Type="Embed" ProgID="Equation.3" ShapeID="_x0000_i1083" DrawAspect="Content" ObjectID="_1747563648"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60pt;height:36pt" o:ole="">
            <v:imagedata r:id="rId140" o:title=""/>
          </v:shape>
          <o:OLEObject Type="Embed" ProgID="Equation.3" ShapeID="_x0000_i1084" DrawAspect="Content" ObjectID="_1747563649"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 xml:space="preserve">-type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335" w:name="_Toc451238563"/>
      <w:r w:rsidRPr="008B363D">
        <w:rPr>
          <w:b/>
          <w:i/>
        </w:rPr>
        <w:t>2.6</w:t>
      </w:r>
      <w:r w:rsidRPr="008B363D">
        <w:rPr>
          <w:b/>
          <w:i/>
        </w:rPr>
        <w:tab/>
        <w:t>Daily Piecewise Calculations</w:t>
      </w:r>
      <w:bookmarkEnd w:id="335"/>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336" w:name="_Toc451238564"/>
      <w:r w:rsidRPr="008B363D">
        <w:rPr>
          <w:b/>
        </w:rPr>
        <w:t>2.6.1</w:t>
      </w:r>
      <w:r w:rsidRPr="008B363D">
        <w:rPr>
          <w:b/>
        </w:rPr>
        <w:tab/>
        <w:t>Volume Calculations</w:t>
      </w:r>
      <w:bookmarkEnd w:id="336"/>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5" type="#_x0000_t75" style="width:108pt;height:24pt" o:ole="">
            <v:imagedata r:id="rId142" o:title=""/>
          </v:shape>
          <o:OLEObject Type="Embed" ProgID="Equation.3" ShapeID="_x0000_i1085" DrawAspect="Content" ObjectID="_1747563650" r:id="rId143"/>
        </w:object>
      </w:r>
      <w:r w:rsidRPr="008B363D">
        <w:t xml:space="preserve"> </w:t>
      </w:r>
      <w:r w:rsidRPr="008B363D">
        <w:tab/>
      </w:r>
      <w:r w:rsidRPr="008B363D">
        <w:tab/>
        <w:t>for 0 &lt; v</w:t>
      </w:r>
      <w:r w:rsidRPr="008B363D">
        <w:rPr>
          <w:vertAlign w:val="subscript"/>
        </w:rPr>
        <w:t>1</w:t>
      </w:r>
      <w:r w:rsidRPr="008B363D">
        <w:t xml:space="preserve"> &lt; </w:t>
      </w:r>
      <w:proofErr w:type="spellStart"/>
      <w:r w:rsidRPr="008B363D">
        <w:t>v</w:t>
      </w:r>
      <w:r w:rsidRPr="008B363D">
        <w:rPr>
          <w:vertAlign w:val="subscript"/>
        </w:rPr>
        <w:t>max</w:t>
      </w:r>
      <w:proofErr w:type="spellEnd"/>
      <w:r w:rsidRPr="008B363D">
        <w:rPr>
          <w:vertAlign w:val="subscript"/>
        </w:rPr>
        <w:t xml:space="preserve">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lastRenderedPageBreak/>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337" w:name="_Toc451238565"/>
      <w:r w:rsidRPr="008B363D">
        <w:rPr>
          <w:b/>
        </w:rPr>
        <w:t>2.6.2</w:t>
      </w:r>
      <w:r w:rsidRPr="008B363D">
        <w:rPr>
          <w:b/>
        </w:rPr>
        <w:tab/>
        <w:t>Initial Conditions</w:t>
      </w:r>
      <w:bookmarkEnd w:id="337"/>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pt;height:42pt" o:ole="">
            <v:imagedata r:id="rId144" o:title=""/>
          </v:shape>
          <o:OLEObject Type="Embed" ProgID="Equation.3" ShapeID="_x0000_i1086" DrawAspect="Content" ObjectID="_1747563651"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pt" o:ole="">
            <v:imagedata r:id="rId146" o:title=""/>
          </v:shape>
          <o:OLEObject Type="Embed" ProgID="Equation.3" ShapeID="_x0000_i1087" DrawAspect="Content" ObjectID="_1747563652"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8B363D">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8B363D">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tab/>
      </w:r>
      <w:r w:rsidRPr="008B363D">
        <w:object w:dxaOrig="6540" w:dyaOrig="800" w14:anchorId="04EB8B45">
          <v:shape id="_x0000_i1088" type="#_x0000_t75" style="width:324pt;height:42pt" o:ole="">
            <v:imagedata r:id="rId148" o:title=""/>
          </v:shape>
          <o:OLEObject Type="Embed" ProgID="Equation.3" ShapeID="_x0000_i1088" DrawAspect="Content" ObjectID="_1747563653"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pt;height:36pt" o:ole="">
            <v:imagedata r:id="rId150" o:title=""/>
          </v:shape>
          <o:OLEObject Type="Embed" ProgID="Equation.3" ShapeID="_x0000_i1089" DrawAspect="Content" ObjectID="_1747563654"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pt;height:36pt" o:ole="">
            <v:imagedata r:id="rId152" o:title=""/>
          </v:shape>
          <o:OLEObject Type="Embed" ProgID="Equation.3" ShapeID="_x0000_i1090" DrawAspect="Content" ObjectID="_1747563655"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338" w:name="_Toc451238566"/>
      <w:r w:rsidRPr="008B363D">
        <w:rPr>
          <w:b/>
          <w:i/>
        </w:rPr>
        <w:t>2.7</w:t>
      </w:r>
      <w:r w:rsidRPr="008B363D">
        <w:rPr>
          <w:b/>
          <w:i/>
        </w:rPr>
        <w:tab/>
        <w:t>Analytical Solution</w:t>
      </w:r>
      <w:bookmarkEnd w:id="338"/>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30pt" o:ole="">
            <v:imagedata r:id="rId33" o:title=""/>
          </v:shape>
          <o:OLEObject Type="Embed" ProgID="Equation.3" ShapeID="_x0000_i1091" DrawAspect="Content" ObjectID="_1747563656"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30pt" o:ole="">
            <v:imagedata r:id="rId35" o:title=""/>
          </v:shape>
          <o:OLEObject Type="Embed" ProgID="Equation.3" ShapeID="_x0000_i1092" DrawAspect="Content" ObjectID="_1747563657"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where</w:t>
      </w:r>
    </w:p>
    <w:p w14:paraId="15A9DE7D" w14:textId="77777777" w:rsidR="008B363D" w:rsidRPr="008B363D" w:rsidRDefault="008B363D" w:rsidP="008B363D">
      <w:r w:rsidRPr="008B363D">
        <w:object w:dxaOrig="1420" w:dyaOrig="340" w14:anchorId="2DF7F857">
          <v:shape id="_x0000_i1093" type="#_x0000_t75" style="width:66pt;height:12pt" o:ole="">
            <v:imagedata r:id="rId156" o:title=""/>
          </v:shape>
          <o:OLEObject Type="Embed" ProgID="Equation.3" ShapeID="_x0000_i1093" DrawAspect="Content" ObjectID="_1747563658"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2pt;height:12pt" o:ole="">
            <v:imagedata r:id="rId158" o:title=""/>
          </v:shape>
          <o:OLEObject Type="Embed" ProgID="Equation.3" ShapeID="_x0000_i1094" DrawAspect="Content" ObjectID="_1747563659"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2pt" o:ole="">
            <v:imagedata r:id="rId160" o:title=""/>
          </v:shape>
          <o:OLEObject Type="Embed" ProgID="Equation.3" ShapeID="_x0000_i1095" DrawAspect="Content" ObjectID="_1747563660"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60pt;height:12pt" o:ole="">
            <v:imagedata r:id="rId162" o:title=""/>
          </v:shape>
          <o:OLEObject Type="Embed" ProgID="Equation.3" ShapeID="_x0000_i1096" DrawAspect="Content" ObjectID="_1747563661"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7" type="#_x0000_t75" style="width:96pt;height:24pt" o:ole="">
            <v:imagedata r:id="rId37" o:title=""/>
          </v:shape>
          <o:OLEObject Type="Embed" ProgID="Equation.3" ShapeID="_x0000_i1097" DrawAspect="Content" ObjectID="_1747563662"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tab/>
      </w:r>
      <w:r w:rsidRPr="008B363D">
        <w:object w:dxaOrig="3580" w:dyaOrig="620" w14:anchorId="482F0360">
          <v:shape id="_x0000_i1098" type="#_x0000_t75" style="width:180pt;height:30pt" o:ole="">
            <v:imagedata r:id="rId39" o:title=""/>
          </v:shape>
          <o:OLEObject Type="Embed" ProgID="Equation.3" ShapeID="_x0000_i1098" DrawAspect="Content" ObjectID="_1747563663" r:id="rId165"/>
        </w:object>
      </w:r>
      <w:r w:rsidRPr="008B363D">
        <w:tab/>
        <w:t>(53)</w:t>
      </w:r>
    </w:p>
    <w:p w14:paraId="52F8FCD2" w14:textId="77777777" w:rsidR="008B363D" w:rsidRPr="008B363D" w:rsidRDefault="008B363D" w:rsidP="008B363D">
      <w:r w:rsidRPr="008B363D">
        <w:t>where</w:t>
      </w:r>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47563664" r:id="rId16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47563665"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8pt;height:36pt" o:ole="">
            <v:imagedata r:id="rId45" o:title=""/>
          </v:shape>
          <o:OLEObject Type="Embed" ProgID="Equation.3" ShapeID="_x0000_i1101" DrawAspect="Content" ObjectID="_1747563666"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8pt;height:36pt" o:ole="">
            <v:imagedata r:id="rId47" o:title=""/>
          </v:shape>
          <o:OLEObject Type="Embed" ProgID="Equation.3" ShapeID="_x0000_i1102" DrawAspect="Content" ObjectID="_1747563667"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6pt;height:36pt" o:ole="">
            <v:imagedata r:id="rId170" o:title=""/>
          </v:shape>
          <o:OLEObject Type="Embed" ProgID="Equation.3" ShapeID="_x0000_i1103" DrawAspect="Content" ObjectID="_1747563668"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339" w:name="_Toc451238567"/>
      <w:r w:rsidRPr="008B363D">
        <w:rPr>
          <w:b/>
        </w:rPr>
        <w:t>3</w:t>
      </w:r>
      <w:r w:rsidRPr="008B363D">
        <w:rPr>
          <w:b/>
        </w:rPr>
        <w:tab/>
        <w:t>The USEPA Standard Water Bodies</w:t>
      </w:r>
      <w:bookmarkEnd w:id="339"/>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lastRenderedPageBreak/>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4" type="#_x0000_t75" style="width:3in;height:36pt" o:ole="">
                  <v:imagedata r:id="rId172" o:title=""/>
                </v:shape>
                <o:OLEObject Type="Embed" ProgID="Equation.3" ShapeID="_x0000_i1104" DrawAspect="Content" ObjectID="_1747563669"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5" type="#_x0000_t75" style="width:156pt;height:36pt" o:ole="">
                  <v:imagedata r:id="rId174" o:title=""/>
                </v:shape>
                <o:OLEObject Type="Embed" ProgID="Equation.3" ShapeID="_x0000_i1105" DrawAspect="Content" ObjectID="_1747563670"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w:t>
            </w:r>
            <w:proofErr w:type="spellStart"/>
            <w:r w:rsidRPr="008B363D">
              <w:t>hr</w:t>
            </w:r>
            <w:proofErr w:type="spellEnd"/>
            <w:r w:rsidRPr="008B363D">
              <w:t>)</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lastRenderedPageBreak/>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6" type="#_x0000_t75" style="width:222pt;height:48pt" o:ole="">
                  <v:imagedata r:id="rId176" o:title=""/>
                </v:shape>
                <o:OLEObject Type="Embed" ProgID="Equation.3" ShapeID="_x0000_i1106" DrawAspect="Content" ObjectID="_1747563671"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7" type="#_x0000_t75" style="width:222pt;height:48pt" o:ole="">
                  <v:imagedata r:id="rId178" o:title=""/>
                </v:shape>
                <o:OLEObject Type="Embed" ProgID="Equation.3" ShapeID="_x0000_i1107" DrawAspect="Content" ObjectID="_1747563672"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8" type="#_x0000_t75" style="width:96pt;height:36pt" o:ole="">
                  <v:imagedata r:id="rId180" o:title=""/>
                </v:shape>
                <o:OLEObject Type="Embed" ProgID="Equation.3" ShapeID="_x0000_i1108" DrawAspect="Content" ObjectID="_1747563673"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proofErr w:type="spellStart"/>
            <w:r w:rsidRPr="008B363D">
              <w:t>cfu</w:t>
            </w:r>
            <w:proofErr w:type="spellEnd"/>
            <w:r w:rsidRPr="008B363D">
              <w:t>/100g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proofErr w:type="spellStart"/>
            <w:r w:rsidRPr="008B363D">
              <w:t>cfu</w:t>
            </w:r>
            <w:proofErr w:type="spellEnd"/>
            <w:r w:rsidRPr="008B363D">
              <w:t>/mL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proofErr w:type="spellStart"/>
            <w:r w:rsidRPr="008B363D">
              <w:t>metfile</w:t>
            </w:r>
            <w:proofErr w:type="spellEnd"/>
          </w:p>
        </w:tc>
        <w:tc>
          <w:tcPr>
            <w:tcW w:w="2070" w:type="dxa"/>
          </w:tcPr>
          <w:p w14:paraId="6330099E" w14:textId="77777777" w:rsidR="008B363D" w:rsidRPr="008B363D" w:rsidRDefault="008B363D" w:rsidP="008B363D">
            <w:proofErr w:type="spellStart"/>
            <w:r w:rsidRPr="008B363D">
              <w:t>metfile</w:t>
            </w:r>
            <w:proofErr w:type="spellEnd"/>
            <w:r w:rsidRPr="008B363D">
              <w:t xml:space="preserv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340" w:name="_Toc451238568"/>
      <w:r w:rsidRPr="008B363D">
        <w:rPr>
          <w:b/>
          <w:i/>
        </w:rPr>
        <w:t>3.1</w:t>
      </w:r>
      <w:r w:rsidRPr="008B363D">
        <w:rPr>
          <w:b/>
          <w:i/>
        </w:rPr>
        <w:tab/>
        <w:t>Farm Pond</w:t>
      </w:r>
      <w:bookmarkEnd w:id="340"/>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341" w:name="_Toc451238569"/>
      <w:r w:rsidRPr="008B363D">
        <w:rPr>
          <w:b/>
          <w:i/>
        </w:rPr>
        <w:t>3.2</w:t>
      </w:r>
      <w:r w:rsidRPr="008B363D">
        <w:rPr>
          <w:b/>
          <w:i/>
        </w:rPr>
        <w:tab/>
        <w:t>Index Reservoir</w:t>
      </w:r>
      <w:bookmarkEnd w:id="341"/>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342" w:name="_Toc451238570"/>
      <w:r w:rsidRPr="008B363D">
        <w:rPr>
          <w:b/>
          <w:i/>
        </w:rPr>
        <w:t>3.3</w:t>
      </w:r>
      <w:r w:rsidRPr="008B363D">
        <w:rPr>
          <w:b/>
          <w:i/>
        </w:rPr>
        <w:tab/>
        <w:t>Custom Water Body</w:t>
      </w:r>
      <w:bookmarkEnd w:id="342"/>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343" w:name="_Toc451238571"/>
      <w:r w:rsidRPr="008B363D">
        <w:rPr>
          <w:b/>
        </w:rPr>
        <w:t>4</w:t>
      </w:r>
      <w:r w:rsidRPr="008B363D">
        <w:rPr>
          <w:b/>
        </w:rPr>
        <w:tab/>
        <w:t>VVWM Evaluations</w:t>
      </w:r>
      <w:bookmarkEnd w:id="343"/>
    </w:p>
    <w:p w14:paraId="68F130B7" w14:textId="77777777" w:rsidR="008B363D" w:rsidRPr="008B363D" w:rsidRDefault="008B363D" w:rsidP="008B363D">
      <w:pPr>
        <w:numPr>
          <w:ilvl w:val="0"/>
          <w:numId w:val="17"/>
        </w:numPr>
        <w:tabs>
          <w:tab w:val="num" w:pos="360"/>
        </w:tabs>
        <w:rPr>
          <w:b/>
          <w:i/>
        </w:rPr>
      </w:pPr>
      <w:bookmarkStart w:id="344" w:name="_Toc451238572"/>
      <w:r w:rsidRPr="008B363D">
        <w:rPr>
          <w:b/>
          <w:i/>
        </w:rPr>
        <w:lastRenderedPageBreak/>
        <w:t>4.1</w:t>
      </w:r>
      <w:r w:rsidRPr="008B363D">
        <w:rPr>
          <w:b/>
          <w:i/>
        </w:rPr>
        <w:tab/>
        <w:t>Solute Holding Capacity Ratio Sensitivity</w:t>
      </w:r>
      <w:bookmarkEnd w:id="344"/>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8B363D">
        <w:rPr>
          <w:vertAlign w:val="subscript"/>
        </w:rPr>
        <w:t>oc</w:t>
      </w:r>
      <w:r w:rsidRPr="008B363D">
        <w:t xml:space="preserve"> for which the solute capacity in the benthic region is equal to that in the water column.  For the pond, equal capacities occur at K</w:t>
      </w:r>
      <w:r w:rsidRPr="008B363D">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8B363D">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8B363D">
        <w:rPr>
          <w:vertAlign w:val="subscript"/>
        </w:rPr>
        <w:t>oc</w:t>
      </w:r>
      <w:r w:rsidRPr="008B363D">
        <w:t>. Up to a K</w:t>
      </w:r>
      <w:r w:rsidRPr="008B363D">
        <w:rPr>
          <w:vertAlign w:val="subscript"/>
        </w:rPr>
        <w:t>oc</w:t>
      </w:r>
      <w:r w:rsidRPr="008B363D">
        <w:t xml:space="preserve"> value of ~10,000 mL/g, only the water phase is significant.  Up to K</w:t>
      </w:r>
      <w:r w:rsidRPr="008B363D">
        <w:rPr>
          <w:vertAlign w:val="subscript"/>
        </w:rPr>
        <w:t>oc</w:t>
      </w:r>
      <w:r w:rsidRPr="008B363D">
        <w:t xml:space="preserve"> values of 100,000, biota partitioning is not significant, and at a K</w:t>
      </w:r>
      <w:r w:rsidRPr="008B363D">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Figure 4 shows the relative capacities for the benthic region.  For the benthic region of the standard water bodies, DOC and biota partitioning are not significant at any K</w:t>
      </w:r>
      <w:r w:rsidRPr="008B363D">
        <w:rPr>
          <w:vertAlign w:val="subscript"/>
        </w:rPr>
        <w:t>oc</w:t>
      </w:r>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which cannot be seen in the K</w:t>
      </w:r>
      <w:r w:rsidRPr="008B363D">
        <w:rPr>
          <w:vertAlign w:val="subscript"/>
        </w:rPr>
        <w:t>oc</w:t>
      </w:r>
      <w:r w:rsidRPr="008B363D">
        <w:t xml:space="preserve"> range shown (Figure 4).  At a K</w:t>
      </w:r>
      <w:r w:rsidRPr="008B363D">
        <w:rPr>
          <w:vertAlign w:val="subscript"/>
        </w:rPr>
        <w:t>oc</w:t>
      </w:r>
      <w:r w:rsidRPr="008B363D">
        <w:t xml:space="preserve"> of about 9 mL/g, solute is evenly distributed between the pore-water-dissolved fraction and the sediment-sorbed fraction. At K</w:t>
      </w:r>
      <w:r w:rsidRPr="008B363D">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8B363D">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Figure 2. Solute holding capacity as a function of K</w:t>
      </w:r>
      <w:r w:rsidRPr="008B363D">
        <w:rPr>
          <w:b/>
          <w:bCs/>
          <w:vertAlign w:val="subscript"/>
        </w:rPr>
        <w:t>oc</w:t>
      </w:r>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345" w:name="_Toc451238573"/>
      <w:r w:rsidRPr="008B363D">
        <w:rPr>
          <w:b/>
          <w:i/>
        </w:rPr>
        <w:t>4.2</w:t>
      </w:r>
      <w:r w:rsidRPr="008B363D">
        <w:rPr>
          <w:b/>
          <w:i/>
        </w:rPr>
        <w:tab/>
        <w:t>Washout and Overflow Sensitivity</w:t>
      </w:r>
      <w:bookmarkEnd w:id="345"/>
    </w:p>
    <w:p w14:paraId="7E4C0DC7" w14:textId="77777777" w:rsidR="008B363D" w:rsidRPr="008B363D" w:rsidRDefault="008B363D" w:rsidP="008B363D">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 xml:space="preserve">Figure 5.   Effective half-life of pesticide due to washout in the standard pond as currently parameterized (1 </w:t>
      </w:r>
      <w:proofErr w:type="spellStart"/>
      <w:r w:rsidRPr="008B363D">
        <w:rPr>
          <w:b/>
        </w:rPr>
        <w:t>hA</w:t>
      </w:r>
      <w:proofErr w:type="spellEnd"/>
      <w:r w:rsidRPr="008B363D">
        <w:rPr>
          <w:b/>
        </w:rPr>
        <w:t xml:space="preserve"> area, 2 m deep). Range of flow rates are for the current standard field size (10 </w:t>
      </w:r>
      <w:proofErr w:type="spellStart"/>
      <w:r w:rsidRPr="008B363D">
        <w:rPr>
          <w:b/>
        </w:rPr>
        <w:t>hA</w:t>
      </w:r>
      <w:proofErr w:type="spellEnd"/>
      <w:r w:rsidRPr="008B363D">
        <w:rPr>
          <w:b/>
        </w:rPr>
        <w:t>).</w:t>
      </w:r>
    </w:p>
    <w:p w14:paraId="5583EC57" w14:textId="77777777" w:rsidR="008B363D" w:rsidRPr="008B363D" w:rsidRDefault="008B363D" w:rsidP="008B363D">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 xml:space="preserve">Figure 6.   Effective half-life of pesticide due to washout in the standard reservoir as currently parameterized (5.26 </w:t>
      </w:r>
      <w:proofErr w:type="spellStart"/>
      <w:r w:rsidRPr="008B363D">
        <w:rPr>
          <w:b/>
        </w:rPr>
        <w:t>hA</w:t>
      </w:r>
      <w:proofErr w:type="spellEnd"/>
      <w:r w:rsidRPr="008B363D">
        <w:rPr>
          <w:b/>
        </w:rPr>
        <w:t xml:space="preserve">, 2 m deep). Range of flow rates are for the current standard field size (10 </w:t>
      </w:r>
      <w:proofErr w:type="spellStart"/>
      <w:r w:rsidRPr="008B363D">
        <w:rPr>
          <w:b/>
        </w:rPr>
        <w:t>hA</w:t>
      </w:r>
      <w:proofErr w:type="spellEnd"/>
      <w:r w:rsidRPr="008B363D">
        <w:rPr>
          <w:b/>
        </w:rPr>
        <w:t>).</w:t>
      </w:r>
    </w:p>
    <w:p w14:paraId="68B72DB4" w14:textId="77777777" w:rsidR="008B363D" w:rsidRPr="008B363D" w:rsidRDefault="008B363D" w:rsidP="008B363D">
      <w:pPr>
        <w:numPr>
          <w:ilvl w:val="0"/>
          <w:numId w:val="17"/>
        </w:numPr>
        <w:tabs>
          <w:tab w:val="num" w:pos="360"/>
        </w:tabs>
        <w:rPr>
          <w:b/>
          <w:i/>
        </w:rPr>
      </w:pPr>
      <w:bookmarkStart w:id="346" w:name="_Toc451238574"/>
      <w:r w:rsidRPr="008B363D">
        <w:rPr>
          <w:b/>
          <w:i/>
        </w:rPr>
        <w:t>4.3</w:t>
      </w:r>
      <w:r w:rsidRPr="008B363D">
        <w:rPr>
          <w:b/>
          <w:i/>
        </w:rPr>
        <w:tab/>
        <w:t>Photolysis Sensitivity</w:t>
      </w:r>
      <w:bookmarkEnd w:id="346"/>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09" type="#_x0000_t75" style="width:312pt;height:36pt" o:ole="">
            <v:imagedata r:id="rId187" o:title=""/>
          </v:shape>
          <o:OLEObject Type="Embed" ProgID="Equation.3" ShapeID="_x0000_i1109" DrawAspect="Content" ObjectID="_1747563674"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65528ED9" w:rsidR="008B363D" w:rsidRPr="008B363D" w:rsidRDefault="008B363D" w:rsidP="00E001F5">
      <w:pPr>
        <w:pStyle w:val="Heading2"/>
      </w:pPr>
      <w:bookmarkStart w:id="347" w:name="_Toc451238575"/>
      <w:r w:rsidRPr="008B363D">
        <w:lastRenderedPageBreak/>
        <w:t>Volatilization</w:t>
      </w:r>
      <w:bookmarkEnd w:id="347"/>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Figure 11. Comparison of the volatilization mechanisms of the VVWM and EXAMS for conditions: solubility = 100 mg/L, MW=100, vapor pressure = 0.1 torr, Koc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348" w:name="_Toc451238576"/>
      <w:r w:rsidRPr="008B363D">
        <w:rPr>
          <w:b/>
        </w:rPr>
        <w:t>5</w:t>
      </w:r>
      <w:r w:rsidRPr="008B363D">
        <w:rPr>
          <w:b/>
        </w:rPr>
        <w:tab/>
        <w:t>Testing and Comparison of VVWM Solution with EXAMS</w:t>
      </w:r>
      <w:bookmarkEnd w:id="348"/>
    </w:p>
    <w:p w14:paraId="3CBBDD6D" w14:textId="77777777" w:rsidR="008B363D" w:rsidRPr="008B363D" w:rsidRDefault="008B363D" w:rsidP="008B363D">
      <w:r w:rsidRPr="008B363D">
        <w:tab/>
        <w:t>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insignificant, and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a similar manner,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7708B175" w14:textId="36291F45" w:rsidR="008B363D" w:rsidRPr="008B363D" w:rsidRDefault="008B363D" w:rsidP="008B363D">
      <w:r w:rsidRPr="008B363D">
        <w:rPr>
          <w:noProof/>
        </w:rPr>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38CD350" w14:textId="77777777" w:rsidR="008B363D" w:rsidRPr="008B363D" w:rsidRDefault="008B363D" w:rsidP="008B363D"/>
    <w:p w14:paraId="6C9356A3" w14:textId="5EAB716C" w:rsidR="008B363D" w:rsidRDefault="008B363D" w:rsidP="008B363D">
      <w:pPr>
        <w:rPr>
          <w:b/>
        </w:rPr>
      </w:pPr>
      <w:r w:rsidRPr="008B363D">
        <w:rPr>
          <w:b/>
        </w:rPr>
        <w:t>Figure 12. Comparison of VVWM with EXAMS for the following conditions: MW = 100, solubility = 100 mg/L, vapor pressure = 0.01 torr, aerobic half-life = 10 days, anaerobic half-life = 100 days, K</w:t>
      </w:r>
      <w:r w:rsidRPr="008B363D">
        <w:rPr>
          <w:b/>
          <w:vertAlign w:val="subscript"/>
        </w:rPr>
        <w:t>oc</w:t>
      </w:r>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722B2548" w14:textId="6D72FB13" w:rsidR="00E001F5" w:rsidRDefault="00E001F5" w:rsidP="008B363D">
      <w:pPr>
        <w:rPr>
          <w:b/>
        </w:rPr>
      </w:pPr>
    </w:p>
    <w:p w14:paraId="6F170AE0" w14:textId="6C40F380" w:rsidR="00E001F5" w:rsidRDefault="00E001F5" w:rsidP="008B363D">
      <w:pPr>
        <w:rPr>
          <w:b/>
        </w:rPr>
      </w:pPr>
    </w:p>
    <w:p w14:paraId="12CA544A" w14:textId="77777777" w:rsidR="00E001F5" w:rsidRPr="008B363D" w:rsidRDefault="00E001F5" w:rsidP="008B363D">
      <w:pPr>
        <w:rPr>
          <w:b/>
        </w:rPr>
      </w:pPr>
    </w:p>
    <w:p w14:paraId="5E828549" w14:textId="77777777" w:rsidR="008B363D" w:rsidRPr="008B363D" w:rsidRDefault="008B363D" w:rsidP="008B363D">
      <w:pPr>
        <w:numPr>
          <w:ilvl w:val="0"/>
          <w:numId w:val="17"/>
        </w:numPr>
        <w:tabs>
          <w:tab w:val="num" w:pos="360"/>
        </w:tabs>
        <w:rPr>
          <w:b/>
          <w:i/>
        </w:rPr>
      </w:pPr>
      <w:bookmarkStart w:id="349" w:name="_Toc451238579"/>
      <w:r w:rsidRPr="008B363D">
        <w:rPr>
          <w:b/>
          <w:i/>
        </w:rPr>
        <w:t>6.2</w:t>
      </w:r>
      <w:r w:rsidRPr="008B363D">
        <w:rPr>
          <w:b/>
          <w:i/>
        </w:rPr>
        <w:tab/>
        <w:t>Input Files</w:t>
      </w:r>
      <w:bookmarkEnd w:id="349"/>
    </w:p>
    <w:p w14:paraId="5040203A" w14:textId="77777777" w:rsidR="008B363D" w:rsidRPr="008B363D" w:rsidRDefault="008B363D" w:rsidP="008B363D">
      <w:pPr>
        <w:numPr>
          <w:ilvl w:val="0"/>
          <w:numId w:val="17"/>
        </w:numPr>
        <w:tabs>
          <w:tab w:val="num" w:pos="360"/>
        </w:tabs>
        <w:rPr>
          <w:b/>
        </w:rPr>
      </w:pPr>
      <w:bookmarkStart w:id="350" w:name="_Toc451238580"/>
      <w:r w:rsidRPr="008B363D">
        <w:rPr>
          <w:b/>
        </w:rPr>
        <w:t>6.2.1</w:t>
      </w:r>
      <w:r w:rsidRPr="008B363D">
        <w:rPr>
          <w:b/>
        </w:rPr>
        <w:tab/>
        <w:t>General Input File</w:t>
      </w:r>
      <w:bookmarkEnd w:id="350"/>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This also specifies the name of the *.</w:t>
            </w:r>
            <w:proofErr w:type="spellStart"/>
            <w:r w:rsidRPr="008B363D">
              <w:t>zts</w:t>
            </w:r>
            <w:proofErr w:type="spellEnd"/>
            <w:r w:rsidRPr="008B363D">
              <w:t xml:space="preserve"> file that will be read for the mass and water flow. This input file must be named </w:t>
            </w:r>
            <w:proofErr w:type="spellStart"/>
            <w:r w:rsidRPr="008B363D">
              <w:rPr>
                <w:i/>
              </w:rPr>
              <w:t>outputfilename</w:t>
            </w:r>
            <w:r w:rsidRPr="008B363D">
              <w:t>.zts</w:t>
            </w:r>
            <w:proofErr w:type="spellEnd"/>
            <w:r w:rsidRPr="008B363D">
              <w:t xml:space="preserve"> where </w:t>
            </w:r>
            <w:proofErr w:type="spellStart"/>
            <w:r w:rsidRPr="008B363D">
              <w:rPr>
                <w:i/>
              </w:rPr>
              <w:t>outputfilename</w:t>
            </w:r>
            <w:proofErr w:type="spellEnd"/>
            <w:r w:rsidRPr="008B363D">
              <w:rPr>
                <w:i/>
              </w:rPr>
              <w:t xml:space="preserve"> </w:t>
            </w:r>
            <w:r w:rsidRPr="008B363D">
              <w:t xml:space="preserve">is the string defined by the variable </w:t>
            </w:r>
            <w:proofErr w:type="spellStart"/>
            <w:r w:rsidRPr="008B363D">
              <w:t>outputfilename</w:t>
            </w:r>
            <w:proofErr w:type="spellEnd"/>
            <w:r w:rsidRPr="008B363D">
              <w:t>.</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lastRenderedPageBreak/>
              <w:t>3</w:t>
            </w:r>
          </w:p>
        </w:tc>
        <w:tc>
          <w:tcPr>
            <w:tcW w:w="2933" w:type="dxa"/>
          </w:tcPr>
          <w:p w14:paraId="2AC41125" w14:textId="77777777" w:rsidR="008B363D" w:rsidRPr="008B363D" w:rsidRDefault="008B363D" w:rsidP="008B363D">
            <w:proofErr w:type="spellStart"/>
            <w:r w:rsidRPr="008B363D">
              <w:t>nchem</w:t>
            </w:r>
            <w:proofErr w:type="spellEnd"/>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proofErr w:type="spellStart"/>
            <w:r w:rsidRPr="008B363D">
              <w:t>is_koc</w:t>
            </w:r>
            <w:proofErr w:type="spellEnd"/>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Establishes whether the sorption coefficient is K</w:t>
            </w:r>
            <w:r w:rsidRPr="008B363D">
              <w:rPr>
                <w:vertAlign w:val="subscript"/>
              </w:rPr>
              <w:t>oc</w:t>
            </w:r>
            <w:r w:rsidRPr="008B363D">
              <w:t xml:space="preserve"> or K</w:t>
            </w:r>
            <w:r w:rsidRPr="008B363D">
              <w:rPr>
                <w:vertAlign w:val="subscript"/>
              </w:rPr>
              <w:t>d</w:t>
            </w:r>
            <w:r w:rsidRPr="008B363D">
              <w:t>; True = K</w:t>
            </w:r>
            <w:r w:rsidRPr="008B363D">
              <w:rPr>
                <w:vertAlign w:val="subscript"/>
              </w:rPr>
              <w:t>oc</w:t>
            </w:r>
            <w:r w:rsidRPr="008B363D">
              <w:t xml:space="preserve"> , False = K</w:t>
            </w:r>
            <w:r w:rsidRPr="008B363D">
              <w:rPr>
                <w:vertAlign w:val="subscript"/>
              </w:rPr>
              <w:t>d</w:t>
            </w:r>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proofErr w:type="spellStart"/>
            <w:r w:rsidRPr="008B363D">
              <w:t>koc_all</w:t>
            </w:r>
            <w:proofErr w:type="spellEnd"/>
            <w:r w:rsidRPr="008B363D">
              <w:t>(</w:t>
            </w:r>
            <w:proofErr w:type="spellStart"/>
            <w:r w:rsidRPr="008B363D">
              <w:t>i</w:t>
            </w:r>
            <w:proofErr w:type="spellEnd"/>
            <w:r w:rsidRPr="008B363D">
              <w:t>)</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 xml:space="preserve">Sorption coefficient (mL/g); the number of values should match </w:t>
            </w:r>
            <w:proofErr w:type="spellStart"/>
            <w:r w:rsidRPr="008B363D">
              <w:t>nchem</w:t>
            </w:r>
            <w:proofErr w:type="spellEnd"/>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proofErr w:type="spellStart"/>
            <w:r w:rsidRPr="008B363D">
              <w:t>aer_aq_all</w:t>
            </w:r>
            <w:proofErr w:type="spellEnd"/>
            <w:r w:rsidRPr="008B363D">
              <w:t>(</w:t>
            </w:r>
            <w:proofErr w:type="spellStart"/>
            <w:r w:rsidRPr="008B363D">
              <w:t>i</w:t>
            </w:r>
            <w:proofErr w:type="spellEnd"/>
            <w:r w:rsidRPr="008B363D">
              <w:t>)</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 xml:space="preserve">Water column degradation half-life (days); the number of values should match </w:t>
            </w:r>
            <w:proofErr w:type="spellStart"/>
            <w:r w:rsidRPr="008B363D">
              <w:t>nchem</w:t>
            </w:r>
            <w:proofErr w:type="spellEnd"/>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proofErr w:type="spellStart"/>
            <w:r w:rsidRPr="008B363D">
              <w:t>temp_ref_aer_all</w:t>
            </w:r>
            <w:proofErr w:type="spellEnd"/>
            <w:r w:rsidRPr="008B363D">
              <w:t>(</w:t>
            </w:r>
            <w:proofErr w:type="spellStart"/>
            <w:r w:rsidRPr="008B363D">
              <w:t>i</w:t>
            </w:r>
            <w:proofErr w:type="spellEnd"/>
            <w:r w:rsidRPr="008B363D">
              <w:t>)</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 xml:space="preserve">Reference temperature for water column degradation; the number of values should match </w:t>
            </w:r>
            <w:proofErr w:type="spellStart"/>
            <w:r w:rsidRPr="008B363D">
              <w:t>nchem</w:t>
            </w:r>
            <w:proofErr w:type="spellEnd"/>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proofErr w:type="spellStart"/>
            <w:r w:rsidRPr="008B363D">
              <w:t>anae_aq_all</w:t>
            </w:r>
            <w:proofErr w:type="spellEnd"/>
            <w:r w:rsidRPr="008B363D">
              <w:t>(</w:t>
            </w:r>
            <w:proofErr w:type="spellStart"/>
            <w:r w:rsidRPr="008B363D">
              <w:t>i</w:t>
            </w:r>
            <w:proofErr w:type="spellEnd"/>
            <w:r w:rsidRPr="008B363D">
              <w:t>)</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 xml:space="preserve">Benthic degradation half-life (days); the number of values should match </w:t>
            </w:r>
            <w:proofErr w:type="spellStart"/>
            <w:r w:rsidRPr="008B363D">
              <w:t>nchem</w:t>
            </w:r>
            <w:proofErr w:type="spellEnd"/>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proofErr w:type="spellStart"/>
            <w:r w:rsidRPr="008B363D">
              <w:t>temp_ref_anae_all</w:t>
            </w:r>
            <w:proofErr w:type="spellEnd"/>
            <w:r w:rsidRPr="008B363D">
              <w:t>(</w:t>
            </w:r>
            <w:proofErr w:type="spellStart"/>
            <w:r w:rsidRPr="008B363D">
              <w:t>i</w:t>
            </w:r>
            <w:proofErr w:type="spellEnd"/>
            <w:r w:rsidRPr="008B363D">
              <w:t>)</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 xml:space="preserve">Reference temperature for benthic degradation; the number of values should match </w:t>
            </w:r>
            <w:proofErr w:type="spellStart"/>
            <w:r w:rsidRPr="008B363D">
              <w:t>nchem</w:t>
            </w:r>
            <w:proofErr w:type="spellEnd"/>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proofErr w:type="spellStart"/>
            <w:r w:rsidRPr="008B363D">
              <w:t>photo_all</w:t>
            </w:r>
            <w:proofErr w:type="spellEnd"/>
            <w:r w:rsidRPr="008B363D">
              <w:t>(</w:t>
            </w:r>
            <w:proofErr w:type="spellStart"/>
            <w:r w:rsidRPr="008B363D">
              <w:t>i</w:t>
            </w:r>
            <w:proofErr w:type="spellEnd"/>
            <w:r w:rsidRPr="008B363D">
              <w:t>)</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 xml:space="preserve">Photolysis half-life (days); the number of values should match </w:t>
            </w:r>
            <w:proofErr w:type="spellStart"/>
            <w:r w:rsidRPr="008B363D">
              <w:t>nchem</w:t>
            </w:r>
            <w:proofErr w:type="spellEnd"/>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proofErr w:type="spellStart"/>
            <w:r w:rsidRPr="008B363D">
              <w:t>RFLAT_all</w:t>
            </w:r>
            <w:proofErr w:type="spellEnd"/>
            <w:r w:rsidRPr="008B363D">
              <w:t>(</w:t>
            </w:r>
            <w:proofErr w:type="spellStart"/>
            <w:r w:rsidRPr="008B363D">
              <w:t>i</w:t>
            </w:r>
            <w:proofErr w:type="spellEnd"/>
            <w:r w:rsidRPr="008B363D">
              <w:t>)</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 xml:space="preserve">Reference latitude for photolysis; the number of values should match </w:t>
            </w:r>
            <w:proofErr w:type="spellStart"/>
            <w:r w:rsidRPr="008B363D">
              <w:t>nchem</w:t>
            </w:r>
            <w:proofErr w:type="spellEnd"/>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proofErr w:type="spellStart"/>
            <w:r w:rsidRPr="008B363D">
              <w:t>hydro_all</w:t>
            </w:r>
            <w:proofErr w:type="spellEnd"/>
            <w:r w:rsidRPr="008B363D">
              <w:t>(</w:t>
            </w:r>
            <w:proofErr w:type="spellStart"/>
            <w:r w:rsidRPr="008B363D">
              <w:t>i</w:t>
            </w:r>
            <w:proofErr w:type="spellEnd"/>
            <w:r w:rsidRPr="008B363D">
              <w:t>)</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 xml:space="preserve">Hydrolysis half-life (days); the number of values should match </w:t>
            </w:r>
            <w:proofErr w:type="spellStart"/>
            <w:r w:rsidRPr="008B363D">
              <w:t>nchem</w:t>
            </w:r>
            <w:proofErr w:type="spellEnd"/>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w:t>
            </w:r>
            <w:proofErr w:type="spellStart"/>
            <w:r w:rsidRPr="008B363D">
              <w:t>i</w:t>
            </w:r>
            <w:proofErr w:type="spellEnd"/>
            <w:r w:rsidRPr="008B363D">
              <w:t>)</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 xml:space="preserve">Molecular Weight; the number of values should match </w:t>
            </w:r>
            <w:proofErr w:type="spellStart"/>
            <w:r w:rsidRPr="008B363D">
              <w:t>nchem</w:t>
            </w:r>
            <w:proofErr w:type="spellEnd"/>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proofErr w:type="spellStart"/>
            <w:r w:rsidRPr="008B363D">
              <w:t>VAPR_all</w:t>
            </w:r>
            <w:proofErr w:type="spellEnd"/>
            <w:r w:rsidRPr="008B363D">
              <w:t>(</w:t>
            </w:r>
            <w:proofErr w:type="spellStart"/>
            <w:r w:rsidRPr="008B363D">
              <w:t>i</w:t>
            </w:r>
            <w:proofErr w:type="spellEnd"/>
            <w:r w:rsidRPr="008B363D">
              <w:t>)</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 xml:space="preserve">Vapor Pressure (torr); the number of values should match </w:t>
            </w:r>
            <w:proofErr w:type="spellStart"/>
            <w:r w:rsidRPr="008B363D">
              <w:t>nchem</w:t>
            </w:r>
            <w:proofErr w:type="spellEnd"/>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proofErr w:type="spellStart"/>
            <w:r w:rsidRPr="008B363D">
              <w:t>SOL_all</w:t>
            </w:r>
            <w:proofErr w:type="spellEnd"/>
            <w:r w:rsidRPr="008B363D">
              <w:t>(</w:t>
            </w:r>
            <w:proofErr w:type="spellStart"/>
            <w:r w:rsidRPr="008B363D">
              <w:t>i</w:t>
            </w:r>
            <w:proofErr w:type="spellEnd"/>
            <w:r w:rsidRPr="008B363D">
              <w:t>)</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 xml:space="preserve">Solubility (mg/L); the number of values should match </w:t>
            </w:r>
            <w:proofErr w:type="spellStart"/>
            <w:r w:rsidRPr="008B363D">
              <w:t>nchem</w:t>
            </w:r>
            <w:proofErr w:type="spellEnd"/>
          </w:p>
        </w:tc>
      </w:tr>
      <w:tr w:rsidR="008B363D" w:rsidRPr="008B363D" w14:paraId="1E681C09" w14:textId="77777777" w:rsidTr="00867C1C">
        <w:tc>
          <w:tcPr>
            <w:tcW w:w="797" w:type="dxa"/>
          </w:tcPr>
          <w:p w14:paraId="4DFF43DB" w14:textId="77777777" w:rsidR="008B363D" w:rsidRPr="008B363D" w:rsidRDefault="008B363D" w:rsidP="008B363D">
            <w:r w:rsidRPr="008B363D">
              <w:t>19</w:t>
            </w:r>
          </w:p>
        </w:tc>
        <w:tc>
          <w:tcPr>
            <w:tcW w:w="2933" w:type="dxa"/>
          </w:tcPr>
          <w:p w14:paraId="54DAFE20" w14:textId="77777777" w:rsidR="008B363D" w:rsidRPr="008B363D" w:rsidRDefault="008B363D" w:rsidP="008B363D">
            <w:proofErr w:type="spellStart"/>
            <w:r w:rsidRPr="008B363D">
              <w:t>xAerobic</w:t>
            </w:r>
            <w:proofErr w:type="spellEnd"/>
            <w:r w:rsidRPr="008B363D">
              <w:t>(</w:t>
            </w:r>
            <w:proofErr w:type="spellStart"/>
            <w:r w:rsidRPr="008B363D">
              <w:t>i</w:t>
            </w:r>
            <w:proofErr w:type="spellEnd"/>
            <w:r w:rsidRPr="008B363D">
              <w:t>)</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proofErr w:type="spellStart"/>
            <w:r w:rsidRPr="008B363D">
              <w:t>xBenthic</w:t>
            </w:r>
            <w:proofErr w:type="spellEnd"/>
            <w:r w:rsidRPr="008B363D">
              <w:t>(</w:t>
            </w:r>
            <w:proofErr w:type="spellStart"/>
            <w:r w:rsidRPr="008B363D">
              <w:t>i</w:t>
            </w:r>
            <w:proofErr w:type="spellEnd"/>
            <w:r w:rsidRPr="008B363D">
              <w:t>)</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proofErr w:type="spellStart"/>
            <w:r w:rsidRPr="008B363D">
              <w:t>xPhoto</w:t>
            </w:r>
            <w:proofErr w:type="spellEnd"/>
            <w:r w:rsidRPr="008B363D">
              <w:t>(</w:t>
            </w:r>
            <w:proofErr w:type="spellStart"/>
            <w:r w:rsidRPr="008B363D">
              <w:t>i</w:t>
            </w:r>
            <w:proofErr w:type="spellEnd"/>
            <w:r w:rsidRPr="008B363D">
              <w:t>)</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proofErr w:type="spellStart"/>
            <w:r w:rsidRPr="008B363D">
              <w:t>xHydro</w:t>
            </w:r>
            <w:proofErr w:type="spellEnd"/>
            <w:r w:rsidRPr="008B363D">
              <w:t>(</w:t>
            </w:r>
            <w:proofErr w:type="spellStart"/>
            <w:r w:rsidRPr="008B363D">
              <w:t>i</w:t>
            </w:r>
            <w:proofErr w:type="spellEnd"/>
            <w:r w:rsidRPr="008B363D">
              <w:t>)</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lastRenderedPageBreak/>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proofErr w:type="spellStart"/>
            <w:r w:rsidRPr="008B363D">
              <w:t>Henry_unitless</w:t>
            </w:r>
            <w:proofErr w:type="spellEnd"/>
            <w:r w:rsidRPr="008B363D">
              <w:t>(</w:t>
            </w:r>
            <w:proofErr w:type="spellStart"/>
            <w:r w:rsidRPr="008B363D">
              <w:t>i</w:t>
            </w:r>
            <w:proofErr w:type="spellEnd"/>
            <w:r w:rsidRPr="008B363D">
              <w:t>)</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proofErr w:type="spellStart"/>
            <w:r w:rsidRPr="008B363D">
              <w:t>Heat_of_Henry</w:t>
            </w:r>
            <w:proofErr w:type="spellEnd"/>
            <w:r w:rsidRPr="008B363D">
              <w:t>(</w:t>
            </w:r>
            <w:proofErr w:type="spellStart"/>
            <w:r w:rsidRPr="008B363D">
              <w:t>i</w:t>
            </w:r>
            <w:proofErr w:type="spellEnd"/>
            <w:r w:rsidRPr="008B363D">
              <w:t>)</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proofErr w:type="spellStart"/>
            <w:r w:rsidRPr="008B363D">
              <w:t>scenario_id</w:t>
            </w:r>
            <w:proofErr w:type="spellEnd"/>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proofErr w:type="spellStart"/>
            <w:r w:rsidRPr="008B363D">
              <w:t>metfilename</w:t>
            </w:r>
            <w:proofErr w:type="spellEnd"/>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proofErr w:type="spellStart"/>
            <w:r w:rsidRPr="008B363D">
              <w:t>Text_latitude</w:t>
            </w:r>
            <w:proofErr w:type="spellEnd"/>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proofErr w:type="spellStart"/>
            <w:r w:rsidRPr="008B363D">
              <w:t>burialflag</w:t>
            </w:r>
            <w:proofErr w:type="spellEnd"/>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proofErr w:type="spellStart"/>
            <w:r w:rsidRPr="008B363D">
              <w:t>D_over_dx</w:t>
            </w:r>
            <w:proofErr w:type="spellEnd"/>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 xml:space="preserve">x in </w:t>
            </w:r>
            <w:proofErr w:type="spellStart"/>
            <w:r w:rsidRPr="008B363D">
              <w:t>Eqn</w:t>
            </w:r>
            <w:proofErr w:type="spellEnd"/>
            <w:r w:rsidRPr="008B363D">
              <w:t xml:space="preserve">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proofErr w:type="spellStart"/>
            <w:r w:rsidRPr="008B363D">
              <w:t>is_calc_prben</w:t>
            </w:r>
            <w:proofErr w:type="spellEnd"/>
            <w:r w:rsidRPr="008B363D">
              <w:t>,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 xml:space="preserve">TRUE means use the varying distribution method, FALSE means use fixed distribution;  </w:t>
            </w:r>
            <w:proofErr w:type="spellStart"/>
            <w:r w:rsidRPr="008B363D">
              <w:t>X</w:t>
            </w:r>
            <w:r w:rsidRPr="008B363D">
              <w:rPr>
                <w:vertAlign w:val="subscript"/>
              </w:rPr>
              <w:t>d</w:t>
            </w:r>
            <w:proofErr w:type="spellEnd"/>
            <w:r w:rsidRPr="008B363D">
              <w:t xml:space="preserve"> in equation 40 and 41, is dummy number if </w:t>
            </w:r>
            <w:proofErr w:type="spellStart"/>
            <w:r w:rsidRPr="008B363D">
              <w:t>is_calc_prben</w:t>
            </w:r>
            <w:proofErr w:type="spellEnd"/>
            <w:r w:rsidRPr="008B363D">
              <w:t xml:space="preserve">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t>41</w:t>
            </w:r>
          </w:p>
        </w:tc>
        <w:tc>
          <w:tcPr>
            <w:tcW w:w="2933" w:type="dxa"/>
          </w:tcPr>
          <w:p w14:paraId="461913BE" w14:textId="77777777" w:rsidR="008B363D" w:rsidRPr="008B363D" w:rsidRDefault="008B363D" w:rsidP="008B363D">
            <w:proofErr w:type="spellStart"/>
            <w:r w:rsidRPr="008B363D">
              <w:t>benthic_depth</w:t>
            </w:r>
            <w:proofErr w:type="spellEnd"/>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proofErr w:type="spellStart"/>
            <w:r w:rsidRPr="008B363D">
              <w:t>bulk_density</w:t>
            </w:r>
            <w:proofErr w:type="spellEnd"/>
            <w:r w:rsidRPr="008B363D">
              <w:t xml:space="preserve">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lastRenderedPageBreak/>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proofErr w:type="spellStart"/>
            <w:r w:rsidRPr="008B363D">
              <w:t>direct_crapping</w:t>
            </w:r>
            <w:proofErr w:type="spellEnd"/>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proofErr w:type="spellStart"/>
            <w:r w:rsidRPr="008B363D">
              <w:t>napp</w:t>
            </w:r>
            <w:proofErr w:type="spellEnd"/>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proofErr w:type="spellStart"/>
            <w:r w:rsidRPr="008B363D">
              <w:t>appdate_sim_ref</w:t>
            </w:r>
            <w:proofErr w:type="spellEnd"/>
            <w:r w:rsidRPr="008B363D">
              <w:t>(</w:t>
            </w:r>
            <w:proofErr w:type="spellStart"/>
            <w:r w:rsidRPr="008B363D">
              <w:t>i</w:t>
            </w:r>
            <w:proofErr w:type="spellEnd"/>
            <w:r w:rsidRPr="008B363D">
              <w:t>)</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proofErr w:type="spellStart"/>
            <w:r w:rsidRPr="008B363D">
              <w:t>simtypeflag</w:t>
            </w:r>
            <w:proofErr w:type="spellEnd"/>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 xml:space="preserve">Depth at which the input concentrations of physical parameters (e.g., suspended solids, CHL., </w:t>
            </w:r>
            <w:proofErr w:type="spellStart"/>
            <w:r w:rsidRPr="008B363D">
              <w:t>etc</w:t>
            </w:r>
            <w:proofErr w:type="spellEnd"/>
            <w:r w:rsidRPr="008B363D">
              <w:t>)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proofErr w:type="spellStart"/>
            <w:r w:rsidRPr="008B363D">
              <w:t>depth_max</w:t>
            </w:r>
            <w:proofErr w:type="spellEnd"/>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w:t>
            </w:r>
            <w:proofErr w:type="spellStart"/>
            <w:r w:rsidRPr="008B363D">
              <w:t>i</w:t>
            </w:r>
            <w:proofErr w:type="spellEnd"/>
            <w:r w:rsidRPr="008B363D">
              <w:t>)</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 xml:space="preserve">Mass of pesticide (kg) delivered from spray drift corresponding to dates of </w:t>
            </w:r>
            <w:proofErr w:type="spellStart"/>
            <w:r w:rsidRPr="008B363D">
              <w:t>appdate_sim_ref</w:t>
            </w:r>
            <w:proofErr w:type="spellEnd"/>
            <w:r w:rsidRPr="008B363D">
              <w:t>(</w:t>
            </w:r>
            <w:proofErr w:type="spellStart"/>
            <w:r w:rsidRPr="008B363D">
              <w:t>i</w:t>
            </w:r>
            <w:proofErr w:type="spellEnd"/>
            <w:r w:rsidRPr="008B363D">
              <w:t>)</w:t>
            </w:r>
          </w:p>
        </w:tc>
      </w:tr>
      <w:tr w:rsidR="008B363D" w:rsidRPr="008B363D" w14:paraId="5AA645B2" w14:textId="77777777" w:rsidTr="00867C1C">
        <w:tc>
          <w:tcPr>
            <w:tcW w:w="797" w:type="dxa"/>
          </w:tcPr>
          <w:p w14:paraId="29954BC4" w14:textId="77777777" w:rsidR="008B363D" w:rsidRPr="008B363D" w:rsidRDefault="008B363D" w:rsidP="008B363D">
            <w:r w:rsidRPr="008B363D">
              <w:t>64</w:t>
            </w:r>
          </w:p>
        </w:tc>
        <w:tc>
          <w:tcPr>
            <w:tcW w:w="2933" w:type="dxa"/>
          </w:tcPr>
          <w:p w14:paraId="5F8869F4" w14:textId="77777777" w:rsidR="008B363D" w:rsidRPr="008B363D" w:rsidRDefault="008B363D" w:rsidP="008B363D">
            <w:proofErr w:type="spellStart"/>
            <w:r w:rsidRPr="008B363D">
              <w:t>flow_averaging</w:t>
            </w:r>
            <w:proofErr w:type="spellEnd"/>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proofErr w:type="spellStart"/>
            <w:r w:rsidRPr="008B363D">
              <w:t>Provids</w:t>
            </w:r>
            <w:proofErr w:type="spellEnd"/>
            <w:r w:rsidRPr="008B363D">
              <w:t xml:space="preserve">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proofErr w:type="spellStart"/>
            <w:r w:rsidRPr="008B363D">
              <w:t>is_hed_files_made</w:t>
            </w:r>
            <w:proofErr w:type="spellEnd"/>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proofErr w:type="spellStart"/>
            <w:r w:rsidRPr="008B363D">
              <w:t>is_add_return_frequency</w:t>
            </w:r>
            <w:proofErr w:type="spellEnd"/>
            <w:r w:rsidRPr="008B363D">
              <w:t xml:space="preserve">, </w:t>
            </w:r>
            <w:proofErr w:type="spellStart"/>
            <w:r w:rsidRPr="008B363D">
              <w:t>additional_return_frequency</w:t>
            </w:r>
            <w:proofErr w:type="spellEnd"/>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Alternative return frequency to be used in addition to the 10 year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lastRenderedPageBreak/>
              <w:t>69</w:t>
            </w:r>
          </w:p>
        </w:tc>
        <w:tc>
          <w:tcPr>
            <w:tcW w:w="2933" w:type="dxa"/>
          </w:tcPr>
          <w:p w14:paraId="4BDD529B" w14:textId="77777777" w:rsidR="008B363D" w:rsidRPr="008B363D" w:rsidRDefault="008B363D" w:rsidP="008B363D">
            <w:proofErr w:type="spellStart"/>
            <w:r w:rsidRPr="008B363D">
              <w:t>outputfile_parent_daily</w:t>
            </w:r>
            <w:proofErr w:type="spellEnd"/>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proofErr w:type="spellStart"/>
            <w:r w:rsidRPr="008B363D">
              <w:t>outputfile_parent_analysis</w:t>
            </w:r>
            <w:proofErr w:type="spellEnd"/>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proofErr w:type="spellStart"/>
            <w:r w:rsidRPr="008B363D">
              <w:t>outputfile_parent_deem</w:t>
            </w:r>
            <w:proofErr w:type="spellEnd"/>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proofErr w:type="spellStart"/>
            <w:r w:rsidRPr="008B363D">
              <w:t>outputfile_parent_calendex</w:t>
            </w:r>
            <w:proofErr w:type="spellEnd"/>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proofErr w:type="spellStart"/>
            <w:r w:rsidRPr="008B363D">
              <w:t>outputfile_parent_esa</w:t>
            </w:r>
            <w:proofErr w:type="spellEnd"/>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351" w:name="_Toc451238581"/>
      <w:r w:rsidRPr="008B363D">
        <w:rPr>
          <w:b/>
        </w:rPr>
        <w:t>6.2.2</w:t>
      </w:r>
      <w:r w:rsidRPr="008B363D">
        <w:rPr>
          <w:b/>
        </w:rPr>
        <w:tab/>
        <w:t>ZTS Input File</w:t>
      </w:r>
      <w:bookmarkEnd w:id="351"/>
    </w:p>
    <w:p w14:paraId="11D87868" w14:textId="77777777" w:rsidR="008B363D" w:rsidRPr="008B363D" w:rsidRDefault="008B363D" w:rsidP="008B363D">
      <w:r w:rsidRPr="008B363D">
        <w:t>The ZTS file contains daily mass inputs, water flows, and sediment deliveries. The ZTS file is automatically created by the PRZM model or it may be manually created.  It must be named as:</w:t>
      </w:r>
    </w:p>
    <w:p w14:paraId="388FE741" w14:textId="77777777" w:rsidR="008B363D" w:rsidRPr="008B363D" w:rsidRDefault="008B363D" w:rsidP="008B363D"/>
    <w:p w14:paraId="03A7684E" w14:textId="77777777" w:rsidR="008B363D" w:rsidRPr="008B363D" w:rsidRDefault="008B363D" w:rsidP="008B363D">
      <w:proofErr w:type="spellStart"/>
      <w:r w:rsidRPr="008B363D">
        <w:rPr>
          <w:b/>
          <w:i/>
        </w:rPr>
        <w:t>inputfilename</w:t>
      </w:r>
      <w:r w:rsidRPr="008B363D">
        <w:rPr>
          <w:b/>
        </w:rPr>
        <w:t>.zts</w:t>
      </w:r>
      <w:proofErr w:type="spellEnd"/>
    </w:p>
    <w:p w14:paraId="48593AF2" w14:textId="77777777" w:rsidR="008B363D" w:rsidRPr="008B363D" w:rsidRDefault="008B363D" w:rsidP="008B363D"/>
    <w:p w14:paraId="2237421D" w14:textId="77777777" w:rsidR="008B363D" w:rsidRPr="008B363D" w:rsidRDefault="008B363D" w:rsidP="008B363D">
      <w:r w:rsidRPr="008B363D">
        <w:t xml:space="preserve">where </w:t>
      </w:r>
      <w:proofErr w:type="spellStart"/>
      <w:r w:rsidRPr="008B363D">
        <w:rPr>
          <w:i/>
        </w:rPr>
        <w:t>inputfilename</w:t>
      </w:r>
      <w:proofErr w:type="spellEnd"/>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r w:rsidRPr="008B363D">
        <w:t xml:space="preserve">Where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X is dummy data that is not used, but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w:t>
      </w:r>
      <w:proofErr w:type="spellStart"/>
      <w:r w:rsidRPr="008B363D">
        <w:t>tonnes</w:t>
      </w:r>
      <w:proofErr w:type="spellEnd"/>
      <w:r w:rsidRPr="008B363D">
        <w:t>/day) and is used for sediment mass balance if that option is chosen.</w:t>
      </w:r>
    </w:p>
    <w:p w14:paraId="46162194" w14:textId="77777777" w:rsidR="008B363D" w:rsidRPr="008B363D" w:rsidRDefault="008B363D" w:rsidP="008B363D">
      <w:proofErr w:type="spellStart"/>
      <w:r w:rsidRPr="008B363D">
        <w:t>MRp</w:t>
      </w:r>
      <w:proofErr w:type="spellEnd"/>
      <w:r w:rsidRPr="008B363D">
        <w:t xml:space="preserve">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proofErr w:type="spellStart"/>
      <w:r w:rsidRPr="008B363D">
        <w:t>MEp</w:t>
      </w:r>
      <w:proofErr w:type="spellEnd"/>
      <w:r w:rsidRPr="008B363D">
        <w:t xml:space="preserve">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w:t>
      </w:r>
      <w:proofErr w:type="spellStart"/>
      <w:r w:rsidRPr="008B363D">
        <w:t>nchem</w:t>
      </w:r>
      <w:proofErr w:type="spellEnd"/>
      <w:r w:rsidRPr="008B363D">
        <w:t xml:space="preserve">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w:t>
      </w:r>
      <w:proofErr w:type="spellStart"/>
      <w:r w:rsidRPr="008B363D">
        <w:t>nchem</w:t>
      </w:r>
      <w:proofErr w:type="spellEnd"/>
      <w:r w:rsidRPr="008B363D">
        <w:t xml:space="preserve">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352" w:name="_Toc451238582"/>
      <w:r w:rsidRPr="008B363D">
        <w:rPr>
          <w:b/>
        </w:rPr>
        <w:t>6.2.3</w:t>
      </w:r>
      <w:r w:rsidRPr="008B363D">
        <w:rPr>
          <w:b/>
        </w:rPr>
        <w:tab/>
        <w:t>Weather File</w:t>
      </w:r>
      <w:bookmarkEnd w:id="352"/>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proofErr w:type="spellStart"/>
      <w:r w:rsidRPr="008B363D">
        <w:rPr>
          <w:i/>
        </w:rPr>
        <w:t>dvf</w:t>
      </w:r>
      <w:proofErr w:type="spellEnd"/>
      <w:r w:rsidRPr="008B363D">
        <w:t xml:space="preserve">. The </w:t>
      </w:r>
      <w:proofErr w:type="spellStart"/>
      <w:r w:rsidRPr="008B363D">
        <w:t>fortran</w:t>
      </w:r>
      <w:proofErr w:type="spellEnd"/>
      <w:r w:rsidRPr="008B363D">
        <w:t xml:space="preserve">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r w:rsidRPr="008B363D">
        <w:t>where</w:t>
      </w:r>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t>The meteorological file determines the simulation time.  The simulation will start at the first date and end with the last date in this file.  Dates must be continuous in the file.  The file does not have to start or end on any particular calendar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353" w:name="_Toc451238583"/>
      <w:r w:rsidRPr="008B363D">
        <w:rPr>
          <w:b/>
          <w:i/>
        </w:rPr>
        <w:t>6.3</w:t>
      </w:r>
      <w:r w:rsidRPr="008B363D">
        <w:rPr>
          <w:b/>
          <w:i/>
        </w:rPr>
        <w:tab/>
        <w:t>Output Files</w:t>
      </w:r>
      <w:bookmarkEnd w:id="353"/>
    </w:p>
    <w:p w14:paraId="22220E1D" w14:textId="77777777" w:rsidR="008B363D" w:rsidRPr="008B363D" w:rsidRDefault="008B363D" w:rsidP="008B363D">
      <w:pPr>
        <w:numPr>
          <w:ilvl w:val="0"/>
          <w:numId w:val="17"/>
        </w:numPr>
        <w:tabs>
          <w:tab w:val="num" w:pos="360"/>
        </w:tabs>
        <w:rPr>
          <w:b/>
        </w:rPr>
      </w:pPr>
      <w:bookmarkStart w:id="354" w:name="_Toc451238584"/>
      <w:r w:rsidRPr="008B363D">
        <w:rPr>
          <w:b/>
        </w:rPr>
        <w:t>6.3.1</w:t>
      </w:r>
      <w:r w:rsidRPr="008B363D">
        <w:rPr>
          <w:b/>
        </w:rPr>
        <w:tab/>
        <w:t>Regulatory Summary Output File</w:t>
      </w:r>
      <w:bookmarkEnd w:id="354"/>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r w:rsidRPr="008B363D">
        <w:t>where</w:t>
      </w:r>
    </w:p>
    <w:p w14:paraId="47533631" w14:textId="77777777" w:rsidR="008B363D" w:rsidRPr="008B363D" w:rsidRDefault="008B363D" w:rsidP="008B363D">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8B363D">
      <w:proofErr w:type="spellStart"/>
      <w:r w:rsidRPr="008B363D">
        <w:rPr>
          <w:i/>
        </w:rPr>
        <w:lastRenderedPageBreak/>
        <w:t>scenario_ID</w:t>
      </w:r>
      <w:proofErr w:type="spellEnd"/>
      <w:r w:rsidRPr="008B363D">
        <w:rPr>
          <w:i/>
        </w:rPr>
        <w:t xml:space="preserve">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6356E164" w:rsidR="008B363D" w:rsidRPr="008B363D" w:rsidRDefault="00D1415A"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d>
            <m:dPr>
              <m:ctrlPr>
                <w:rPr>
                  <w:rFonts w:ascii="Cambria Math" w:hAnsi="Cambria Math"/>
                  <w:i/>
                </w:rPr>
              </m:ctrlPr>
            </m:dPr>
            <m:e>
              <m:r>
                <w:rPr>
                  <w:rFonts w:ascii="Cambria Math" w:hAnsi="Cambria Math"/>
                </w:rPr>
                <m:t>N+1</m:t>
              </m:r>
            </m:e>
          </m:d>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355" w:name="_Toc451238585"/>
      <w:r w:rsidRPr="008B363D">
        <w:rPr>
          <w:b/>
        </w:rPr>
        <w:t>6.3.2</w:t>
      </w:r>
      <w:r w:rsidRPr="008B363D">
        <w:rPr>
          <w:b/>
        </w:rPr>
        <w:tab/>
        <w:t>Daily Values Output File</w:t>
      </w:r>
      <w:bookmarkEnd w:id="355"/>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1BC77A0D" w14:textId="4EA207A2" w:rsidR="00173927" w:rsidRDefault="00173927" w:rsidP="008B363D"/>
    <w:p w14:paraId="73EE6CBF" w14:textId="1CCECEDB" w:rsidR="00173927" w:rsidRDefault="00173927" w:rsidP="008B363D"/>
    <w:p w14:paraId="44E25796" w14:textId="3A46FFE4" w:rsidR="00173927" w:rsidRDefault="00173927" w:rsidP="008B363D"/>
    <w:p w14:paraId="14EF90DE" w14:textId="77777777" w:rsidR="00173927" w:rsidRDefault="00173927" w:rsidP="00173927">
      <w:pPr>
        <w:pStyle w:val="Heading1"/>
      </w:pPr>
      <w:bookmarkStart w:id="356" w:name="_Toc120611229"/>
      <w:r>
        <w:t>Computer Implementation</w:t>
      </w:r>
      <w:bookmarkEnd w:id="356"/>
    </w:p>
    <w:p w14:paraId="4595505E" w14:textId="77777777" w:rsidR="00173927" w:rsidRPr="00480DFC" w:rsidRDefault="00173927" w:rsidP="00173927">
      <w:r>
        <w:lastRenderedPageBreak/>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173927"/>
    <w:p w14:paraId="006B4DFA" w14:textId="77777777" w:rsidR="00173927" w:rsidRDefault="00173927" w:rsidP="00173927">
      <w:r>
        <w:t>To run PRZM5, the command line is as follows:</w:t>
      </w:r>
    </w:p>
    <w:p w14:paraId="2F9B1A88" w14:textId="77777777" w:rsidR="00173927" w:rsidRDefault="00173927" w:rsidP="00173927"/>
    <w:p w14:paraId="6C559B69" w14:textId="77777777" w:rsidR="00173927" w:rsidRDefault="00173927" w:rsidP="0017392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173927"/>
    <w:p w14:paraId="1F44E08D" w14:textId="77777777" w:rsidR="00173927" w:rsidRDefault="00173927" w:rsidP="0017392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173927"/>
    <w:p w14:paraId="02382A62" w14:textId="77777777" w:rsidR="00173927" w:rsidRDefault="00173927" w:rsidP="0017392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173927"/>
    <w:p w14:paraId="12060877" w14:textId="77777777" w:rsidR="00173927" w:rsidRDefault="00173927" w:rsidP="00173927">
      <w:r>
        <w:t xml:space="preserve">C:&gt; c:\models\Przm5.exe </w:t>
      </w:r>
      <w:r w:rsidRPr="00760F4A">
        <w:t>c:\models\</w:t>
      </w:r>
      <w:r>
        <w:t>testrun\</w:t>
      </w:r>
    </w:p>
    <w:p w14:paraId="0C7F810B" w14:textId="77777777" w:rsidR="00173927" w:rsidRDefault="00173927" w:rsidP="00173927"/>
    <w:p w14:paraId="1286453C" w14:textId="77777777" w:rsidR="00173927" w:rsidRDefault="00173927" w:rsidP="00173927">
      <w:r>
        <w:t>If spaces are used in the path name, then the argument must be enclosed in quotation marks, as follows:</w:t>
      </w:r>
    </w:p>
    <w:p w14:paraId="441AD827" w14:textId="77777777" w:rsidR="00173927" w:rsidRDefault="00173927" w:rsidP="00173927"/>
    <w:p w14:paraId="54E32356" w14:textId="02C4D794" w:rsidR="00173927" w:rsidRDefault="00173927" w:rsidP="00173927">
      <w:r>
        <w:t>C:&gt; c:\models\Przm5.exe “</w:t>
      </w:r>
      <w:r w:rsidRPr="00760F4A">
        <w:t>c:\</w:t>
      </w:r>
      <w:r>
        <w:t>My M</w:t>
      </w:r>
      <w:r w:rsidRPr="00760F4A">
        <w:t>odels\</w:t>
      </w:r>
      <w:proofErr w:type="spellStart"/>
      <w:r>
        <w:t>testrun</w:t>
      </w:r>
      <w:proofErr w:type="spellEnd"/>
      <w:r>
        <w:t>\”</w:t>
      </w:r>
    </w:p>
    <w:p w14:paraId="548EEC48" w14:textId="461655EB" w:rsidR="00E001F5" w:rsidRDefault="00E001F5" w:rsidP="00173927"/>
    <w:p w14:paraId="61EAFA4D" w14:textId="0E914553" w:rsidR="00E001F5" w:rsidRDefault="00E001F5" w:rsidP="00173927"/>
    <w:p w14:paraId="3E096049" w14:textId="77777777" w:rsidR="00E001F5" w:rsidRPr="008B363D" w:rsidRDefault="00E001F5" w:rsidP="00E001F5">
      <w:pPr>
        <w:rPr>
          <w:b/>
        </w:rPr>
      </w:pPr>
    </w:p>
    <w:p w14:paraId="3CD79302" w14:textId="77777777" w:rsidR="00E001F5" w:rsidRPr="008B363D" w:rsidRDefault="00E001F5" w:rsidP="00E001F5">
      <w:pPr>
        <w:rPr>
          <w:b/>
          <w:i/>
        </w:rPr>
      </w:pPr>
      <w:bookmarkStart w:id="357" w:name="_Toc451238578"/>
      <w:r w:rsidRPr="008B363D">
        <w:rPr>
          <w:b/>
          <w:i/>
        </w:rPr>
        <w:t>6.1</w:t>
      </w:r>
      <w:r w:rsidRPr="008B363D">
        <w:rPr>
          <w:b/>
          <w:i/>
        </w:rPr>
        <w:tab/>
        <w:t>Executable and the Command Line</w:t>
      </w:r>
      <w:bookmarkEnd w:id="357"/>
    </w:p>
    <w:p w14:paraId="352F7E95" w14:textId="77777777" w:rsidR="00E001F5" w:rsidRPr="008B363D" w:rsidRDefault="00E001F5" w:rsidP="00E001F5">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E001F5"/>
    <w:p w14:paraId="00DB0698" w14:textId="77777777" w:rsidR="00E001F5" w:rsidRPr="008B363D" w:rsidRDefault="00E001F5" w:rsidP="00E001F5">
      <w:pPr>
        <w:rPr>
          <w:b/>
        </w:rPr>
      </w:pPr>
      <w:r w:rsidRPr="008B363D">
        <w:rPr>
          <w:b/>
        </w:rPr>
        <w:t>fortranvvwm.exe  “</w:t>
      </w:r>
      <w:proofErr w:type="spellStart"/>
      <w:r w:rsidRPr="008B363D">
        <w:rPr>
          <w:b/>
          <w:i/>
        </w:rPr>
        <w:t>inputfilename</w:t>
      </w:r>
      <w:proofErr w:type="spellEnd"/>
      <w:r w:rsidRPr="008B363D">
        <w:rPr>
          <w:b/>
          <w:i/>
        </w:rPr>
        <w:t>”</w:t>
      </w:r>
    </w:p>
    <w:p w14:paraId="6D989EF4" w14:textId="77777777" w:rsidR="00E001F5" w:rsidRPr="008B363D" w:rsidRDefault="00E001F5" w:rsidP="00E001F5"/>
    <w:p w14:paraId="1316D727" w14:textId="77777777" w:rsidR="00E001F5" w:rsidRPr="008B363D" w:rsidRDefault="00E001F5" w:rsidP="00E001F5">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E001F5"/>
    <w:p w14:paraId="75A388CC" w14:textId="77777777" w:rsidR="00E001F5" w:rsidRPr="008B363D" w:rsidRDefault="00E001F5" w:rsidP="00E001F5">
      <w:r w:rsidRPr="008B363D">
        <w:t>C:\&gt; fortranvvwm.exe  “C:\My Documents\Test\MyFirstInputFile.txt”</w:t>
      </w:r>
    </w:p>
    <w:p w14:paraId="1DC3FB37" w14:textId="77777777" w:rsidR="00E001F5" w:rsidRPr="008B363D" w:rsidRDefault="00E001F5" w:rsidP="00E001F5"/>
    <w:p w14:paraId="02891F43" w14:textId="77777777" w:rsidR="00E001F5" w:rsidRPr="008B363D" w:rsidRDefault="00E001F5" w:rsidP="00E001F5">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173927"/>
    <w:p w14:paraId="5632A2A2" w14:textId="6F9612E4" w:rsidR="00E001F5" w:rsidRDefault="00E001F5" w:rsidP="00173927"/>
    <w:p w14:paraId="6B5FA033" w14:textId="4E91A99B" w:rsidR="00E001F5" w:rsidRDefault="00E001F5" w:rsidP="00173927"/>
    <w:p w14:paraId="45247A7F" w14:textId="237C3627" w:rsidR="00E001F5" w:rsidRDefault="00E001F5" w:rsidP="00173927"/>
    <w:p w14:paraId="6F362BBD" w14:textId="0C38ECFF" w:rsidR="00E001F5" w:rsidRDefault="00E001F5" w:rsidP="00173927"/>
    <w:p w14:paraId="7EE8A582" w14:textId="3E22793E" w:rsidR="00E001F5" w:rsidRDefault="00E001F5" w:rsidP="00173927"/>
    <w:p w14:paraId="4B9213AB" w14:textId="77777777" w:rsidR="00E001F5" w:rsidRDefault="00E001F5" w:rsidP="00173927"/>
    <w:p w14:paraId="28CF8BE9" w14:textId="77777777" w:rsidR="00173927" w:rsidRDefault="00173927" w:rsidP="00173927"/>
    <w:p w14:paraId="3D37322D" w14:textId="77777777" w:rsidR="00173927" w:rsidRDefault="00173927" w:rsidP="00173927">
      <w:pPr>
        <w:pStyle w:val="Heading1"/>
      </w:pPr>
      <w:bookmarkStart w:id="358" w:name="_Toc120611230"/>
      <w:r>
        <w:lastRenderedPageBreak/>
        <w:t>References</w:t>
      </w:r>
      <w:bookmarkEnd w:id="358"/>
    </w:p>
    <w:p w14:paraId="098CBB99" w14:textId="77777777" w:rsidR="00173927" w:rsidRDefault="00173927" w:rsidP="0017392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173927"/>
    <w:p w14:paraId="2A520E2F" w14:textId="77777777" w:rsidR="00173927" w:rsidRDefault="00173927" w:rsidP="0017392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173927"/>
    <w:p w14:paraId="2518FF49" w14:textId="77777777" w:rsidR="00173927" w:rsidRDefault="00173927" w:rsidP="0017392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173927"/>
    <w:p w14:paraId="4F73418B" w14:textId="77777777" w:rsidR="00173927" w:rsidRPr="00773C14" w:rsidRDefault="00173927" w:rsidP="00173927">
      <w:r w:rsidRPr="00773C14">
        <w:t>Burns, L.A., L.A. Suárez, and L. Prieto</w:t>
      </w:r>
      <w:r>
        <w:t>,</w:t>
      </w:r>
      <w:r w:rsidRPr="00773C14">
        <w:t xml:space="preserve"> 2005. United States Meteorological Data: Daily and</w:t>
      </w:r>
    </w:p>
    <w:p w14:paraId="13A6517B" w14:textId="77777777" w:rsidR="00173927" w:rsidRPr="00773C14" w:rsidRDefault="00173927" w:rsidP="00173927">
      <w:r w:rsidRPr="00773C14">
        <w:t>Hourly Files to Support Predictive Exposure Modeling. U.S. Environmental Protection</w:t>
      </w:r>
    </w:p>
    <w:p w14:paraId="6E90A94F" w14:textId="77777777" w:rsidR="00173927" w:rsidRDefault="00173927" w:rsidP="00173927">
      <w:r w:rsidRPr="00773C14">
        <w:t>Agency, Athens, Georgia.</w:t>
      </w:r>
    </w:p>
    <w:p w14:paraId="3EBC1C6F" w14:textId="77777777" w:rsidR="00173927" w:rsidRDefault="00173927" w:rsidP="00173927"/>
    <w:p w14:paraId="519B94FB" w14:textId="77777777" w:rsidR="00173927" w:rsidRDefault="00173927" w:rsidP="00173927">
      <w:r>
        <w:t>Collins, W.D., 1925. Temperature of water available for industrial use in the United States: U.S. Geol. Survey Water-Supply, Paper 520-F, p. 97-104.</w:t>
      </w:r>
    </w:p>
    <w:p w14:paraId="58AF4609" w14:textId="77777777" w:rsidR="00173927" w:rsidRDefault="00173927" w:rsidP="00173927"/>
    <w:p w14:paraId="571EB3D7" w14:textId="77777777" w:rsidR="00173927" w:rsidRDefault="00173927" w:rsidP="0017392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173927"/>
    <w:p w14:paraId="4A7A2086" w14:textId="77777777" w:rsidR="00173927" w:rsidRPr="00574BAB" w:rsidRDefault="00173927" w:rsidP="00173927">
      <w:r>
        <w:t>Dickenson, RE (1984) modeling evapotranspiration for the three-dimensional global climate models. In Climate Processes and Climate Sensitivity” Geophysical Monograph 29, Vol 5</w:t>
      </w:r>
    </w:p>
    <w:p w14:paraId="4A3E93D7" w14:textId="77777777" w:rsidR="00173927" w:rsidRDefault="00173927" w:rsidP="00173927"/>
    <w:p w14:paraId="5DBA6CCE" w14:textId="77777777" w:rsidR="00173927" w:rsidRDefault="00173927" w:rsidP="00173927">
      <w:r>
        <w:t>Douglas J.J. and B.F. Jones, 1963. On predictor-corrector methods for nonlinear parabolic equations. J. SIAM, 11, 195-204.</w:t>
      </w:r>
    </w:p>
    <w:p w14:paraId="53ED0289" w14:textId="77777777" w:rsidR="00173927" w:rsidRDefault="00173927" w:rsidP="00173927"/>
    <w:p w14:paraId="46872A98" w14:textId="77777777" w:rsidR="00173927" w:rsidRPr="0018445E" w:rsidRDefault="00173927" w:rsidP="0017392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173927"/>
    <w:p w14:paraId="41B2207E" w14:textId="77777777" w:rsidR="00173927" w:rsidRDefault="00173927" w:rsidP="0017392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173927"/>
    <w:p w14:paraId="1FE5DEDC" w14:textId="77777777" w:rsidR="00173927" w:rsidRPr="00773C14" w:rsidRDefault="00173927" w:rsidP="00173927">
      <w:r w:rsidRPr="00773C14">
        <w:t>Jury, W. A., R. Grover, W. F. Spencer, and W. J. Farmer</w:t>
      </w:r>
      <w:r>
        <w:t>,</w:t>
      </w:r>
      <w:r w:rsidRPr="00773C14">
        <w:t xml:space="preserve"> 1983a. Behavior assessment model for</w:t>
      </w:r>
    </w:p>
    <w:p w14:paraId="50A359B7" w14:textId="77777777" w:rsidR="00173927" w:rsidRPr="00773C14" w:rsidRDefault="00173927" w:rsidP="0017392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173927">
      <w:r w:rsidRPr="00773C14">
        <w:t>564.</w:t>
      </w:r>
    </w:p>
    <w:p w14:paraId="42C9ADD3" w14:textId="77777777" w:rsidR="00173927" w:rsidRPr="00773C14" w:rsidRDefault="00173927" w:rsidP="00173927"/>
    <w:p w14:paraId="4E1E4919" w14:textId="77777777" w:rsidR="00173927" w:rsidRDefault="00173927" w:rsidP="0017392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173927"/>
    <w:p w14:paraId="12003B0D" w14:textId="77777777" w:rsidR="00173927" w:rsidRDefault="00173927" w:rsidP="00173927">
      <w:r>
        <w:t>Kilmer, V. J., 1982. Handbook of Soils and Climate in Agriculture. CRC Press, Inc., Boca Raton,</w:t>
      </w:r>
    </w:p>
    <w:p w14:paraId="2DE62C6D" w14:textId="77777777" w:rsidR="00173927" w:rsidRDefault="00173927" w:rsidP="00173927">
      <w:r>
        <w:t xml:space="preserve">Florida, USA. </w:t>
      </w:r>
    </w:p>
    <w:p w14:paraId="72432F1B" w14:textId="77777777" w:rsidR="00173927" w:rsidRDefault="00173927" w:rsidP="00173927"/>
    <w:p w14:paraId="16731306" w14:textId="77777777" w:rsidR="00173927" w:rsidRDefault="00173927" w:rsidP="0017392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173927"/>
    <w:p w14:paraId="3A5ACE98" w14:textId="77777777" w:rsidR="00173927" w:rsidRDefault="00173927" w:rsidP="0017392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173927"/>
    <w:p w14:paraId="4E708A4F" w14:textId="77777777" w:rsidR="00173927" w:rsidRDefault="00173927" w:rsidP="0017392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173927"/>
    <w:p w14:paraId="4240A9BB" w14:textId="77777777" w:rsidR="00173927" w:rsidRDefault="00173927" w:rsidP="0017392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173927"/>
    <w:p w14:paraId="64A6DA94" w14:textId="77777777" w:rsidR="00173927" w:rsidRDefault="00173927" w:rsidP="00173927">
      <w:r>
        <w:t>NRCS, 1986. Urban Hydrology for Small Watersheds, TR-55, Natural Resources Conservation Service, United States Department of Agriculture, Washington DC.</w:t>
      </w:r>
    </w:p>
    <w:p w14:paraId="701C5ADF" w14:textId="77777777" w:rsidR="00173927" w:rsidRDefault="00173927" w:rsidP="00173927"/>
    <w:p w14:paraId="0AD70790" w14:textId="77777777" w:rsidR="00173927" w:rsidRDefault="00173927" w:rsidP="00173927">
      <w:r>
        <w:t>NRCS, 2003.  National Engineering Handbook Section 4: Hydrology. Natural Resources Conservation Service, United States Department of Agriculture, Washington DC.</w:t>
      </w:r>
    </w:p>
    <w:p w14:paraId="7649DE2D" w14:textId="77777777" w:rsidR="00173927" w:rsidRDefault="00173927" w:rsidP="00173927"/>
    <w:p w14:paraId="0ADD4D67" w14:textId="77777777" w:rsidR="00173927" w:rsidRDefault="00173927" w:rsidP="0017392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173927"/>
    <w:p w14:paraId="7C1F881B" w14:textId="77777777" w:rsidR="00173927" w:rsidRDefault="00173927" w:rsidP="00173927">
      <w:r>
        <w:t>Soil Conservation Service, 1986. Urban Hydrology for Small Watersheds. Technical Release TR-55, U.S. Department of Agriculture Soil Conservation Service, Washington, DC, USA.</w:t>
      </w:r>
    </w:p>
    <w:p w14:paraId="60B55F7B" w14:textId="77777777" w:rsidR="00173927" w:rsidRDefault="00173927" w:rsidP="00173927"/>
    <w:p w14:paraId="291CCC46" w14:textId="77777777" w:rsidR="00173927" w:rsidRDefault="00173927" w:rsidP="0017392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173927"/>
    <w:p w14:paraId="256C69FE" w14:textId="77777777" w:rsidR="00173927" w:rsidRDefault="00173927" w:rsidP="0017392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173927"/>
    <w:p w14:paraId="4CC1CAC9"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173927"/>
    <w:p w14:paraId="686D49E0"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173927"/>
    <w:p w14:paraId="0416CDAE" w14:textId="77777777" w:rsidR="00173927" w:rsidRDefault="00173927" w:rsidP="0017392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173927"/>
    <w:p w14:paraId="383470DC" w14:textId="77777777" w:rsidR="00173927" w:rsidRDefault="00173927" w:rsidP="00173927">
      <w:r>
        <w:t>USDA, 1986. Urban Hydrology for Small Watersheds, TR-55. United States Department of Agriculture, Technical Release 55.  Natural Resources Conservation Service.</w:t>
      </w:r>
    </w:p>
    <w:p w14:paraId="4EDA7CF7" w14:textId="77777777" w:rsidR="00173927" w:rsidRDefault="00173927" w:rsidP="00173927"/>
    <w:p w14:paraId="2EF8EFCA" w14:textId="77777777" w:rsidR="00173927" w:rsidRDefault="00173927" w:rsidP="0017392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173927"/>
    <w:p w14:paraId="5A770F6E" w14:textId="77777777" w:rsidR="00173927" w:rsidRPr="00EC0BA1" w:rsidRDefault="00173927" w:rsidP="0017392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173927"/>
    <w:p w14:paraId="70EA9084" w14:textId="77777777" w:rsidR="00173927" w:rsidRDefault="00173927" w:rsidP="0017392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173927"/>
    <w:p w14:paraId="187CC467" w14:textId="77777777" w:rsidR="00173927" w:rsidRDefault="00173927" w:rsidP="0017392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173927"/>
    <w:p w14:paraId="33D2A43A" w14:textId="77777777" w:rsidR="00173927" w:rsidRDefault="00173927" w:rsidP="0017392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173927"/>
    <w:p w14:paraId="32B3B0CD" w14:textId="77777777" w:rsidR="00173927" w:rsidRDefault="00173927" w:rsidP="0017392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173927"/>
    <w:p w14:paraId="39BAC771" w14:textId="77777777" w:rsidR="00173927" w:rsidRDefault="00173927" w:rsidP="0017392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173927"/>
    <w:p w14:paraId="11C36932" w14:textId="77777777" w:rsidR="00173927" w:rsidRDefault="00173927" w:rsidP="0017392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173927"/>
    <w:p w14:paraId="7D0FF621" w14:textId="77777777" w:rsidR="00173927" w:rsidRDefault="00173927" w:rsidP="0017392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173927"/>
    <w:p w14:paraId="1CC84F47" w14:textId="77777777" w:rsidR="00173927" w:rsidRDefault="00173927" w:rsidP="0017392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8B363D"/>
    <w:p w14:paraId="7C7A8D11" w14:textId="0482D2A5" w:rsidR="00173927" w:rsidRDefault="00173927" w:rsidP="008B363D"/>
    <w:p w14:paraId="29D7B505" w14:textId="534859AE" w:rsidR="00173927" w:rsidRDefault="00173927" w:rsidP="008B363D"/>
    <w:p w14:paraId="19A55263" w14:textId="76566233" w:rsidR="00173927" w:rsidRDefault="00173927" w:rsidP="008B363D"/>
    <w:p w14:paraId="6B022E3E" w14:textId="4DB4FA22" w:rsidR="00173927" w:rsidRDefault="00173927" w:rsidP="008B363D"/>
    <w:p w14:paraId="32ECBCB3" w14:textId="3F0FEA68" w:rsidR="00173927" w:rsidRDefault="00173927" w:rsidP="008B363D"/>
    <w:p w14:paraId="60A06747" w14:textId="04A70449" w:rsidR="00173927" w:rsidRDefault="00173927" w:rsidP="008B363D"/>
    <w:p w14:paraId="165C10CE" w14:textId="64FD6FB9" w:rsidR="00173927" w:rsidRDefault="00173927" w:rsidP="008B363D"/>
    <w:p w14:paraId="69B3F195" w14:textId="3747D81E" w:rsidR="00173927" w:rsidRDefault="00173927" w:rsidP="008B363D"/>
    <w:p w14:paraId="5A3ABB75" w14:textId="1A365910" w:rsidR="00173927" w:rsidRDefault="00173927" w:rsidP="008B363D"/>
    <w:p w14:paraId="32038152" w14:textId="4B84FDB5" w:rsidR="00173927" w:rsidRDefault="00173927" w:rsidP="008B363D"/>
    <w:p w14:paraId="4805D734" w14:textId="231DC68D" w:rsidR="00173927" w:rsidRDefault="00173927" w:rsidP="008B363D"/>
    <w:p w14:paraId="4856CED6" w14:textId="4549C9C0" w:rsidR="00173927" w:rsidRDefault="00173927" w:rsidP="008B363D"/>
    <w:p w14:paraId="3ACD94B4" w14:textId="7BCEA1F1" w:rsidR="00173927" w:rsidRDefault="00173927" w:rsidP="008B363D"/>
    <w:p w14:paraId="4127919D" w14:textId="2609FFA4" w:rsidR="00173927" w:rsidRDefault="00173927" w:rsidP="008B363D"/>
    <w:p w14:paraId="68A0F49E" w14:textId="01D53A87" w:rsidR="00173927" w:rsidRDefault="00173927" w:rsidP="008B363D"/>
    <w:p w14:paraId="6C32FA72" w14:textId="7ABEEA76" w:rsidR="00173927" w:rsidRDefault="00173927" w:rsidP="008B363D"/>
    <w:p w14:paraId="0935BC2A" w14:textId="6D803E25" w:rsidR="00173927" w:rsidRDefault="00173927" w:rsidP="008B363D"/>
    <w:p w14:paraId="6BDCF5B1" w14:textId="16CA8901" w:rsidR="00173927" w:rsidRDefault="00173927" w:rsidP="008B363D"/>
    <w:p w14:paraId="72F6AF05" w14:textId="7CA553D7" w:rsidR="00173927" w:rsidRDefault="00173927" w:rsidP="008B363D"/>
    <w:p w14:paraId="6D8E5737" w14:textId="77777777" w:rsidR="00173927" w:rsidRPr="008B363D" w:rsidRDefault="00173927"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359" w:name="_Toc451238587"/>
      <w:r w:rsidRPr="008B363D">
        <w:rPr>
          <w:b/>
        </w:rPr>
        <w:t>8</w:t>
      </w:r>
      <w:r w:rsidRPr="008B363D">
        <w:rPr>
          <w:b/>
        </w:rPr>
        <w:tab/>
        <w:t>References</w:t>
      </w:r>
      <w:bookmarkEnd w:id="359"/>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proofErr w:type="spellStart"/>
      <w:r w:rsidRPr="008B363D">
        <w:lastRenderedPageBreak/>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360"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360"/>
    <w:p w14:paraId="3EA58A61" w14:textId="77777777" w:rsidR="008B363D" w:rsidRPr="008B363D" w:rsidRDefault="008B363D" w:rsidP="008B363D"/>
    <w:p w14:paraId="6FBA8F57" w14:textId="77777777" w:rsidR="008B363D" w:rsidRPr="008B363D" w:rsidRDefault="008B363D" w:rsidP="008B363D">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52A16" w14:textId="77777777" w:rsidR="006119AD" w:rsidRDefault="006119AD" w:rsidP="00F60077">
      <w:r>
        <w:separator/>
      </w:r>
    </w:p>
  </w:endnote>
  <w:endnote w:type="continuationSeparator" w:id="0">
    <w:p w14:paraId="48472B0B" w14:textId="77777777" w:rsidR="006119AD" w:rsidRDefault="006119AD" w:rsidP="00F60077">
      <w:r>
        <w:continuationSeparator/>
      </w:r>
    </w:p>
  </w:endnote>
  <w:endnote w:type="continuationNotice" w:id="1">
    <w:p w14:paraId="73CE78BA" w14:textId="77777777" w:rsidR="006119AD" w:rsidRDefault="006119AD"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D04CB" w14:textId="77777777" w:rsidR="006119AD" w:rsidRDefault="006119AD" w:rsidP="00F60077">
      <w:r>
        <w:separator/>
      </w:r>
    </w:p>
  </w:footnote>
  <w:footnote w:type="continuationSeparator" w:id="0">
    <w:p w14:paraId="3E4426FC" w14:textId="77777777" w:rsidR="006119AD" w:rsidRDefault="006119AD" w:rsidP="00F60077">
      <w:r>
        <w:continuationSeparator/>
      </w:r>
    </w:p>
  </w:footnote>
  <w:footnote w:type="continuationNotice" w:id="1">
    <w:p w14:paraId="0C56F269" w14:textId="77777777" w:rsidR="006119AD" w:rsidRDefault="006119AD"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106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248"/>
    <w:rsid w:val="000863D8"/>
    <w:rsid w:val="000869E4"/>
    <w:rsid w:val="0009009C"/>
    <w:rsid w:val="000901F0"/>
    <w:rsid w:val="00090C9C"/>
    <w:rsid w:val="00092F61"/>
    <w:rsid w:val="00093253"/>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01F5"/>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ind w:left="432"/>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70.bin"/><Relationship Id="rId175" Type="http://schemas.openxmlformats.org/officeDocument/2006/relationships/oleObject" Target="embeddings/oleObject81.bin"/><Relationship Id="rId170" Type="http://schemas.openxmlformats.org/officeDocument/2006/relationships/image" Target="media/image81.wmf"/><Relationship Id="rId191"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9.wmf"/><Relationship Id="rId165" Type="http://schemas.openxmlformats.org/officeDocument/2006/relationships/oleObject" Target="embeddings/oleObject74.bin"/><Relationship Id="rId181" Type="http://schemas.openxmlformats.org/officeDocument/2006/relationships/oleObject" Target="embeddings/oleObject84.bin"/><Relationship Id="rId186" Type="http://schemas.openxmlformats.org/officeDocument/2006/relationships/image" Target="media/image91.e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5.wmf"/><Relationship Id="rId155" Type="http://schemas.openxmlformats.org/officeDocument/2006/relationships/oleObject" Target="embeddings/oleObject68.bin"/><Relationship Id="rId171" Type="http://schemas.openxmlformats.org/officeDocument/2006/relationships/oleObject" Target="embeddings/oleObject79.bin"/><Relationship Id="rId176" Type="http://schemas.openxmlformats.org/officeDocument/2006/relationships/image" Target="media/image84.wmf"/><Relationship Id="rId192" Type="http://schemas.openxmlformats.org/officeDocument/2006/relationships/image" Target="media/image96.emf"/><Relationship Id="rId197" Type="http://schemas.microsoft.com/office/2011/relationships/people" Target="people.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1.bin"/><Relationship Id="rId166" Type="http://schemas.openxmlformats.org/officeDocument/2006/relationships/oleObject" Target="embeddings/oleObject75.bin"/><Relationship Id="rId182" Type="http://schemas.openxmlformats.org/officeDocument/2006/relationships/image" Target="media/image87.emf"/><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oleObject" Target="embeddings/oleObject82.bin"/><Relationship Id="rId198" Type="http://schemas.openxmlformats.org/officeDocument/2006/relationships/theme" Target="theme/theme1.xml"/><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4157</TotalTime>
  <Pages>93</Pages>
  <Words>26456</Words>
  <Characters>150802</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16</cp:revision>
  <cp:lastPrinted>2013-05-14T18:29:00Z</cp:lastPrinted>
  <dcterms:created xsi:type="dcterms:W3CDTF">2022-05-13T12:50:00Z</dcterms:created>
  <dcterms:modified xsi:type="dcterms:W3CDTF">2023-06-06T17:32:00Z</dcterms:modified>
</cp:coreProperties>
</file>