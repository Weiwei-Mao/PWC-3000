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44F8F23D" w:rsidR="007518F4" w:rsidRPr="00D35FC7" w:rsidRDefault="006E4757" w:rsidP="00D35FC7">
      <w:pPr>
        <w:jc w:val="center"/>
        <w:rPr>
          <w:sz w:val="40"/>
          <w:szCs w:val="40"/>
        </w:rPr>
      </w:pPr>
      <w:r w:rsidRPr="00D35FC7">
        <w:rPr>
          <w:sz w:val="40"/>
          <w:szCs w:val="40"/>
        </w:rPr>
        <w:t>J</w:t>
      </w:r>
      <w:r w:rsidR="001E5ECC">
        <w:rPr>
          <w:sz w:val="40"/>
          <w:szCs w:val="40"/>
        </w:rPr>
        <w:t>anuary</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076E67EB" w14:textId="61FB8CD6" w:rsidR="005F3AE6" w:rsidRDefault="00883B9D" w:rsidP="00D35FC7">
      <w:pPr>
        <w:pStyle w:val="Heading1"/>
      </w:pPr>
      <w:bookmarkStart w:id="0" w:name="_Toc157062456"/>
      <w:r>
        <w:lastRenderedPageBreak/>
        <w:t>PRZM-VVWM</w:t>
      </w:r>
      <w:r w:rsidR="00A20572" w:rsidRPr="00B135A0">
        <w:t xml:space="preserve"> </w:t>
      </w:r>
      <w:r w:rsidR="00721C8F">
        <w:t>What’s New</w:t>
      </w:r>
      <w:bookmarkEnd w:id="0"/>
    </w:p>
    <w:p w14:paraId="270A3531" w14:textId="4A9073F3" w:rsidR="00721C8F"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624057" w:rsidRPr="00D35FC7">
        <w:t xml:space="preserve"> </w:t>
      </w:r>
      <w:r w:rsidR="000C0922" w:rsidRPr="00D35FC7">
        <w:t xml:space="preserve">PRZM-VVWM is designed </w:t>
      </w:r>
      <w:r w:rsidR="00E54505">
        <w:t xml:space="preserve">to process multiple simulations with different inputs, </w:t>
      </w:r>
      <w:r w:rsidR="00721C8F">
        <w:t>a process commonly</w:t>
      </w:r>
      <w:r w:rsidR="00E54505">
        <w:t xml:space="preserve"> </w:t>
      </w:r>
      <w:r w:rsidR="00721C8F">
        <w:t>known as</w:t>
      </w:r>
      <w:r w:rsidR="00E54505">
        <w:t xml:space="preserve"> </w:t>
      </w:r>
      <w:r w:rsidR="00E54505" w:rsidRPr="00E54505">
        <w:rPr>
          <w:i/>
          <w:iCs/>
        </w:rPr>
        <w:t>batch runs</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616BF4D2" w14:textId="55D2F38C" w:rsidR="00D41AA4" w:rsidRPr="00D35FC7"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7DEB57DD"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2A16311B" w:rsidR="00045987" w:rsidRDefault="00045987" w:rsidP="00D35FC7">
      <w:r>
        <w:t>Parameters for the USEPA Pond and Reservoir have been hardcoded into PRZM-VVWM sa these values have been stable since the 1990s.</w:t>
      </w:r>
    </w:p>
    <w:p w14:paraId="47591BEE" w14:textId="77777777" w:rsidR="00045987" w:rsidRDefault="00045987" w:rsidP="00D35FC7"/>
    <w:p w14:paraId="1D81C2D5" w14:textId="7FA043F1"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coding 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02325192" w14:textId="052C3844" w:rsidR="00B9567D" w:rsidRPr="00D41AA4"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3600BD0B" w14:textId="77777777" w:rsidR="0072218F" w:rsidRDefault="0072218F"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lastRenderedPageBreak/>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r w:rsidRPr="00B11C10">
        <w:rPr>
          <w:i/>
          <w:iCs/>
        </w:rPr>
        <w:t>read_inputfile</w:t>
      </w:r>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fred</w:t>
      </w:r>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2894ADAB" w:rsidR="00B11C10" w:rsidRDefault="004C5285" w:rsidP="00D35FC7">
      <w:r w:rsidRPr="00F65A66">
        <w:t>working_directory</w:t>
      </w:r>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r w:rsidRPr="00F65A66">
        <w:t>family_name</w:t>
      </w:r>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Trioxin</w:t>
      </w:r>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r w:rsidRPr="00F65A66">
        <w:t>weatherfiledirectory</w:t>
      </w:r>
      <w:r w:rsidR="009F2BCC" w:rsidRPr="00750C3C">
        <w:t xml:space="preserve"> </w:t>
      </w:r>
      <w:r w:rsidR="00750C3C">
        <w:t>[</w:t>
      </w:r>
      <w:r w:rsidR="004A004B">
        <w:t>TEXT</w:t>
      </w:r>
      <w:bookmarkStart w:id="3" w:name="_Hlk77762456"/>
      <w:r w:rsidR="00514F1F">
        <w:t>]</w:t>
      </w:r>
      <w:r w:rsidR="004A004B">
        <w:t xml:space="preserve"> </w:t>
      </w:r>
      <w:bookmarkEnd w:id="3"/>
      <w:r w:rsidR="003B4475">
        <w:t xml:space="preserve"> </w:t>
      </w:r>
      <w:r w:rsidR="00A8647F">
        <w:t>Full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r>
        <w:t>A</w:t>
      </w:r>
      <w:r w:rsidRPr="00D053E6">
        <w:rPr>
          <w:vertAlign w:val="subscript"/>
        </w:rPr>
        <w:t>evap</w:t>
      </w:r>
      <w:r>
        <w:t xml:space="preserve"> [REAL]</w:t>
      </w:r>
      <w:r w:rsidR="003B4475">
        <w:t xml:space="preserve">  </w:t>
      </w:r>
      <w:r>
        <w:t xml:space="preserve">May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r w:rsidRPr="00566983">
        <w:t>is</w:t>
      </w:r>
      <w:r w:rsidR="0013196F" w:rsidRPr="00566983">
        <w:t>_</w:t>
      </w:r>
      <w:r w:rsidRPr="00566983">
        <w:t>koc</w:t>
      </w:r>
      <w:r w:rsidR="0013196F" w:rsidRPr="00566983">
        <w:t>, is_freundlich</w:t>
      </w:r>
      <w:bookmarkStart w:id="5" w:name="_Hlk77769133"/>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r w:rsidRPr="00566983">
        <w:t>is_nonequilibrium</w:t>
      </w:r>
      <w:r w:rsidR="003B4475">
        <w:t>[LOGICAL]</w:t>
      </w:r>
    </w:p>
    <w:p w14:paraId="33788AE9" w14:textId="2C0A7E64" w:rsidR="007C4CAE" w:rsidRDefault="007C4CAE" w:rsidP="007C4CAE">
      <w:pPr>
        <w:ind w:firstLine="720"/>
      </w:pPr>
      <w:r w:rsidRPr="00566983">
        <w:lastRenderedPageBreak/>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r w:rsidRPr="00566983">
        <w:t>is_koc</w:t>
      </w:r>
      <w:r w:rsidR="00B0726C">
        <w:t>:</w:t>
      </w:r>
      <w:r w:rsidRPr="00566983">
        <w:t xml:space="preserve"> </w:t>
      </w:r>
      <w:r w:rsidR="003B4475">
        <w:t>[LOGICAL]</w:t>
      </w:r>
      <w:r w:rsidR="007C4CAE">
        <w:t xml:space="preserve"> </w:t>
      </w:r>
    </w:p>
    <w:p w14:paraId="4B2A5AB2" w14:textId="77777777" w:rsidR="007C4CAE" w:rsidRDefault="004C5285" w:rsidP="007C4CAE">
      <w:pPr>
        <w:ind w:firstLine="720"/>
      </w:pPr>
      <w:r w:rsidRPr="00566983">
        <w:t>T</w:t>
      </w:r>
      <w:r w:rsidR="0013196F" w:rsidRPr="00566983">
        <w:t>RUE</w:t>
      </w:r>
      <w:r w:rsidRPr="00566983">
        <w:t xml:space="preserve"> if the value in Line 6 is a Koc, </w:t>
      </w:r>
    </w:p>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r>
        <w:t>n</w:t>
      </w:r>
      <w:r w:rsidR="00514F1F">
        <w:t>chem</w:t>
      </w:r>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r>
        <w:t>N_f_input</w:t>
      </w:r>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r w:rsidR="000512E3" w:rsidRPr="00F6134F">
        <w:rPr>
          <w:vertAlign w:val="superscript"/>
        </w:rPr>
        <w:t>N_f_input</w:t>
      </w:r>
      <w:r w:rsidR="000512E3">
        <w:t>]</w:t>
      </w:r>
    </w:p>
    <w:bookmarkEnd w:id="6"/>
    <w:p w14:paraId="400F5BB4" w14:textId="1B8CF98A" w:rsidR="000512E3" w:rsidRDefault="00750C3C" w:rsidP="00D35FC7">
      <w:r>
        <w:t>N_f_input</w:t>
      </w:r>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r w:rsidR="000512E3" w:rsidRPr="00F6134F">
        <w:rPr>
          <w:vertAlign w:val="superscript"/>
        </w:rPr>
        <w:t>N_f_input</w:t>
      </w:r>
      <w:r w:rsidR="000512E3">
        <w:t>]</w:t>
      </w:r>
    </w:p>
    <w:p w14:paraId="0C417532" w14:textId="349FAA2F" w:rsidR="00750C3C" w:rsidRDefault="00750C3C" w:rsidP="00D35FC7">
      <w:r>
        <w:t>N_f_input</w:t>
      </w:r>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r w:rsidR="000512E3" w:rsidRPr="00F6134F">
        <w:rPr>
          <w:vertAlign w:val="superscript"/>
        </w:rPr>
        <w:t>N_f_input</w:t>
      </w:r>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r w:rsidRPr="00223AA4">
        <w:t>N_f_input(1)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r w:rsidRPr="00223AA4">
        <w:t>N_f_input(2)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r w:rsidRPr="00223AA4">
        <w:t>N_f_input(3)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k_f_2_input</w:t>
      </w:r>
      <w:r w:rsidR="004D6523" w:rsidRPr="00703DD1">
        <w:t>(1)</w:t>
      </w:r>
      <w:r w:rsidR="00703DD1" w:rsidRPr="00703DD1">
        <w:t xml:space="preserve"> [REAL] parent Freundlich coeff nonequilibrium region [(mg/kg)/(mg/L) </w:t>
      </w:r>
      <w:r w:rsidR="00703DD1" w:rsidRPr="00703DD1">
        <w:rPr>
          <w:vertAlign w:val="superscript"/>
        </w:rPr>
        <w:t>N_f_input</w:t>
      </w:r>
      <w:r w:rsidR="00703DD1" w:rsidRPr="00703DD1">
        <w:t>]</w:t>
      </w:r>
    </w:p>
    <w:p w14:paraId="210FAC24" w14:textId="2C71093D" w:rsidR="00703DD1" w:rsidRPr="00703DD1" w:rsidRDefault="00750C3C" w:rsidP="00D35FC7">
      <w:r w:rsidRPr="00703DD1">
        <w:t>k_f_2_input</w:t>
      </w:r>
      <w:r w:rsidR="004D6523" w:rsidRPr="00703DD1">
        <w:t>(2)</w:t>
      </w:r>
      <w:r w:rsidR="00703DD1" w:rsidRPr="00703DD1">
        <w:t xml:space="preserve"> [REAL] daughter Freundlich coeff</w:t>
      </w:r>
      <w:r w:rsidR="00703DD1">
        <w:t xml:space="preserve"> </w:t>
      </w:r>
      <w:r w:rsidR="00703DD1" w:rsidRPr="00703DD1">
        <w:t xml:space="preserve">nonequilibrium region [(mg/kg)/(mg/L) </w:t>
      </w:r>
      <w:r w:rsidR="00703DD1" w:rsidRPr="00703DD1">
        <w:rPr>
          <w:vertAlign w:val="superscript"/>
        </w:rPr>
        <w:t>N_f_input</w:t>
      </w:r>
      <w:r w:rsidR="00703DD1" w:rsidRPr="00703DD1">
        <w:t>]</w:t>
      </w:r>
    </w:p>
    <w:p w14:paraId="1397CB51" w14:textId="077C2748" w:rsidR="00B0726C" w:rsidRPr="00703DD1" w:rsidRDefault="00750C3C" w:rsidP="00D35FC7">
      <w:r w:rsidRPr="00703DD1">
        <w:t>k_f_2_input</w:t>
      </w:r>
      <w:r w:rsidR="004D6523" w:rsidRPr="00703DD1">
        <w:t>(3</w:t>
      </w:r>
      <w:r w:rsidR="00703DD1" w:rsidRPr="00703DD1">
        <w:t>) [REAL]</w:t>
      </w:r>
      <w:r w:rsidRPr="00703DD1">
        <w:t xml:space="preserve"> </w:t>
      </w:r>
      <w:r w:rsidR="00703DD1" w:rsidRPr="00703DD1">
        <w:t xml:space="preserve">granddaughter Freundlich coeff nonequilibrium region [(mg/kg)/(mg/L) </w:t>
      </w:r>
      <w:r w:rsidR="00703DD1" w:rsidRPr="00703DD1">
        <w:rPr>
          <w:vertAlign w:val="superscript"/>
        </w:rPr>
        <w:t>N_f_input</w:t>
      </w:r>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N_f_2_input(1)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N_f_2_input(2)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 xml:space="preserve">N_f_2_input(3)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ass transfer coeff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r w:rsidRPr="00B0726C">
        <w:t>lowest_conc</w:t>
      </w:r>
      <w:bookmarkStart w:id="9" w:name="_Hlk77845722"/>
      <w:r w:rsidRPr="00B0726C">
        <w:t xml:space="preserve"> </w:t>
      </w:r>
      <w:r w:rsidR="00887D6E" w:rsidRPr="00F65A66">
        <w:t>[REAL]</w:t>
      </w:r>
      <w:r w:rsidR="00887D6E" w:rsidRPr="00887D6E">
        <w:t xml:space="preserve"> </w:t>
      </w:r>
      <w:r w:rsidR="00887D6E">
        <w:t>concentration below which isotherms become linear. (mg/L)  This prevents numerical difficulties at low concentrations.</w:t>
      </w:r>
    </w:p>
    <w:p w14:paraId="239D9D41" w14:textId="61285535" w:rsidR="00887D6E" w:rsidRPr="004D6523" w:rsidRDefault="00750C3C" w:rsidP="00887D6E">
      <w:pPr>
        <w:rPr>
          <w:b/>
          <w:bCs/>
        </w:rPr>
      </w:pPr>
      <w:r w:rsidRPr="00B0726C">
        <w:t>number_subdelt</w:t>
      </w:r>
      <w:bookmarkEnd w:id="9"/>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r>
        <w:t>water_column_halflife_input(1)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r>
        <w:t>water_column_halflife_input(2)</w:t>
      </w:r>
      <w:r w:rsidR="00887D6E">
        <w:t xml:space="preserve"> [REAL]</w:t>
      </w:r>
      <w:r>
        <w:t xml:space="preserve"> </w:t>
      </w:r>
      <w:r w:rsidR="00887D6E">
        <w:t>water column halflives for daughter (days)</w:t>
      </w:r>
    </w:p>
    <w:p w14:paraId="28113B8B" w14:textId="42BB5B49" w:rsidR="00887D6E" w:rsidRDefault="00887D6E" w:rsidP="00887D6E">
      <w:r>
        <w:t>water_column_halflife_input(3) [REAL] water column halflives for granddaughter (days)</w:t>
      </w:r>
    </w:p>
    <w:p w14:paraId="75EFC1B9" w14:textId="39F98A7E" w:rsidR="00887D6E" w:rsidRDefault="00566983" w:rsidP="00D35FC7">
      <w:r>
        <w:t>xAerobic(1)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r>
        <w:lastRenderedPageBreak/>
        <w:t>xAerobic(2)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r>
        <w:t>water_column_ref_temp(1)</w:t>
      </w:r>
      <w:r w:rsidR="00887D6E" w:rsidRPr="00887D6E">
        <w:t xml:space="preserve"> </w:t>
      </w:r>
      <w:r w:rsidR="00887D6E">
        <w:t>[REAL] temperature (°C) at which the rates in Line 14 were derived.</w:t>
      </w:r>
    </w:p>
    <w:p w14:paraId="4644D125" w14:textId="26BC3898" w:rsidR="00887D6E" w:rsidRDefault="00094A04" w:rsidP="00D35FC7">
      <w:r>
        <w:t>water_column_ref_temp(2)</w:t>
      </w:r>
      <w:r w:rsidR="00887D6E" w:rsidRPr="00887D6E">
        <w:t xml:space="preserve"> </w:t>
      </w:r>
      <w:r w:rsidR="00887D6E">
        <w:t>[REAL] temperature (°C) at which the rates in Line 14 were derived.</w:t>
      </w:r>
    </w:p>
    <w:p w14:paraId="4861BF92" w14:textId="4B91D69A" w:rsidR="00B0726C" w:rsidRDefault="00094A04" w:rsidP="00D35FC7">
      <w:r>
        <w:t>water_column_ref_temp(3)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r>
        <w:t>benthic_halflife_input(1)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r>
        <w:t>benthic_halflife_input(2)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r>
        <w:t>benthic_halflife_input(3)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r>
        <w:t>xBenthic(1)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r>
        <w:t>xbenthic(2)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r>
        <w:t xml:space="preserve">benthic_ref_temp(1)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r>
        <w:t>benthic_ref_temp(2)</w:t>
      </w:r>
      <w:r w:rsidR="00633877" w:rsidRPr="00633877">
        <w:t xml:space="preserve"> </w:t>
      </w:r>
      <w:r w:rsidR="00633877">
        <w:t>[REAL] temperature (°C) at which the daughter degradation was derived.</w:t>
      </w:r>
    </w:p>
    <w:p w14:paraId="78798BC2" w14:textId="677305A8" w:rsidR="00B0726C" w:rsidRDefault="00FC0990" w:rsidP="00D35FC7">
      <w:r>
        <w:t>benthic_ref_temp(3)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r w:rsidRPr="00565863">
        <w:t>photo_halflife_input(1)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r w:rsidRPr="00565863">
        <w:t>photo_halflife_input(2)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r w:rsidRPr="00565863">
        <w:t>photo_halflife_input(3)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r w:rsidRPr="00565863">
        <w:t>xPhoto(1)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r w:rsidRPr="00565863">
        <w:t xml:space="preserve">xphoto(2)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r w:rsidRPr="00565863">
        <w:t>rflat(1)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r w:rsidRPr="00565863">
        <w:t>rflat(2)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r w:rsidRPr="00565863">
        <w:t xml:space="preserve">rflat(3)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r w:rsidRPr="00565863">
        <w:t>hydrolysis</w:t>
      </w:r>
      <w:bookmarkEnd w:id="20"/>
      <w:r w:rsidRPr="00565863">
        <w:t>_halflife_input(1)</w:t>
      </w:r>
      <w:r w:rsidR="003C6C00" w:rsidRPr="003C6C00">
        <w:t xml:space="preserve"> </w:t>
      </w:r>
      <w:r w:rsidR="003C6C00">
        <w:t>[REAL]</w:t>
      </w:r>
      <w:r w:rsidR="003C6C00" w:rsidRPr="003C6C00">
        <w:t xml:space="preserve"> </w:t>
      </w:r>
      <w:r w:rsidR="003C6C00">
        <w:t>h</w:t>
      </w:r>
      <w:r w:rsidR="003C6C00">
        <w:t>ydrolysis halflife</w:t>
      </w:r>
      <w:r w:rsidR="003C6C00">
        <w:t xml:space="preserve"> for parent</w:t>
      </w:r>
    </w:p>
    <w:p w14:paraId="12BD9AA2" w14:textId="5F62CC12" w:rsidR="003C6C00" w:rsidRDefault="00FC0990" w:rsidP="00D35FC7">
      <w:r w:rsidRPr="00565863">
        <w:t>hydrolysis_halflife_input(2)</w:t>
      </w:r>
      <w:r w:rsidR="003C6C00" w:rsidRPr="003C6C00">
        <w:t xml:space="preserve"> </w:t>
      </w:r>
      <w:r w:rsidR="003C6C00">
        <w:t>[REAL]</w:t>
      </w:r>
      <w:r w:rsidR="003C6C00" w:rsidRPr="003C6C00">
        <w:t xml:space="preserve"> </w:t>
      </w:r>
      <w:r w:rsidR="003C6C00">
        <w:t xml:space="preserve">hydrolysis halflife for </w:t>
      </w:r>
      <w:r w:rsidR="003C6C00">
        <w:t>daughter</w:t>
      </w:r>
    </w:p>
    <w:p w14:paraId="33A99123" w14:textId="67AF0D20" w:rsidR="003C6C00" w:rsidRDefault="00FC0990" w:rsidP="00D35FC7">
      <w:r w:rsidRPr="00565863">
        <w:t>hydrolysis_halflife_input(3</w:t>
      </w:r>
      <w:r w:rsidR="003C6C00">
        <w:t>)</w:t>
      </w:r>
      <w:r w:rsidR="003C6C00" w:rsidRPr="003C6C00">
        <w:t xml:space="preserve"> </w:t>
      </w:r>
      <w:r w:rsidR="003C6C00">
        <w:t>[REAL]</w:t>
      </w:r>
      <w:r w:rsidR="003C6C00" w:rsidRPr="003C6C00">
        <w:t xml:space="preserve"> </w:t>
      </w:r>
      <w:r w:rsidR="003C6C00">
        <w:t xml:space="preserve">hydrolysis halflife for </w:t>
      </w:r>
      <w:r w:rsidR="003C6C00">
        <w:t>granddaughter</w:t>
      </w:r>
    </w:p>
    <w:p w14:paraId="08F56963" w14:textId="22A17E0D" w:rsidR="003C6C00" w:rsidRDefault="00FC0990" w:rsidP="00D35FC7">
      <w:r w:rsidRPr="00565863">
        <w:t>xhydro(1)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r w:rsidRPr="00565863">
        <w:t>xhydro(2)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w:t>
      </w:r>
      <w:r w:rsidR="003C6C00">
        <w:t>oil degradation halflife for parent</w:t>
      </w:r>
    </w:p>
    <w:p w14:paraId="5D6A015F" w14:textId="11A0D147"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w:t>
      </w:r>
      <w:r w:rsidR="003C6C00">
        <w:t xml:space="preserve">oil degradation halflife for </w:t>
      </w:r>
      <w:r w:rsidR="003C6C00">
        <w:t>daughter</w:t>
      </w:r>
    </w:p>
    <w:p w14:paraId="1564E17C" w14:textId="0D8E5263"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w:t>
      </w:r>
      <w:r w:rsidR="003C6C00">
        <w:t xml:space="preserve">oil degradation halflife for </w:t>
      </w:r>
      <w:r w:rsidR="003C6C00">
        <w:t>granddaughter</w:t>
      </w:r>
    </w:p>
    <w:p w14:paraId="619C63A4" w14:textId="4B0D559E" w:rsidR="003C6C00" w:rsidRDefault="00FC0990" w:rsidP="00D35FC7">
      <w:pPr>
        <w:rPr>
          <w:color w:val="000000" w:themeColor="text1"/>
        </w:rPr>
      </w:pPr>
      <w:r w:rsidRPr="00565863">
        <w:rPr>
          <w:color w:val="000000" w:themeColor="text1"/>
        </w:rPr>
        <w:t>xsoil(1)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r w:rsidRPr="00565863">
        <w:rPr>
          <w:color w:val="000000" w:themeColor="text1"/>
        </w:rPr>
        <w:t>xsoil(2)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r>
        <w:rPr>
          <w:rFonts w:ascii="Consolas" w:hAnsi="Consolas" w:cs="Consolas"/>
          <w:color w:val="000000"/>
          <w:sz w:val="19"/>
          <w:szCs w:val="19"/>
        </w:rPr>
        <w:t>is_total_degradation</w:t>
      </w:r>
      <w:r w:rsidR="003C6C00">
        <w:t xml:space="preserve"> </w:t>
      </w:r>
      <w:r w:rsidR="003C6C00">
        <w:t>[</w:t>
      </w:r>
      <w:r w:rsidR="003C6C00">
        <w:t>LOGICAL]</w:t>
      </w:r>
      <w:r w:rsidR="003C6C00" w:rsidRPr="003C6C00">
        <w:t xml:space="preserve"> </w:t>
      </w:r>
      <w:r w:rsidR="003C6C00">
        <w:t>switch for degradation media</w:t>
      </w:r>
    </w:p>
    <w:p w14:paraId="151A52BC" w14:textId="14BDA0E8" w:rsidR="003C6C00" w:rsidRDefault="003C6C00" w:rsidP="003C6C00">
      <w:pPr>
        <w:ind w:firstLine="720"/>
      </w:pPr>
      <w:r>
        <w:t xml:space="preserve">True if degradation occurs on sorbed and aqueous </w:t>
      </w:r>
      <w:r>
        <w:t>phases.</w:t>
      </w:r>
    </w:p>
    <w:p w14:paraId="5355D145" w14:textId="460908F6" w:rsidR="00662B78" w:rsidRDefault="003C6C00" w:rsidP="003C6C00">
      <w:pPr>
        <w:ind w:firstLine="720"/>
      </w:pPr>
      <w:r>
        <w:t xml:space="preserve">False if degradation occurs only in the aqueous </w:t>
      </w:r>
      <w:r>
        <w:t>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r w:rsidRPr="00565863">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r w:rsidRPr="00565863">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r w:rsidRPr="00565863">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r w:rsidRPr="00565863">
        <w:lastRenderedPageBreak/>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r w:rsidRPr="00864872">
        <w:t>is_constant_profile</w:t>
      </w:r>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r>
        <w:t>app_reference_point_schemes</w:t>
      </w:r>
    </w:p>
    <w:p w14:paraId="21EB537F" w14:textId="69DAC711" w:rsidR="00A4398C" w:rsidRDefault="00B2776B" w:rsidP="00D35FC7">
      <w:r>
        <w:lastRenderedPageBreak/>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num_apps_in_scheme</w:t>
      </w:r>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lastRenderedPageBreak/>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t>min_days_between_apps_schemes</w:t>
      </w:r>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r>
        <w:t>number_of_scenarios</w:t>
      </w:r>
    </w:p>
    <w:bookmarkEnd w:id="36"/>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lastRenderedPageBreak/>
        <w:t xml:space="preserve">Scheme Line </w:t>
      </w:r>
      <w:r>
        <w:t>10</w:t>
      </w:r>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lastRenderedPageBreak/>
        <w:t>OS Line 3</w:t>
      </w:r>
    </w:p>
    <w:p w14:paraId="2067819C" w14:textId="27A76F32" w:rsidR="002843E9" w:rsidRDefault="002843E9" w:rsidP="00D35FC7">
      <w:r w:rsidRPr="00F1618B">
        <w:t>is_runoff_chem_output</w:t>
      </w:r>
      <w:bookmarkStart w:id="43"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4"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r w:rsidRPr="00F1618B">
        <w:rPr>
          <w:rFonts w:cs="Consolas"/>
          <w:color w:val="000000"/>
        </w:rPr>
        <w:t>is_daily_chem_leached_output, leachdepth</w:t>
      </w:r>
      <w:bookmarkStart w:id="45" w:name="_Hlk103084873"/>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lastRenderedPageBreak/>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46"/>
      <w:r w:rsidR="00381DC7">
        <w:t>7</w:t>
      </w:r>
      <w:r>
        <w:t xml:space="preserve"> PLNAME, chem_id, MODE,</w:t>
      </w:r>
      <w:r w:rsidR="004F567B">
        <w:t xml:space="preserve"> </w:t>
      </w:r>
      <w:r>
        <w:t>ARG,</w:t>
      </w:r>
      <w:r w:rsidR="003D559E">
        <w:t xml:space="preserve"> </w:t>
      </w:r>
      <w:r>
        <w:t xml:space="preserve">ARG2,CONST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r>
        <w:t xml:space="preserve">is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przm-vvwm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lastRenderedPageBreak/>
        <w:t xml:space="preserve">The structure </w:t>
      </w:r>
      <w:r w:rsidR="00850BA9">
        <w:t xml:space="preserve">for the entire przm-vvwm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r>
        <w:t>scenario_id</w:t>
      </w:r>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r>
        <w:t>weatherfilename</w:t>
      </w:r>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r>
        <w:t>num_crop_periods_input</w:t>
      </w:r>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r>
        <w:t>e</w:t>
      </w:r>
      <w:r w:rsidR="002275BD">
        <w:t>md</w:t>
      </w:r>
      <w:r>
        <w:t xml:space="preserve"> [INTEGER]</w:t>
      </w:r>
      <w:r w:rsidRPr="002F37AC">
        <w:t xml:space="preserve"> </w:t>
      </w:r>
      <w:r w:rsidR="002275BD" w:rsidRPr="002F37AC">
        <w:t>day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r>
        <w:t>e</w:t>
      </w:r>
      <w:r w:rsidR="002275BD">
        <w:t>mm</w:t>
      </w:r>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r>
        <w:t>emy</w:t>
      </w:r>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r>
        <w:t>[INTEGER]</w:t>
      </w:r>
      <w:r w:rsidR="002275BD" w:rsidRPr="002F37AC">
        <w:t xml:space="preserve"> </w:t>
      </w:r>
      <w:bookmarkEnd w:id="50"/>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r>
        <w:t>max_root_depth [REAL] maximum depth of root for crop #1</w:t>
      </w:r>
    </w:p>
    <w:p w14:paraId="222364A7" w14:textId="02A0E6F6" w:rsidR="00021429" w:rsidRDefault="00021429" w:rsidP="00021429">
      <w:r>
        <w:t>max_canopy_cover [REAL]</w:t>
      </w:r>
      <w:r w:rsidRPr="00021429">
        <w:t xml:space="preserve"> </w:t>
      </w:r>
      <w:r>
        <w:t>maximum areal canopy coverage of crop #1</w:t>
      </w:r>
    </w:p>
    <w:p w14:paraId="52469C41" w14:textId="5C7AFCC6" w:rsidR="00021429" w:rsidRDefault="00021429" w:rsidP="00021429">
      <w:r>
        <w:t>max_canopy_holdup [REAL] maximum canopy water-holding capacity for crop #1</w:t>
      </w:r>
    </w:p>
    <w:p w14:paraId="6C20E7C8" w14:textId="2470D5EE" w:rsidR="009668EE" w:rsidRDefault="009668EE" w:rsidP="00DB384F">
      <w:pPr>
        <w:tabs>
          <w:tab w:val="right" w:pos="1620"/>
          <w:tab w:val="left" w:pos="2430"/>
        </w:tabs>
      </w:pPr>
      <w:r>
        <w:t>foliar_disposition</w:t>
      </w:r>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r>
        <w:t>crop_periodicity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r>
        <w:t>crop_lag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t>min_evap_depth</w:t>
      </w:r>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r>
        <w:t>i</w:t>
      </w:r>
      <w:r w:rsidR="00FE0749">
        <w:t>rtype</w:t>
      </w:r>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r>
        <w:t>max_irrig</w:t>
      </w:r>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r>
        <w:t>UserSpecifiesDepth</w:t>
      </w:r>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r>
        <w:t>user_irrig_depth</w:t>
      </w:r>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lastRenderedPageBreak/>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r>
        <w:t>bd_input</w:t>
      </w:r>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r>
        <w:t>fc_input</w:t>
      </w:r>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r>
        <w:t>wp_input</w:t>
      </w:r>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r>
        <w:t xml:space="preserve">oc_input  </w:t>
      </w:r>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r>
        <w:t>n</w:t>
      </w:r>
      <w:r w:rsidR="0009085B">
        <w:t>um_delx</w:t>
      </w:r>
      <w:r w:rsidR="00F47D08">
        <w:t xml:space="preserve"> [REAL] comma-separated list of </w:t>
      </w:r>
      <w:r w:rsidR="00F30912">
        <w:t>number of increment</w:t>
      </w:r>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r>
        <w:t>scalar_albedo</w:t>
      </w:r>
      <w:r w:rsidR="00F47D08">
        <w:t xml:space="preserve"> [REAL] albedo, dummy if temperature is not </w:t>
      </w:r>
      <w:r w:rsidR="00155911">
        <w:t>simulated.</w:t>
      </w:r>
    </w:p>
    <w:p w14:paraId="6944B4A3" w14:textId="0F1D9807" w:rsidR="0009085B" w:rsidRDefault="0009085B" w:rsidP="00F47D08">
      <w:r>
        <w:t>scaler_soil_temp</w:t>
      </w:r>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r>
        <w:t>is_temperature_simulated</w:t>
      </w:r>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lastRenderedPageBreak/>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usle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r>
        <w:t>runoff_extr_depth</w:t>
      </w:r>
      <w:r w:rsidR="00A42F92">
        <w:t xml:space="preserve"> [REAL]</w:t>
      </w:r>
      <w:r w:rsidR="00F30912">
        <w:t xml:space="preserve"> runoff extraction depth</w:t>
      </w:r>
    </w:p>
    <w:p w14:paraId="755BC3F2" w14:textId="6B1D20D5" w:rsidR="00A42F92" w:rsidRDefault="004D3F10" w:rsidP="00155911">
      <w:r>
        <w:t>runoff_decline</w:t>
      </w:r>
      <w:r w:rsidR="00A42F92">
        <w:t xml:space="preserve"> [REAL]</w:t>
      </w:r>
      <w:r w:rsidR="00F30912">
        <w:t xml:space="preserve"> runoff extraction decline factor</w:t>
      </w:r>
    </w:p>
    <w:p w14:paraId="2D1E2C48" w14:textId="3ED72FBF" w:rsidR="0009085B" w:rsidRDefault="004D3F10" w:rsidP="00155911">
      <w:r>
        <w:t>runoff_effic</w:t>
      </w:r>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r>
        <w:t>erosion_depth</w:t>
      </w:r>
      <w:r w:rsidR="00A42F92">
        <w:t xml:space="preserve"> [REAL]</w:t>
      </w:r>
      <w:r>
        <w:t xml:space="preserve"> </w:t>
      </w:r>
      <w:r w:rsidR="00F30912">
        <w:t>erosion extraction depth</w:t>
      </w:r>
    </w:p>
    <w:p w14:paraId="324DA9B5" w14:textId="54A9434D" w:rsidR="00A42F92" w:rsidRDefault="004D3F10" w:rsidP="00A42F92">
      <w:r>
        <w:t>erosion_decline</w:t>
      </w:r>
      <w:r w:rsidR="00A42F92">
        <w:t xml:space="preserve"> [REAL]</w:t>
      </w:r>
      <w:r>
        <w:t xml:space="preserve"> </w:t>
      </w:r>
      <w:r w:rsidR="00F30912">
        <w:t>erosion extraction decline factor</w:t>
      </w:r>
    </w:p>
    <w:p w14:paraId="707F8C93" w14:textId="31066E5E" w:rsidR="0009085B" w:rsidRDefault="004D3F10" w:rsidP="00A42F92">
      <w:r>
        <w:t>erosion_effic</w:t>
      </w:r>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r>
        <w:t>use_usleyears</w:t>
      </w:r>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r>
        <w:t>h</w:t>
      </w:r>
      <w:r w:rsidR="004D3F10">
        <w:t>eight_stagnant_air_layer_cm</w:t>
      </w:r>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r>
        <w:t>is_auto_profile</w:t>
      </w:r>
      <w:r w:rsidR="00A42F92">
        <w:t xml:space="preserve"> [LOGICAL]</w:t>
      </w:r>
      <w:r w:rsidR="00F30912">
        <w:t xml:space="preserve"> </w:t>
      </w:r>
    </w:p>
    <w:p w14:paraId="134CA9FE" w14:textId="4F5C6E44" w:rsidR="00F30912" w:rsidRDefault="00F30912" w:rsidP="00A42F92">
      <w:r>
        <w:tab/>
        <w:t>TRUE if autoprofile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r>
        <w:t>number_of_discrete_layers</w:t>
      </w:r>
      <w:r w:rsidR="00A42F92">
        <w:t xml:space="preserve"> [INTEGER]</w:t>
      </w:r>
      <w:r w:rsidR="003938A2">
        <w:t xml:space="preserve"> number of autoprofile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r>
        <w:t>profile_thick</w:t>
      </w:r>
      <w:r w:rsidR="00A42F92">
        <w:t xml:space="preserve"> [REAL]</w:t>
      </w:r>
      <w:r w:rsidR="003938A2">
        <w:t xml:space="preserve"> thickness of autoprofile layer</w:t>
      </w:r>
    </w:p>
    <w:p w14:paraId="02FBBA45" w14:textId="079AA236" w:rsidR="004D3F10" w:rsidRDefault="004D3F10" w:rsidP="00155911">
      <w:r>
        <w:t>profile_number_increments</w:t>
      </w:r>
      <w:r w:rsidR="00A42F92">
        <w:t xml:space="preserve"> [INTEGER]</w:t>
      </w:r>
      <w:r w:rsidR="003938A2">
        <w:t xml:space="preserve"> increments in autoprofile layer</w:t>
      </w:r>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lastRenderedPageBreak/>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r w:rsidRPr="003E4634">
        <w:rPr>
          <w:b/>
        </w:rPr>
        <w:t>application_rate</w:t>
      </w:r>
      <w:bookmarkEnd w:id="54"/>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r w:rsidRPr="00010233">
        <w:rPr>
          <w:b/>
          <w:bCs/>
        </w:rPr>
        <w:lastRenderedPageBreak/>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lastRenderedPageBreak/>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gives a table of values fo</w:t>
      </w:r>
      <w:r w:rsidR="00BE3C59" w:rsidRPr="002139BE">
        <w:t>r</w:t>
      </w:r>
      <w:r w:rsidR="002139BE" w:rsidRPr="002139BE">
        <w:t xml:space="preserve"> </w:t>
      </w:r>
      <w:bookmarkStart w:id="57" w:name="_Hlk157066370"/>
      <w:r w:rsidR="002139BE" w:rsidRPr="002139BE">
        <w:t>max_canopy_holdup</w:t>
      </w:r>
      <w:bookmarkEnd w:id="57"/>
      <w:r w:rsidR="002139BE" w:rsidRPr="002139BE">
        <w:t xml:space="preserve"> (called</w:t>
      </w:r>
      <w:r w:rsidR="00BE3C59" w:rsidRPr="00A567EB">
        <w:t xml:space="preserve"> CINTCP</w:t>
      </w:r>
      <w:r w:rsidR="002139BE">
        <w:t xml:space="preserve"> in PRZM 3.12) </w:t>
      </w:r>
      <w:r w:rsidR="00BE3C59" w:rsidRPr="00A567EB">
        <w:t>, but the source is unknown.</w:t>
      </w:r>
      <w:r w:rsidRPr="00A567EB">
        <w:t xml:space="preserve"> </w:t>
      </w:r>
      <w:r w:rsidR="003D3125">
        <w:t xml:space="preserve">Alternatively, </w:t>
      </w:r>
      <w:r w:rsidR="002139BE" w:rsidRPr="002139BE">
        <w:t>max_canopy_holdup</w:t>
      </w:r>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lastRenderedPageBreak/>
        <w:t>DRIFT</w:t>
      </w:r>
      <w:r w:rsidR="002139BE">
        <w:t>-the fraction of the input application rate (e.g. lb/acre) that is applied to the receiving water body</w:t>
      </w:r>
      <w:r w:rsidR="003B4475">
        <w:t>. Effectively this could be viewed as a direct application rate to the receiving area. For example, if 10 lb/acre is applied to the field and the Drift is 0.2, then 2 lb/acre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w:t>
      </w:r>
      <w:r w:rsidR="00E170BF" w:rsidRPr="00E170BF">
        <w:lastRenderedPageBreak/>
        <w:t>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lastRenderedPageBreak/>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lastRenderedPageBreak/>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lastRenderedPageBreak/>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lastRenderedPageBreak/>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lastRenderedPageBreak/>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 xml:space="preserve">Height of wind speed measuring instrument. The wind speed anemometer is usually fixed at 10 meters (30 feet) above the ground surface. This height may differ at some weather </w:t>
      </w:r>
      <w:r w:rsidR="004879D6" w:rsidRPr="00A6078C">
        <w:lastRenderedPageBreak/>
        <w:t>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w:t>
      </w:r>
      <w:r w:rsidR="00952616">
        <w:lastRenderedPageBreak/>
        <w:t xml:space="preserve">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lastRenderedPageBreak/>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lastRenderedPageBreak/>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lastRenderedPageBreak/>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lastRenderedPageBreak/>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68107995"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68107996"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r w:rsidRPr="00847EF0">
        <w:t>where</w:t>
      </w:r>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1" o:title=""/>
          </v:shape>
          <o:OLEObject Type="Embed" ProgID="Equation.3" ShapeID="_x0000_i1027" DrawAspect="Content" ObjectID="_1768107997"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3" o:title=""/>
          </v:shape>
          <o:OLEObject Type="Embed" ProgID="Equation.3" ShapeID="_x0000_i1028" DrawAspect="Content" ObjectID="_1768107998"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68107999"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68108000"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lastRenderedPageBreak/>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 xml:space="preserve">This method is specified in NEH-4 and is simpler and less parameter intensive than the previous PRZM method.  Additionally, the previous method was based on cha5racteristics of urban watersheds as </w:t>
      </w:r>
      <w:r>
        <w:lastRenderedPageBreak/>
        <w:t>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1"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3"/>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4" w:author="Dirk Young" w:date="2023-04-27T11:48:00Z"/>
        </w:rPr>
      </w:pPr>
      <w:r>
        <w:tab/>
      </w:r>
      <w:del w:id="85"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6" w:author="Dirk Young" w:date="2023-04-27T11:48:00Z"/>
        </w:rPr>
        <w:pPrChange w:id="87" w:author="Dirk Young" w:date="2023-04-27T11:48:00Z">
          <w:pPr>
            <w:tabs>
              <w:tab w:val="center" w:pos="4320"/>
            </w:tabs>
          </w:pPr>
        </w:pPrChange>
      </w:pPr>
    </w:p>
    <w:p w14:paraId="6B872D25" w14:textId="3F39D689" w:rsidR="005F3AE6" w:rsidDel="0013053D" w:rsidRDefault="00CD1D49" w:rsidP="00D35FC7">
      <w:pPr>
        <w:rPr>
          <w:del w:id="88" w:author="Dirk Young" w:date="2023-04-27T11:48:00Z"/>
        </w:rPr>
      </w:pPr>
      <w:del w:id="89" w:author="Dirk Young" w:date="2023-04-27T11:48:00Z">
        <w:r w:rsidDel="0013053D">
          <w:tab/>
        </w:r>
        <w:bookmarkStart w:id="90" w:name="_Hlk133477879"/>
      </w:del>
      <m:oMath>
        <m:sSub>
          <m:sSubPr>
            <m:ctrlPr>
              <w:del w:id="91" w:author="Dirk Young" w:date="2023-04-27T11:48:00Z">
                <w:rPr>
                  <w:rFonts w:ascii="Cambria Math" w:hAnsi="Cambria Math"/>
                </w:rPr>
              </w:del>
            </m:ctrlPr>
          </m:sSubPr>
          <m:e>
            <m:r>
              <w:del w:id="92" w:author="Dirk Young" w:date="2023-04-27T11:48:00Z">
                <w:rPr>
                  <w:rFonts w:ascii="Cambria Math" w:hAnsi="Cambria Math"/>
                </w:rPr>
                <m:t>X</m:t>
              </w:del>
            </m:r>
          </m:e>
          <m:sub>
            <m:r>
              <w:del w:id="93" w:author="Dirk Young" w:date="2023-04-27T11:48:00Z">
                <w:rPr>
                  <w:rFonts w:ascii="Cambria Math" w:hAnsi="Cambria Math"/>
                </w:rPr>
                <m:t>sand</m:t>
              </w:del>
            </m:r>
          </m:sub>
        </m:sSub>
        <m:r>
          <w:del w:id="94" w:author="Dirk Young" w:date="2023-04-27T11:48:00Z">
            <m:rPr>
              <m:sty m:val="p"/>
            </m:rPr>
            <w:rPr>
              <w:rFonts w:ascii="Cambria Math" w:hAnsi="Cambria Math"/>
            </w:rPr>
            <m:t xml:space="preserve">= </m:t>
          </w:del>
        </m:r>
        <m:f>
          <m:fPr>
            <m:ctrlPr>
              <w:del w:id="95" w:author="Dirk Young" w:date="2023-04-27T11:48:00Z">
                <w:rPr>
                  <w:rFonts w:ascii="Cambria Math" w:hAnsi="Cambria Math"/>
                </w:rPr>
              </w:del>
            </m:ctrlPr>
          </m:fPr>
          <m:num>
            <m:r>
              <w:del w:id="96" w:author="Dirk Young" w:date="2023-04-27T11:48:00Z">
                <w:rPr>
                  <w:rFonts w:ascii="Cambria Math" w:hAnsi="Cambria Math"/>
                </w:rPr>
                <m:t>sand</m:t>
              </w:del>
            </m:r>
            <m:r>
              <w:del w:id="97" w:author="Dirk Young" w:date="2023-04-27T11:48:00Z">
                <m:rPr>
                  <m:sty m:val="p"/>
                </m:rPr>
                <w:rPr>
                  <w:rFonts w:ascii="Cambria Math" w:hAnsi="Cambria Math"/>
                </w:rPr>
                <m:t>*</m:t>
              </w:del>
            </m:r>
            <m:sSub>
              <m:sSubPr>
                <m:ctrlPr>
                  <w:del w:id="98" w:author="Dirk Young" w:date="2023-04-27T11:48:00Z">
                    <w:rPr>
                      <w:rFonts w:ascii="Cambria Math" w:hAnsi="Cambria Math"/>
                    </w:rPr>
                  </w:del>
                </m:ctrlPr>
              </m:sSubPr>
              <m:e>
                <m:r>
                  <w:del w:id="99" w:author="Dirk Young" w:date="2023-04-27T11:48:00Z">
                    <w:rPr>
                      <w:rFonts w:ascii="Cambria Math" w:hAnsi="Cambria Math"/>
                    </w:rPr>
                    <m:t>ρ</m:t>
                  </w:del>
                </m:r>
              </m:e>
              <m:sub>
                <m:r>
                  <w:del w:id="100" w:author="Dirk Young" w:date="2023-04-27T11:48:00Z">
                    <w:rPr>
                      <w:rFonts w:ascii="Cambria Math" w:hAnsi="Cambria Math"/>
                    </w:rPr>
                    <m:t>b</m:t>
                  </w:del>
                </m:r>
              </m:sub>
            </m:sSub>
          </m:num>
          <m:den>
            <m:r>
              <w:del w:id="101" w:author="Dirk Young" w:date="2023-04-27T11:48:00Z">
                <m:rPr>
                  <m:sty m:val="p"/>
                </m:rPr>
                <w:rPr>
                  <w:rFonts w:ascii="Cambria Math" w:hAnsi="Cambria Math"/>
                </w:rPr>
                <m:t>2.65</m:t>
              </w:del>
            </m:r>
            <m:f>
              <m:fPr>
                <m:ctrlPr>
                  <w:del w:id="102" w:author="Dirk Young" w:date="2023-04-27T11:48:00Z">
                    <w:rPr>
                      <w:rFonts w:ascii="Cambria Math" w:hAnsi="Cambria Math"/>
                    </w:rPr>
                  </w:del>
                </m:ctrlPr>
              </m:fPr>
              <m:num>
                <m:r>
                  <w:del w:id="103" w:author="Dirk Young" w:date="2023-04-27T11:48:00Z">
                    <w:rPr>
                      <w:rFonts w:ascii="Cambria Math" w:hAnsi="Cambria Math"/>
                    </w:rPr>
                    <m:t>g</m:t>
                  </w:del>
                </m:r>
              </m:num>
              <m:den>
                <m:sSup>
                  <m:sSupPr>
                    <m:ctrlPr>
                      <w:del w:id="104" w:author="Dirk Young" w:date="2023-04-27T11:48:00Z">
                        <w:rPr>
                          <w:rFonts w:ascii="Cambria Math" w:hAnsi="Cambria Math"/>
                        </w:rPr>
                      </w:del>
                    </m:ctrlPr>
                  </m:sSupPr>
                  <m:e>
                    <m:r>
                      <w:del w:id="105" w:author="Dirk Young" w:date="2023-04-27T11:48:00Z">
                        <w:rPr>
                          <w:rFonts w:ascii="Cambria Math" w:hAnsi="Cambria Math"/>
                        </w:rPr>
                        <m:t>cm</m:t>
                      </w:del>
                    </m:r>
                  </m:e>
                  <m:sup>
                    <m:r>
                      <w:del w:id="106" w:author="Dirk Young" w:date="2023-04-27T11:48:00Z">
                        <m:rPr>
                          <m:sty m:val="p"/>
                        </m:rPr>
                        <w:rPr>
                          <w:rFonts w:ascii="Cambria Math" w:hAnsi="Cambria Math"/>
                        </w:rPr>
                        <m:t>3</m:t>
                      </w:del>
                    </m:r>
                  </m:sup>
                </m:sSup>
              </m:den>
            </m:f>
          </m:den>
        </m:f>
        <m:r>
          <w:del w:id="107" w:author="Dirk Young" w:date="2023-04-27T11:48:00Z">
            <m:rPr>
              <m:sty m:val="p"/>
            </m:rPr>
            <w:rPr>
              <w:rFonts w:ascii="Cambria Math" w:hAnsi="Cambria Math"/>
            </w:rPr>
            <m:t>*</m:t>
          </w:del>
        </m:r>
        <m:sSub>
          <m:sSubPr>
            <m:ctrlPr>
              <w:del w:id="108" w:author="Dirk Young" w:date="2023-04-27T11:48:00Z">
                <w:rPr>
                  <w:rFonts w:ascii="Cambria Math" w:hAnsi="Cambria Math"/>
                </w:rPr>
              </w:del>
            </m:ctrlPr>
          </m:sSubPr>
          <m:e>
            <m:r>
              <w:del w:id="109" w:author="Dirk Young" w:date="2023-04-27T11:48:00Z">
                <w:rPr>
                  <w:rFonts w:ascii="Cambria Math" w:hAnsi="Cambria Math"/>
                </w:rPr>
                <m:t>V</m:t>
              </w:del>
            </m:r>
          </m:e>
          <m:sub>
            <m:r>
              <w:del w:id="110" w:author="Dirk Young" w:date="2023-04-27T11:48:00Z">
                <w:rPr>
                  <w:rFonts w:ascii="Cambria Math" w:hAnsi="Cambria Math"/>
                </w:rPr>
                <m:t>corrected</m:t>
              </w:del>
            </m:r>
          </m:sub>
        </m:sSub>
      </m:oMath>
      <w:del w:id="111" w:author="Dirk Young" w:date="2023-04-27T11:48:00Z">
        <w:r w:rsidR="003A0548" w:rsidDel="0013053D">
          <w:delText xml:space="preserve"> </w:delText>
        </w:r>
        <w:bookmarkEnd w:id="90"/>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2" w:author="Dirk Young" w:date="2023-04-27T11:48:00Z"/>
        </w:rPr>
        <w:pPrChange w:id="113" w:author="Dirk Young" w:date="2023-04-27T11:48:00Z">
          <w:pPr>
            <w:tabs>
              <w:tab w:val="center" w:pos="4320"/>
            </w:tabs>
          </w:pPr>
        </w:pPrChange>
      </w:pPr>
    </w:p>
    <w:p w14:paraId="7C4CF1CA" w14:textId="5132ED87" w:rsidR="005F3AE6" w:rsidDel="0013053D" w:rsidRDefault="00CD1D49" w:rsidP="00D35FC7">
      <w:pPr>
        <w:rPr>
          <w:del w:id="114" w:author="Dirk Young" w:date="2023-04-27T11:48:00Z"/>
        </w:rPr>
      </w:pPr>
      <w:del w:id="115" w:author="Dirk Young" w:date="2023-04-27T11:48:00Z">
        <w:r w:rsidDel="0013053D">
          <w:tab/>
        </w:r>
      </w:del>
      <m:oMath>
        <m:sSub>
          <m:sSubPr>
            <m:ctrlPr>
              <w:del w:id="116" w:author="Dirk Young" w:date="2023-04-27T11:48:00Z">
                <w:rPr>
                  <w:rFonts w:ascii="Cambria Math" w:hAnsi="Cambria Math"/>
                </w:rPr>
              </w:del>
            </m:ctrlPr>
          </m:sSubPr>
          <m:e>
            <m:r>
              <w:del w:id="117" w:author="Dirk Young" w:date="2023-04-27T11:48:00Z">
                <w:rPr>
                  <w:rFonts w:ascii="Cambria Math" w:hAnsi="Cambria Math"/>
                </w:rPr>
                <m:t>X</m:t>
              </w:del>
            </m:r>
          </m:e>
          <m:sub>
            <m:r>
              <w:del w:id="118" w:author="Dirk Young" w:date="2023-04-27T11:48:00Z">
                <w:rPr>
                  <w:rFonts w:ascii="Cambria Math" w:hAnsi="Cambria Math"/>
                </w:rPr>
                <m:t>oc</m:t>
              </w:del>
            </m:r>
          </m:sub>
        </m:sSub>
        <m:r>
          <w:del w:id="119" w:author="Dirk Young" w:date="2023-04-27T11:48:00Z">
            <m:rPr>
              <m:sty m:val="p"/>
            </m:rPr>
            <w:rPr>
              <w:rFonts w:ascii="Cambria Math" w:hAnsi="Cambria Math"/>
            </w:rPr>
            <m:t xml:space="preserve">= </m:t>
          </w:del>
        </m:r>
        <m:f>
          <m:fPr>
            <m:ctrlPr>
              <w:del w:id="120" w:author="Dirk Young" w:date="2023-04-27T11:48:00Z">
                <w:rPr>
                  <w:rFonts w:ascii="Cambria Math" w:hAnsi="Cambria Math"/>
                </w:rPr>
              </w:del>
            </m:ctrlPr>
          </m:fPr>
          <m:num>
            <m:r>
              <w:del w:id="121" w:author="Dirk Young" w:date="2023-04-27T11:48:00Z">
                <w:rPr>
                  <w:rFonts w:ascii="Cambria Math" w:hAnsi="Cambria Math"/>
                </w:rPr>
                <m:t>OC</m:t>
              </w:del>
            </m:r>
            <m:r>
              <w:del w:id="122" w:author="Dirk Young" w:date="2023-04-27T11:48:00Z">
                <m:rPr>
                  <m:sty m:val="p"/>
                </m:rPr>
                <w:rPr>
                  <w:rFonts w:ascii="Cambria Math" w:hAnsi="Cambria Math"/>
                </w:rPr>
                <m:t>*1.724*</m:t>
              </w:del>
            </m:r>
            <m:sSub>
              <m:sSubPr>
                <m:ctrlPr>
                  <w:del w:id="123" w:author="Dirk Young" w:date="2023-04-27T11:48:00Z">
                    <w:rPr>
                      <w:rFonts w:ascii="Cambria Math" w:hAnsi="Cambria Math"/>
                    </w:rPr>
                  </w:del>
                </m:ctrlPr>
              </m:sSubPr>
              <m:e>
                <m:r>
                  <w:del w:id="124" w:author="Dirk Young" w:date="2023-04-27T11:48:00Z">
                    <w:rPr>
                      <w:rFonts w:ascii="Cambria Math" w:hAnsi="Cambria Math"/>
                    </w:rPr>
                    <m:t>ρ</m:t>
                  </w:del>
                </m:r>
              </m:e>
              <m:sub>
                <m:r>
                  <w:del w:id="125" w:author="Dirk Young" w:date="2023-04-27T11:48:00Z">
                    <w:rPr>
                      <w:rFonts w:ascii="Cambria Math" w:hAnsi="Cambria Math"/>
                    </w:rPr>
                    <m:t>b</m:t>
                  </w:del>
                </m:r>
              </m:sub>
            </m:sSub>
          </m:num>
          <m:den>
            <m:f>
              <m:fPr>
                <m:ctrlPr>
                  <w:del w:id="126" w:author="Dirk Young" w:date="2023-04-27T11:48:00Z">
                    <w:rPr>
                      <w:rFonts w:ascii="Cambria Math" w:hAnsi="Cambria Math"/>
                    </w:rPr>
                  </w:del>
                </m:ctrlPr>
              </m:fPr>
              <m:num>
                <m:r>
                  <w:del w:id="127" w:author="Dirk Young" w:date="2023-04-27T11:48:00Z">
                    <m:rPr>
                      <m:sty m:val="p"/>
                    </m:rPr>
                    <w:rPr>
                      <w:rFonts w:ascii="Cambria Math" w:hAnsi="Cambria Math"/>
                    </w:rPr>
                    <m:t>1.30</m:t>
                  </w:del>
                </m:r>
                <m:r>
                  <w:del w:id="128" w:author="Dirk Young" w:date="2023-04-27T11:48:00Z">
                    <w:rPr>
                      <w:rFonts w:ascii="Cambria Math" w:hAnsi="Cambria Math"/>
                    </w:rPr>
                    <m:t>g</m:t>
                  </w:del>
                </m: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D35FC7">
      <w:pPr>
        <w:rPr>
          <w:del w:id="139" w:author="Dirk Young" w:date="2023-04-27T11:48:00Z"/>
        </w:rPr>
      </w:pPr>
      <w:del w:id="140" w:author="Dirk Young" w:date="2023-04-27T11:48:00Z">
        <w:r w:rsidDel="0013053D">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5" w:author="Dirk Young" w:date="2023-04-27T11:48:00Z"/>
        </w:rPr>
      </w:pPr>
    </w:p>
    <w:p w14:paraId="084F7B76" w14:textId="3A4A691C" w:rsidR="00403C99" w:rsidDel="0013053D" w:rsidRDefault="00C351C1" w:rsidP="00D35FC7">
      <w:pPr>
        <w:rPr>
          <w:del w:id="156" w:author="Dirk Young" w:date="2023-04-27T11:48:00Z"/>
        </w:rPr>
      </w:pPr>
      <w:del w:id="157"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8" w:author="Dirk Young" w:date="2023-04-27T11:48:00Z"/>
        </w:rPr>
        <w:pPrChange w:id="159" w:author="Dirk Young" w:date="2023-04-27T11:48:00Z">
          <w:pPr>
            <w:tabs>
              <w:tab w:val="right" w:pos="720"/>
              <w:tab w:val="left" w:pos="900"/>
            </w:tabs>
          </w:pPr>
        </w:pPrChange>
      </w:pPr>
      <w:del w:id="160"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6" w:author="Dirk Young" w:date="2023-04-27T11:48:00Z"/>
        </w:rPr>
        <w:pPrChange w:id="177" w:author="Dirk Young" w:date="2023-04-27T11:48:00Z">
          <w:pPr>
            <w:tabs>
              <w:tab w:val="right" w:pos="720"/>
              <w:tab w:val="left" w:pos="900"/>
            </w:tabs>
          </w:pPr>
        </w:pPrChange>
      </w:pPr>
    </w:p>
    <w:p w14:paraId="40439035" w14:textId="171EF163" w:rsidR="005F3AE6" w:rsidDel="0013053D" w:rsidRDefault="00403C99">
      <w:pPr>
        <w:rPr>
          <w:del w:id="178" w:author="Dirk Young" w:date="2023-04-27T11:48:00Z"/>
        </w:rPr>
        <w:pPrChange w:id="179" w:author="Dirk Young" w:date="2023-04-27T11:48:00Z">
          <w:pPr>
            <w:pStyle w:val="ListParagraph"/>
            <w:tabs>
              <w:tab w:val="right" w:pos="720"/>
              <w:tab w:val="left" w:pos="900"/>
            </w:tabs>
            <w:ind w:left="0"/>
          </w:pPr>
        </w:pPrChange>
      </w:pPr>
      <w:del w:id="180"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1" w:author="Dirk Young" w:date="2023-04-27T11:48:00Z">
          <w:pPr>
            <w:tabs>
              <w:tab w:val="right" w:pos="720"/>
              <w:tab w:val="left" w:pos="900"/>
            </w:tabs>
          </w:pPr>
        </w:pPrChange>
      </w:pPr>
      <w:del w:id="182"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del w:id="183" w:author="Dirk Young" w:date="2023-04-27T11:49:00Z">
        <w:r w:rsidR="00656A5D" w:rsidDel="0013053D">
          <w:delText>c</w:delText>
        </w:r>
        <w:r w:rsidR="00187446" w:rsidDel="0013053D">
          <w:delText>volume</w:delText>
        </w:r>
      </w:del>
      <w:ins w:id="184" w:author="Dirk Young" w:date="2023-04-27T11:49:00Z">
        <w:r w:rsidR="0013053D">
          <w:t>volume</w:t>
        </w:r>
      </w:ins>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5"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5"/>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lastRenderedPageBreak/>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6" w:name="_Hlk133488630"/>
    </w:p>
    <w:p w14:paraId="7D7326BD" w14:textId="5B70E25D" w:rsidR="0013053D" w:rsidRDefault="00CD1D49" w:rsidP="00D35FC7">
      <w:pPr>
        <w:rPr>
          <w:ins w:id="187" w:author="Dirk Young" w:date="2023-04-27T11:50:00Z"/>
        </w:rPr>
      </w:pPr>
      <w:del w:id="188"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6"/>
    </w:p>
    <w:p w14:paraId="4ECFEBFE" w14:textId="77777777" w:rsidR="0013053D" w:rsidRDefault="0013053D" w:rsidP="00D35FC7">
      <w:pPr>
        <w:rPr>
          <w:ins w:id="189" w:author="Dirk Young" w:date="2023-04-27T11:50:00Z"/>
        </w:rPr>
      </w:pPr>
    </w:p>
    <w:p w14:paraId="47AB9849" w14:textId="4FAEF3BD" w:rsidR="0013053D" w:rsidRDefault="0013053D" w:rsidP="00D35FC7">
      <w:ins w:id="190" w:author="Dirk Young" w:date="2023-04-27T11:50:00Z">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1" w:author="Dirk Young" w:date="2023-04-27T11:55:00Z">
        <w:r w:rsidR="00A770AA">
          <w:t xml:space="preserve">soil </w:t>
        </w:r>
      </w:ins>
      <w:r w:rsidR="00256E61">
        <w:t xml:space="preserve">organic </w:t>
      </w:r>
      <w:ins w:id="192" w:author="Dirk Young" w:date="2023-04-27T11:55:00Z">
        <w:r w:rsidR="00A770AA">
          <w:t>matter</w:t>
        </w:r>
      </w:ins>
      <w:del w:id="193"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4" w:name="_Toc157062479"/>
      <w:r w:rsidRPr="0031526B">
        <w:t xml:space="preserve">Upper </w:t>
      </w:r>
      <w:r w:rsidRPr="002D6560">
        <w:t>Boundary</w:t>
      </w:r>
      <w:r w:rsidRPr="0031526B">
        <w:t xml:space="preserve"> Temperature</w:t>
      </w:r>
      <w:bookmarkEnd w:id="194"/>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lastRenderedPageBreak/>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5" w:name="_Toc157062480"/>
      <w:r w:rsidRPr="0031526B">
        <w:t>Temperature</w:t>
      </w:r>
      <w:r>
        <w:t xml:space="preserve"> </w:t>
      </w:r>
      <w:r w:rsidR="006A2AB0">
        <w:t>D</w:t>
      </w:r>
      <w:r>
        <w:t xml:space="preserve">ependent </w:t>
      </w:r>
      <w:r w:rsidR="006A2AB0">
        <w:t>D</w:t>
      </w:r>
      <w:r>
        <w:t>egradation</w:t>
      </w:r>
      <w:bookmarkEnd w:id="195"/>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196" w:name="_Toc376441533"/>
      <w:bookmarkStart w:id="197" w:name="_Toc376441534"/>
      <w:bookmarkStart w:id="198" w:name="_Toc376441535"/>
      <w:bookmarkStart w:id="199" w:name="_Toc376441536"/>
      <w:bookmarkStart w:id="200" w:name="_Toc376441537"/>
      <w:bookmarkStart w:id="201" w:name="_Toc376441538"/>
      <w:bookmarkStart w:id="202" w:name="_Toc376441539"/>
      <w:bookmarkStart w:id="203" w:name="_Toc376441540"/>
      <w:bookmarkStart w:id="204" w:name="_Toc376441541"/>
      <w:bookmarkStart w:id="205" w:name="_Toc376441542"/>
      <w:bookmarkStart w:id="206" w:name="_Toc376441543"/>
      <w:bookmarkStart w:id="207" w:name="_Toc376441544"/>
      <w:bookmarkStart w:id="208" w:name="_Toc376441545"/>
      <w:bookmarkStart w:id="209" w:name="_Toc376441546"/>
      <w:bookmarkStart w:id="210" w:name="_Toc376441547"/>
      <w:bookmarkStart w:id="211" w:name="_Toc376441548"/>
      <w:bookmarkStart w:id="212" w:name="_Toc376441549"/>
      <w:bookmarkStart w:id="213" w:name="_Toc376441550"/>
      <w:bookmarkStart w:id="214" w:name="_Toc376441551"/>
      <w:bookmarkStart w:id="215" w:name="_Toc376441552"/>
      <w:bookmarkStart w:id="216" w:name="_Toc376441553"/>
      <w:bookmarkStart w:id="217" w:name="_Toc376441554"/>
      <w:bookmarkStart w:id="218" w:name="_Toc376441555"/>
      <w:bookmarkStart w:id="219" w:name="_Toc376441556"/>
      <w:bookmarkStart w:id="220" w:name="_Toc376441557"/>
      <w:bookmarkStart w:id="221" w:name="_Toc376441558"/>
      <w:bookmarkStart w:id="222" w:name="_Toc376441559"/>
      <w:bookmarkStart w:id="223" w:name="_Toc376441560"/>
      <w:bookmarkStart w:id="224" w:name="_Toc376441561"/>
      <w:bookmarkStart w:id="225" w:name="_Toc365363870"/>
      <w:bookmarkStart w:id="226" w:name="_Toc365363922"/>
      <w:bookmarkStart w:id="227" w:name="_Toc365363980"/>
      <w:bookmarkStart w:id="228" w:name="_Toc365528299"/>
      <w:bookmarkStart w:id="229" w:name="_Toc376441562"/>
      <w:bookmarkStart w:id="230" w:name="_Toc365363871"/>
      <w:bookmarkStart w:id="231" w:name="_Toc365363923"/>
      <w:bookmarkStart w:id="232" w:name="_Toc365363981"/>
      <w:bookmarkStart w:id="233" w:name="_Toc365528300"/>
      <w:bookmarkStart w:id="234" w:name="_Toc376441563"/>
      <w:bookmarkStart w:id="235" w:name="_Toc365363872"/>
      <w:bookmarkStart w:id="236" w:name="_Toc365363924"/>
      <w:bookmarkStart w:id="237" w:name="_Toc365363982"/>
      <w:bookmarkStart w:id="238" w:name="_Toc365528301"/>
      <w:bookmarkStart w:id="239" w:name="_Toc376441564"/>
      <w:bookmarkStart w:id="240" w:name="_Toc365363873"/>
      <w:bookmarkStart w:id="241" w:name="_Toc365363925"/>
      <w:bookmarkStart w:id="242" w:name="_Toc365363983"/>
      <w:bookmarkStart w:id="243" w:name="_Toc365528302"/>
      <w:bookmarkStart w:id="244" w:name="_Toc376441565"/>
      <w:bookmarkStart w:id="245" w:name="_Toc365363874"/>
      <w:bookmarkStart w:id="246" w:name="_Toc365363926"/>
      <w:bookmarkStart w:id="247" w:name="_Toc365363984"/>
      <w:bookmarkStart w:id="248" w:name="_Toc365528303"/>
      <w:bookmarkStart w:id="249" w:name="_Toc376441566"/>
      <w:bookmarkStart w:id="250" w:name="_Toc365363875"/>
      <w:bookmarkStart w:id="251" w:name="_Toc365363927"/>
      <w:bookmarkStart w:id="252" w:name="_Toc365363985"/>
      <w:bookmarkStart w:id="253" w:name="_Toc365528304"/>
      <w:bookmarkStart w:id="254" w:name="_Toc376441567"/>
      <w:bookmarkStart w:id="255" w:name="_Toc365363876"/>
      <w:bookmarkStart w:id="256" w:name="_Toc365363928"/>
      <w:bookmarkStart w:id="257" w:name="_Toc365363986"/>
      <w:bookmarkStart w:id="258" w:name="_Toc365528305"/>
      <w:bookmarkStart w:id="259" w:name="_Toc376441568"/>
      <w:bookmarkStart w:id="260" w:name="_Toc365363877"/>
      <w:bookmarkStart w:id="261" w:name="_Toc365363929"/>
      <w:bookmarkStart w:id="262" w:name="_Toc365363987"/>
      <w:bookmarkStart w:id="263" w:name="_Toc365528306"/>
      <w:bookmarkStart w:id="264" w:name="_Toc376441569"/>
      <w:bookmarkStart w:id="265" w:name="_Toc365363878"/>
      <w:bookmarkStart w:id="266" w:name="_Toc365363930"/>
      <w:bookmarkStart w:id="267" w:name="_Toc365363988"/>
      <w:bookmarkStart w:id="268" w:name="_Toc365528307"/>
      <w:bookmarkStart w:id="269" w:name="_Toc376441570"/>
      <w:bookmarkStart w:id="270" w:name="_Toc15706248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t xml:space="preserve">Chemical Application </w:t>
      </w:r>
      <w:r w:rsidR="00A630A0">
        <w:t xml:space="preserve">&amp; </w:t>
      </w:r>
      <w:r>
        <w:t>Foliar Washoff</w:t>
      </w:r>
      <w:bookmarkEnd w:id="270"/>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lastRenderedPageBreak/>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1"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1"/>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272" w:name="_Hlk49243233"/>
      <w:r w:rsidR="00494C06" w:rsidRPr="00CD61C6">
        <w:t>(yellow shaded range)</w:t>
      </w:r>
      <w:bookmarkEnd w:id="272"/>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3" w:name="_Toc157062483"/>
      <w:r>
        <w:t>Chemical Processes on Canopy</w:t>
      </w:r>
      <w:bookmarkEnd w:id="273"/>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4" w:name="_Toc157062484"/>
      <w:r>
        <w:t>Chemical Runoff &amp; Vertical Transport in Soil</w:t>
      </w:r>
      <w:bookmarkEnd w:id="274"/>
    </w:p>
    <w:p w14:paraId="19A7257C" w14:textId="77777777" w:rsidR="008D68F3" w:rsidRDefault="00E06673" w:rsidP="00EB6DCA">
      <w:pPr>
        <w:pStyle w:val="Heading3"/>
      </w:pPr>
      <w:bookmarkStart w:id="275" w:name="_Toc157062485"/>
      <w:r>
        <w:t>Transport Model</w:t>
      </w:r>
      <w:bookmarkEnd w:id="275"/>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6" w:name="_Hlk64374976"/>
        <m:r>
          <m:rPr>
            <m:sty m:val="p"/>
          </m:rPr>
          <w:rPr>
            <w:rFonts w:ascii="Cambria Math" w:hAnsi="Cambria Math"/>
          </w:rPr>
          <m:t>∆</m:t>
        </m:r>
        <m:r>
          <w:rPr>
            <w:rFonts w:ascii="Cambria Math" w:hAnsi="Cambria Math"/>
          </w:rPr>
          <m:t>z</m:t>
        </m:r>
        <w:bookmarkEnd w:id="276"/>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77"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77"/>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lastRenderedPageBreak/>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r>
        <w:lastRenderedPageBreak/>
        <w:t>Subdaily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78" w:name="_Toc157062486"/>
      <w:r>
        <w:t>Runoff Extraction of Chemical</w:t>
      </w:r>
      <w:bookmarkEnd w:id="278"/>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lastRenderedPageBreak/>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79" w:name="_Toc157062487"/>
      <w:r>
        <w:t>Erosion Extraction of Chemical</w:t>
      </w:r>
      <w:bookmarkEnd w:id="279"/>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0" w:name="_Toc157062488"/>
      <w:r>
        <w:t>Chemical Vo</w:t>
      </w:r>
      <w:r w:rsidRPr="00975526">
        <w:t>l</w:t>
      </w:r>
      <w:r>
        <w:t>atilization</w:t>
      </w:r>
      <w:bookmarkEnd w:id="280"/>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1"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1"/>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t>dP/dz = pesticide concentration gradient (g m</w:t>
      </w:r>
      <w:r w:rsidRPr="00E3757C">
        <w:rPr>
          <w:vertAlign w:val="superscript"/>
        </w:rPr>
        <w:t>-2</w:t>
      </w:r>
      <w:r>
        <w:t>)</w:t>
      </w:r>
    </w:p>
    <w:p w14:paraId="1DC97864" w14:textId="77777777" w:rsidR="005F3AE6" w:rsidRDefault="00E3757C" w:rsidP="00D35FC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lastRenderedPageBreak/>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r>
        <w:t>W</w:t>
      </w:r>
      <w:r w:rsidR="007928E9">
        <w:t>here</w:t>
      </w:r>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35FC7">
      <w:r>
        <w:lastRenderedPageBreak/>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D35FC7">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M = foliar pesticide mass (g cm</w:t>
      </w:r>
      <w:r w:rsidRPr="002103F7">
        <w:rPr>
          <w:vertAlign w:val="superscript"/>
        </w:rPr>
        <w:t>-2</w:t>
      </w:r>
      <w:r>
        <w:t>)</w:t>
      </w:r>
    </w:p>
    <w:p w14:paraId="25300720" w14:textId="77777777" w:rsidR="005F3AE6" w:rsidRDefault="002103F7" w:rsidP="00D35FC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2" w:name="_Toc365363883"/>
      <w:bookmarkStart w:id="283" w:name="_Toc365363935"/>
      <w:bookmarkStart w:id="284" w:name="_Toc365363993"/>
      <w:bookmarkStart w:id="285" w:name="_Toc365363884"/>
      <w:bookmarkStart w:id="286" w:name="_Toc365363936"/>
      <w:bookmarkStart w:id="287" w:name="_Toc365363994"/>
      <w:bookmarkEnd w:id="282"/>
      <w:bookmarkEnd w:id="283"/>
      <w:bookmarkEnd w:id="284"/>
      <w:bookmarkEnd w:id="285"/>
      <w:bookmarkEnd w:id="286"/>
      <w:bookmarkEnd w:id="287"/>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aq_rate_corrected =     </w:t>
      </w:r>
      <w:r>
        <w:rPr>
          <w:rFonts w:ascii="Consolas" w:hAnsi="Consolas" w:cs="Consolas"/>
          <w:color w:val="0000FF"/>
          <w:sz w:val="19"/>
          <w:szCs w:val="19"/>
        </w:rPr>
        <w:t>exp</w:t>
      </w:r>
      <w:r>
        <w:rPr>
          <w:rFonts w:ascii="Consolas" w:hAnsi="Consolas" w:cs="Consolas"/>
          <w:color w:val="000000"/>
          <w:sz w:val="19"/>
          <w:szCs w:val="19"/>
        </w:rPr>
        <w:t xml:space="preserve">(aq_rate_input)   -1.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sorb_rate_corrected =   </w:t>
      </w:r>
      <w:r>
        <w:rPr>
          <w:rFonts w:ascii="Consolas" w:hAnsi="Consolas" w:cs="Consolas"/>
          <w:color w:val="0000FF"/>
          <w:sz w:val="19"/>
          <w:szCs w:val="19"/>
        </w:rPr>
        <w:t>exp</w:t>
      </w:r>
      <w:r>
        <w:rPr>
          <w:rFonts w:ascii="Consolas" w:hAnsi="Consolas" w:cs="Consolas"/>
          <w:color w:val="000000"/>
          <w:sz w:val="19"/>
          <w:szCs w:val="19"/>
        </w:rPr>
        <w:t>(sorb_rate_input) -1.</w:t>
      </w:r>
    </w:p>
    <w:p w14:paraId="60D3EBB1" w14:textId="09EA1700" w:rsidR="00BF627E" w:rsidRDefault="00D032D1" w:rsidP="00D032D1">
      <w:r>
        <w:rPr>
          <w:rFonts w:ascii="Consolas" w:hAnsi="Consolas" w:cs="Consolas"/>
          <w:color w:val="000000"/>
          <w:sz w:val="19"/>
          <w:szCs w:val="19"/>
        </w:rPr>
        <w:t xml:space="preserve">             gas_rate_corrected =    </w:t>
      </w:r>
      <w:r>
        <w:rPr>
          <w:rFonts w:ascii="Consolas" w:hAnsi="Consolas" w:cs="Consolas"/>
          <w:color w:val="0000FF"/>
          <w:sz w:val="19"/>
          <w:szCs w:val="19"/>
        </w:rPr>
        <w:t>exp</w:t>
      </w:r>
      <w:r>
        <w:rPr>
          <w:rFonts w:ascii="Consolas" w:hAnsi="Consolas" w:cs="Consolas"/>
          <w:color w:val="000000"/>
          <w:sz w:val="19"/>
          <w:szCs w:val="19"/>
        </w:rPr>
        <w:t>(gas_rate_input)  -1.</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288" w:name="_Toc157062490"/>
      <w:r>
        <w:t>Waterbody Calculations (VVWM)</w:t>
      </w:r>
      <w:bookmarkEnd w:id="288"/>
    </w:p>
    <w:p w14:paraId="0A17BE12" w14:textId="296EB26E" w:rsidR="008B363D" w:rsidRPr="008B363D" w:rsidRDefault="008B363D" w:rsidP="00C05760">
      <w:pPr>
        <w:pStyle w:val="Heading2"/>
      </w:pPr>
      <w:bookmarkStart w:id="289" w:name="_Toc451238549"/>
      <w:bookmarkStart w:id="290" w:name="_Toc157062491"/>
      <w:r w:rsidRPr="008B363D">
        <w:lastRenderedPageBreak/>
        <w:t>Introduction</w:t>
      </w:r>
      <w:bookmarkEnd w:id="289"/>
      <w:bookmarkEnd w:id="290"/>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1" w:name="_Toc451238550"/>
      <w:r w:rsidRPr="008B363D">
        <w:tab/>
      </w:r>
      <w:bookmarkStart w:id="292" w:name="_Toc157062492"/>
      <w:r w:rsidRPr="008B363D">
        <w:t>The Varying Volume Water Body Model</w:t>
      </w:r>
      <w:bookmarkEnd w:id="291"/>
      <w:bookmarkEnd w:id="292"/>
    </w:p>
    <w:p w14:paraId="190A4E56" w14:textId="50C39CF3" w:rsidR="008B363D" w:rsidRPr="008B363D" w:rsidRDefault="008B363D" w:rsidP="00EB6DCA">
      <w:pPr>
        <w:pStyle w:val="Heading3"/>
      </w:pPr>
      <w:r w:rsidRPr="008B363D">
        <w:t xml:space="preserve"> </w:t>
      </w:r>
      <w:bookmarkStart w:id="293" w:name="_Toc451238551"/>
      <w:bookmarkStart w:id="294" w:name="_Toc157062493"/>
      <w:r w:rsidRPr="008B363D">
        <w:t>Conceptualization and Mathematics</w:t>
      </w:r>
      <w:bookmarkEnd w:id="293"/>
      <w:bookmarkEnd w:id="294"/>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68108001" r:id="rId34"/>
        </w:object>
      </w:r>
      <w:r w:rsidRPr="008B363D">
        <w:tab/>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5" w:name="_Toc451238552"/>
      <w:bookmarkStart w:id="296" w:name="_Toc157062494"/>
      <w:r w:rsidRPr="008B363D">
        <w:t>2.2</w:t>
      </w:r>
      <w:r w:rsidRPr="008B363D">
        <w:tab/>
        <w:t>Solute Holding Capacity Ratio (</w:t>
      </w:r>
      <w:r w:rsidRPr="008B363D">
        <w:sym w:font="Symbol" w:char="F051"/>
      </w:r>
      <w:r w:rsidRPr="008B363D">
        <w:t>)</w:t>
      </w:r>
      <w:bookmarkEnd w:id="295"/>
      <w:bookmarkEnd w:id="296"/>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297" w:name="_Toc451238553"/>
      <w:bookmarkStart w:id="298" w:name="_Toc157062495"/>
      <w:r w:rsidRPr="008B363D">
        <w:t>Effective Water Column Dissipation (</w:t>
      </w:r>
      <w:r w:rsidRPr="008B363D">
        <w:sym w:font="Symbol" w:char="F047"/>
      </w:r>
      <w:r w:rsidRPr="008B363D">
        <w:rPr>
          <w:vertAlign w:val="subscript"/>
        </w:rPr>
        <w:t>1</w:t>
      </w:r>
      <w:r w:rsidRPr="008B363D">
        <w:t>)</w:t>
      </w:r>
      <w:bookmarkEnd w:id="297"/>
      <w:bookmarkEnd w:id="298"/>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299" w:name="_Toc451238554"/>
      <w:bookmarkStart w:id="300" w:name="_Toc157062496"/>
      <w:r w:rsidRPr="000873B0">
        <w:rPr>
          <w:rStyle w:val="Heading3Char"/>
        </w:rPr>
        <w:t xml:space="preserve">Hydrologic Washout </w:t>
      </w:r>
      <w:bookmarkEnd w:id="299"/>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0"/>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1" w:name="_Toc451238555"/>
      <w:bookmarkStart w:id="302" w:name="_Toc157062497"/>
      <w:r w:rsidRPr="008B363D">
        <w:t>Metabolism (</w:t>
      </w:r>
      <w:r w:rsidRPr="008B363D">
        <w:sym w:font="Symbol" w:char="F06D"/>
      </w:r>
      <w:r w:rsidRPr="008B363D">
        <w:rPr>
          <w:vertAlign w:val="subscript"/>
        </w:rPr>
        <w:t>bio_1</w:t>
      </w:r>
      <w:r w:rsidRPr="008B363D">
        <w:t>)</w:t>
      </w:r>
      <w:bookmarkEnd w:id="301"/>
      <w:bookmarkEnd w:id="302"/>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5" o:title=""/>
          </v:shape>
          <o:OLEObject Type="Embed" ProgID="Equation.3" ShapeID="_x0000_i1032" DrawAspect="Content" ObjectID="_1768108002" r:id="rId36"/>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3" w:name="_Toc451238556"/>
      <w:bookmarkStart w:id="304" w:name="_Toc157062498"/>
      <w:r w:rsidRPr="008B363D">
        <w:t>Hydrolysis (</w:t>
      </w:r>
      <w:r w:rsidRPr="008B363D">
        <w:sym w:font="Symbol" w:char="F06D"/>
      </w:r>
      <w:r w:rsidRPr="008B363D">
        <w:rPr>
          <w:vertAlign w:val="subscript"/>
        </w:rPr>
        <w:t>hydr_1</w:t>
      </w:r>
      <w:r w:rsidRPr="008B363D">
        <w:t>)</w:t>
      </w:r>
      <w:bookmarkEnd w:id="303"/>
      <w:bookmarkEnd w:id="304"/>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5" w:name="_Toc451238557"/>
      <w:bookmarkStart w:id="306" w:name="_Toc157062499"/>
      <w:r w:rsidRPr="008B363D">
        <w:t>Photolysis (</w:t>
      </w:r>
      <w:r w:rsidRPr="008B363D">
        <w:sym w:font="Symbol" w:char="F06D"/>
      </w:r>
      <w:r w:rsidRPr="008B363D">
        <w:rPr>
          <w:vertAlign w:val="subscript"/>
        </w:rPr>
        <w:t>photo</w:t>
      </w:r>
      <w:r w:rsidRPr="008B363D">
        <w:t>)</w:t>
      </w:r>
      <w:bookmarkEnd w:id="305"/>
      <w:bookmarkEnd w:id="306"/>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68108003" r:id="rId38"/>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39" o:title=""/>
          </v:shape>
          <o:OLEObject Type="Embed" ProgID="Equation.3" ShapeID="_x0000_i1034" DrawAspect="Content" ObjectID="_1768108004" r:id="rId40"/>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07" w:name="_Toc451238558"/>
      <w:bookmarkStart w:id="308" w:name="_Toc157062500"/>
      <w:r w:rsidRPr="008B363D">
        <w:t>Volatilization (</w:t>
      </w:r>
      <w:r w:rsidRPr="008B363D">
        <w:sym w:font="Symbol" w:char="F06D"/>
      </w:r>
      <w:r w:rsidRPr="008B363D">
        <w:rPr>
          <w:vertAlign w:val="subscript"/>
        </w:rPr>
        <w:t>volatilization</w:t>
      </w:r>
      <w:r w:rsidRPr="008B363D">
        <w:t>)</w:t>
      </w:r>
      <w:bookmarkEnd w:id="307"/>
      <w:bookmarkEnd w:id="308"/>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lastRenderedPageBreak/>
        <w:tab/>
      </w:r>
      <w:r w:rsidRPr="008B363D">
        <w:object w:dxaOrig="1219" w:dyaOrig="680" w14:anchorId="738BCB2E">
          <v:shape id="_x0000_i1035" type="#_x0000_t75" style="width:60pt;height:36pt" o:ole="">
            <v:imagedata r:id="rId41" o:title=""/>
          </v:shape>
          <o:OLEObject Type="Embed" ProgID="Equation.3" ShapeID="_x0000_i1035" DrawAspect="Content" ObjectID="_1768108005" r:id="rId42"/>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36" type="#_x0000_t75" style="width:96pt;height:36pt" o:ole="">
            <v:imagedata r:id="rId43" o:title=""/>
          </v:shape>
          <o:OLEObject Type="Embed" ProgID="Equation.3" ShapeID="_x0000_i1036" DrawAspect="Content" ObjectID="_1768108006" r:id="rId44"/>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68108007" r:id="rId46"/>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7" o:title=""/>
          </v:shape>
          <o:OLEObject Type="Embed" ProgID="Equation.3" ShapeID="_x0000_i1038" DrawAspect="Content" ObjectID="_1768108008" r:id="rId48"/>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49" o:title=""/>
          </v:shape>
          <o:OLEObject Type="Embed" ProgID="Equation.3" ShapeID="_x0000_i1039" DrawAspect="Content" ObjectID="_1768108009" r:id="rId50"/>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1" o:title=""/>
          </v:shape>
          <o:OLEObject Type="Embed" ProgID="Equation.3" ShapeID="_x0000_i1040" DrawAspect="Content" ObjectID="_1768108010" r:id="rId52"/>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41" type="#_x0000_t75" style="width:156pt;height:36pt" o:ole="">
            <v:imagedata r:id="rId53" o:title=""/>
          </v:shape>
          <o:OLEObject Type="Embed" ProgID="Equation.3" ShapeID="_x0000_i1041" DrawAspect="Content" ObjectID="_1768108011" r:id="rId54"/>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5" o:title=""/>
          </v:shape>
          <o:OLEObject Type="Embed" ProgID="Equation.3" ShapeID="_x0000_i1042" DrawAspect="Content" ObjectID="_1768108012" r:id="rId56"/>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7" o:title=""/>
          </v:shape>
          <o:OLEObject Type="Embed" ProgID="Equation.3" ShapeID="_x0000_i1043" DrawAspect="Content" ObjectID="_1768108013" r:id="rId58"/>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59" o:title=""/>
          </v:shape>
          <o:OLEObject Type="Embed" ProgID="Equation.3" ShapeID="_x0000_i1044" DrawAspect="Content" ObjectID="_1768108014" r:id="rId60"/>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1" o:title=""/>
          </v:shape>
          <o:OLEObject Type="Embed" ProgID="Equation.3" ShapeID="_x0000_i1045" DrawAspect="Content" ObjectID="_1768108015" r:id="rId62"/>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46" type="#_x0000_t75" style="width:1in;height:36pt" o:ole="">
            <v:imagedata r:id="rId63" o:title=""/>
          </v:shape>
          <o:OLEObject Type="Embed" ProgID="Equation.3" ShapeID="_x0000_i1046" DrawAspect="Content" ObjectID="_1768108016" r:id="rId64"/>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09" w:name="_Toc451238559"/>
      <w:bookmarkStart w:id="310" w:name="_Toc157062501"/>
      <w:r w:rsidRPr="008B363D">
        <w:t>2.4</w:t>
      </w:r>
      <w:r w:rsidRPr="008B363D">
        <w:tab/>
        <w:t>Effective Benthic Region Dissipation (</w:t>
      </w:r>
      <w:r w:rsidRPr="008B363D">
        <w:sym w:font="Symbol" w:char="F047"/>
      </w:r>
      <w:r w:rsidRPr="008B363D">
        <w:rPr>
          <w:vertAlign w:val="subscript"/>
        </w:rPr>
        <w:t>2</w:t>
      </w:r>
      <w:r w:rsidRPr="008B363D">
        <w:t>)</w:t>
      </w:r>
      <w:bookmarkEnd w:id="309"/>
      <w:bookmarkEnd w:id="310"/>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1" w:name="_Toc451238560"/>
      <w:bookmarkStart w:id="312" w:name="_Toc157062502"/>
      <w:r w:rsidRPr="008B363D">
        <w:t>Benthic Hydrolysis (</w:t>
      </w:r>
      <w:r w:rsidRPr="008B363D">
        <w:sym w:font="Symbol" w:char="F06D"/>
      </w:r>
      <w:r w:rsidRPr="008B363D">
        <w:t>hydr_2)</w:t>
      </w:r>
      <w:bookmarkEnd w:id="311"/>
      <w:bookmarkEnd w:id="312"/>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5" o:title=""/>
          </v:shape>
          <o:OLEObject Type="Embed" ProgID="Equation.3" ShapeID="_x0000_i1047" DrawAspect="Content" ObjectID="_1768108017" r:id="rId66"/>
        </w:object>
      </w:r>
      <w:r w:rsidRPr="008B363D">
        <w:tab/>
        <w:t>(33)</w:t>
      </w:r>
    </w:p>
    <w:p w14:paraId="434A68C3" w14:textId="77777777" w:rsidR="008B363D" w:rsidRPr="008B363D" w:rsidRDefault="008B363D" w:rsidP="00D35FC7"/>
    <w:p w14:paraId="18A1CF71" w14:textId="37BD78F4" w:rsidR="008B363D" w:rsidRPr="008B363D" w:rsidRDefault="002905A1" w:rsidP="00EB6DCA">
      <w:pPr>
        <w:pStyle w:val="Heading3"/>
      </w:pPr>
      <w:bookmarkStart w:id="313" w:name="_Toc451238561"/>
      <w:r>
        <w:t xml:space="preserve"> </w:t>
      </w:r>
      <w:bookmarkStart w:id="314"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313"/>
      <w:bookmarkEnd w:id="314"/>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lastRenderedPageBreak/>
        <w:tab/>
      </w:r>
      <w:r w:rsidRPr="008B363D">
        <w:object w:dxaOrig="2240" w:dyaOrig="460" w14:anchorId="757AC547">
          <v:shape id="_x0000_i1048" type="#_x0000_t75" style="width:114pt;height:24pt" o:ole="">
            <v:imagedata r:id="rId67" o:title=""/>
          </v:shape>
          <o:OLEObject Type="Embed" ProgID="Equation.3" ShapeID="_x0000_i1048" DrawAspect="Content" ObjectID="_1768108018" r:id="rId68"/>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5"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5"/>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6" w:name="_Toc451238562"/>
    </w:p>
    <w:p w14:paraId="1617C4A8" w14:textId="2C7BA89C" w:rsidR="008B363D" w:rsidRPr="008B363D" w:rsidRDefault="008B363D" w:rsidP="00EB6DCA">
      <w:pPr>
        <w:pStyle w:val="Heading3"/>
      </w:pPr>
      <w:bookmarkStart w:id="317" w:name="_Toc157062505"/>
      <w:r w:rsidRPr="008B363D">
        <w:t>2.5</w:t>
      </w:r>
      <w:r w:rsidRPr="008B363D">
        <w:tab/>
        <w:t>Mass Transfer Coefficient (</w:t>
      </w:r>
      <w:r w:rsidRPr="008B363D">
        <w:sym w:font="Symbol" w:char="F057"/>
      </w:r>
      <w:r w:rsidRPr="008B363D">
        <w:t>)</w:t>
      </w:r>
      <w:bookmarkEnd w:id="316"/>
      <w:bookmarkEnd w:id="317"/>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69" o:title=""/>
          </v:shape>
          <o:OLEObject Type="Embed" ProgID="Equation.3" ShapeID="_x0000_i1049" DrawAspect="Content" ObjectID="_1768108019" r:id="rId7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lastRenderedPageBreak/>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1" o:title=""/>
          </v:shape>
          <o:OLEObject Type="Embed" ProgID="Equation.3" ShapeID="_x0000_i1050" DrawAspect="Content" ObjectID="_1768108020" r:id="rId72"/>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3" o:title=""/>
          </v:shape>
          <o:OLEObject Type="Embed" ProgID="Equation.3" ShapeID="_x0000_i1051" DrawAspect="Content" ObjectID="_1768108021" r:id="rId74"/>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5" o:title=""/>
          </v:shape>
          <o:OLEObject Type="Embed" ProgID="Equation.3" ShapeID="_x0000_i1052" DrawAspect="Content" ObjectID="_1768108022" r:id="rId76"/>
        </w:object>
      </w:r>
      <w:r w:rsidRPr="008B363D">
        <w:t xml:space="preserve"> (when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pt;height:36pt" o:ole="">
            <v:imagedata r:id="rId77" o:title=""/>
          </v:shape>
          <o:OLEObject Type="Embed" ProgID="Equation.3" ShapeID="_x0000_i1053" DrawAspect="Content" ObjectID="_1768108023" r:id="rId78"/>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79" o:title=""/>
          </v:shape>
          <o:OLEObject Type="Embed" ProgID="Equation.3" ShapeID="_x0000_i1054" DrawAspect="Content" ObjectID="_1768108024" r:id="rId80"/>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1" o:title=""/>
          </v:shape>
          <o:OLEObject Type="Embed" ProgID="Equation.3" ShapeID="_x0000_i1055" DrawAspect="Content" ObjectID="_1768108025" r:id="rId82"/>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lastRenderedPageBreak/>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18" w:name="_Toc451238563"/>
      <w:bookmarkStart w:id="319" w:name="_Toc157062506"/>
      <w:r w:rsidRPr="008B363D">
        <w:t>Daily Piecewise Calculations</w:t>
      </w:r>
      <w:bookmarkEnd w:id="318"/>
      <w:bookmarkEnd w:id="319"/>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0" w:name="_Toc451238564"/>
      <w:bookmarkStart w:id="321" w:name="_Toc157062507"/>
      <w:r w:rsidRPr="008B363D">
        <w:t>Volume Calculations</w:t>
      </w:r>
      <w:bookmarkEnd w:id="320"/>
      <w:bookmarkEnd w:id="321"/>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28D62EA"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(44a)</w:t>
      </w:r>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r>
        <w:t>E</w:t>
      </w:r>
      <w:r w:rsidRPr="002905A1">
        <w:rPr>
          <w:vertAlign w:val="subscript"/>
        </w:rPr>
        <w:t>input</w:t>
      </w:r>
      <w:r>
        <w:t xml:space="preserve"> = the evaporation in the input weather file</w:t>
      </w:r>
    </w:p>
    <w:p w14:paraId="7CAD022B" w14:textId="409A058D" w:rsidR="002905A1" w:rsidRDefault="002905A1" w:rsidP="002905A1">
      <w:pPr>
        <w:ind w:left="720"/>
      </w:pPr>
      <w:r>
        <w:lastRenderedPageBreak/>
        <w:t>A</w:t>
      </w:r>
      <w:r w:rsidRPr="002905A1">
        <w:rPr>
          <w:vertAlign w:val="subscript"/>
        </w:rPr>
        <w:t>evap</w:t>
      </w:r>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2" w:name="_Toc451238565"/>
      <w:bookmarkStart w:id="323" w:name="_Toc157062508"/>
      <w:r w:rsidRPr="008B363D">
        <w:t>Initial Conditions</w:t>
      </w:r>
      <w:bookmarkEnd w:id="322"/>
      <w:bookmarkEnd w:id="323"/>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4" w:name="_Toc157062509"/>
      <w:r w:rsidRPr="008B363D">
        <w:t>Fixed Fraction of Eroded Pesticide</w:t>
      </w:r>
      <w:bookmarkEnd w:id="324"/>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3" o:title=""/>
          </v:shape>
          <o:OLEObject Type="Embed" ProgID="Equation.3" ShapeID="_x0000_i1056" DrawAspect="Content" ObjectID="_1768108026" r:id="rId84"/>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8pt;height:36pt" o:ole="">
            <v:imagedata r:id="rId85" o:title=""/>
          </v:shape>
          <o:OLEObject Type="Embed" ProgID="Equation.3" ShapeID="_x0000_i1057" DrawAspect="Content" ObjectID="_1768108027" r:id="rId86"/>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35FC7">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35FC7">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35FC7">
      <w:r w:rsidRPr="008B363D">
        <w:lastRenderedPageBreak/>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5" w:name="_Toc157062510"/>
      <w:r w:rsidRPr="008B363D">
        <w:t>Initial Distribution of Eroded Pesticide</w:t>
      </w:r>
      <w:bookmarkEnd w:id="325"/>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7" o:title=""/>
          </v:shape>
          <o:OLEObject Type="Embed" ProgID="Equation.3" ShapeID="_x0000_i1058" DrawAspect="Content" ObjectID="_1768108028" r:id="rId88"/>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59" type="#_x0000_t75" style="width:258pt;height:36pt" o:ole="">
            <v:imagedata r:id="rId89" o:title=""/>
          </v:shape>
          <o:OLEObject Type="Embed" ProgID="Equation.3" ShapeID="_x0000_i1059" DrawAspect="Content" ObjectID="_1768108029" r:id="rId90"/>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1" o:title=""/>
          </v:shape>
          <o:OLEObject Type="Embed" ProgID="Equation.3" ShapeID="_x0000_i1060" DrawAspect="Content" ObjectID="_1768108030" r:id="rId92"/>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6" w:name="_Toc451238566"/>
      <w:bookmarkStart w:id="327" w:name="_Toc157062511"/>
      <w:r w:rsidRPr="008B363D">
        <w:t>Analytical Solution</w:t>
      </w:r>
      <w:bookmarkEnd w:id="326"/>
      <w:bookmarkEnd w:id="327"/>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3" o:title=""/>
          </v:shape>
          <o:OLEObject Type="Embed" ProgID="Equation.3" ShapeID="_x0000_i1061" DrawAspect="Content" ObjectID="_1768108031" r:id="rId94"/>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5" o:title=""/>
          </v:shape>
          <o:OLEObject Type="Embed" ProgID="Equation.3" ShapeID="_x0000_i1062" DrawAspect="Content" ObjectID="_1768108032" r:id="rId96"/>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where</w:t>
      </w:r>
    </w:p>
    <w:p w14:paraId="15A9DE7D" w14:textId="77777777" w:rsidR="008B363D" w:rsidRPr="008B363D" w:rsidRDefault="008B363D" w:rsidP="00D35FC7">
      <w:r w:rsidRPr="008B363D">
        <w:object w:dxaOrig="1420" w:dyaOrig="340" w14:anchorId="2DF7F857">
          <v:shape id="_x0000_i1063" type="#_x0000_t75" style="width:66pt;height:12pt" o:ole="">
            <v:imagedata r:id="rId97" o:title=""/>
          </v:shape>
          <o:OLEObject Type="Embed" ProgID="Equation.3" ShapeID="_x0000_i1063" DrawAspect="Content" ObjectID="_1768108033" r:id="rId98"/>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99" o:title=""/>
          </v:shape>
          <o:OLEObject Type="Embed" ProgID="Equation.3" ShapeID="_x0000_i1064" DrawAspect="Content" ObjectID="_1768108034" r:id="rId100"/>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1" o:title=""/>
          </v:shape>
          <o:OLEObject Type="Embed" ProgID="Equation.3" ShapeID="_x0000_i1065" DrawAspect="Content" ObjectID="_1768108035" r:id="rId102"/>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3" o:title=""/>
          </v:shape>
          <o:OLEObject Type="Embed" ProgID="Equation.3" ShapeID="_x0000_i1066" DrawAspect="Content" ObjectID="_1768108036" r:id="rId104"/>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5" o:title=""/>
          </v:shape>
          <o:OLEObject Type="Embed" ProgID="Equation.3" ShapeID="_x0000_i1067" DrawAspect="Content" ObjectID="_1768108037" r:id="rId106"/>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7" o:title=""/>
          </v:shape>
          <o:OLEObject Type="Embed" ProgID="Equation.3" ShapeID="_x0000_i1068" DrawAspect="Content" ObjectID="_1768108038" r:id="rId108"/>
        </w:object>
      </w:r>
      <w:r w:rsidRPr="008B363D">
        <w:tab/>
        <w:t>(53)</w:t>
      </w:r>
    </w:p>
    <w:p w14:paraId="52C4CE3E" w14:textId="77777777" w:rsidR="00F93560" w:rsidRPr="008B363D" w:rsidRDefault="00F93560" w:rsidP="00D35FC7"/>
    <w:p w14:paraId="52F8FCD2" w14:textId="77777777" w:rsidR="008B363D" w:rsidRPr="008B363D" w:rsidRDefault="008B363D" w:rsidP="00D35FC7">
      <w:r w:rsidRPr="008B363D">
        <w:t>where</w:t>
      </w:r>
    </w:p>
    <w:p w14:paraId="3507D4D7" w14:textId="77777777" w:rsidR="008B363D" w:rsidRPr="008B363D" w:rsidRDefault="008B363D" w:rsidP="00D35FC7">
      <w:r w:rsidRPr="008B363D">
        <w:object w:dxaOrig="3600" w:dyaOrig="720" w14:anchorId="4EA1653F">
          <v:shape id="_x0000_i1069" type="#_x0000_t75" style="width:180pt;height:36pt" o:ole="">
            <v:imagedata r:id="rId109" o:title=""/>
          </v:shape>
          <o:OLEObject Type="Embed" ProgID="Equation.3" ShapeID="_x0000_i1069" DrawAspect="Content" ObjectID="_1768108039" r:id="rId110"/>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1" o:title=""/>
          </v:shape>
          <o:OLEObject Type="Embed" ProgID="Equation.3" ShapeID="_x0000_i1070" DrawAspect="Content" ObjectID="_1768108040" r:id="rId112"/>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3" o:title=""/>
          </v:shape>
          <o:OLEObject Type="Embed" ProgID="Equation.3" ShapeID="_x0000_i1071" DrawAspect="Content" ObjectID="_1768108041" r:id="rId114"/>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5" o:title=""/>
          </v:shape>
          <o:OLEObject Type="Embed" ProgID="Equation.3" ShapeID="_x0000_i1072" DrawAspect="Content" ObjectID="_1768108042" r:id="rId116"/>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6pt;height:36pt" o:ole="">
            <v:imagedata r:id="rId117" o:title=""/>
          </v:shape>
          <o:OLEObject Type="Embed" ProgID="Equation.3" ShapeID="_x0000_i1073" DrawAspect="Content" ObjectID="_1768108043" r:id="rId118"/>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28" w:name="_Toc451238567"/>
      <w:bookmarkStart w:id="329" w:name="_Toc157062512"/>
      <w:r w:rsidRPr="008B363D">
        <w:lastRenderedPageBreak/>
        <w:t>The USEPA Standard Water Bodies</w:t>
      </w:r>
      <w:bookmarkEnd w:id="328"/>
      <w:bookmarkEnd w:id="329"/>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lastRenderedPageBreak/>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19" o:title=""/>
                </v:shape>
                <o:OLEObject Type="Embed" ProgID="Equation.3" ShapeID="_x0000_i1074" DrawAspect="Content" ObjectID="_1768108044" r:id="rId120"/>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1" o:title=""/>
                </v:shape>
                <o:OLEObject Type="Embed" ProgID="Equation.3" ShapeID="_x0000_i1075" DrawAspect="Content" ObjectID="_1768108045" r:id="rId122"/>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3" o:title=""/>
                </v:shape>
                <o:OLEObject Type="Embed" ProgID="Equation.3" ShapeID="_x0000_i1076" DrawAspect="Content" ObjectID="_1768108046" r:id="rId124"/>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5" o:title=""/>
                </v:shape>
                <o:OLEObject Type="Embed" ProgID="Equation.3" ShapeID="_x0000_i1077" DrawAspect="Content" ObjectID="_1768108047" r:id="rId126"/>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7" o:title=""/>
                </v:shape>
                <o:OLEObject Type="Embed" ProgID="Equation.3" ShapeID="_x0000_i1078" DrawAspect="Content" ObjectID="_1768108048" r:id="rId128"/>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r w:rsidRPr="008B363D">
              <w:t>cfu/100g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r w:rsidRPr="008B363D">
              <w:t>cfu/mL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r w:rsidRPr="008B363D">
              <w:t>metfile</w:t>
            </w:r>
          </w:p>
        </w:tc>
        <w:tc>
          <w:tcPr>
            <w:tcW w:w="2070" w:type="dxa"/>
          </w:tcPr>
          <w:p w14:paraId="6330099E" w14:textId="77777777" w:rsidR="008B363D" w:rsidRPr="008B363D" w:rsidRDefault="008B363D" w:rsidP="00D35FC7">
            <w:r w:rsidRPr="008B363D">
              <w:t xml:space="preserve">metfile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0"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1" w:name="_Toc157062513"/>
      <w:r w:rsidRPr="008B363D">
        <w:t>3.1</w:t>
      </w:r>
      <w:r w:rsidRPr="008B363D">
        <w:tab/>
        <w:t>Farm Pond</w:t>
      </w:r>
      <w:bookmarkEnd w:id="330"/>
      <w:bookmarkEnd w:id="331"/>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2" w:name="_Toc451238569"/>
      <w:bookmarkStart w:id="333" w:name="_Toc157062514"/>
      <w:r w:rsidRPr="008B363D">
        <w:lastRenderedPageBreak/>
        <w:t>3.2</w:t>
      </w:r>
      <w:r w:rsidRPr="008B363D">
        <w:tab/>
        <w:t>Index Reservoir</w:t>
      </w:r>
      <w:bookmarkEnd w:id="332"/>
      <w:bookmarkEnd w:id="333"/>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4" w:name="_Toc451238570"/>
      <w:bookmarkStart w:id="335" w:name="_Toc157062515"/>
      <w:r w:rsidRPr="008B363D">
        <w:t>Custom Water Body</w:t>
      </w:r>
      <w:bookmarkEnd w:id="334"/>
      <w:bookmarkEnd w:id="335"/>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36" w:name="_Toc451238571"/>
      <w:bookmarkStart w:id="337" w:name="_Toc157062516"/>
      <w:r w:rsidRPr="008B363D">
        <w:t>VVWM Evaluations</w:t>
      </w:r>
      <w:bookmarkEnd w:id="336"/>
      <w:bookmarkEnd w:id="337"/>
    </w:p>
    <w:p w14:paraId="68F130B7" w14:textId="7E7EA8B6" w:rsidR="008B363D" w:rsidRPr="008B363D" w:rsidRDefault="008B363D" w:rsidP="00EB6DCA">
      <w:pPr>
        <w:pStyle w:val="Heading3"/>
      </w:pPr>
      <w:bookmarkStart w:id="338" w:name="_Toc451238572"/>
      <w:bookmarkStart w:id="339" w:name="_Toc157062517"/>
      <w:r w:rsidRPr="008B363D">
        <w:t>Solute Holding Capacity Ratio Sensitivity</w:t>
      </w:r>
      <w:bookmarkEnd w:id="338"/>
      <w:bookmarkEnd w:id="339"/>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0" w:name="_Toc451238573"/>
      <w:bookmarkStart w:id="341" w:name="_Toc157062518"/>
      <w:r w:rsidRPr="008B363D">
        <w:t>Washout and Overflow Sensitivity</w:t>
      </w:r>
      <w:bookmarkEnd w:id="340"/>
      <w:bookmarkEnd w:id="341"/>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EB6DCA">
      <w:pPr>
        <w:pStyle w:val="Heading3"/>
      </w:pPr>
      <w:bookmarkStart w:id="342" w:name="_Toc451238574"/>
      <w:bookmarkStart w:id="343" w:name="_Toc157062519"/>
      <w:r w:rsidRPr="008B363D">
        <w:t>4.3</w:t>
      </w:r>
      <w:r w:rsidRPr="008B363D">
        <w:tab/>
        <w:t>Photolysis Sensitivity</w:t>
      </w:r>
      <w:bookmarkEnd w:id="342"/>
      <w:bookmarkEnd w:id="343"/>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4" w:name="_Toc451238575"/>
      <w:bookmarkStart w:id="345" w:name="_Toc157062520"/>
      <w:r w:rsidRPr="008B363D">
        <w:t>Volatilization</w:t>
      </w:r>
      <w:bookmarkEnd w:id="344"/>
      <w:bookmarkEnd w:id="345"/>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8"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6" w:name="_Toc451238584"/>
      <w:r w:rsidRPr="00EB6DCA">
        <w:t xml:space="preserve"> </w:t>
      </w:r>
      <w:bookmarkStart w:id="347" w:name="_Toc157062521"/>
      <w:r w:rsidR="008B363D" w:rsidRPr="00EB6DCA">
        <w:t>Regulatory Summary Output File</w:t>
      </w:r>
      <w:bookmarkEnd w:id="346"/>
      <w:bookmarkEnd w:id="347"/>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lastRenderedPageBreak/>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48" w:name="_Toc451238585"/>
      <w:bookmarkStart w:id="349" w:name="_Toc157062522"/>
      <w:r w:rsidRPr="008B363D">
        <w:t>Daily Values Output File</w:t>
      </w:r>
      <w:bookmarkEnd w:id="348"/>
      <w:bookmarkEnd w:id="349"/>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0" w:name="_Toc157062523"/>
      <w:r>
        <w:lastRenderedPageBreak/>
        <w:t>Single Mixing Cell (</w:t>
      </w:r>
      <w:r w:rsidR="001A1867">
        <w:t>TPEZ</w:t>
      </w:r>
      <w:r>
        <w:t>)</w:t>
      </w:r>
      <w:r w:rsidR="001A1867">
        <w:t xml:space="preserve"> Calculations</w:t>
      </w:r>
      <w:bookmarkEnd w:id="350"/>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1" w:name="_Toc157062524"/>
      <w:r>
        <w:t>Water Balance</w:t>
      </w:r>
      <w:bookmarkEnd w:id="351"/>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2"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2"/>
        <m:r>
          <m:rPr>
            <m:sty m:val="p"/>
          </m:rPr>
          <w:rPr>
            <w:rFonts w:ascii="Cambria Math" w:hAnsi="Cambria Math" w:hint="cs"/>
          </w:rPr>
          <m:t>=</m:t>
        </m:r>
        <w:bookmarkStart w:id="353"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3"/>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4"/>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5" w:name="_Toc157062525"/>
      <w:r>
        <w:t>Sediment Balance</w:t>
      </w:r>
      <w:bookmarkEnd w:id="3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t>()</w:t>
      </w:r>
    </w:p>
    <w:p w14:paraId="775015EE" w14:textId="56663868" w:rsidR="00BA7F15" w:rsidRDefault="00BA7F15" w:rsidP="00D35FC7"/>
    <w:p w14:paraId="2A8ECBD1" w14:textId="3F0EB42E" w:rsidR="00BA7F15" w:rsidRDefault="008B0C4F" w:rsidP="00D35FC7">
      <w:r>
        <w:t xml:space="preserve">Where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r>
        <w:t>B</w:t>
      </w:r>
      <w:r w:rsidRPr="008B0C4F">
        <w:rPr>
          <w:vertAlign w:val="subscript"/>
        </w:rPr>
        <w:t>Field</w:t>
      </w:r>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56" w:name="_Toc157062526"/>
      <w:r>
        <w:t>Solute Mass Balance</w:t>
      </w:r>
      <w:bookmarkEnd w:id="3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57" w:name="_Hlk138940628"/>
      <w:r>
        <w:t>[kg/day]</w:t>
      </w:r>
      <w:bookmarkEnd w:id="357"/>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(k</w:t>
      </w:r>
      <w:r w:rsidRPr="003D1E0B">
        <w:rPr>
          <w:vertAlign w:val="subscript"/>
        </w:rPr>
        <w:t>TPEZ</w:t>
      </w:r>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359" w:name="_Toc157062527"/>
      <w:r>
        <w:t>Initial Conditions</w:t>
      </w:r>
      <w:bookmarkEnd w:id="359"/>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0" w:name="_Toc157062528"/>
      <w:r>
        <w:t xml:space="preserve">Time </w:t>
      </w:r>
      <w:r w:rsidR="00FD454F">
        <w:t>Intervals</w:t>
      </w:r>
      <w:bookmarkEnd w:id="360"/>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bookmarkStart w:id="361" w:name="_Toc157062529"/>
      <w:r>
        <w:t>Parameterization of TPEZ</w:t>
      </w:r>
      <w:bookmarkEnd w:id="3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Vmin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2" w:name="_Toc157062530"/>
      <w:r>
        <w:t>Computer Implementation</w:t>
      </w:r>
      <w:bookmarkEnd w:id="362"/>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363" w:name="_Hlk139282617"/>
      <w:r>
        <w:t xml:space="preserve"> </w:t>
      </w:r>
      <w:r w:rsidRPr="00F64A0C">
        <w:rPr>
          <w:i/>
          <w:iCs/>
        </w:rPr>
        <w:t>input</w:t>
      </w:r>
      <w:r>
        <w:rPr>
          <w:i/>
          <w:iCs/>
        </w:rPr>
        <w:t>-</w:t>
      </w:r>
      <w:r w:rsidRPr="00F64A0C">
        <w:rPr>
          <w:i/>
          <w:iCs/>
        </w:rPr>
        <w:t>filename</w:t>
      </w:r>
      <w:bookmarkEnd w:id="363"/>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input</w:t>
      </w:r>
      <w:r w:rsidRPr="00BB26CA">
        <w:rPr>
          <w:i/>
        </w:rPr>
        <w:t>filepath</w:t>
      </w:r>
    </w:p>
    <w:p w14:paraId="2B3805D7" w14:textId="77777777" w:rsidR="00173927" w:rsidRPr="00BB26CA" w:rsidRDefault="00173927" w:rsidP="00D35FC7"/>
    <w:p w14:paraId="1F44E08D" w14:textId="77777777" w:rsidR="00173927" w:rsidRDefault="00173927" w:rsidP="00D35FC7">
      <w:r>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r>
        <w:t>testrun\”</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4" w:name="_Toc451238578"/>
      <w:r w:rsidRPr="008B363D">
        <w:t>6.1</w:t>
      </w:r>
      <w:r w:rsidRPr="008B363D">
        <w:tab/>
        <w:t>Executable and the Command Line</w:t>
      </w:r>
      <w:bookmarkEnd w:id="364"/>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r w:rsidRPr="008B363D">
        <w:rPr>
          <w:i/>
        </w:rPr>
        <w:t>inputfilename”</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5" w:name="_Toc157062531"/>
      <w:r>
        <w:t>References</w:t>
      </w:r>
      <w:bookmarkEnd w:id="365"/>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lastRenderedPageBreak/>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6" w:name="_Toc451238587"/>
      <w:bookmarkStart w:id="367" w:name="_Toc157062532"/>
      <w:r w:rsidRPr="008B363D">
        <w:t>References</w:t>
      </w:r>
      <w:bookmarkEnd w:id="366"/>
      <w:bookmarkEnd w:id="367"/>
    </w:p>
    <w:p w14:paraId="088683E0" w14:textId="77777777" w:rsidR="008B363D" w:rsidRPr="008B363D" w:rsidRDefault="008B363D" w:rsidP="00D35FC7">
      <w:r w:rsidRPr="008B363D">
        <w:lastRenderedPageBreak/>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r w:rsidRPr="008B363D">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8"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8"/>
    <w:p w14:paraId="3EA58A61" w14:textId="77777777" w:rsidR="008B363D" w:rsidRPr="008B363D" w:rsidRDefault="008B363D" w:rsidP="00D35FC7"/>
    <w:p w14:paraId="6FBA8F57" w14:textId="77777777" w:rsidR="008B363D" w:rsidRPr="008B363D" w:rsidRDefault="008B363D" w:rsidP="00D35FC7">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lastRenderedPageBreak/>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3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E7D76" w14:textId="77777777" w:rsidR="00013C40" w:rsidRDefault="00013C40" w:rsidP="00D35FC7">
      <w:r>
        <w:separator/>
      </w:r>
    </w:p>
  </w:endnote>
  <w:endnote w:type="continuationSeparator" w:id="0">
    <w:p w14:paraId="207E2D9E" w14:textId="77777777" w:rsidR="00013C40" w:rsidRDefault="00013C40" w:rsidP="00D35FC7">
      <w:r>
        <w:continuationSeparator/>
      </w:r>
    </w:p>
  </w:endnote>
  <w:endnote w:type="continuationNotice" w:id="1">
    <w:p w14:paraId="1B12167F" w14:textId="77777777" w:rsidR="00013C40" w:rsidRDefault="00013C40"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950B0" w14:textId="77777777" w:rsidR="00013C40" w:rsidRDefault="00013C40" w:rsidP="00D35FC7">
      <w:r>
        <w:separator/>
      </w:r>
    </w:p>
  </w:footnote>
  <w:footnote w:type="continuationSeparator" w:id="0">
    <w:p w14:paraId="1AA33459" w14:textId="77777777" w:rsidR="00013C40" w:rsidRDefault="00013C40" w:rsidP="00D35FC7">
      <w:r>
        <w:continuationSeparator/>
      </w:r>
    </w:p>
  </w:footnote>
  <w:footnote w:type="continuationNotice" w:id="1">
    <w:p w14:paraId="070892A6" w14:textId="77777777" w:rsidR="00013C40" w:rsidRDefault="00013C40"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552D"/>
    <w:rsid w:val="00215F0E"/>
    <w:rsid w:val="00221CF4"/>
    <w:rsid w:val="00221FC1"/>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4368"/>
    <w:rsid w:val="003C5B87"/>
    <w:rsid w:val="003C6C00"/>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wmf"/><Relationship Id="rId42" Type="http://schemas.openxmlformats.org/officeDocument/2006/relationships/oleObject" Target="embeddings/oleObject11.bin"/><Relationship Id="rId63" Type="http://schemas.openxmlformats.org/officeDocument/2006/relationships/image" Target="media/image32.wmf"/><Relationship Id="rId84" Type="http://schemas.openxmlformats.org/officeDocument/2006/relationships/oleObject" Target="embeddings/oleObject32.bin"/><Relationship Id="rId138" Type="http://schemas.openxmlformats.org/officeDocument/2006/relationships/image" Target="media/image74.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2.wmf"/><Relationship Id="rId128"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49.bin"/><Relationship Id="rId134" Type="http://schemas.openxmlformats.org/officeDocument/2006/relationships/image" Target="media/image70.emf"/><Relationship Id="rId139" Type="http://schemas.openxmlformats.org/officeDocument/2006/relationships/footer" Target="footer2.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124" Type="http://schemas.openxmlformats.org/officeDocument/2006/relationships/oleObject" Target="embeddings/oleObject52.bin"/><Relationship Id="rId129" Type="http://schemas.openxmlformats.org/officeDocument/2006/relationships/image" Target="media/image6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image" Target="media/image60.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130" Type="http://schemas.openxmlformats.org/officeDocument/2006/relationships/image" Target="media/image66.emf"/><Relationship Id="rId135" Type="http://schemas.openxmlformats.org/officeDocument/2006/relationships/image" Target="media/image71.emf"/><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63.wmf"/><Relationship Id="rId141"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15" Type="http://schemas.openxmlformats.org/officeDocument/2006/relationships/image" Target="media/image58.wmf"/><Relationship Id="rId131" Type="http://schemas.openxmlformats.org/officeDocument/2006/relationships/image" Target="media/image67.emf"/><Relationship Id="rId136" Type="http://schemas.openxmlformats.org/officeDocument/2006/relationships/image" Target="media/image7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126" Type="http://schemas.openxmlformats.org/officeDocument/2006/relationships/oleObject" Target="embeddings/oleObject53.bin"/><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openxmlformats.org/officeDocument/2006/relationships/image" Target="media/image61.wmf"/><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oleObject" Target="embeddings/oleObject48.bin"/><Relationship Id="rId137" Type="http://schemas.openxmlformats.org/officeDocument/2006/relationships/image" Target="media/image73.emf"/><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6.wmf"/><Relationship Id="rId132" Type="http://schemas.openxmlformats.org/officeDocument/2006/relationships/image" Target="media/image6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27" Type="http://schemas.openxmlformats.org/officeDocument/2006/relationships/image" Target="media/image64.wmf"/><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1.bin"/><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26" Type="http://schemas.openxmlformats.org/officeDocument/2006/relationships/oleObject" Target="embeddings/oleObject5.bin"/><Relationship Id="rId47" Type="http://schemas.openxmlformats.org/officeDocument/2006/relationships/image" Target="media/image24.wmf"/><Relationship Id="rId68" Type="http://schemas.openxmlformats.org/officeDocument/2006/relationships/oleObject" Target="embeddings/oleObject24.bin"/><Relationship Id="rId89" Type="http://schemas.openxmlformats.org/officeDocument/2006/relationships/image" Target="media/image45.wmf"/><Relationship Id="rId112" Type="http://schemas.openxmlformats.org/officeDocument/2006/relationships/oleObject" Target="embeddings/oleObject46.bin"/><Relationship Id="rId133" Type="http://schemas.openxmlformats.org/officeDocument/2006/relationships/image" Target="media/image69.emf"/><Relationship Id="rId16"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13666</TotalTime>
  <Pages>99</Pages>
  <Words>28150</Words>
  <Characters>160456</Characters>
  <Application>Microsoft Office Word</Application>
  <DocSecurity>0</DocSecurity>
  <Lines>1337</Lines>
  <Paragraphs>376</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49</cp:revision>
  <cp:lastPrinted>2013-05-14T18:29:00Z</cp:lastPrinted>
  <dcterms:created xsi:type="dcterms:W3CDTF">2022-05-13T12:50:00Z</dcterms:created>
  <dcterms:modified xsi:type="dcterms:W3CDTF">2024-01-30T13:19:00Z</dcterms:modified>
</cp:coreProperties>
</file>