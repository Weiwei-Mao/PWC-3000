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659AA645" w:rsidR="001B0B98" w:rsidRPr="00CC463F" w:rsidRDefault="001B0B98" w:rsidP="009242B5">
      <w:pPr>
        <w:rPr>
          <w:color w:val="FF0000"/>
          <w:sz w:val="56"/>
          <w:szCs w:val="56"/>
        </w:rPr>
      </w:pPr>
    </w:p>
    <w:p w14:paraId="4C305FFE" w14:textId="77777777" w:rsidR="00CC463F" w:rsidRPr="00D35FC7" w:rsidRDefault="00CC463F"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680D234D" w:rsidR="007518F4" w:rsidRPr="00D35FC7" w:rsidRDefault="00997C23" w:rsidP="00D35FC7">
      <w:pPr>
        <w:jc w:val="center"/>
        <w:rPr>
          <w:sz w:val="40"/>
          <w:szCs w:val="40"/>
        </w:rPr>
      </w:pPr>
      <w:r>
        <w:rPr>
          <w:sz w:val="40"/>
          <w:szCs w:val="40"/>
        </w:rPr>
        <w:t>August</w:t>
      </w:r>
      <w:r w:rsidR="007518F4" w:rsidRPr="00D35FC7">
        <w:rPr>
          <w:sz w:val="40"/>
          <w:szCs w:val="40"/>
        </w:rPr>
        <w:t xml:space="preserve"> </w:t>
      </w:r>
      <w:r w:rsidR="00251B53" w:rsidRPr="00D35FC7">
        <w:rPr>
          <w:sz w:val="40"/>
          <w:szCs w:val="40"/>
        </w:rPr>
        <w:t>20</w:t>
      </w:r>
      <w:r w:rsidR="006D269E" w:rsidRPr="00D35FC7">
        <w:rPr>
          <w:sz w:val="40"/>
          <w:szCs w:val="40"/>
        </w:rPr>
        <w:t>2</w:t>
      </w:r>
      <w:r w:rsidR="001E5ECC">
        <w:rPr>
          <w:sz w:val="40"/>
          <w:szCs w:val="40"/>
        </w:rPr>
        <w:t>4</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1EA59BA" w:rsidR="00D8103F" w:rsidRPr="00D35FC7" w:rsidRDefault="00D8103F" w:rsidP="00D35FC7">
      <w:pPr>
        <w:jc w:val="center"/>
        <w:rPr>
          <w:sz w:val="24"/>
          <w:szCs w:val="24"/>
        </w:rPr>
      </w:pP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1F3DDE11" w14:textId="79624CDF" w:rsidR="0036678F" w:rsidRDefault="00120FD4">
          <w:pPr>
            <w:pStyle w:val="TOC1"/>
            <w:rPr>
              <w:rFonts w:eastAsiaTheme="minorEastAsia" w:cstheme="minorBidi"/>
              <w:noProof/>
              <w:kern w:val="2"/>
              <w14:ligatures w14:val="standardContextual"/>
            </w:rPr>
          </w:pPr>
          <w:r>
            <w:fldChar w:fldCharType="begin"/>
          </w:r>
          <w:r w:rsidR="00104FEF">
            <w:instrText xml:space="preserve"> TOC \o "1-3" \h \z \u </w:instrText>
          </w:r>
          <w:r>
            <w:fldChar w:fldCharType="separate"/>
          </w:r>
          <w:hyperlink w:anchor="_Toc157062456" w:history="1">
            <w:r w:rsidR="0036678F" w:rsidRPr="00C40011">
              <w:rPr>
                <w:rStyle w:val="Hyperlink"/>
                <w:noProof/>
              </w:rPr>
              <w:t>1</w:t>
            </w:r>
            <w:r w:rsidR="0036678F">
              <w:rPr>
                <w:rFonts w:eastAsiaTheme="minorEastAsia" w:cstheme="minorBidi"/>
                <w:noProof/>
                <w:kern w:val="2"/>
                <w14:ligatures w14:val="standardContextual"/>
              </w:rPr>
              <w:tab/>
            </w:r>
            <w:r w:rsidR="0036678F" w:rsidRPr="00C40011">
              <w:rPr>
                <w:rStyle w:val="Hyperlink"/>
                <w:noProof/>
              </w:rPr>
              <w:t>PRZM-VVWM What’s New</w:t>
            </w:r>
            <w:r w:rsidR="0036678F">
              <w:rPr>
                <w:noProof/>
                <w:webHidden/>
              </w:rPr>
              <w:tab/>
            </w:r>
            <w:r w:rsidR="0036678F">
              <w:rPr>
                <w:noProof/>
                <w:webHidden/>
              </w:rPr>
              <w:fldChar w:fldCharType="begin"/>
            </w:r>
            <w:r w:rsidR="0036678F">
              <w:rPr>
                <w:noProof/>
                <w:webHidden/>
              </w:rPr>
              <w:instrText xml:space="preserve"> PAGEREF _Toc157062456 \h </w:instrText>
            </w:r>
            <w:r w:rsidR="0036678F">
              <w:rPr>
                <w:noProof/>
                <w:webHidden/>
              </w:rPr>
            </w:r>
            <w:r w:rsidR="0036678F">
              <w:rPr>
                <w:noProof/>
                <w:webHidden/>
              </w:rPr>
              <w:fldChar w:fldCharType="separate"/>
            </w:r>
            <w:r w:rsidR="0036678F">
              <w:rPr>
                <w:noProof/>
                <w:webHidden/>
              </w:rPr>
              <w:t>1</w:t>
            </w:r>
            <w:r w:rsidR="0036678F">
              <w:rPr>
                <w:noProof/>
                <w:webHidden/>
              </w:rPr>
              <w:fldChar w:fldCharType="end"/>
            </w:r>
          </w:hyperlink>
        </w:p>
        <w:p w14:paraId="237CE1E8" w14:textId="6B39F566" w:rsidR="0036678F" w:rsidRDefault="00000000">
          <w:pPr>
            <w:pStyle w:val="TOC1"/>
            <w:rPr>
              <w:rFonts w:eastAsiaTheme="minorEastAsia" w:cstheme="minorBidi"/>
              <w:noProof/>
              <w:kern w:val="2"/>
              <w14:ligatures w14:val="standardContextual"/>
            </w:rPr>
          </w:pPr>
          <w:hyperlink w:anchor="_Toc157062457" w:history="1">
            <w:r w:rsidR="0036678F" w:rsidRPr="00C40011">
              <w:rPr>
                <w:rStyle w:val="Hyperlink"/>
                <w:noProof/>
              </w:rPr>
              <w:t>2</w:t>
            </w:r>
            <w:r w:rsidR="0036678F">
              <w:rPr>
                <w:rFonts w:eastAsiaTheme="minorEastAsia" w:cstheme="minorBidi"/>
                <w:noProof/>
                <w:kern w:val="2"/>
                <w14:ligatures w14:val="standardContextual"/>
              </w:rPr>
              <w:tab/>
            </w:r>
            <w:r w:rsidR="0036678F" w:rsidRPr="00C40011">
              <w:rPr>
                <w:rStyle w:val="Hyperlink"/>
                <w:noProof/>
              </w:rPr>
              <w:t>Input Files for PRZM-VVWM</w:t>
            </w:r>
            <w:r w:rsidR="0036678F">
              <w:rPr>
                <w:noProof/>
                <w:webHidden/>
              </w:rPr>
              <w:tab/>
            </w:r>
            <w:r w:rsidR="0036678F">
              <w:rPr>
                <w:noProof/>
                <w:webHidden/>
              </w:rPr>
              <w:fldChar w:fldCharType="begin"/>
            </w:r>
            <w:r w:rsidR="0036678F">
              <w:rPr>
                <w:noProof/>
                <w:webHidden/>
              </w:rPr>
              <w:instrText xml:space="preserve"> PAGEREF _Toc157062457 \h </w:instrText>
            </w:r>
            <w:r w:rsidR="0036678F">
              <w:rPr>
                <w:noProof/>
                <w:webHidden/>
              </w:rPr>
            </w:r>
            <w:r w:rsidR="0036678F">
              <w:rPr>
                <w:noProof/>
                <w:webHidden/>
              </w:rPr>
              <w:fldChar w:fldCharType="separate"/>
            </w:r>
            <w:r w:rsidR="0036678F">
              <w:rPr>
                <w:noProof/>
                <w:webHidden/>
              </w:rPr>
              <w:t>2</w:t>
            </w:r>
            <w:r w:rsidR="0036678F">
              <w:rPr>
                <w:noProof/>
                <w:webHidden/>
              </w:rPr>
              <w:fldChar w:fldCharType="end"/>
            </w:r>
          </w:hyperlink>
        </w:p>
        <w:p w14:paraId="08F34FCF" w14:textId="3E9920DD"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8" w:history="1">
            <w:r w:rsidR="0036678F" w:rsidRPr="00C40011">
              <w:rPr>
                <w:rStyle w:val="Hyperlink"/>
                <w:noProof/>
              </w:rPr>
              <w:t>2.1</w:t>
            </w:r>
            <w:r w:rsidR="0036678F">
              <w:rPr>
                <w:rFonts w:eastAsiaTheme="minorEastAsia" w:cstheme="minorBidi"/>
                <w:noProof/>
                <w:kern w:val="2"/>
                <w14:ligatures w14:val="standardContextual"/>
              </w:rPr>
              <w:tab/>
            </w:r>
            <w:r w:rsidR="0036678F" w:rsidRPr="00C40011">
              <w:rPr>
                <w:rStyle w:val="Hyperlink"/>
                <w:noProof/>
              </w:rPr>
              <w:t>PRZM-VVWM Input File</w:t>
            </w:r>
            <w:r w:rsidR="0036678F">
              <w:rPr>
                <w:noProof/>
                <w:webHidden/>
              </w:rPr>
              <w:tab/>
            </w:r>
            <w:r w:rsidR="0036678F">
              <w:rPr>
                <w:noProof/>
                <w:webHidden/>
              </w:rPr>
              <w:fldChar w:fldCharType="begin"/>
            </w:r>
            <w:r w:rsidR="0036678F">
              <w:rPr>
                <w:noProof/>
                <w:webHidden/>
              </w:rPr>
              <w:instrText xml:space="preserve"> PAGEREF _Toc157062458 \h </w:instrText>
            </w:r>
            <w:r w:rsidR="0036678F">
              <w:rPr>
                <w:noProof/>
                <w:webHidden/>
              </w:rPr>
            </w:r>
            <w:r w:rsidR="0036678F">
              <w:rPr>
                <w:noProof/>
                <w:webHidden/>
              </w:rPr>
              <w:fldChar w:fldCharType="separate"/>
            </w:r>
            <w:r w:rsidR="0036678F">
              <w:rPr>
                <w:noProof/>
                <w:webHidden/>
              </w:rPr>
              <w:t>3</w:t>
            </w:r>
            <w:r w:rsidR="0036678F">
              <w:rPr>
                <w:noProof/>
                <w:webHidden/>
              </w:rPr>
              <w:fldChar w:fldCharType="end"/>
            </w:r>
          </w:hyperlink>
        </w:p>
        <w:p w14:paraId="79497975" w14:textId="43EF3E8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9" w:history="1">
            <w:r w:rsidR="0036678F" w:rsidRPr="00C40011">
              <w:rPr>
                <w:rStyle w:val="Hyperlink"/>
                <w:noProof/>
              </w:rPr>
              <w:t>2.2</w:t>
            </w:r>
            <w:r w:rsidR="0036678F">
              <w:rPr>
                <w:rFonts w:eastAsiaTheme="minorEastAsia" w:cstheme="minorBidi"/>
                <w:noProof/>
                <w:kern w:val="2"/>
                <w14:ligatures w14:val="standardContextual"/>
              </w:rPr>
              <w:tab/>
            </w:r>
            <w:r w:rsidR="0036678F" w:rsidRPr="00C40011">
              <w:rPr>
                <w:rStyle w:val="Hyperlink"/>
                <w:noProof/>
              </w:rPr>
              <w:t>Field Property Input File</w:t>
            </w:r>
            <w:r w:rsidR="0036678F">
              <w:rPr>
                <w:noProof/>
                <w:webHidden/>
              </w:rPr>
              <w:tab/>
            </w:r>
            <w:r w:rsidR="0036678F">
              <w:rPr>
                <w:noProof/>
                <w:webHidden/>
              </w:rPr>
              <w:fldChar w:fldCharType="begin"/>
            </w:r>
            <w:r w:rsidR="0036678F">
              <w:rPr>
                <w:noProof/>
                <w:webHidden/>
              </w:rPr>
              <w:instrText xml:space="preserve"> PAGEREF _Toc157062459 \h </w:instrText>
            </w:r>
            <w:r w:rsidR="0036678F">
              <w:rPr>
                <w:noProof/>
                <w:webHidden/>
              </w:rPr>
            </w:r>
            <w:r w:rsidR="0036678F">
              <w:rPr>
                <w:noProof/>
                <w:webHidden/>
              </w:rPr>
              <w:fldChar w:fldCharType="separate"/>
            </w:r>
            <w:r w:rsidR="0036678F">
              <w:rPr>
                <w:noProof/>
                <w:webHidden/>
              </w:rPr>
              <w:t>13</w:t>
            </w:r>
            <w:r w:rsidR="0036678F">
              <w:rPr>
                <w:noProof/>
                <w:webHidden/>
              </w:rPr>
              <w:fldChar w:fldCharType="end"/>
            </w:r>
          </w:hyperlink>
        </w:p>
        <w:p w14:paraId="12C585BA" w14:textId="0CF0CFF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0" w:history="1">
            <w:r w:rsidR="0036678F" w:rsidRPr="00C40011">
              <w:rPr>
                <w:rStyle w:val="Hyperlink"/>
                <w:noProof/>
              </w:rPr>
              <w:t>2.3</w:t>
            </w:r>
            <w:r w:rsidR="0036678F">
              <w:rPr>
                <w:rFonts w:eastAsiaTheme="minorEastAsia" w:cstheme="minorBidi"/>
                <w:noProof/>
                <w:kern w:val="2"/>
                <w14:ligatures w14:val="standardContextual"/>
              </w:rPr>
              <w:tab/>
            </w:r>
            <w:r w:rsidR="0036678F" w:rsidRPr="00C40011">
              <w:rPr>
                <w:rStyle w:val="Hyperlink"/>
                <w:noProof/>
              </w:rPr>
              <w:t>Waterbody/Watershed Input File</w:t>
            </w:r>
            <w:r w:rsidR="0036678F">
              <w:rPr>
                <w:noProof/>
                <w:webHidden/>
              </w:rPr>
              <w:tab/>
            </w:r>
            <w:r w:rsidR="0036678F">
              <w:rPr>
                <w:noProof/>
                <w:webHidden/>
              </w:rPr>
              <w:fldChar w:fldCharType="begin"/>
            </w:r>
            <w:r w:rsidR="0036678F">
              <w:rPr>
                <w:noProof/>
                <w:webHidden/>
              </w:rPr>
              <w:instrText xml:space="preserve"> PAGEREF _Toc157062460 \h </w:instrText>
            </w:r>
            <w:r w:rsidR="0036678F">
              <w:rPr>
                <w:noProof/>
                <w:webHidden/>
              </w:rPr>
            </w:r>
            <w:r w:rsidR="0036678F">
              <w:rPr>
                <w:noProof/>
                <w:webHidden/>
              </w:rPr>
              <w:fldChar w:fldCharType="separate"/>
            </w:r>
            <w:r w:rsidR="0036678F">
              <w:rPr>
                <w:noProof/>
                <w:webHidden/>
              </w:rPr>
              <w:t>19</w:t>
            </w:r>
            <w:r w:rsidR="0036678F">
              <w:rPr>
                <w:noProof/>
                <w:webHidden/>
              </w:rPr>
              <w:fldChar w:fldCharType="end"/>
            </w:r>
          </w:hyperlink>
        </w:p>
        <w:p w14:paraId="3EA7ECBD" w14:textId="3ECB3890"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1" w:history="1">
            <w:r w:rsidR="0036678F" w:rsidRPr="00C40011">
              <w:rPr>
                <w:rStyle w:val="Hyperlink"/>
                <w:noProof/>
              </w:rPr>
              <w:t>2.4</w:t>
            </w:r>
            <w:r w:rsidR="0036678F">
              <w:rPr>
                <w:rFonts w:eastAsiaTheme="minorEastAsia" w:cstheme="minorBidi"/>
                <w:noProof/>
                <w:kern w:val="2"/>
                <w14:ligatures w14:val="standardContextual"/>
              </w:rPr>
              <w:tab/>
            </w:r>
            <w:r w:rsidR="0036678F" w:rsidRPr="00C40011">
              <w:rPr>
                <w:rStyle w:val="Hyperlink"/>
                <w:noProof/>
              </w:rPr>
              <w:t>Meteorological Data File</w:t>
            </w:r>
            <w:r w:rsidR="0036678F">
              <w:rPr>
                <w:noProof/>
                <w:webHidden/>
              </w:rPr>
              <w:tab/>
            </w:r>
            <w:r w:rsidR="0036678F">
              <w:rPr>
                <w:noProof/>
                <w:webHidden/>
              </w:rPr>
              <w:fldChar w:fldCharType="begin"/>
            </w:r>
            <w:r w:rsidR="0036678F">
              <w:rPr>
                <w:noProof/>
                <w:webHidden/>
              </w:rPr>
              <w:instrText xml:space="preserve"> PAGEREF _Toc157062461 \h </w:instrText>
            </w:r>
            <w:r w:rsidR="0036678F">
              <w:rPr>
                <w:noProof/>
                <w:webHidden/>
              </w:rPr>
            </w:r>
            <w:r w:rsidR="0036678F">
              <w:rPr>
                <w:noProof/>
                <w:webHidden/>
              </w:rPr>
              <w:fldChar w:fldCharType="separate"/>
            </w:r>
            <w:r w:rsidR="0036678F">
              <w:rPr>
                <w:noProof/>
                <w:webHidden/>
              </w:rPr>
              <w:t>20</w:t>
            </w:r>
            <w:r w:rsidR="0036678F">
              <w:rPr>
                <w:noProof/>
                <w:webHidden/>
              </w:rPr>
              <w:fldChar w:fldCharType="end"/>
            </w:r>
          </w:hyperlink>
        </w:p>
        <w:p w14:paraId="4B31E307" w14:textId="172E3A74" w:rsidR="0036678F" w:rsidRDefault="00000000">
          <w:pPr>
            <w:pStyle w:val="TOC1"/>
            <w:rPr>
              <w:rFonts w:eastAsiaTheme="minorEastAsia" w:cstheme="minorBidi"/>
              <w:noProof/>
              <w:kern w:val="2"/>
              <w14:ligatures w14:val="standardContextual"/>
            </w:rPr>
          </w:pPr>
          <w:hyperlink w:anchor="_Toc157062462" w:history="1">
            <w:r w:rsidR="0036678F" w:rsidRPr="00C40011">
              <w:rPr>
                <w:rStyle w:val="Hyperlink"/>
                <w:noProof/>
              </w:rPr>
              <w:t>3</w:t>
            </w:r>
            <w:r w:rsidR="0036678F">
              <w:rPr>
                <w:rFonts w:eastAsiaTheme="minorEastAsia" w:cstheme="minorBidi"/>
                <w:noProof/>
                <w:kern w:val="2"/>
                <w14:ligatures w14:val="standardContextual"/>
              </w:rPr>
              <w:tab/>
            </w:r>
            <w:r w:rsidR="0036678F" w:rsidRPr="00C40011">
              <w:rPr>
                <w:rStyle w:val="Hyperlink"/>
                <w:noProof/>
              </w:rPr>
              <w:t>Parameter Description and  Estimation</w:t>
            </w:r>
            <w:r w:rsidR="0036678F">
              <w:rPr>
                <w:noProof/>
                <w:webHidden/>
              </w:rPr>
              <w:tab/>
            </w:r>
            <w:r w:rsidR="0036678F">
              <w:rPr>
                <w:noProof/>
                <w:webHidden/>
              </w:rPr>
              <w:fldChar w:fldCharType="begin"/>
            </w:r>
            <w:r w:rsidR="0036678F">
              <w:rPr>
                <w:noProof/>
                <w:webHidden/>
              </w:rPr>
              <w:instrText xml:space="preserve"> PAGEREF _Toc157062462 \h </w:instrText>
            </w:r>
            <w:r w:rsidR="0036678F">
              <w:rPr>
                <w:noProof/>
                <w:webHidden/>
              </w:rPr>
            </w:r>
            <w:r w:rsidR="0036678F">
              <w:rPr>
                <w:noProof/>
                <w:webHidden/>
              </w:rPr>
              <w:fldChar w:fldCharType="separate"/>
            </w:r>
            <w:r w:rsidR="0036678F">
              <w:rPr>
                <w:noProof/>
                <w:webHidden/>
              </w:rPr>
              <w:t>21</w:t>
            </w:r>
            <w:r w:rsidR="0036678F">
              <w:rPr>
                <w:noProof/>
                <w:webHidden/>
              </w:rPr>
              <w:fldChar w:fldCharType="end"/>
            </w:r>
          </w:hyperlink>
        </w:p>
        <w:p w14:paraId="53DF719D" w14:textId="58C2B6A6" w:rsidR="0036678F" w:rsidRDefault="00000000">
          <w:pPr>
            <w:pStyle w:val="TOC1"/>
            <w:rPr>
              <w:rFonts w:eastAsiaTheme="minorEastAsia" w:cstheme="minorBidi"/>
              <w:noProof/>
              <w:kern w:val="2"/>
              <w14:ligatures w14:val="standardContextual"/>
            </w:rPr>
          </w:pPr>
          <w:hyperlink w:anchor="_Toc157062463" w:history="1">
            <w:r w:rsidR="0036678F" w:rsidRPr="00C40011">
              <w:rPr>
                <w:rStyle w:val="Hyperlink"/>
                <w:noProof/>
              </w:rPr>
              <w:t>4</w:t>
            </w:r>
            <w:r w:rsidR="0036678F">
              <w:rPr>
                <w:rFonts w:eastAsiaTheme="minorEastAsia" w:cstheme="minorBidi"/>
                <w:noProof/>
                <w:kern w:val="2"/>
                <w14:ligatures w14:val="standardContextual"/>
              </w:rPr>
              <w:tab/>
            </w:r>
            <w:r w:rsidR="0036678F" w:rsidRPr="00C40011">
              <w:rPr>
                <w:rStyle w:val="Hyperlink"/>
                <w:noProof/>
              </w:rPr>
              <w:t>PRZM5 Theory</w:t>
            </w:r>
            <w:r w:rsidR="0036678F">
              <w:rPr>
                <w:noProof/>
                <w:webHidden/>
              </w:rPr>
              <w:tab/>
            </w:r>
            <w:r w:rsidR="0036678F">
              <w:rPr>
                <w:noProof/>
                <w:webHidden/>
              </w:rPr>
              <w:fldChar w:fldCharType="begin"/>
            </w:r>
            <w:r w:rsidR="0036678F">
              <w:rPr>
                <w:noProof/>
                <w:webHidden/>
              </w:rPr>
              <w:instrText xml:space="preserve"> PAGEREF _Toc157062463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3E16675B" w14:textId="501981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4" w:history="1">
            <w:r w:rsidR="0036678F" w:rsidRPr="00C40011">
              <w:rPr>
                <w:rStyle w:val="Hyperlink"/>
                <w:noProof/>
              </w:rPr>
              <w:t>4.1</w:t>
            </w:r>
            <w:r w:rsidR="0036678F">
              <w:rPr>
                <w:rFonts w:eastAsiaTheme="minorEastAsia" w:cstheme="minorBidi"/>
                <w:noProof/>
                <w:kern w:val="2"/>
                <w14:ligatures w14:val="standardContextual"/>
              </w:rPr>
              <w:tab/>
            </w:r>
            <w:r w:rsidR="0036678F" w:rsidRPr="00C40011">
              <w:rPr>
                <w:rStyle w:val="Hyperlink"/>
                <w:noProof/>
              </w:rPr>
              <w:t>Overview</w:t>
            </w:r>
            <w:r w:rsidR="0036678F">
              <w:rPr>
                <w:noProof/>
                <w:webHidden/>
              </w:rPr>
              <w:tab/>
            </w:r>
            <w:r w:rsidR="0036678F">
              <w:rPr>
                <w:noProof/>
                <w:webHidden/>
              </w:rPr>
              <w:fldChar w:fldCharType="begin"/>
            </w:r>
            <w:r w:rsidR="0036678F">
              <w:rPr>
                <w:noProof/>
                <w:webHidden/>
              </w:rPr>
              <w:instrText xml:space="preserve"> PAGEREF _Toc157062464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7C87E74B" w14:textId="2106ECE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5" w:history="1">
            <w:r w:rsidR="0036678F" w:rsidRPr="00C40011">
              <w:rPr>
                <w:rStyle w:val="Hyperlink"/>
                <w:noProof/>
              </w:rPr>
              <w:t>4.2</w:t>
            </w:r>
            <w:r w:rsidR="0036678F">
              <w:rPr>
                <w:rFonts w:eastAsiaTheme="minorEastAsia" w:cstheme="minorBidi"/>
                <w:noProof/>
                <w:kern w:val="2"/>
                <w14:ligatures w14:val="standardContextual"/>
              </w:rPr>
              <w:tab/>
            </w:r>
            <w:r w:rsidR="0036678F" w:rsidRPr="00C40011">
              <w:rPr>
                <w:rStyle w:val="Hyperlink"/>
                <w:noProof/>
              </w:rPr>
              <w:t>Description of the Algorithms</w:t>
            </w:r>
            <w:r w:rsidR="0036678F">
              <w:rPr>
                <w:noProof/>
                <w:webHidden/>
              </w:rPr>
              <w:tab/>
            </w:r>
            <w:r w:rsidR="0036678F">
              <w:rPr>
                <w:noProof/>
                <w:webHidden/>
              </w:rPr>
              <w:fldChar w:fldCharType="begin"/>
            </w:r>
            <w:r w:rsidR="0036678F">
              <w:rPr>
                <w:noProof/>
                <w:webHidden/>
              </w:rPr>
              <w:instrText xml:space="preserve"> PAGEREF _Toc157062465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4C13544" w14:textId="599C0F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6" w:history="1">
            <w:r w:rsidR="0036678F" w:rsidRPr="00C40011">
              <w:rPr>
                <w:rStyle w:val="Hyperlink"/>
                <w:noProof/>
              </w:rPr>
              <w:t>4.3</w:t>
            </w:r>
            <w:r w:rsidR="0036678F">
              <w:rPr>
                <w:rFonts w:eastAsiaTheme="minorEastAsia" w:cstheme="minorBidi"/>
                <w:noProof/>
                <w:kern w:val="2"/>
                <w14:ligatures w14:val="standardContextual"/>
              </w:rPr>
              <w:tab/>
            </w:r>
            <w:r w:rsidR="0036678F" w:rsidRPr="00C40011">
              <w:rPr>
                <w:rStyle w:val="Hyperlink"/>
                <w:noProof/>
              </w:rPr>
              <w:t>Soil Profile Setup</w:t>
            </w:r>
            <w:r w:rsidR="0036678F">
              <w:rPr>
                <w:noProof/>
                <w:webHidden/>
              </w:rPr>
              <w:tab/>
            </w:r>
            <w:r w:rsidR="0036678F">
              <w:rPr>
                <w:noProof/>
                <w:webHidden/>
              </w:rPr>
              <w:fldChar w:fldCharType="begin"/>
            </w:r>
            <w:r w:rsidR="0036678F">
              <w:rPr>
                <w:noProof/>
                <w:webHidden/>
              </w:rPr>
              <w:instrText xml:space="preserve"> PAGEREF _Toc157062466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3251F7D" w14:textId="3FCB296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7" w:history="1">
            <w:r w:rsidR="0036678F" w:rsidRPr="00C40011">
              <w:rPr>
                <w:rStyle w:val="Hyperlink"/>
                <w:noProof/>
              </w:rPr>
              <w:t>4.4</w:t>
            </w:r>
            <w:r w:rsidR="0036678F">
              <w:rPr>
                <w:rFonts w:eastAsiaTheme="minorEastAsia" w:cstheme="minorBidi"/>
                <w:noProof/>
                <w:kern w:val="2"/>
                <w14:ligatures w14:val="standardContextual"/>
              </w:rPr>
              <w:tab/>
            </w:r>
            <w:r w:rsidR="0036678F" w:rsidRPr="00C40011">
              <w:rPr>
                <w:rStyle w:val="Hyperlink"/>
                <w:noProof/>
              </w:rPr>
              <w:t>Crop Growth</w:t>
            </w:r>
            <w:r w:rsidR="0036678F">
              <w:rPr>
                <w:noProof/>
                <w:webHidden/>
              </w:rPr>
              <w:tab/>
            </w:r>
            <w:r w:rsidR="0036678F">
              <w:rPr>
                <w:noProof/>
                <w:webHidden/>
              </w:rPr>
              <w:fldChar w:fldCharType="begin"/>
            </w:r>
            <w:r w:rsidR="0036678F">
              <w:rPr>
                <w:noProof/>
                <w:webHidden/>
              </w:rPr>
              <w:instrText xml:space="preserve"> PAGEREF _Toc157062467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4235B136" w14:textId="4091F8C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8" w:history="1">
            <w:r w:rsidR="0036678F" w:rsidRPr="00C40011">
              <w:rPr>
                <w:rStyle w:val="Hyperlink"/>
                <w:noProof/>
              </w:rPr>
              <w:t>4.5</w:t>
            </w:r>
            <w:r w:rsidR="0036678F">
              <w:rPr>
                <w:rFonts w:eastAsiaTheme="minorEastAsia" w:cstheme="minorBidi"/>
                <w:noProof/>
                <w:kern w:val="2"/>
                <w14:ligatures w14:val="standardContextual"/>
              </w:rPr>
              <w:tab/>
            </w:r>
            <w:r w:rsidR="0036678F" w:rsidRPr="00C40011">
              <w:rPr>
                <w:rStyle w:val="Hyperlink"/>
                <w:noProof/>
              </w:rPr>
              <w:t>Irrigation</w:t>
            </w:r>
            <w:r w:rsidR="0036678F">
              <w:rPr>
                <w:noProof/>
                <w:webHidden/>
              </w:rPr>
              <w:tab/>
            </w:r>
            <w:r w:rsidR="0036678F">
              <w:rPr>
                <w:noProof/>
                <w:webHidden/>
              </w:rPr>
              <w:fldChar w:fldCharType="begin"/>
            </w:r>
            <w:r w:rsidR="0036678F">
              <w:rPr>
                <w:noProof/>
                <w:webHidden/>
              </w:rPr>
              <w:instrText xml:space="preserve"> PAGEREF _Toc157062468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20DC444E" w14:textId="67CFD99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9" w:history="1">
            <w:r w:rsidR="0036678F" w:rsidRPr="00C40011">
              <w:rPr>
                <w:rStyle w:val="Hyperlink"/>
                <w:noProof/>
              </w:rPr>
              <w:t>4.6</w:t>
            </w:r>
            <w:r w:rsidR="0036678F">
              <w:rPr>
                <w:rFonts w:eastAsiaTheme="minorEastAsia" w:cstheme="minorBidi"/>
                <w:noProof/>
                <w:kern w:val="2"/>
                <w14:ligatures w14:val="standardContextual"/>
              </w:rPr>
              <w:tab/>
            </w:r>
            <w:r w:rsidR="0036678F" w:rsidRPr="00C40011">
              <w:rPr>
                <w:rStyle w:val="Hyperlink"/>
                <w:noProof/>
              </w:rPr>
              <w:t>Precipitation &amp; Snowmelt</w:t>
            </w:r>
            <w:r w:rsidR="0036678F">
              <w:rPr>
                <w:noProof/>
                <w:webHidden/>
              </w:rPr>
              <w:tab/>
            </w:r>
            <w:r w:rsidR="0036678F">
              <w:rPr>
                <w:noProof/>
                <w:webHidden/>
              </w:rPr>
              <w:fldChar w:fldCharType="begin"/>
            </w:r>
            <w:r w:rsidR="0036678F">
              <w:rPr>
                <w:noProof/>
                <w:webHidden/>
              </w:rPr>
              <w:instrText xml:space="preserve"> PAGEREF _Toc157062469 \h </w:instrText>
            </w:r>
            <w:r w:rsidR="0036678F">
              <w:rPr>
                <w:noProof/>
                <w:webHidden/>
              </w:rPr>
            </w:r>
            <w:r w:rsidR="0036678F">
              <w:rPr>
                <w:noProof/>
                <w:webHidden/>
              </w:rPr>
              <w:fldChar w:fldCharType="separate"/>
            </w:r>
            <w:r w:rsidR="0036678F">
              <w:rPr>
                <w:noProof/>
                <w:webHidden/>
              </w:rPr>
              <w:t>35</w:t>
            </w:r>
            <w:r w:rsidR="0036678F">
              <w:rPr>
                <w:noProof/>
                <w:webHidden/>
              </w:rPr>
              <w:fldChar w:fldCharType="end"/>
            </w:r>
          </w:hyperlink>
        </w:p>
        <w:p w14:paraId="3D352D18" w14:textId="668089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0" w:history="1">
            <w:r w:rsidR="0036678F" w:rsidRPr="00C40011">
              <w:rPr>
                <w:rStyle w:val="Hyperlink"/>
                <w:noProof/>
              </w:rPr>
              <w:t>4.7</w:t>
            </w:r>
            <w:r w:rsidR="0036678F">
              <w:rPr>
                <w:rFonts w:eastAsiaTheme="minorEastAsia" w:cstheme="minorBidi"/>
                <w:noProof/>
                <w:kern w:val="2"/>
                <w14:ligatures w14:val="standardContextual"/>
              </w:rPr>
              <w:tab/>
            </w:r>
            <w:r w:rsidR="0036678F" w:rsidRPr="00C40011">
              <w:rPr>
                <w:rStyle w:val="Hyperlink"/>
                <w:noProof/>
              </w:rPr>
              <w:t>Runoff</w:t>
            </w:r>
            <w:r w:rsidR="0036678F">
              <w:rPr>
                <w:noProof/>
                <w:webHidden/>
              </w:rPr>
              <w:tab/>
            </w:r>
            <w:r w:rsidR="0036678F">
              <w:rPr>
                <w:noProof/>
                <w:webHidden/>
              </w:rPr>
              <w:fldChar w:fldCharType="begin"/>
            </w:r>
            <w:r w:rsidR="0036678F">
              <w:rPr>
                <w:noProof/>
                <w:webHidden/>
              </w:rPr>
              <w:instrText xml:space="preserve"> PAGEREF _Toc157062470 \h </w:instrText>
            </w:r>
            <w:r w:rsidR="0036678F">
              <w:rPr>
                <w:noProof/>
                <w:webHidden/>
              </w:rPr>
            </w:r>
            <w:r w:rsidR="0036678F">
              <w:rPr>
                <w:noProof/>
                <w:webHidden/>
              </w:rPr>
              <w:fldChar w:fldCharType="separate"/>
            </w:r>
            <w:r w:rsidR="0036678F">
              <w:rPr>
                <w:noProof/>
                <w:webHidden/>
              </w:rPr>
              <w:t>36</w:t>
            </w:r>
            <w:r w:rsidR="0036678F">
              <w:rPr>
                <w:noProof/>
                <w:webHidden/>
              </w:rPr>
              <w:fldChar w:fldCharType="end"/>
            </w:r>
          </w:hyperlink>
        </w:p>
        <w:p w14:paraId="3C0FB382" w14:textId="5477E402"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1" w:history="1">
            <w:r w:rsidR="0036678F" w:rsidRPr="00C40011">
              <w:rPr>
                <w:rStyle w:val="Hyperlink"/>
                <w:noProof/>
              </w:rPr>
              <w:t>4.8</w:t>
            </w:r>
            <w:r w:rsidR="0036678F">
              <w:rPr>
                <w:rFonts w:eastAsiaTheme="minorEastAsia" w:cstheme="minorBidi"/>
                <w:noProof/>
                <w:kern w:val="2"/>
                <w14:ligatures w14:val="standardContextual"/>
              </w:rPr>
              <w:tab/>
            </w:r>
            <w:r w:rsidR="0036678F" w:rsidRPr="00C40011">
              <w:rPr>
                <w:rStyle w:val="Hyperlink"/>
                <w:noProof/>
              </w:rPr>
              <w:t>Canopy Water Interception</w:t>
            </w:r>
            <w:r w:rsidR="0036678F">
              <w:rPr>
                <w:noProof/>
                <w:webHidden/>
              </w:rPr>
              <w:tab/>
            </w:r>
            <w:r w:rsidR="0036678F">
              <w:rPr>
                <w:noProof/>
                <w:webHidden/>
              </w:rPr>
              <w:fldChar w:fldCharType="begin"/>
            </w:r>
            <w:r w:rsidR="0036678F">
              <w:rPr>
                <w:noProof/>
                <w:webHidden/>
              </w:rPr>
              <w:instrText xml:space="preserve"> PAGEREF _Toc157062471 \h </w:instrText>
            </w:r>
            <w:r w:rsidR="0036678F">
              <w:rPr>
                <w:noProof/>
                <w:webHidden/>
              </w:rPr>
            </w:r>
            <w:r w:rsidR="0036678F">
              <w:rPr>
                <w:noProof/>
                <w:webHidden/>
              </w:rPr>
              <w:fldChar w:fldCharType="separate"/>
            </w:r>
            <w:r w:rsidR="0036678F">
              <w:rPr>
                <w:noProof/>
                <w:webHidden/>
              </w:rPr>
              <w:t>37</w:t>
            </w:r>
            <w:r w:rsidR="0036678F">
              <w:rPr>
                <w:noProof/>
                <w:webHidden/>
              </w:rPr>
              <w:fldChar w:fldCharType="end"/>
            </w:r>
          </w:hyperlink>
        </w:p>
        <w:p w14:paraId="41664823" w14:textId="6D01777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2" w:history="1">
            <w:r w:rsidR="0036678F" w:rsidRPr="00C40011">
              <w:rPr>
                <w:rStyle w:val="Hyperlink"/>
                <w:noProof/>
              </w:rPr>
              <w:t>4.9</w:t>
            </w:r>
            <w:r w:rsidR="0036678F">
              <w:rPr>
                <w:rFonts w:eastAsiaTheme="minorEastAsia" w:cstheme="minorBidi"/>
                <w:noProof/>
                <w:kern w:val="2"/>
                <w14:ligatures w14:val="standardContextual"/>
              </w:rPr>
              <w:tab/>
            </w:r>
            <w:r w:rsidR="0036678F" w:rsidRPr="00C40011">
              <w:rPr>
                <w:rStyle w:val="Hyperlink"/>
                <w:noProof/>
              </w:rPr>
              <w:t>Evaporation</w:t>
            </w:r>
            <w:r w:rsidR="0036678F">
              <w:rPr>
                <w:noProof/>
                <w:webHidden/>
              </w:rPr>
              <w:tab/>
            </w:r>
            <w:r w:rsidR="0036678F">
              <w:rPr>
                <w:noProof/>
                <w:webHidden/>
              </w:rPr>
              <w:fldChar w:fldCharType="begin"/>
            </w:r>
            <w:r w:rsidR="0036678F">
              <w:rPr>
                <w:noProof/>
                <w:webHidden/>
              </w:rPr>
              <w:instrText xml:space="preserve"> PAGEREF _Toc157062472 \h </w:instrText>
            </w:r>
            <w:r w:rsidR="0036678F">
              <w:rPr>
                <w:noProof/>
                <w:webHidden/>
              </w:rPr>
            </w:r>
            <w:r w:rsidR="0036678F">
              <w:rPr>
                <w:noProof/>
                <w:webHidden/>
              </w:rPr>
              <w:fldChar w:fldCharType="separate"/>
            </w:r>
            <w:r w:rsidR="0036678F">
              <w:rPr>
                <w:noProof/>
                <w:webHidden/>
              </w:rPr>
              <w:t>38</w:t>
            </w:r>
            <w:r w:rsidR="0036678F">
              <w:rPr>
                <w:noProof/>
                <w:webHidden/>
              </w:rPr>
              <w:fldChar w:fldCharType="end"/>
            </w:r>
          </w:hyperlink>
        </w:p>
        <w:p w14:paraId="0BEA2C40" w14:textId="3CF57A8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3" w:history="1">
            <w:r w:rsidR="0036678F" w:rsidRPr="00C40011">
              <w:rPr>
                <w:rStyle w:val="Hyperlink"/>
                <w:noProof/>
              </w:rPr>
              <w:t>4.10</w:t>
            </w:r>
            <w:r w:rsidR="0036678F">
              <w:rPr>
                <w:rFonts w:eastAsiaTheme="minorEastAsia" w:cstheme="minorBidi"/>
                <w:noProof/>
                <w:kern w:val="2"/>
                <w14:ligatures w14:val="standardContextual"/>
              </w:rPr>
              <w:tab/>
            </w:r>
            <w:r w:rsidR="0036678F" w:rsidRPr="00C40011">
              <w:rPr>
                <w:rStyle w:val="Hyperlink"/>
                <w:noProof/>
              </w:rPr>
              <w:t>Leaching</w:t>
            </w:r>
            <w:r w:rsidR="0036678F">
              <w:rPr>
                <w:noProof/>
                <w:webHidden/>
              </w:rPr>
              <w:tab/>
            </w:r>
            <w:r w:rsidR="0036678F">
              <w:rPr>
                <w:noProof/>
                <w:webHidden/>
              </w:rPr>
              <w:fldChar w:fldCharType="begin"/>
            </w:r>
            <w:r w:rsidR="0036678F">
              <w:rPr>
                <w:noProof/>
                <w:webHidden/>
              </w:rPr>
              <w:instrText xml:space="preserve"> PAGEREF _Toc157062473 \h </w:instrText>
            </w:r>
            <w:r w:rsidR="0036678F">
              <w:rPr>
                <w:noProof/>
                <w:webHidden/>
              </w:rPr>
            </w:r>
            <w:r w:rsidR="0036678F">
              <w:rPr>
                <w:noProof/>
                <w:webHidden/>
              </w:rPr>
              <w:fldChar w:fldCharType="separate"/>
            </w:r>
            <w:r w:rsidR="0036678F">
              <w:rPr>
                <w:noProof/>
                <w:webHidden/>
              </w:rPr>
              <w:t>40</w:t>
            </w:r>
            <w:r w:rsidR="0036678F">
              <w:rPr>
                <w:noProof/>
                <w:webHidden/>
              </w:rPr>
              <w:fldChar w:fldCharType="end"/>
            </w:r>
          </w:hyperlink>
        </w:p>
        <w:p w14:paraId="31B05C4E" w14:textId="6988453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4" w:history="1">
            <w:r w:rsidR="0036678F" w:rsidRPr="00C40011">
              <w:rPr>
                <w:rStyle w:val="Hyperlink"/>
                <w:noProof/>
              </w:rPr>
              <w:t>4.11</w:t>
            </w:r>
            <w:r w:rsidR="0036678F">
              <w:rPr>
                <w:rFonts w:eastAsiaTheme="minorEastAsia" w:cstheme="minorBidi"/>
                <w:noProof/>
                <w:kern w:val="2"/>
                <w14:ligatures w14:val="standardContextual"/>
              </w:rPr>
              <w:tab/>
            </w:r>
            <w:r w:rsidR="0036678F" w:rsidRPr="00C40011">
              <w:rPr>
                <w:rStyle w:val="Hyperlink"/>
                <w:noProof/>
              </w:rPr>
              <w:t>Erosion</w:t>
            </w:r>
            <w:r w:rsidR="0036678F">
              <w:rPr>
                <w:noProof/>
                <w:webHidden/>
              </w:rPr>
              <w:tab/>
            </w:r>
            <w:r w:rsidR="0036678F">
              <w:rPr>
                <w:noProof/>
                <w:webHidden/>
              </w:rPr>
              <w:fldChar w:fldCharType="begin"/>
            </w:r>
            <w:r w:rsidR="0036678F">
              <w:rPr>
                <w:noProof/>
                <w:webHidden/>
              </w:rPr>
              <w:instrText xml:space="preserve"> PAGEREF _Toc157062474 \h </w:instrText>
            </w:r>
            <w:r w:rsidR="0036678F">
              <w:rPr>
                <w:noProof/>
                <w:webHidden/>
              </w:rPr>
            </w:r>
            <w:r w:rsidR="0036678F">
              <w:rPr>
                <w:noProof/>
                <w:webHidden/>
              </w:rPr>
              <w:fldChar w:fldCharType="separate"/>
            </w:r>
            <w:r w:rsidR="0036678F">
              <w:rPr>
                <w:noProof/>
                <w:webHidden/>
              </w:rPr>
              <w:t>41</w:t>
            </w:r>
            <w:r w:rsidR="0036678F">
              <w:rPr>
                <w:noProof/>
                <w:webHidden/>
              </w:rPr>
              <w:fldChar w:fldCharType="end"/>
            </w:r>
          </w:hyperlink>
        </w:p>
        <w:p w14:paraId="55D1F9FF" w14:textId="4A2690A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5" w:history="1">
            <w:r w:rsidR="0036678F" w:rsidRPr="00C40011">
              <w:rPr>
                <w:rStyle w:val="Hyperlink"/>
                <w:noProof/>
              </w:rPr>
              <w:t>4.11.1</w:t>
            </w:r>
            <w:r w:rsidR="0036678F">
              <w:rPr>
                <w:rFonts w:eastAsiaTheme="minorEastAsia" w:cstheme="minorBidi"/>
                <w:noProof/>
                <w:kern w:val="2"/>
                <w14:ligatures w14:val="standardContextual"/>
              </w:rPr>
              <w:tab/>
            </w:r>
            <w:r w:rsidR="0036678F" w:rsidRPr="00C40011">
              <w:rPr>
                <w:rStyle w:val="Hyperlink"/>
                <w:noProof/>
              </w:rPr>
              <w:t>Time of Concentration: Velocity Method</w:t>
            </w:r>
            <w:r w:rsidR="0036678F">
              <w:rPr>
                <w:noProof/>
                <w:webHidden/>
              </w:rPr>
              <w:tab/>
            </w:r>
            <w:r w:rsidR="0036678F">
              <w:rPr>
                <w:noProof/>
                <w:webHidden/>
              </w:rPr>
              <w:fldChar w:fldCharType="begin"/>
            </w:r>
            <w:r w:rsidR="0036678F">
              <w:rPr>
                <w:noProof/>
                <w:webHidden/>
              </w:rPr>
              <w:instrText xml:space="preserve"> PAGEREF _Toc157062475 \h </w:instrText>
            </w:r>
            <w:r w:rsidR="0036678F">
              <w:rPr>
                <w:noProof/>
                <w:webHidden/>
              </w:rPr>
            </w:r>
            <w:r w:rsidR="0036678F">
              <w:rPr>
                <w:noProof/>
                <w:webHidden/>
              </w:rPr>
              <w:fldChar w:fldCharType="separate"/>
            </w:r>
            <w:r w:rsidR="0036678F">
              <w:rPr>
                <w:noProof/>
                <w:webHidden/>
              </w:rPr>
              <w:t>43</w:t>
            </w:r>
            <w:r w:rsidR="0036678F">
              <w:rPr>
                <w:noProof/>
                <w:webHidden/>
              </w:rPr>
              <w:fldChar w:fldCharType="end"/>
            </w:r>
          </w:hyperlink>
        </w:p>
        <w:p w14:paraId="7370876C" w14:textId="763459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6" w:history="1">
            <w:r w:rsidR="0036678F" w:rsidRPr="00C40011">
              <w:rPr>
                <w:rStyle w:val="Hyperlink"/>
                <w:noProof/>
              </w:rPr>
              <w:t>4.11.2</w:t>
            </w:r>
            <w:r w:rsidR="0036678F">
              <w:rPr>
                <w:rFonts w:eastAsiaTheme="minorEastAsia" w:cstheme="minorBidi"/>
                <w:noProof/>
                <w:kern w:val="2"/>
                <w14:ligatures w14:val="standardContextual"/>
              </w:rPr>
              <w:tab/>
            </w:r>
            <w:r w:rsidR="0036678F" w:rsidRPr="00C40011">
              <w:rPr>
                <w:rStyle w:val="Hyperlink"/>
                <w:noProof/>
              </w:rPr>
              <w:t>Time of Concentration: Watershed Lag Method</w:t>
            </w:r>
            <w:r w:rsidR="0036678F">
              <w:rPr>
                <w:noProof/>
                <w:webHidden/>
              </w:rPr>
              <w:tab/>
            </w:r>
            <w:r w:rsidR="0036678F">
              <w:rPr>
                <w:noProof/>
                <w:webHidden/>
              </w:rPr>
              <w:fldChar w:fldCharType="begin"/>
            </w:r>
            <w:r w:rsidR="0036678F">
              <w:rPr>
                <w:noProof/>
                <w:webHidden/>
              </w:rPr>
              <w:instrText xml:space="preserve"> PAGEREF _Toc157062476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F0827A1" w14:textId="7D55ADB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7" w:history="1">
            <w:r w:rsidR="0036678F" w:rsidRPr="00C40011">
              <w:rPr>
                <w:rStyle w:val="Hyperlink"/>
                <w:noProof/>
              </w:rPr>
              <w:t>4.12</w:t>
            </w:r>
            <w:r w:rsidR="0036678F">
              <w:rPr>
                <w:rFonts w:eastAsiaTheme="minorEastAsia" w:cstheme="minorBidi"/>
                <w:noProof/>
                <w:kern w:val="2"/>
                <w14:ligatures w14:val="standardContextual"/>
              </w:rPr>
              <w:tab/>
            </w:r>
            <w:r w:rsidR="0036678F" w:rsidRPr="00C40011">
              <w:rPr>
                <w:rStyle w:val="Hyperlink"/>
                <w:noProof/>
              </w:rPr>
              <w:t>Soil Temperature</w:t>
            </w:r>
            <w:r w:rsidR="0036678F">
              <w:rPr>
                <w:noProof/>
                <w:webHidden/>
              </w:rPr>
              <w:tab/>
            </w:r>
            <w:r w:rsidR="0036678F">
              <w:rPr>
                <w:noProof/>
                <w:webHidden/>
              </w:rPr>
              <w:fldChar w:fldCharType="begin"/>
            </w:r>
            <w:r w:rsidR="0036678F">
              <w:rPr>
                <w:noProof/>
                <w:webHidden/>
              </w:rPr>
              <w:instrText xml:space="preserve"> PAGEREF _Toc157062477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6E52CD2" w14:textId="08003086"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8" w:history="1">
            <w:r w:rsidR="0036678F" w:rsidRPr="00C40011">
              <w:rPr>
                <w:rStyle w:val="Hyperlink"/>
                <w:noProof/>
              </w:rPr>
              <w:t>4.12.1</w:t>
            </w:r>
            <w:r w:rsidR="0036678F">
              <w:rPr>
                <w:rFonts w:eastAsiaTheme="minorEastAsia" w:cstheme="minorBidi"/>
                <w:noProof/>
                <w:kern w:val="2"/>
                <w14:ligatures w14:val="standardContextual"/>
              </w:rPr>
              <w:tab/>
            </w:r>
            <w:r w:rsidR="0036678F" w:rsidRPr="00C40011">
              <w:rPr>
                <w:rStyle w:val="Hyperlink"/>
                <w:noProof/>
              </w:rPr>
              <w:t>Thermal Diffusivity</w:t>
            </w:r>
            <w:r w:rsidR="0036678F">
              <w:rPr>
                <w:noProof/>
                <w:webHidden/>
              </w:rPr>
              <w:tab/>
            </w:r>
            <w:r w:rsidR="0036678F">
              <w:rPr>
                <w:noProof/>
                <w:webHidden/>
              </w:rPr>
              <w:fldChar w:fldCharType="begin"/>
            </w:r>
            <w:r w:rsidR="0036678F">
              <w:rPr>
                <w:noProof/>
                <w:webHidden/>
              </w:rPr>
              <w:instrText xml:space="preserve"> PAGEREF _Toc157062478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10F54C42" w14:textId="5B70DAD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9" w:history="1">
            <w:r w:rsidR="0036678F" w:rsidRPr="00C40011">
              <w:rPr>
                <w:rStyle w:val="Hyperlink"/>
                <w:noProof/>
              </w:rPr>
              <w:t>4.12.2</w:t>
            </w:r>
            <w:r w:rsidR="0036678F">
              <w:rPr>
                <w:rFonts w:eastAsiaTheme="minorEastAsia" w:cstheme="minorBidi"/>
                <w:noProof/>
                <w:kern w:val="2"/>
                <w14:ligatures w14:val="standardContextual"/>
              </w:rPr>
              <w:tab/>
            </w:r>
            <w:r w:rsidR="0036678F" w:rsidRPr="00C40011">
              <w:rPr>
                <w:rStyle w:val="Hyperlink"/>
                <w:noProof/>
              </w:rPr>
              <w:t>Upper Boundary Temperature</w:t>
            </w:r>
            <w:r w:rsidR="0036678F">
              <w:rPr>
                <w:noProof/>
                <w:webHidden/>
              </w:rPr>
              <w:tab/>
            </w:r>
            <w:r w:rsidR="0036678F">
              <w:rPr>
                <w:noProof/>
                <w:webHidden/>
              </w:rPr>
              <w:fldChar w:fldCharType="begin"/>
            </w:r>
            <w:r w:rsidR="0036678F">
              <w:rPr>
                <w:noProof/>
                <w:webHidden/>
              </w:rPr>
              <w:instrText xml:space="preserve"> PAGEREF _Toc157062479 \h </w:instrText>
            </w:r>
            <w:r w:rsidR="0036678F">
              <w:rPr>
                <w:noProof/>
                <w:webHidden/>
              </w:rPr>
            </w:r>
            <w:r w:rsidR="0036678F">
              <w:rPr>
                <w:noProof/>
                <w:webHidden/>
              </w:rPr>
              <w:fldChar w:fldCharType="separate"/>
            </w:r>
            <w:r w:rsidR="0036678F">
              <w:rPr>
                <w:noProof/>
                <w:webHidden/>
              </w:rPr>
              <w:t>46</w:t>
            </w:r>
            <w:r w:rsidR="0036678F">
              <w:rPr>
                <w:noProof/>
                <w:webHidden/>
              </w:rPr>
              <w:fldChar w:fldCharType="end"/>
            </w:r>
          </w:hyperlink>
        </w:p>
        <w:p w14:paraId="2D7B3CE5" w14:textId="43E0635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0" w:history="1">
            <w:r w:rsidR="0036678F" w:rsidRPr="00C40011">
              <w:rPr>
                <w:rStyle w:val="Hyperlink"/>
                <w:noProof/>
              </w:rPr>
              <w:t>4.12.3</w:t>
            </w:r>
            <w:r w:rsidR="0036678F">
              <w:rPr>
                <w:rFonts w:eastAsiaTheme="minorEastAsia" w:cstheme="minorBidi"/>
                <w:noProof/>
                <w:kern w:val="2"/>
                <w14:ligatures w14:val="standardContextual"/>
              </w:rPr>
              <w:tab/>
            </w:r>
            <w:r w:rsidR="0036678F" w:rsidRPr="00C40011">
              <w:rPr>
                <w:rStyle w:val="Hyperlink"/>
                <w:noProof/>
              </w:rPr>
              <w:t>Temperature Dependent Degradation</w:t>
            </w:r>
            <w:r w:rsidR="0036678F">
              <w:rPr>
                <w:noProof/>
                <w:webHidden/>
              </w:rPr>
              <w:tab/>
            </w:r>
            <w:r w:rsidR="0036678F">
              <w:rPr>
                <w:noProof/>
                <w:webHidden/>
              </w:rPr>
              <w:fldChar w:fldCharType="begin"/>
            </w:r>
            <w:r w:rsidR="0036678F">
              <w:rPr>
                <w:noProof/>
                <w:webHidden/>
              </w:rPr>
              <w:instrText xml:space="preserve"> PAGEREF _Toc157062480 \h </w:instrText>
            </w:r>
            <w:r w:rsidR="0036678F">
              <w:rPr>
                <w:noProof/>
                <w:webHidden/>
              </w:rPr>
            </w:r>
            <w:r w:rsidR="0036678F">
              <w:rPr>
                <w:noProof/>
                <w:webHidden/>
              </w:rPr>
              <w:fldChar w:fldCharType="separate"/>
            </w:r>
            <w:r w:rsidR="0036678F">
              <w:rPr>
                <w:noProof/>
                <w:webHidden/>
              </w:rPr>
              <w:t>47</w:t>
            </w:r>
            <w:r w:rsidR="0036678F">
              <w:rPr>
                <w:noProof/>
                <w:webHidden/>
              </w:rPr>
              <w:fldChar w:fldCharType="end"/>
            </w:r>
          </w:hyperlink>
        </w:p>
        <w:p w14:paraId="6BDBEA84" w14:textId="6B2EB7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1" w:history="1">
            <w:r w:rsidR="0036678F" w:rsidRPr="00C40011">
              <w:rPr>
                <w:rStyle w:val="Hyperlink"/>
                <w:noProof/>
              </w:rPr>
              <w:t>4.13</w:t>
            </w:r>
            <w:r w:rsidR="0036678F">
              <w:rPr>
                <w:rFonts w:eastAsiaTheme="minorEastAsia" w:cstheme="minorBidi"/>
                <w:noProof/>
                <w:kern w:val="2"/>
                <w14:ligatures w14:val="standardContextual"/>
              </w:rPr>
              <w:tab/>
            </w:r>
            <w:r w:rsidR="0036678F" w:rsidRPr="00C40011">
              <w:rPr>
                <w:rStyle w:val="Hyperlink"/>
                <w:noProof/>
              </w:rPr>
              <w:t>Chemical Application &amp; Foliar Washoff</w:t>
            </w:r>
            <w:r w:rsidR="0036678F">
              <w:rPr>
                <w:noProof/>
                <w:webHidden/>
              </w:rPr>
              <w:tab/>
            </w:r>
            <w:r w:rsidR="0036678F">
              <w:rPr>
                <w:noProof/>
                <w:webHidden/>
              </w:rPr>
              <w:fldChar w:fldCharType="begin"/>
            </w:r>
            <w:r w:rsidR="0036678F">
              <w:rPr>
                <w:noProof/>
                <w:webHidden/>
              </w:rPr>
              <w:instrText xml:space="preserve"> PAGEREF _Toc157062481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6EC0B52C" w14:textId="131BCB1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2" w:history="1">
            <w:r w:rsidR="0036678F" w:rsidRPr="00C40011">
              <w:rPr>
                <w:rStyle w:val="Hyperlink"/>
                <w:noProof/>
              </w:rPr>
              <w:t>4.14</w:t>
            </w:r>
            <w:r w:rsidR="0036678F">
              <w:rPr>
                <w:rFonts w:eastAsiaTheme="minorEastAsia" w:cstheme="minorBidi"/>
                <w:noProof/>
                <w:kern w:val="2"/>
                <w14:ligatures w14:val="standardContextual"/>
              </w:rPr>
              <w:tab/>
            </w:r>
            <w:r w:rsidR="0036678F" w:rsidRPr="00C40011">
              <w:rPr>
                <w:rStyle w:val="Hyperlink"/>
                <w:noProof/>
              </w:rPr>
              <w:t>Chemical Application Timing with Respect to Rainfall</w:t>
            </w:r>
            <w:r w:rsidR="0036678F">
              <w:rPr>
                <w:noProof/>
                <w:webHidden/>
              </w:rPr>
              <w:tab/>
            </w:r>
            <w:r w:rsidR="0036678F">
              <w:rPr>
                <w:noProof/>
                <w:webHidden/>
              </w:rPr>
              <w:fldChar w:fldCharType="begin"/>
            </w:r>
            <w:r w:rsidR="0036678F">
              <w:rPr>
                <w:noProof/>
                <w:webHidden/>
              </w:rPr>
              <w:instrText xml:space="preserve"> PAGEREF _Toc157062482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71F3567D" w14:textId="70CF479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3" w:history="1">
            <w:r w:rsidR="0036678F" w:rsidRPr="00C40011">
              <w:rPr>
                <w:rStyle w:val="Hyperlink"/>
                <w:noProof/>
              </w:rPr>
              <w:t>4.15</w:t>
            </w:r>
            <w:r w:rsidR="0036678F">
              <w:rPr>
                <w:rFonts w:eastAsiaTheme="minorEastAsia" w:cstheme="minorBidi"/>
                <w:noProof/>
                <w:kern w:val="2"/>
                <w14:ligatures w14:val="standardContextual"/>
              </w:rPr>
              <w:tab/>
            </w:r>
            <w:r w:rsidR="0036678F" w:rsidRPr="00C40011">
              <w:rPr>
                <w:rStyle w:val="Hyperlink"/>
                <w:noProof/>
              </w:rPr>
              <w:t>Chemical Processes on Canopy</w:t>
            </w:r>
            <w:r w:rsidR="0036678F">
              <w:rPr>
                <w:noProof/>
                <w:webHidden/>
              </w:rPr>
              <w:tab/>
            </w:r>
            <w:r w:rsidR="0036678F">
              <w:rPr>
                <w:noProof/>
                <w:webHidden/>
              </w:rPr>
              <w:fldChar w:fldCharType="begin"/>
            </w:r>
            <w:r w:rsidR="0036678F">
              <w:rPr>
                <w:noProof/>
                <w:webHidden/>
              </w:rPr>
              <w:instrText xml:space="preserve"> PAGEREF _Toc157062483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1F49DCD8" w14:textId="60708B2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4" w:history="1">
            <w:r w:rsidR="0036678F" w:rsidRPr="00C40011">
              <w:rPr>
                <w:rStyle w:val="Hyperlink"/>
                <w:noProof/>
              </w:rPr>
              <w:t>4.16</w:t>
            </w:r>
            <w:r w:rsidR="0036678F">
              <w:rPr>
                <w:rFonts w:eastAsiaTheme="minorEastAsia" w:cstheme="minorBidi"/>
                <w:noProof/>
                <w:kern w:val="2"/>
                <w14:ligatures w14:val="standardContextual"/>
              </w:rPr>
              <w:tab/>
            </w:r>
            <w:r w:rsidR="0036678F" w:rsidRPr="00C40011">
              <w:rPr>
                <w:rStyle w:val="Hyperlink"/>
                <w:noProof/>
              </w:rPr>
              <w:t>Chemical Runoff &amp; Vertical Transport in Soil</w:t>
            </w:r>
            <w:r w:rsidR="0036678F">
              <w:rPr>
                <w:noProof/>
                <w:webHidden/>
              </w:rPr>
              <w:tab/>
            </w:r>
            <w:r w:rsidR="0036678F">
              <w:rPr>
                <w:noProof/>
                <w:webHidden/>
              </w:rPr>
              <w:fldChar w:fldCharType="begin"/>
            </w:r>
            <w:r w:rsidR="0036678F">
              <w:rPr>
                <w:noProof/>
                <w:webHidden/>
              </w:rPr>
              <w:instrText xml:space="preserve"> PAGEREF _Toc157062484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FA9FF71" w14:textId="78E75EC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5" w:history="1">
            <w:r w:rsidR="0036678F" w:rsidRPr="00C40011">
              <w:rPr>
                <w:rStyle w:val="Hyperlink"/>
                <w:noProof/>
              </w:rPr>
              <w:t>4.16.1</w:t>
            </w:r>
            <w:r w:rsidR="0036678F">
              <w:rPr>
                <w:rFonts w:eastAsiaTheme="minorEastAsia" w:cstheme="minorBidi"/>
                <w:noProof/>
                <w:kern w:val="2"/>
                <w14:ligatures w14:val="standardContextual"/>
              </w:rPr>
              <w:tab/>
            </w:r>
            <w:r w:rsidR="0036678F" w:rsidRPr="00C40011">
              <w:rPr>
                <w:rStyle w:val="Hyperlink"/>
                <w:noProof/>
              </w:rPr>
              <w:t>Transport Model</w:t>
            </w:r>
            <w:r w:rsidR="0036678F">
              <w:rPr>
                <w:noProof/>
                <w:webHidden/>
              </w:rPr>
              <w:tab/>
            </w:r>
            <w:r w:rsidR="0036678F">
              <w:rPr>
                <w:noProof/>
                <w:webHidden/>
              </w:rPr>
              <w:fldChar w:fldCharType="begin"/>
            </w:r>
            <w:r w:rsidR="0036678F">
              <w:rPr>
                <w:noProof/>
                <w:webHidden/>
              </w:rPr>
              <w:instrText xml:space="preserve"> PAGEREF _Toc157062485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7B97BFF" w14:textId="4F4D71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6" w:history="1">
            <w:r w:rsidR="0036678F" w:rsidRPr="00C40011">
              <w:rPr>
                <w:rStyle w:val="Hyperlink"/>
                <w:noProof/>
              </w:rPr>
              <w:t>4.16.2</w:t>
            </w:r>
            <w:r w:rsidR="0036678F">
              <w:rPr>
                <w:rFonts w:eastAsiaTheme="minorEastAsia" w:cstheme="minorBidi"/>
                <w:noProof/>
                <w:kern w:val="2"/>
                <w14:ligatures w14:val="standardContextual"/>
              </w:rPr>
              <w:tab/>
            </w:r>
            <w:r w:rsidR="0036678F" w:rsidRPr="00C40011">
              <w:rPr>
                <w:rStyle w:val="Hyperlink"/>
                <w:noProof/>
              </w:rPr>
              <w:t>Runoff Extraction of Chemical</w:t>
            </w:r>
            <w:r w:rsidR="0036678F">
              <w:rPr>
                <w:noProof/>
                <w:webHidden/>
              </w:rPr>
              <w:tab/>
            </w:r>
            <w:r w:rsidR="0036678F">
              <w:rPr>
                <w:noProof/>
                <w:webHidden/>
              </w:rPr>
              <w:fldChar w:fldCharType="begin"/>
            </w:r>
            <w:r w:rsidR="0036678F">
              <w:rPr>
                <w:noProof/>
                <w:webHidden/>
              </w:rPr>
              <w:instrText xml:space="preserve"> PAGEREF _Toc157062486 \h </w:instrText>
            </w:r>
            <w:r w:rsidR="0036678F">
              <w:rPr>
                <w:noProof/>
                <w:webHidden/>
              </w:rPr>
            </w:r>
            <w:r w:rsidR="0036678F">
              <w:rPr>
                <w:noProof/>
                <w:webHidden/>
              </w:rPr>
              <w:fldChar w:fldCharType="separate"/>
            </w:r>
            <w:r w:rsidR="0036678F">
              <w:rPr>
                <w:noProof/>
                <w:webHidden/>
              </w:rPr>
              <w:t>54</w:t>
            </w:r>
            <w:r w:rsidR="0036678F">
              <w:rPr>
                <w:noProof/>
                <w:webHidden/>
              </w:rPr>
              <w:fldChar w:fldCharType="end"/>
            </w:r>
          </w:hyperlink>
        </w:p>
        <w:p w14:paraId="51D6DFD8" w14:textId="68A191D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7" w:history="1">
            <w:r w:rsidR="0036678F" w:rsidRPr="00C40011">
              <w:rPr>
                <w:rStyle w:val="Hyperlink"/>
                <w:noProof/>
              </w:rPr>
              <w:t>4.16.3</w:t>
            </w:r>
            <w:r w:rsidR="0036678F">
              <w:rPr>
                <w:rFonts w:eastAsiaTheme="minorEastAsia" w:cstheme="minorBidi"/>
                <w:noProof/>
                <w:kern w:val="2"/>
                <w14:ligatures w14:val="standardContextual"/>
              </w:rPr>
              <w:tab/>
            </w:r>
            <w:r w:rsidR="0036678F" w:rsidRPr="00C40011">
              <w:rPr>
                <w:rStyle w:val="Hyperlink"/>
                <w:noProof/>
              </w:rPr>
              <w:t>Erosion Extraction of Chemical</w:t>
            </w:r>
            <w:r w:rsidR="0036678F">
              <w:rPr>
                <w:noProof/>
                <w:webHidden/>
              </w:rPr>
              <w:tab/>
            </w:r>
            <w:r w:rsidR="0036678F">
              <w:rPr>
                <w:noProof/>
                <w:webHidden/>
              </w:rPr>
              <w:fldChar w:fldCharType="begin"/>
            </w:r>
            <w:r w:rsidR="0036678F">
              <w:rPr>
                <w:noProof/>
                <w:webHidden/>
              </w:rPr>
              <w:instrText xml:space="preserve"> PAGEREF _Toc157062487 \h </w:instrText>
            </w:r>
            <w:r w:rsidR="0036678F">
              <w:rPr>
                <w:noProof/>
                <w:webHidden/>
              </w:rPr>
            </w:r>
            <w:r w:rsidR="0036678F">
              <w:rPr>
                <w:noProof/>
                <w:webHidden/>
              </w:rPr>
              <w:fldChar w:fldCharType="separate"/>
            </w:r>
            <w:r w:rsidR="0036678F">
              <w:rPr>
                <w:noProof/>
                <w:webHidden/>
              </w:rPr>
              <w:t>55</w:t>
            </w:r>
            <w:r w:rsidR="0036678F">
              <w:rPr>
                <w:noProof/>
                <w:webHidden/>
              </w:rPr>
              <w:fldChar w:fldCharType="end"/>
            </w:r>
          </w:hyperlink>
        </w:p>
        <w:p w14:paraId="3B564520" w14:textId="5FB7325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8" w:history="1">
            <w:r w:rsidR="0036678F" w:rsidRPr="00C40011">
              <w:rPr>
                <w:rStyle w:val="Hyperlink"/>
                <w:noProof/>
              </w:rPr>
              <w:t>4.17</w:t>
            </w:r>
            <w:r w:rsidR="0036678F">
              <w:rPr>
                <w:rFonts w:eastAsiaTheme="minorEastAsia" w:cstheme="minorBidi"/>
                <w:noProof/>
                <w:kern w:val="2"/>
                <w14:ligatures w14:val="standardContextual"/>
              </w:rPr>
              <w:tab/>
            </w:r>
            <w:r w:rsidR="0036678F" w:rsidRPr="00C40011">
              <w:rPr>
                <w:rStyle w:val="Hyperlink"/>
                <w:noProof/>
              </w:rPr>
              <w:t>Chemical Volatilization</w:t>
            </w:r>
            <w:r w:rsidR="0036678F">
              <w:rPr>
                <w:noProof/>
                <w:webHidden/>
              </w:rPr>
              <w:tab/>
            </w:r>
            <w:r w:rsidR="0036678F">
              <w:rPr>
                <w:noProof/>
                <w:webHidden/>
              </w:rPr>
              <w:fldChar w:fldCharType="begin"/>
            </w:r>
            <w:r w:rsidR="0036678F">
              <w:rPr>
                <w:noProof/>
                <w:webHidden/>
              </w:rPr>
              <w:instrText xml:space="preserve"> PAGEREF _Toc157062488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77A6A66D" w14:textId="1837E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9" w:history="1">
            <w:r w:rsidR="0036678F" w:rsidRPr="00C40011">
              <w:rPr>
                <w:rStyle w:val="Hyperlink"/>
                <w:noProof/>
              </w:rPr>
              <w:t>4.17.1</w:t>
            </w:r>
            <w:r w:rsidR="0036678F">
              <w:rPr>
                <w:rFonts w:eastAsiaTheme="minorEastAsia" w:cstheme="minorBidi"/>
                <w:noProof/>
                <w:kern w:val="2"/>
                <w14:ligatures w14:val="standardContextual"/>
              </w:rPr>
              <w:tab/>
            </w:r>
            <w:r w:rsidR="0036678F" w:rsidRPr="00C40011">
              <w:rPr>
                <w:rStyle w:val="Hyperlink"/>
                <w:noProof/>
              </w:rPr>
              <w:t>Soil Vapor Phase and Volatilization Flux</w:t>
            </w:r>
            <w:r w:rsidR="0036678F">
              <w:rPr>
                <w:noProof/>
                <w:webHidden/>
              </w:rPr>
              <w:tab/>
            </w:r>
            <w:r w:rsidR="0036678F">
              <w:rPr>
                <w:noProof/>
                <w:webHidden/>
              </w:rPr>
              <w:fldChar w:fldCharType="begin"/>
            </w:r>
            <w:r w:rsidR="0036678F">
              <w:rPr>
                <w:noProof/>
                <w:webHidden/>
              </w:rPr>
              <w:instrText xml:space="preserve"> PAGEREF _Toc157062489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4F4BA094" w14:textId="7780B2BF" w:rsidR="0036678F" w:rsidRDefault="00000000">
          <w:pPr>
            <w:pStyle w:val="TOC1"/>
            <w:rPr>
              <w:rFonts w:eastAsiaTheme="minorEastAsia" w:cstheme="minorBidi"/>
              <w:noProof/>
              <w:kern w:val="2"/>
              <w14:ligatures w14:val="standardContextual"/>
            </w:rPr>
          </w:pPr>
          <w:hyperlink w:anchor="_Toc157062490" w:history="1">
            <w:r w:rsidR="0036678F" w:rsidRPr="00C40011">
              <w:rPr>
                <w:rStyle w:val="Hyperlink"/>
                <w:noProof/>
              </w:rPr>
              <w:t>5</w:t>
            </w:r>
            <w:r w:rsidR="0036678F">
              <w:rPr>
                <w:rFonts w:eastAsiaTheme="minorEastAsia" w:cstheme="minorBidi"/>
                <w:noProof/>
                <w:kern w:val="2"/>
                <w14:ligatures w14:val="standardContextual"/>
              </w:rPr>
              <w:tab/>
            </w:r>
            <w:r w:rsidR="0036678F" w:rsidRPr="00C40011">
              <w:rPr>
                <w:rStyle w:val="Hyperlink"/>
                <w:noProof/>
              </w:rPr>
              <w:t>Waterbody Calculations (VVWM)</w:t>
            </w:r>
            <w:r w:rsidR="0036678F">
              <w:rPr>
                <w:noProof/>
                <w:webHidden/>
              </w:rPr>
              <w:tab/>
            </w:r>
            <w:r w:rsidR="0036678F">
              <w:rPr>
                <w:noProof/>
                <w:webHidden/>
              </w:rPr>
              <w:fldChar w:fldCharType="begin"/>
            </w:r>
            <w:r w:rsidR="0036678F">
              <w:rPr>
                <w:noProof/>
                <w:webHidden/>
              </w:rPr>
              <w:instrText xml:space="preserve"> PAGEREF _Toc157062490 \h </w:instrText>
            </w:r>
            <w:r w:rsidR="0036678F">
              <w:rPr>
                <w:noProof/>
                <w:webHidden/>
              </w:rPr>
            </w:r>
            <w:r w:rsidR="0036678F">
              <w:rPr>
                <w:noProof/>
                <w:webHidden/>
              </w:rPr>
              <w:fldChar w:fldCharType="separate"/>
            </w:r>
            <w:r w:rsidR="0036678F">
              <w:rPr>
                <w:noProof/>
                <w:webHidden/>
              </w:rPr>
              <w:t>60</w:t>
            </w:r>
            <w:r w:rsidR="0036678F">
              <w:rPr>
                <w:noProof/>
                <w:webHidden/>
              </w:rPr>
              <w:fldChar w:fldCharType="end"/>
            </w:r>
          </w:hyperlink>
        </w:p>
        <w:p w14:paraId="235C26B5" w14:textId="0D9F9A6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1" w:history="1">
            <w:r w:rsidR="0036678F" w:rsidRPr="00C40011">
              <w:rPr>
                <w:rStyle w:val="Hyperlink"/>
                <w:noProof/>
              </w:rPr>
              <w:t>5.1</w:t>
            </w:r>
            <w:r w:rsidR="0036678F">
              <w:rPr>
                <w:rFonts w:eastAsiaTheme="minorEastAsia" w:cstheme="minorBidi"/>
                <w:noProof/>
                <w:kern w:val="2"/>
                <w14:ligatures w14:val="standardContextual"/>
              </w:rPr>
              <w:tab/>
            </w:r>
            <w:r w:rsidR="0036678F" w:rsidRPr="00C40011">
              <w:rPr>
                <w:rStyle w:val="Hyperlink"/>
                <w:noProof/>
              </w:rPr>
              <w:t>Introduction</w:t>
            </w:r>
            <w:r w:rsidR="0036678F">
              <w:rPr>
                <w:noProof/>
                <w:webHidden/>
              </w:rPr>
              <w:tab/>
            </w:r>
            <w:r w:rsidR="0036678F">
              <w:rPr>
                <w:noProof/>
                <w:webHidden/>
              </w:rPr>
              <w:fldChar w:fldCharType="begin"/>
            </w:r>
            <w:r w:rsidR="0036678F">
              <w:rPr>
                <w:noProof/>
                <w:webHidden/>
              </w:rPr>
              <w:instrText xml:space="preserve"> PAGEREF _Toc157062491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2145B889" w14:textId="196BC01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2" w:history="1">
            <w:r w:rsidR="0036678F" w:rsidRPr="00C40011">
              <w:rPr>
                <w:rStyle w:val="Hyperlink"/>
                <w:noProof/>
              </w:rPr>
              <w:t>5.2</w:t>
            </w:r>
            <w:r w:rsidR="0036678F">
              <w:rPr>
                <w:rFonts w:eastAsiaTheme="minorEastAsia" w:cstheme="minorBidi"/>
                <w:noProof/>
                <w:kern w:val="2"/>
                <w14:ligatures w14:val="standardContextual"/>
              </w:rPr>
              <w:tab/>
            </w:r>
            <w:r w:rsidR="0036678F" w:rsidRPr="00C40011">
              <w:rPr>
                <w:rStyle w:val="Hyperlink"/>
                <w:noProof/>
              </w:rPr>
              <w:t>The Varying Volume Water Body Model</w:t>
            </w:r>
            <w:r w:rsidR="0036678F">
              <w:rPr>
                <w:noProof/>
                <w:webHidden/>
              </w:rPr>
              <w:tab/>
            </w:r>
            <w:r w:rsidR="0036678F">
              <w:rPr>
                <w:noProof/>
                <w:webHidden/>
              </w:rPr>
              <w:fldChar w:fldCharType="begin"/>
            </w:r>
            <w:r w:rsidR="0036678F">
              <w:rPr>
                <w:noProof/>
                <w:webHidden/>
              </w:rPr>
              <w:instrText xml:space="preserve"> PAGEREF _Toc157062492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0AC51DE3" w14:textId="78E1413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3" w:history="1">
            <w:r w:rsidR="0036678F" w:rsidRPr="00C40011">
              <w:rPr>
                <w:rStyle w:val="Hyperlink"/>
                <w:noProof/>
              </w:rPr>
              <w:t>5.2.1</w:t>
            </w:r>
            <w:r w:rsidR="0036678F">
              <w:rPr>
                <w:rFonts w:eastAsiaTheme="minorEastAsia" w:cstheme="minorBidi"/>
                <w:noProof/>
                <w:kern w:val="2"/>
                <w14:ligatures w14:val="standardContextual"/>
              </w:rPr>
              <w:tab/>
            </w:r>
            <w:r w:rsidR="0036678F" w:rsidRPr="00C40011">
              <w:rPr>
                <w:rStyle w:val="Hyperlink"/>
                <w:noProof/>
              </w:rPr>
              <w:t>Conceptualization and Mathematics</w:t>
            </w:r>
            <w:r w:rsidR="0036678F">
              <w:rPr>
                <w:noProof/>
                <w:webHidden/>
              </w:rPr>
              <w:tab/>
            </w:r>
            <w:r w:rsidR="0036678F">
              <w:rPr>
                <w:noProof/>
                <w:webHidden/>
              </w:rPr>
              <w:fldChar w:fldCharType="begin"/>
            </w:r>
            <w:r w:rsidR="0036678F">
              <w:rPr>
                <w:noProof/>
                <w:webHidden/>
              </w:rPr>
              <w:instrText xml:space="preserve"> PAGEREF _Toc157062493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47185732" w14:textId="76941E5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4" w:history="1">
            <w:r w:rsidR="0036678F" w:rsidRPr="00C40011">
              <w:rPr>
                <w:rStyle w:val="Hyperlink"/>
                <w:noProof/>
              </w:rPr>
              <w:t>5.2.2</w:t>
            </w:r>
            <w:r w:rsidR="0036678F">
              <w:rPr>
                <w:rFonts w:eastAsiaTheme="minorEastAsia" w:cstheme="minorBidi"/>
                <w:noProof/>
                <w:kern w:val="2"/>
                <w14:ligatures w14:val="standardContextual"/>
              </w:rPr>
              <w:tab/>
            </w:r>
            <w:r w:rsidR="0036678F" w:rsidRPr="00C40011">
              <w:rPr>
                <w:rStyle w:val="Hyperlink"/>
                <w:noProof/>
              </w:rPr>
              <w:t>2.2 Solute Holding Capacity Ratio (</w:t>
            </w:r>
            <w:r w:rsidR="0036678F" w:rsidRPr="00C40011">
              <w:rPr>
                <w:rStyle w:val="Hyperlink"/>
                <w:noProof/>
              </w:rPr>
              <w:sym w:font="Symbol" w:char="F051"/>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_Toc157062494 \h </w:instrText>
            </w:r>
            <w:r w:rsidR="0036678F">
              <w:rPr>
                <w:noProof/>
                <w:webHidden/>
              </w:rPr>
            </w:r>
            <w:r w:rsidR="0036678F">
              <w:rPr>
                <w:noProof/>
                <w:webHidden/>
              </w:rPr>
              <w:fldChar w:fldCharType="separate"/>
            </w:r>
            <w:r w:rsidR="0036678F">
              <w:rPr>
                <w:noProof/>
                <w:webHidden/>
              </w:rPr>
              <w:t>64</w:t>
            </w:r>
            <w:r w:rsidR="0036678F">
              <w:rPr>
                <w:noProof/>
                <w:webHidden/>
              </w:rPr>
              <w:fldChar w:fldCharType="end"/>
            </w:r>
          </w:hyperlink>
        </w:p>
        <w:p w14:paraId="0BD5E8D1" w14:textId="460FCD7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5" w:history="1">
            <w:r w:rsidR="0036678F" w:rsidRPr="00C40011">
              <w:rPr>
                <w:rStyle w:val="Hyperlink"/>
                <w:noProof/>
              </w:rPr>
              <w:t>5.2.3</w:t>
            </w:r>
            <w:r w:rsidR="0036678F">
              <w:rPr>
                <w:rFonts w:eastAsiaTheme="minorEastAsia" w:cstheme="minorBidi"/>
                <w:noProof/>
                <w:kern w:val="2"/>
                <w14:ligatures w14:val="standardContextual"/>
              </w:rPr>
              <w:tab/>
            </w:r>
            <w:r w:rsidR="0036678F" w:rsidRPr="00C40011">
              <w:rPr>
                <w:rStyle w:val="Hyperlink"/>
                <w:noProof/>
              </w:rPr>
              <w:t>Effective Water Column Dissipation (</w:t>
            </w:r>
            <w:r w:rsidR="0036678F" w:rsidRPr="00C40011">
              <w:rPr>
                <w:rStyle w:val="Hyperlink"/>
                <w:noProof/>
              </w:rPr>
              <w:sym w:font="Symbol" w:char="F047"/>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_Toc157062495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285150A0" w14:textId="709D046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6" w:history="1">
            <w:r w:rsidR="0036678F" w:rsidRPr="00C40011">
              <w:rPr>
                <w:rStyle w:val="Hyperlink"/>
                <w:noProof/>
              </w:rPr>
              <w:t>5.2.4</w:t>
            </w:r>
            <w:r w:rsidR="0036678F">
              <w:rPr>
                <w:rFonts w:eastAsiaTheme="minorEastAsia" w:cstheme="minorBidi"/>
                <w:noProof/>
                <w:kern w:val="2"/>
                <w14:ligatures w14:val="standardContextual"/>
              </w:rPr>
              <w:tab/>
            </w:r>
            <w:r w:rsidR="0036678F" w:rsidRPr="00C40011">
              <w:rPr>
                <w:rStyle w:val="Hyperlink"/>
                <w:noProof/>
              </w:rPr>
              <w:t>Hydrologic Washout (Q/V</w:t>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_Toc157062496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528ED487" w14:textId="3EEBEF31"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7" w:history="1">
            <w:r w:rsidR="0036678F" w:rsidRPr="00C40011">
              <w:rPr>
                <w:rStyle w:val="Hyperlink"/>
                <w:noProof/>
              </w:rPr>
              <w:t>5.2.5</w:t>
            </w:r>
            <w:r w:rsidR="0036678F">
              <w:rPr>
                <w:rFonts w:eastAsiaTheme="minorEastAsia" w:cstheme="minorBidi"/>
                <w:noProof/>
                <w:kern w:val="2"/>
                <w14:ligatures w14:val="standardContextual"/>
              </w:rPr>
              <w:tab/>
            </w:r>
            <w:r w:rsidR="0036678F" w:rsidRPr="00C40011">
              <w:rPr>
                <w:rStyle w:val="Hyperlink"/>
                <w:noProof/>
              </w:rPr>
              <w:t>Metabolism (</w:t>
            </w:r>
            <w:r w:rsidR="0036678F" w:rsidRPr="00C40011">
              <w:rPr>
                <w:rStyle w:val="Hyperlink"/>
                <w:noProof/>
              </w:rPr>
              <w:sym w:font="Symbol" w:char="F06D"/>
            </w:r>
            <w:r w:rsidR="0036678F" w:rsidRPr="00C40011">
              <w:rPr>
                <w:rStyle w:val="Hyperlink"/>
                <w:noProof/>
                <w:vertAlign w:val="subscript"/>
              </w:rPr>
              <w:t>bio_1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_Toc157062497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4C7C270B" w14:textId="3B76CEF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8" w:history="1">
            <w:r w:rsidR="0036678F" w:rsidRPr="00C40011">
              <w:rPr>
                <w:rStyle w:val="Hyperlink"/>
                <w:noProof/>
              </w:rPr>
              <w:t>5.2.6</w:t>
            </w:r>
            <w:r w:rsidR="0036678F">
              <w:rPr>
                <w:rFonts w:eastAsiaTheme="minorEastAsia" w:cstheme="minorBidi"/>
                <w:noProof/>
                <w:kern w:val="2"/>
                <w14:ligatures w14:val="standardContextual"/>
              </w:rPr>
              <w:tab/>
            </w:r>
            <w:r w:rsidR="0036678F" w:rsidRPr="00C40011">
              <w:rPr>
                <w:rStyle w:val="Hyperlink"/>
                <w:noProof/>
              </w:rPr>
              <w:t>Hydrolysis (</w:t>
            </w:r>
            <w:r w:rsidR="0036678F" w:rsidRPr="00C40011">
              <w:rPr>
                <w:rStyle w:val="Hyperlink"/>
                <w:noProof/>
              </w:rPr>
              <w:sym w:font="Symbol" w:char="F06D"/>
            </w:r>
            <w:r w:rsidR="0036678F" w:rsidRPr="00C40011">
              <w:rPr>
                <w:rStyle w:val="Hyperlink"/>
                <w:noProof/>
                <w:vertAlign w:val="subscript"/>
              </w:rPr>
              <w:t>hydr_1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_Toc157062498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51F2AF54" w14:textId="2678CE4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9" w:history="1">
            <w:r w:rsidR="0036678F" w:rsidRPr="00C40011">
              <w:rPr>
                <w:rStyle w:val="Hyperlink"/>
                <w:noProof/>
              </w:rPr>
              <w:t>5.2.7</w:t>
            </w:r>
            <w:r w:rsidR="0036678F">
              <w:rPr>
                <w:rFonts w:eastAsiaTheme="minorEastAsia" w:cstheme="minorBidi"/>
                <w:noProof/>
                <w:kern w:val="2"/>
                <w14:ligatures w14:val="standardContextual"/>
              </w:rPr>
              <w:tab/>
            </w:r>
            <w:r w:rsidR="0036678F" w:rsidRPr="00C40011">
              <w:rPr>
                <w:rStyle w:val="Hyperlink"/>
                <w:noProof/>
              </w:rPr>
              <w:t>Photolysis (</w:t>
            </w:r>
            <w:r w:rsidR="0036678F" w:rsidRPr="00C40011">
              <w:rPr>
                <w:rStyle w:val="Hyperlink"/>
                <w:noProof/>
              </w:rPr>
              <w:sym w:font="Symbol" w:char="F06D"/>
            </w:r>
            <w:r w:rsidR="0036678F" w:rsidRPr="00C40011">
              <w:rPr>
                <w:rStyle w:val="Hyperlink"/>
                <w:noProof/>
                <w:vertAlign w:val="subscript"/>
              </w:rPr>
              <w:t>photo</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_Toc157062499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663D1DA7" w14:textId="557A8C3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0" w:history="1">
            <w:r w:rsidR="0036678F" w:rsidRPr="00C40011">
              <w:rPr>
                <w:rStyle w:val="Hyperlink"/>
                <w:noProof/>
              </w:rPr>
              <w:t>5.2.8</w:t>
            </w:r>
            <w:r w:rsidR="0036678F">
              <w:rPr>
                <w:rFonts w:eastAsiaTheme="minorEastAsia" w:cstheme="minorBidi"/>
                <w:noProof/>
                <w:kern w:val="2"/>
                <w14:ligatures w14:val="standardContextual"/>
              </w:rPr>
              <w:tab/>
            </w:r>
            <w:r w:rsidR="0036678F" w:rsidRPr="00C40011">
              <w:rPr>
                <w:rStyle w:val="Hyperlink"/>
                <w:noProof/>
              </w:rPr>
              <w:t>Volatilization (</w:t>
            </w:r>
            <w:r w:rsidR="0036678F" w:rsidRPr="00C40011">
              <w:rPr>
                <w:rStyle w:val="Hyperlink"/>
                <w:noProof/>
              </w:rPr>
              <w:sym w:font="Symbol" w:char="F06D"/>
            </w:r>
            <w:r w:rsidR="0036678F" w:rsidRPr="00C40011">
              <w:rPr>
                <w:rStyle w:val="Hyperlink"/>
                <w:noProof/>
                <w:vertAlign w:val="subscript"/>
              </w:rPr>
              <w:t>volatilization</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_Toc157062500 \h </w:instrText>
            </w:r>
            <w:r w:rsidR="0036678F">
              <w:rPr>
                <w:noProof/>
                <w:webHidden/>
              </w:rPr>
            </w:r>
            <w:r w:rsidR="0036678F">
              <w:rPr>
                <w:noProof/>
                <w:webHidden/>
              </w:rPr>
              <w:fldChar w:fldCharType="separate"/>
            </w:r>
            <w:r w:rsidR="0036678F">
              <w:rPr>
                <w:noProof/>
                <w:webHidden/>
              </w:rPr>
              <w:t>67</w:t>
            </w:r>
            <w:r w:rsidR="0036678F">
              <w:rPr>
                <w:noProof/>
                <w:webHidden/>
              </w:rPr>
              <w:fldChar w:fldCharType="end"/>
            </w:r>
          </w:hyperlink>
        </w:p>
        <w:p w14:paraId="51A77E56" w14:textId="11CE2A5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1" w:history="1">
            <w:r w:rsidR="0036678F" w:rsidRPr="00C40011">
              <w:rPr>
                <w:rStyle w:val="Hyperlink"/>
                <w:noProof/>
              </w:rPr>
              <w:t>5.2.9</w:t>
            </w:r>
            <w:r w:rsidR="0036678F">
              <w:rPr>
                <w:rFonts w:eastAsiaTheme="minorEastAsia" w:cstheme="minorBidi"/>
                <w:noProof/>
                <w:kern w:val="2"/>
                <w14:ligatures w14:val="standardContextual"/>
              </w:rPr>
              <w:tab/>
            </w:r>
            <w:r w:rsidR="0036678F" w:rsidRPr="00C40011">
              <w:rPr>
                <w:rStyle w:val="Hyperlink"/>
                <w:noProof/>
              </w:rPr>
              <w:t>2.4 Effective Benthic Region Dissipation (</w:t>
            </w:r>
            <w:r w:rsidR="0036678F" w:rsidRPr="00C40011">
              <w:rPr>
                <w:rStyle w:val="Hyperlink"/>
                <w:noProof/>
              </w:rPr>
              <w:sym w:font="Symbol" w:char="F047"/>
            </w:r>
            <w:r w:rsidR="0036678F" w:rsidRPr="00C40011">
              <w:rPr>
                <w:rStyle w:val="Hyperlink"/>
                <w:noProof/>
                <w:vertAlign w:val="subscript"/>
              </w:rPr>
              <w:t>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_Toc157062501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21A68DF3" w14:textId="2E2B69F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2" w:history="1">
            <w:r w:rsidR="0036678F" w:rsidRPr="00C40011">
              <w:rPr>
                <w:rStyle w:val="Hyperlink"/>
                <w:noProof/>
              </w:rPr>
              <w:t>5.2.10</w:t>
            </w:r>
            <w:r w:rsidR="0036678F">
              <w:rPr>
                <w:rFonts w:eastAsiaTheme="minorEastAsia" w:cstheme="minorBidi"/>
                <w:noProof/>
                <w:kern w:val="2"/>
                <w14:ligatures w14:val="standardContextual"/>
              </w:rPr>
              <w:tab/>
            </w:r>
            <w:r w:rsidR="0036678F" w:rsidRPr="00C40011">
              <w:rPr>
                <w:rStyle w:val="Hyperlink"/>
                <w:noProof/>
              </w:rPr>
              <w:t>Benthic Hydrolysis (</w:t>
            </w:r>
            <w:r w:rsidR="0036678F" w:rsidRPr="00C40011">
              <w:rPr>
                <w:rStyle w:val="Hyperlink"/>
                <w:noProof/>
              </w:rPr>
              <w:sym w:font="Symbol" w:char="F06D"/>
            </w:r>
            <w:r w:rsidR="0036678F" w:rsidRPr="00C40011">
              <w:rPr>
                <w:rStyle w:val="Hyperlink"/>
                <w:noProof/>
              </w:rPr>
              <w:t>hydr_2)</w:t>
            </w:r>
            <w:r w:rsidR="0036678F">
              <w:rPr>
                <w:noProof/>
                <w:webHidden/>
              </w:rPr>
              <w:tab/>
            </w:r>
            <w:r w:rsidR="0036678F">
              <w:rPr>
                <w:noProof/>
                <w:webHidden/>
              </w:rPr>
              <w:fldChar w:fldCharType="begin"/>
            </w:r>
            <w:r w:rsidR="0036678F">
              <w:rPr>
                <w:noProof/>
                <w:webHidden/>
              </w:rPr>
              <w:instrText xml:space="preserve"> PAGEREF _Toc157062502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0DA05B8D" w14:textId="1BFC950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3" w:history="1">
            <w:r w:rsidR="0036678F" w:rsidRPr="00C40011">
              <w:rPr>
                <w:rStyle w:val="Hyperlink"/>
                <w:noProof/>
              </w:rPr>
              <w:t>5.2.11</w:t>
            </w:r>
            <w:r w:rsidR="0036678F">
              <w:rPr>
                <w:rFonts w:eastAsiaTheme="minorEastAsia" w:cstheme="minorBidi"/>
                <w:noProof/>
                <w:kern w:val="2"/>
                <w14:ligatures w14:val="standardContextual"/>
              </w:rPr>
              <w:tab/>
            </w:r>
            <w:r w:rsidR="0036678F" w:rsidRPr="00C40011">
              <w:rPr>
                <w:rStyle w:val="Hyperlink"/>
                <w:noProof/>
              </w:rPr>
              <w:t>Benthic Metabolism (</w:t>
            </w:r>
            <w:r w:rsidR="0036678F" w:rsidRPr="00C40011">
              <w:rPr>
                <w:rStyle w:val="Hyperlink"/>
                <w:noProof/>
              </w:rPr>
              <w:sym w:font="Symbol" w:char="F06D"/>
            </w:r>
            <w:r w:rsidR="0036678F" w:rsidRPr="00C40011">
              <w:rPr>
                <w:rStyle w:val="Hyperlink"/>
                <w:noProof/>
                <w:vertAlign w:val="subscript"/>
              </w:rPr>
              <w:t>bio_2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_Toc157062503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5BE4F382" w14:textId="21C0ADD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4" w:history="1">
            <w:r w:rsidR="0036678F" w:rsidRPr="00C40011">
              <w:rPr>
                <w:rStyle w:val="Hyperlink"/>
                <w:noProof/>
              </w:rPr>
              <w:t>5.2.12</w:t>
            </w:r>
            <w:r w:rsidR="0036678F">
              <w:rPr>
                <w:rFonts w:eastAsiaTheme="minorEastAsia" w:cstheme="minorBidi"/>
                <w:noProof/>
                <w:kern w:val="2"/>
                <w14:ligatures w14:val="standardContextual"/>
              </w:rPr>
              <w:tab/>
            </w:r>
            <w:r w:rsidR="0036678F" w:rsidRPr="00C40011">
              <w:rPr>
                <w:rStyle w:val="Hyperlink"/>
                <w:noProof/>
              </w:rPr>
              <w:t>Benthic Sediment Flow</w:t>
            </w:r>
            <m:oMath>
              <m:r>
                <m:rPr>
                  <m:sty m:val="p"/>
                </m:rPr>
                <w:rPr>
                  <w:rStyle w:val="Hyperlink"/>
                  <w:rFonts w:ascii="Cambria Math" w:hAnsi="Cambria Math"/>
                  <w:noProof/>
                </w:rPr>
                <m:t xml:space="preserve"> </m:t>
              </m:r>
              <m:r>
                <m:rPr>
                  <m:sty m:val="bi"/>
                </m:rPr>
                <w:rPr>
                  <w:rStyle w:val="Hyperlink"/>
                  <w:rFonts w:ascii="Cambria Math" w:hAnsi="Cambria Math"/>
                  <w:noProof/>
                </w:rPr>
                <m:t>BKd</m:t>
              </m:r>
              <m:r>
                <m:rPr>
                  <m:sty m:val="b"/>
                </m:rPr>
                <w:rPr>
                  <w:rStyle w:val="Hyperlink"/>
                  <w:rFonts w:ascii="Cambria Math" w:hAnsi="Cambria Math"/>
                  <w:noProof/>
                </w:rPr>
                <m:t>2</m:t>
              </m:r>
              <m:r>
                <m:rPr>
                  <m:sty m:val="bi"/>
                </m:rPr>
                <w:rPr>
                  <w:rStyle w:val="Hyperlink"/>
                  <w:rFonts w:ascii="Cambria Math" w:hAnsi="Cambria Math"/>
                  <w:noProof/>
                </w:rPr>
                <m:t>X</m:t>
              </m:r>
              <m:r>
                <m:rPr>
                  <m:sty m:val="b"/>
                </m:rPr>
                <w:rPr>
                  <w:rStyle w:val="Hyperlink"/>
                  <w:rFonts w:ascii="Cambria Math" w:hAnsi="Cambria Math"/>
                  <w:noProof/>
                </w:rPr>
                <m:t>2</m:t>
              </m:r>
            </m:oMath>
            <w:r w:rsidR="0036678F">
              <w:rPr>
                <w:noProof/>
                <w:webHidden/>
              </w:rPr>
              <w:tab/>
            </w:r>
            <w:r w:rsidR="0036678F">
              <w:rPr>
                <w:noProof/>
                <w:webHidden/>
              </w:rPr>
              <w:fldChar w:fldCharType="begin"/>
            </w:r>
            <w:r w:rsidR="0036678F">
              <w:rPr>
                <w:noProof/>
                <w:webHidden/>
              </w:rPr>
              <w:instrText xml:space="preserve"> PAGEREF _Toc157062504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795EA069" w14:textId="5A7E91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5" w:history="1">
            <w:r w:rsidR="0036678F" w:rsidRPr="00C40011">
              <w:rPr>
                <w:rStyle w:val="Hyperlink"/>
                <w:noProof/>
              </w:rPr>
              <w:t>5.2.13</w:t>
            </w:r>
            <w:r w:rsidR="0036678F">
              <w:rPr>
                <w:rFonts w:eastAsiaTheme="minorEastAsia" w:cstheme="minorBidi"/>
                <w:noProof/>
                <w:kern w:val="2"/>
                <w14:ligatures w14:val="standardContextual"/>
              </w:rPr>
              <w:tab/>
            </w:r>
            <w:r w:rsidR="0036678F" w:rsidRPr="00C40011">
              <w:rPr>
                <w:rStyle w:val="Hyperlink"/>
                <w:noProof/>
              </w:rPr>
              <w:t>2.5 Mass Transfer Coefficient (</w:t>
            </w:r>
            <w:r w:rsidR="0036678F" w:rsidRPr="00C40011">
              <w:rPr>
                <w:rStyle w:val="Hyperlink"/>
                <w:noProof/>
              </w:rPr>
              <w:sym w:font="Symbol" w:char="F057"/>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_Toc157062505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3E3CC259" w14:textId="2899F36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6" w:history="1">
            <w:r w:rsidR="0036678F" w:rsidRPr="00C40011">
              <w:rPr>
                <w:rStyle w:val="Hyperlink"/>
                <w:noProof/>
              </w:rPr>
              <w:t>5.2.14</w:t>
            </w:r>
            <w:r w:rsidR="0036678F">
              <w:rPr>
                <w:rFonts w:eastAsiaTheme="minorEastAsia" w:cstheme="minorBidi"/>
                <w:noProof/>
                <w:kern w:val="2"/>
                <w14:ligatures w14:val="standardContextual"/>
              </w:rPr>
              <w:tab/>
            </w:r>
            <w:r w:rsidR="0036678F" w:rsidRPr="00C40011">
              <w:rPr>
                <w:rStyle w:val="Hyperlink"/>
                <w:noProof/>
              </w:rPr>
              <w:t>Daily Piecewise Calculations</w:t>
            </w:r>
            <w:r w:rsidR="0036678F">
              <w:rPr>
                <w:noProof/>
                <w:webHidden/>
              </w:rPr>
              <w:tab/>
            </w:r>
            <w:r w:rsidR="0036678F">
              <w:rPr>
                <w:noProof/>
                <w:webHidden/>
              </w:rPr>
              <w:fldChar w:fldCharType="begin"/>
            </w:r>
            <w:r w:rsidR="0036678F">
              <w:rPr>
                <w:noProof/>
                <w:webHidden/>
              </w:rPr>
              <w:instrText xml:space="preserve"> PAGEREF _Toc157062506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3BF8A0E1" w14:textId="60A30C7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7" w:history="1">
            <w:r w:rsidR="0036678F" w:rsidRPr="00C40011">
              <w:rPr>
                <w:rStyle w:val="Hyperlink"/>
                <w:noProof/>
              </w:rPr>
              <w:t>5.2.15</w:t>
            </w:r>
            <w:r w:rsidR="0036678F">
              <w:rPr>
                <w:rFonts w:eastAsiaTheme="minorEastAsia" w:cstheme="minorBidi"/>
                <w:noProof/>
                <w:kern w:val="2"/>
                <w14:ligatures w14:val="standardContextual"/>
              </w:rPr>
              <w:tab/>
            </w:r>
            <w:r w:rsidR="0036678F" w:rsidRPr="00C40011">
              <w:rPr>
                <w:rStyle w:val="Hyperlink"/>
                <w:noProof/>
              </w:rPr>
              <w:t>Volume Calculations</w:t>
            </w:r>
            <w:r w:rsidR="0036678F">
              <w:rPr>
                <w:noProof/>
                <w:webHidden/>
              </w:rPr>
              <w:tab/>
            </w:r>
            <w:r w:rsidR="0036678F">
              <w:rPr>
                <w:noProof/>
                <w:webHidden/>
              </w:rPr>
              <w:fldChar w:fldCharType="begin"/>
            </w:r>
            <w:r w:rsidR="0036678F">
              <w:rPr>
                <w:noProof/>
                <w:webHidden/>
              </w:rPr>
              <w:instrText xml:space="preserve"> PAGEREF _Toc157062507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4C40BBB1" w14:textId="78418B6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8" w:history="1">
            <w:r w:rsidR="0036678F" w:rsidRPr="00C40011">
              <w:rPr>
                <w:rStyle w:val="Hyperlink"/>
                <w:noProof/>
              </w:rPr>
              <w:t>5.2.16</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_Toc157062508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6A6D5AFA" w14:textId="0C428E8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9" w:history="1">
            <w:r w:rsidR="0036678F" w:rsidRPr="00C40011">
              <w:rPr>
                <w:rStyle w:val="Hyperlink"/>
                <w:noProof/>
              </w:rPr>
              <w:t>5.2.17</w:t>
            </w:r>
            <w:r w:rsidR="0036678F">
              <w:rPr>
                <w:rFonts w:eastAsiaTheme="minorEastAsia" w:cstheme="minorBidi"/>
                <w:noProof/>
                <w:kern w:val="2"/>
                <w14:ligatures w14:val="standardContextual"/>
              </w:rPr>
              <w:tab/>
            </w:r>
            <w:r w:rsidR="0036678F" w:rsidRPr="00C40011">
              <w:rPr>
                <w:rStyle w:val="Hyperlink"/>
                <w:noProof/>
              </w:rPr>
              <w:t>Fixed Fraction of Eroded Pesticide</w:t>
            </w:r>
            <w:r w:rsidR="0036678F">
              <w:rPr>
                <w:noProof/>
                <w:webHidden/>
              </w:rPr>
              <w:tab/>
            </w:r>
            <w:r w:rsidR="0036678F">
              <w:rPr>
                <w:noProof/>
                <w:webHidden/>
              </w:rPr>
              <w:fldChar w:fldCharType="begin"/>
            </w:r>
            <w:r w:rsidR="0036678F">
              <w:rPr>
                <w:noProof/>
                <w:webHidden/>
              </w:rPr>
              <w:instrText xml:space="preserve"> PAGEREF _Toc157062509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00481552" w14:textId="0CC6A0E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0" w:history="1">
            <w:r w:rsidR="0036678F" w:rsidRPr="00C40011">
              <w:rPr>
                <w:rStyle w:val="Hyperlink"/>
                <w:noProof/>
              </w:rPr>
              <w:t>5.2.18</w:t>
            </w:r>
            <w:r w:rsidR="0036678F">
              <w:rPr>
                <w:rFonts w:eastAsiaTheme="minorEastAsia" w:cstheme="minorBidi"/>
                <w:noProof/>
                <w:kern w:val="2"/>
                <w14:ligatures w14:val="standardContextual"/>
              </w:rPr>
              <w:tab/>
            </w:r>
            <w:r w:rsidR="0036678F" w:rsidRPr="00C40011">
              <w:rPr>
                <w:rStyle w:val="Hyperlink"/>
                <w:noProof/>
              </w:rPr>
              <w:t>Initial Distribution of Eroded Pesticide</w:t>
            </w:r>
            <w:r w:rsidR="0036678F">
              <w:rPr>
                <w:noProof/>
                <w:webHidden/>
              </w:rPr>
              <w:tab/>
            </w:r>
            <w:r w:rsidR="0036678F">
              <w:rPr>
                <w:noProof/>
                <w:webHidden/>
              </w:rPr>
              <w:fldChar w:fldCharType="begin"/>
            </w:r>
            <w:r w:rsidR="0036678F">
              <w:rPr>
                <w:noProof/>
                <w:webHidden/>
              </w:rPr>
              <w:instrText xml:space="preserve"> PAGEREF _Toc157062510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68669EDD" w14:textId="687FBB2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1" w:history="1">
            <w:r w:rsidR="0036678F" w:rsidRPr="00C40011">
              <w:rPr>
                <w:rStyle w:val="Hyperlink"/>
                <w:noProof/>
              </w:rPr>
              <w:t>5.2.19</w:t>
            </w:r>
            <w:r w:rsidR="0036678F">
              <w:rPr>
                <w:rFonts w:eastAsiaTheme="minorEastAsia" w:cstheme="minorBidi"/>
                <w:noProof/>
                <w:kern w:val="2"/>
                <w14:ligatures w14:val="standardContextual"/>
              </w:rPr>
              <w:tab/>
            </w:r>
            <w:r w:rsidR="0036678F" w:rsidRPr="00C40011">
              <w:rPr>
                <w:rStyle w:val="Hyperlink"/>
                <w:noProof/>
              </w:rPr>
              <w:t>Analytical Solution</w:t>
            </w:r>
            <w:r w:rsidR="0036678F">
              <w:rPr>
                <w:noProof/>
                <w:webHidden/>
              </w:rPr>
              <w:tab/>
            </w:r>
            <w:r w:rsidR="0036678F">
              <w:rPr>
                <w:noProof/>
                <w:webHidden/>
              </w:rPr>
              <w:fldChar w:fldCharType="begin"/>
            </w:r>
            <w:r w:rsidR="0036678F">
              <w:rPr>
                <w:noProof/>
                <w:webHidden/>
              </w:rPr>
              <w:instrText xml:space="preserve"> PAGEREF _Toc157062511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43E96758" w14:textId="3449ED7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2" w:history="1">
            <w:r w:rsidR="0036678F" w:rsidRPr="00C40011">
              <w:rPr>
                <w:rStyle w:val="Hyperlink"/>
                <w:noProof/>
              </w:rPr>
              <w:t>5.3</w:t>
            </w:r>
            <w:r w:rsidR="0036678F">
              <w:rPr>
                <w:rFonts w:eastAsiaTheme="minorEastAsia" w:cstheme="minorBidi"/>
                <w:noProof/>
                <w:kern w:val="2"/>
                <w14:ligatures w14:val="standardContextual"/>
              </w:rPr>
              <w:tab/>
            </w:r>
            <w:r w:rsidR="0036678F" w:rsidRPr="00C40011">
              <w:rPr>
                <w:rStyle w:val="Hyperlink"/>
                <w:noProof/>
              </w:rPr>
              <w:t>The USEPA Standard Water Bodies</w:t>
            </w:r>
            <w:r w:rsidR="0036678F">
              <w:rPr>
                <w:noProof/>
                <w:webHidden/>
              </w:rPr>
              <w:tab/>
            </w:r>
            <w:r w:rsidR="0036678F">
              <w:rPr>
                <w:noProof/>
                <w:webHidden/>
              </w:rPr>
              <w:fldChar w:fldCharType="begin"/>
            </w:r>
            <w:r w:rsidR="0036678F">
              <w:rPr>
                <w:noProof/>
                <w:webHidden/>
              </w:rPr>
              <w:instrText xml:space="preserve"> PAGEREF _Toc157062512 \h </w:instrText>
            </w:r>
            <w:r w:rsidR="0036678F">
              <w:rPr>
                <w:noProof/>
                <w:webHidden/>
              </w:rPr>
            </w:r>
            <w:r w:rsidR="0036678F">
              <w:rPr>
                <w:noProof/>
                <w:webHidden/>
              </w:rPr>
              <w:fldChar w:fldCharType="separate"/>
            </w:r>
            <w:r w:rsidR="0036678F">
              <w:rPr>
                <w:noProof/>
                <w:webHidden/>
              </w:rPr>
              <w:t>77</w:t>
            </w:r>
            <w:r w:rsidR="0036678F">
              <w:rPr>
                <w:noProof/>
                <w:webHidden/>
              </w:rPr>
              <w:fldChar w:fldCharType="end"/>
            </w:r>
          </w:hyperlink>
        </w:p>
        <w:p w14:paraId="6C2E61C6" w14:textId="40E6F3C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3" w:history="1">
            <w:r w:rsidR="0036678F" w:rsidRPr="00C40011">
              <w:rPr>
                <w:rStyle w:val="Hyperlink"/>
                <w:noProof/>
              </w:rPr>
              <w:t>5.3.1</w:t>
            </w:r>
            <w:r w:rsidR="0036678F">
              <w:rPr>
                <w:rFonts w:eastAsiaTheme="minorEastAsia" w:cstheme="minorBidi"/>
                <w:noProof/>
                <w:kern w:val="2"/>
                <w14:ligatures w14:val="standardContextual"/>
              </w:rPr>
              <w:tab/>
            </w:r>
            <w:r w:rsidR="0036678F" w:rsidRPr="00C40011">
              <w:rPr>
                <w:rStyle w:val="Hyperlink"/>
                <w:noProof/>
              </w:rPr>
              <w:t>3.1 Farm Pond</w:t>
            </w:r>
            <w:r w:rsidR="0036678F">
              <w:rPr>
                <w:noProof/>
                <w:webHidden/>
              </w:rPr>
              <w:tab/>
            </w:r>
            <w:r w:rsidR="0036678F">
              <w:rPr>
                <w:noProof/>
                <w:webHidden/>
              </w:rPr>
              <w:fldChar w:fldCharType="begin"/>
            </w:r>
            <w:r w:rsidR="0036678F">
              <w:rPr>
                <w:noProof/>
                <w:webHidden/>
              </w:rPr>
              <w:instrText xml:space="preserve"> PAGEREF _Toc157062513 \h </w:instrText>
            </w:r>
            <w:r w:rsidR="0036678F">
              <w:rPr>
                <w:noProof/>
                <w:webHidden/>
              </w:rPr>
            </w:r>
            <w:r w:rsidR="0036678F">
              <w:rPr>
                <w:noProof/>
                <w:webHidden/>
              </w:rPr>
              <w:fldChar w:fldCharType="separate"/>
            </w:r>
            <w:r w:rsidR="0036678F">
              <w:rPr>
                <w:noProof/>
                <w:webHidden/>
              </w:rPr>
              <w:t>79</w:t>
            </w:r>
            <w:r w:rsidR="0036678F">
              <w:rPr>
                <w:noProof/>
                <w:webHidden/>
              </w:rPr>
              <w:fldChar w:fldCharType="end"/>
            </w:r>
          </w:hyperlink>
        </w:p>
        <w:p w14:paraId="4A69DBB8" w14:textId="43B1E15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4" w:history="1">
            <w:r w:rsidR="0036678F" w:rsidRPr="00C40011">
              <w:rPr>
                <w:rStyle w:val="Hyperlink"/>
                <w:noProof/>
              </w:rPr>
              <w:t>5.3.2</w:t>
            </w:r>
            <w:r w:rsidR="0036678F">
              <w:rPr>
                <w:rFonts w:eastAsiaTheme="minorEastAsia" w:cstheme="minorBidi"/>
                <w:noProof/>
                <w:kern w:val="2"/>
                <w14:ligatures w14:val="standardContextual"/>
              </w:rPr>
              <w:tab/>
            </w:r>
            <w:r w:rsidR="0036678F" w:rsidRPr="00C40011">
              <w:rPr>
                <w:rStyle w:val="Hyperlink"/>
                <w:noProof/>
              </w:rPr>
              <w:t>3.2 Index Reservoir</w:t>
            </w:r>
            <w:r w:rsidR="0036678F">
              <w:rPr>
                <w:noProof/>
                <w:webHidden/>
              </w:rPr>
              <w:tab/>
            </w:r>
            <w:r w:rsidR="0036678F">
              <w:rPr>
                <w:noProof/>
                <w:webHidden/>
              </w:rPr>
              <w:fldChar w:fldCharType="begin"/>
            </w:r>
            <w:r w:rsidR="0036678F">
              <w:rPr>
                <w:noProof/>
                <w:webHidden/>
              </w:rPr>
              <w:instrText xml:space="preserve"> PAGEREF _Toc157062514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5A1F062C" w14:textId="4850B0B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5" w:history="1">
            <w:r w:rsidR="0036678F" w:rsidRPr="00C40011">
              <w:rPr>
                <w:rStyle w:val="Hyperlink"/>
                <w:noProof/>
              </w:rPr>
              <w:t>5.3.3</w:t>
            </w:r>
            <w:r w:rsidR="0036678F">
              <w:rPr>
                <w:rFonts w:eastAsiaTheme="minorEastAsia" w:cstheme="minorBidi"/>
                <w:noProof/>
                <w:kern w:val="2"/>
                <w14:ligatures w14:val="standardContextual"/>
              </w:rPr>
              <w:tab/>
            </w:r>
            <w:r w:rsidR="0036678F" w:rsidRPr="00C40011">
              <w:rPr>
                <w:rStyle w:val="Hyperlink"/>
                <w:noProof/>
              </w:rPr>
              <w:t>Custom Water Body</w:t>
            </w:r>
            <w:r w:rsidR="0036678F">
              <w:rPr>
                <w:noProof/>
                <w:webHidden/>
              </w:rPr>
              <w:tab/>
            </w:r>
            <w:r w:rsidR="0036678F">
              <w:rPr>
                <w:noProof/>
                <w:webHidden/>
              </w:rPr>
              <w:fldChar w:fldCharType="begin"/>
            </w:r>
            <w:r w:rsidR="0036678F">
              <w:rPr>
                <w:noProof/>
                <w:webHidden/>
              </w:rPr>
              <w:instrText xml:space="preserve"> PAGEREF _Toc157062515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33CA823" w14:textId="39BD3A0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6" w:history="1">
            <w:r w:rsidR="0036678F" w:rsidRPr="00C40011">
              <w:rPr>
                <w:rStyle w:val="Hyperlink"/>
                <w:noProof/>
              </w:rPr>
              <w:t>5.4</w:t>
            </w:r>
            <w:r w:rsidR="0036678F">
              <w:rPr>
                <w:rFonts w:eastAsiaTheme="minorEastAsia" w:cstheme="minorBidi"/>
                <w:noProof/>
                <w:kern w:val="2"/>
                <w14:ligatures w14:val="standardContextual"/>
              </w:rPr>
              <w:tab/>
            </w:r>
            <w:r w:rsidR="0036678F" w:rsidRPr="00C40011">
              <w:rPr>
                <w:rStyle w:val="Hyperlink"/>
                <w:noProof/>
              </w:rPr>
              <w:t>VVWM Evaluations</w:t>
            </w:r>
            <w:r w:rsidR="0036678F">
              <w:rPr>
                <w:noProof/>
                <w:webHidden/>
              </w:rPr>
              <w:tab/>
            </w:r>
            <w:r w:rsidR="0036678F">
              <w:rPr>
                <w:noProof/>
                <w:webHidden/>
              </w:rPr>
              <w:fldChar w:fldCharType="begin"/>
            </w:r>
            <w:r w:rsidR="0036678F">
              <w:rPr>
                <w:noProof/>
                <w:webHidden/>
              </w:rPr>
              <w:instrText xml:space="preserve"> PAGEREF _Toc157062516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90B44F7" w14:textId="294EF6FD"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7" w:history="1">
            <w:r w:rsidR="0036678F" w:rsidRPr="00C40011">
              <w:rPr>
                <w:rStyle w:val="Hyperlink"/>
                <w:noProof/>
              </w:rPr>
              <w:t>5.4.1</w:t>
            </w:r>
            <w:r w:rsidR="0036678F">
              <w:rPr>
                <w:rFonts w:eastAsiaTheme="minorEastAsia" w:cstheme="minorBidi"/>
                <w:noProof/>
                <w:kern w:val="2"/>
                <w14:ligatures w14:val="standardContextual"/>
              </w:rPr>
              <w:tab/>
            </w:r>
            <w:r w:rsidR="0036678F" w:rsidRPr="00C40011">
              <w:rPr>
                <w:rStyle w:val="Hyperlink"/>
                <w:noProof/>
              </w:rPr>
              <w:t>Solute Holding Capacity Ratio Sensitivity</w:t>
            </w:r>
            <w:r w:rsidR="0036678F">
              <w:rPr>
                <w:noProof/>
                <w:webHidden/>
              </w:rPr>
              <w:tab/>
            </w:r>
            <w:r w:rsidR="0036678F">
              <w:rPr>
                <w:noProof/>
                <w:webHidden/>
              </w:rPr>
              <w:fldChar w:fldCharType="begin"/>
            </w:r>
            <w:r w:rsidR="0036678F">
              <w:rPr>
                <w:noProof/>
                <w:webHidden/>
              </w:rPr>
              <w:instrText xml:space="preserve"> PAGEREF _Toc157062517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4061BA7B" w14:textId="46980F0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8" w:history="1">
            <w:r w:rsidR="0036678F" w:rsidRPr="00C40011">
              <w:rPr>
                <w:rStyle w:val="Hyperlink"/>
                <w:noProof/>
              </w:rPr>
              <w:t>5.4.2</w:t>
            </w:r>
            <w:r w:rsidR="0036678F">
              <w:rPr>
                <w:rFonts w:eastAsiaTheme="minorEastAsia" w:cstheme="minorBidi"/>
                <w:noProof/>
                <w:kern w:val="2"/>
                <w14:ligatures w14:val="standardContextual"/>
              </w:rPr>
              <w:tab/>
            </w:r>
            <w:r w:rsidR="0036678F" w:rsidRPr="00C40011">
              <w:rPr>
                <w:rStyle w:val="Hyperlink"/>
                <w:noProof/>
              </w:rPr>
              <w:t>Washout and Overflow Sensitivity</w:t>
            </w:r>
            <w:r w:rsidR="0036678F">
              <w:rPr>
                <w:noProof/>
                <w:webHidden/>
              </w:rPr>
              <w:tab/>
            </w:r>
            <w:r w:rsidR="0036678F">
              <w:rPr>
                <w:noProof/>
                <w:webHidden/>
              </w:rPr>
              <w:fldChar w:fldCharType="begin"/>
            </w:r>
            <w:r w:rsidR="0036678F">
              <w:rPr>
                <w:noProof/>
                <w:webHidden/>
              </w:rPr>
              <w:instrText xml:space="preserve"> PAGEREF _Toc157062518 \h </w:instrText>
            </w:r>
            <w:r w:rsidR="0036678F">
              <w:rPr>
                <w:noProof/>
                <w:webHidden/>
              </w:rPr>
            </w:r>
            <w:r w:rsidR="0036678F">
              <w:rPr>
                <w:noProof/>
                <w:webHidden/>
              </w:rPr>
              <w:fldChar w:fldCharType="separate"/>
            </w:r>
            <w:r w:rsidR="0036678F">
              <w:rPr>
                <w:noProof/>
                <w:webHidden/>
              </w:rPr>
              <w:t>82</w:t>
            </w:r>
            <w:r w:rsidR="0036678F">
              <w:rPr>
                <w:noProof/>
                <w:webHidden/>
              </w:rPr>
              <w:fldChar w:fldCharType="end"/>
            </w:r>
          </w:hyperlink>
        </w:p>
        <w:p w14:paraId="003BD92E" w14:textId="712D2BE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9" w:history="1">
            <w:r w:rsidR="0036678F" w:rsidRPr="00C40011">
              <w:rPr>
                <w:rStyle w:val="Hyperlink"/>
                <w:noProof/>
              </w:rPr>
              <w:t>5.4.3</w:t>
            </w:r>
            <w:r w:rsidR="0036678F">
              <w:rPr>
                <w:rFonts w:eastAsiaTheme="minorEastAsia" w:cstheme="minorBidi"/>
                <w:noProof/>
                <w:kern w:val="2"/>
                <w14:ligatures w14:val="standardContextual"/>
              </w:rPr>
              <w:tab/>
            </w:r>
            <w:r w:rsidR="0036678F" w:rsidRPr="00C40011">
              <w:rPr>
                <w:rStyle w:val="Hyperlink"/>
                <w:noProof/>
              </w:rPr>
              <w:t>4.3 Photolysis Sensitivity</w:t>
            </w:r>
            <w:r w:rsidR="0036678F">
              <w:rPr>
                <w:noProof/>
                <w:webHidden/>
              </w:rPr>
              <w:tab/>
            </w:r>
            <w:r w:rsidR="0036678F">
              <w:rPr>
                <w:noProof/>
                <w:webHidden/>
              </w:rPr>
              <w:fldChar w:fldCharType="begin"/>
            </w:r>
            <w:r w:rsidR="0036678F">
              <w:rPr>
                <w:noProof/>
                <w:webHidden/>
              </w:rPr>
              <w:instrText xml:space="preserve"> PAGEREF _Toc157062519 \h </w:instrText>
            </w:r>
            <w:r w:rsidR="0036678F">
              <w:rPr>
                <w:noProof/>
                <w:webHidden/>
              </w:rPr>
            </w:r>
            <w:r w:rsidR="0036678F">
              <w:rPr>
                <w:noProof/>
                <w:webHidden/>
              </w:rPr>
              <w:fldChar w:fldCharType="separate"/>
            </w:r>
            <w:r w:rsidR="0036678F">
              <w:rPr>
                <w:noProof/>
                <w:webHidden/>
              </w:rPr>
              <w:t>83</w:t>
            </w:r>
            <w:r w:rsidR="0036678F">
              <w:rPr>
                <w:noProof/>
                <w:webHidden/>
              </w:rPr>
              <w:fldChar w:fldCharType="end"/>
            </w:r>
          </w:hyperlink>
        </w:p>
        <w:p w14:paraId="13075AAF" w14:textId="1AA9139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0" w:history="1">
            <w:r w:rsidR="0036678F" w:rsidRPr="00C40011">
              <w:rPr>
                <w:rStyle w:val="Hyperlink"/>
                <w:noProof/>
              </w:rPr>
              <w:t>5.4.4</w:t>
            </w:r>
            <w:r w:rsidR="0036678F">
              <w:rPr>
                <w:rFonts w:eastAsiaTheme="minorEastAsia" w:cstheme="minorBidi"/>
                <w:noProof/>
                <w:kern w:val="2"/>
                <w14:ligatures w14:val="standardContextual"/>
              </w:rPr>
              <w:tab/>
            </w:r>
            <w:r w:rsidR="0036678F" w:rsidRPr="00C40011">
              <w:rPr>
                <w:rStyle w:val="Hyperlink"/>
                <w:noProof/>
              </w:rPr>
              <w:t>Volatilization</w:t>
            </w:r>
            <w:r w:rsidR="0036678F">
              <w:rPr>
                <w:noProof/>
                <w:webHidden/>
              </w:rPr>
              <w:tab/>
            </w:r>
            <w:r w:rsidR="0036678F">
              <w:rPr>
                <w:noProof/>
                <w:webHidden/>
              </w:rPr>
              <w:fldChar w:fldCharType="begin"/>
            </w:r>
            <w:r w:rsidR="0036678F">
              <w:rPr>
                <w:noProof/>
                <w:webHidden/>
              </w:rPr>
              <w:instrText xml:space="preserve"> PAGEREF _Toc157062520 \h </w:instrText>
            </w:r>
            <w:r w:rsidR="0036678F">
              <w:rPr>
                <w:noProof/>
                <w:webHidden/>
              </w:rPr>
            </w:r>
            <w:r w:rsidR="0036678F">
              <w:rPr>
                <w:noProof/>
                <w:webHidden/>
              </w:rPr>
              <w:fldChar w:fldCharType="separate"/>
            </w:r>
            <w:r w:rsidR="0036678F">
              <w:rPr>
                <w:noProof/>
                <w:webHidden/>
              </w:rPr>
              <w:t>85</w:t>
            </w:r>
            <w:r w:rsidR="0036678F">
              <w:rPr>
                <w:noProof/>
                <w:webHidden/>
              </w:rPr>
              <w:fldChar w:fldCharType="end"/>
            </w:r>
          </w:hyperlink>
        </w:p>
        <w:p w14:paraId="1C2E9C0F" w14:textId="38393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1" w:history="1">
            <w:r w:rsidR="0036678F" w:rsidRPr="00C40011">
              <w:rPr>
                <w:rStyle w:val="Hyperlink"/>
                <w:noProof/>
              </w:rPr>
              <w:t>5.4.5</w:t>
            </w:r>
            <w:r w:rsidR="0036678F">
              <w:rPr>
                <w:rFonts w:eastAsiaTheme="minorEastAsia" w:cstheme="minorBidi"/>
                <w:noProof/>
                <w:kern w:val="2"/>
                <w14:ligatures w14:val="standardContextual"/>
              </w:rPr>
              <w:tab/>
            </w:r>
            <w:r w:rsidR="0036678F" w:rsidRPr="00C40011">
              <w:rPr>
                <w:rStyle w:val="Hyperlink"/>
                <w:noProof/>
              </w:rPr>
              <w:t>Regulatory Summary Output File</w:t>
            </w:r>
            <w:r w:rsidR="0036678F">
              <w:rPr>
                <w:noProof/>
                <w:webHidden/>
              </w:rPr>
              <w:tab/>
            </w:r>
            <w:r w:rsidR="0036678F">
              <w:rPr>
                <w:noProof/>
                <w:webHidden/>
              </w:rPr>
              <w:fldChar w:fldCharType="begin"/>
            </w:r>
            <w:r w:rsidR="0036678F">
              <w:rPr>
                <w:noProof/>
                <w:webHidden/>
              </w:rPr>
              <w:instrText xml:space="preserve"> PAGEREF _Toc157062521 \h </w:instrText>
            </w:r>
            <w:r w:rsidR="0036678F">
              <w:rPr>
                <w:noProof/>
                <w:webHidden/>
              </w:rPr>
            </w:r>
            <w:r w:rsidR="0036678F">
              <w:rPr>
                <w:noProof/>
                <w:webHidden/>
              </w:rPr>
              <w:fldChar w:fldCharType="separate"/>
            </w:r>
            <w:r w:rsidR="0036678F">
              <w:rPr>
                <w:noProof/>
                <w:webHidden/>
              </w:rPr>
              <w:t>87</w:t>
            </w:r>
            <w:r w:rsidR="0036678F">
              <w:rPr>
                <w:noProof/>
                <w:webHidden/>
              </w:rPr>
              <w:fldChar w:fldCharType="end"/>
            </w:r>
          </w:hyperlink>
        </w:p>
        <w:p w14:paraId="43259AEF" w14:textId="1A7DB3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2" w:history="1">
            <w:r w:rsidR="0036678F" w:rsidRPr="00C40011">
              <w:rPr>
                <w:rStyle w:val="Hyperlink"/>
                <w:noProof/>
              </w:rPr>
              <w:t>5.4.6</w:t>
            </w:r>
            <w:r w:rsidR="0036678F">
              <w:rPr>
                <w:rFonts w:eastAsiaTheme="minorEastAsia" w:cstheme="minorBidi"/>
                <w:noProof/>
                <w:kern w:val="2"/>
                <w14:ligatures w14:val="standardContextual"/>
              </w:rPr>
              <w:tab/>
            </w:r>
            <w:r w:rsidR="0036678F" w:rsidRPr="00C40011">
              <w:rPr>
                <w:rStyle w:val="Hyperlink"/>
                <w:noProof/>
              </w:rPr>
              <w:t>Daily Values Output File</w:t>
            </w:r>
            <w:r w:rsidR="0036678F">
              <w:rPr>
                <w:noProof/>
                <w:webHidden/>
              </w:rPr>
              <w:tab/>
            </w:r>
            <w:r w:rsidR="0036678F">
              <w:rPr>
                <w:noProof/>
                <w:webHidden/>
              </w:rPr>
              <w:fldChar w:fldCharType="begin"/>
            </w:r>
            <w:r w:rsidR="0036678F">
              <w:rPr>
                <w:noProof/>
                <w:webHidden/>
              </w:rPr>
              <w:instrText xml:space="preserve"> PAGEREF _Toc157062522 \h </w:instrText>
            </w:r>
            <w:r w:rsidR="0036678F">
              <w:rPr>
                <w:noProof/>
                <w:webHidden/>
              </w:rPr>
            </w:r>
            <w:r w:rsidR="0036678F">
              <w:rPr>
                <w:noProof/>
                <w:webHidden/>
              </w:rPr>
              <w:fldChar w:fldCharType="separate"/>
            </w:r>
            <w:r w:rsidR="0036678F">
              <w:rPr>
                <w:noProof/>
                <w:webHidden/>
              </w:rPr>
              <w:t>88</w:t>
            </w:r>
            <w:r w:rsidR="0036678F">
              <w:rPr>
                <w:noProof/>
                <w:webHidden/>
              </w:rPr>
              <w:fldChar w:fldCharType="end"/>
            </w:r>
          </w:hyperlink>
        </w:p>
        <w:p w14:paraId="14B5AAAE" w14:textId="449AC9AC" w:rsidR="0036678F" w:rsidRDefault="00000000">
          <w:pPr>
            <w:pStyle w:val="TOC1"/>
            <w:rPr>
              <w:rFonts w:eastAsiaTheme="minorEastAsia" w:cstheme="minorBidi"/>
              <w:noProof/>
              <w:kern w:val="2"/>
              <w14:ligatures w14:val="standardContextual"/>
            </w:rPr>
          </w:pPr>
          <w:hyperlink w:anchor="_Toc157062523" w:history="1">
            <w:r w:rsidR="0036678F" w:rsidRPr="00C40011">
              <w:rPr>
                <w:rStyle w:val="Hyperlink"/>
                <w:noProof/>
              </w:rPr>
              <w:t>6</w:t>
            </w:r>
            <w:r w:rsidR="0036678F">
              <w:rPr>
                <w:rFonts w:eastAsiaTheme="minorEastAsia" w:cstheme="minorBidi"/>
                <w:noProof/>
                <w:kern w:val="2"/>
                <w14:ligatures w14:val="standardContextual"/>
              </w:rPr>
              <w:tab/>
            </w:r>
            <w:r w:rsidR="0036678F" w:rsidRPr="00C40011">
              <w:rPr>
                <w:rStyle w:val="Hyperlink"/>
                <w:noProof/>
              </w:rPr>
              <w:t>Single Mixing Cell (TPEZ) Calculations</w:t>
            </w:r>
            <w:r w:rsidR="0036678F">
              <w:rPr>
                <w:noProof/>
                <w:webHidden/>
              </w:rPr>
              <w:tab/>
            </w:r>
            <w:r w:rsidR="0036678F">
              <w:rPr>
                <w:noProof/>
                <w:webHidden/>
              </w:rPr>
              <w:fldChar w:fldCharType="begin"/>
            </w:r>
            <w:r w:rsidR="0036678F">
              <w:rPr>
                <w:noProof/>
                <w:webHidden/>
              </w:rPr>
              <w:instrText xml:space="preserve"> PAGEREF _Toc157062523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18617F40" w14:textId="265FE20F"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4" w:history="1">
            <w:r w:rsidR="0036678F" w:rsidRPr="00C40011">
              <w:rPr>
                <w:rStyle w:val="Hyperlink"/>
                <w:noProof/>
              </w:rPr>
              <w:t>6.1</w:t>
            </w:r>
            <w:r w:rsidR="0036678F">
              <w:rPr>
                <w:rFonts w:eastAsiaTheme="minorEastAsia" w:cstheme="minorBidi"/>
                <w:noProof/>
                <w:kern w:val="2"/>
                <w14:ligatures w14:val="standardContextual"/>
              </w:rPr>
              <w:tab/>
            </w:r>
            <w:r w:rsidR="0036678F" w:rsidRPr="00C40011">
              <w:rPr>
                <w:rStyle w:val="Hyperlink"/>
                <w:noProof/>
              </w:rPr>
              <w:t>Water Balance</w:t>
            </w:r>
            <w:r w:rsidR="0036678F">
              <w:rPr>
                <w:noProof/>
                <w:webHidden/>
              </w:rPr>
              <w:tab/>
            </w:r>
            <w:r w:rsidR="0036678F">
              <w:rPr>
                <w:noProof/>
                <w:webHidden/>
              </w:rPr>
              <w:fldChar w:fldCharType="begin"/>
            </w:r>
            <w:r w:rsidR="0036678F">
              <w:rPr>
                <w:noProof/>
                <w:webHidden/>
              </w:rPr>
              <w:instrText xml:space="preserve"> PAGEREF _Toc157062524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6F5B69E7" w14:textId="26CFE04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5" w:history="1">
            <w:r w:rsidR="0036678F" w:rsidRPr="00C40011">
              <w:rPr>
                <w:rStyle w:val="Hyperlink"/>
                <w:noProof/>
              </w:rPr>
              <w:t>6.2</w:t>
            </w:r>
            <w:r w:rsidR="0036678F">
              <w:rPr>
                <w:rFonts w:eastAsiaTheme="minorEastAsia" w:cstheme="minorBidi"/>
                <w:noProof/>
                <w:kern w:val="2"/>
                <w14:ligatures w14:val="standardContextual"/>
              </w:rPr>
              <w:tab/>
            </w:r>
            <w:r w:rsidR="0036678F" w:rsidRPr="00C40011">
              <w:rPr>
                <w:rStyle w:val="Hyperlink"/>
                <w:noProof/>
              </w:rPr>
              <w:t>Sediment Balance</w:t>
            </w:r>
            <w:r w:rsidR="0036678F">
              <w:rPr>
                <w:noProof/>
                <w:webHidden/>
              </w:rPr>
              <w:tab/>
            </w:r>
            <w:r w:rsidR="0036678F">
              <w:rPr>
                <w:noProof/>
                <w:webHidden/>
              </w:rPr>
              <w:fldChar w:fldCharType="begin"/>
            </w:r>
            <w:r w:rsidR="0036678F">
              <w:rPr>
                <w:noProof/>
                <w:webHidden/>
              </w:rPr>
              <w:instrText xml:space="preserve"> PAGEREF _Toc157062525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20FAB0D7" w14:textId="358B636E"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6" w:history="1">
            <w:r w:rsidR="0036678F" w:rsidRPr="00C40011">
              <w:rPr>
                <w:rStyle w:val="Hyperlink"/>
                <w:noProof/>
              </w:rPr>
              <w:t>6.3</w:t>
            </w:r>
            <w:r w:rsidR="0036678F">
              <w:rPr>
                <w:rFonts w:eastAsiaTheme="minorEastAsia" w:cstheme="minorBidi"/>
                <w:noProof/>
                <w:kern w:val="2"/>
                <w14:ligatures w14:val="standardContextual"/>
              </w:rPr>
              <w:tab/>
            </w:r>
            <w:r w:rsidR="0036678F" w:rsidRPr="00C40011">
              <w:rPr>
                <w:rStyle w:val="Hyperlink"/>
                <w:noProof/>
              </w:rPr>
              <w:t>Solute Mass Balance</w:t>
            </w:r>
            <w:r w:rsidR="0036678F">
              <w:rPr>
                <w:noProof/>
                <w:webHidden/>
              </w:rPr>
              <w:tab/>
            </w:r>
            <w:r w:rsidR="0036678F">
              <w:rPr>
                <w:noProof/>
                <w:webHidden/>
              </w:rPr>
              <w:fldChar w:fldCharType="begin"/>
            </w:r>
            <w:r w:rsidR="0036678F">
              <w:rPr>
                <w:noProof/>
                <w:webHidden/>
              </w:rPr>
              <w:instrText xml:space="preserve"> PAGEREF _Toc157062526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4C5EED90" w14:textId="7516CFF6"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7" w:history="1">
            <w:r w:rsidR="0036678F" w:rsidRPr="00C40011">
              <w:rPr>
                <w:rStyle w:val="Hyperlink"/>
                <w:noProof/>
              </w:rPr>
              <w:t>6.4</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_Toc157062527 \h </w:instrText>
            </w:r>
            <w:r w:rsidR="0036678F">
              <w:rPr>
                <w:noProof/>
                <w:webHidden/>
              </w:rPr>
            </w:r>
            <w:r w:rsidR="0036678F">
              <w:rPr>
                <w:noProof/>
                <w:webHidden/>
              </w:rPr>
              <w:fldChar w:fldCharType="separate"/>
            </w:r>
            <w:r w:rsidR="0036678F">
              <w:rPr>
                <w:noProof/>
                <w:webHidden/>
              </w:rPr>
              <w:t>91</w:t>
            </w:r>
            <w:r w:rsidR="0036678F">
              <w:rPr>
                <w:noProof/>
                <w:webHidden/>
              </w:rPr>
              <w:fldChar w:fldCharType="end"/>
            </w:r>
          </w:hyperlink>
        </w:p>
        <w:p w14:paraId="70CC95C3" w14:textId="4D04BE0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8" w:history="1">
            <w:r w:rsidR="0036678F" w:rsidRPr="00C40011">
              <w:rPr>
                <w:rStyle w:val="Hyperlink"/>
                <w:noProof/>
              </w:rPr>
              <w:t>6.5</w:t>
            </w:r>
            <w:r w:rsidR="0036678F">
              <w:rPr>
                <w:rFonts w:eastAsiaTheme="minorEastAsia" w:cstheme="minorBidi"/>
                <w:noProof/>
                <w:kern w:val="2"/>
                <w14:ligatures w14:val="standardContextual"/>
              </w:rPr>
              <w:tab/>
            </w:r>
            <w:r w:rsidR="0036678F" w:rsidRPr="00C40011">
              <w:rPr>
                <w:rStyle w:val="Hyperlink"/>
                <w:noProof/>
              </w:rPr>
              <w:t>Time Intervals</w:t>
            </w:r>
            <w:r w:rsidR="0036678F">
              <w:rPr>
                <w:noProof/>
                <w:webHidden/>
              </w:rPr>
              <w:tab/>
            </w:r>
            <w:r w:rsidR="0036678F">
              <w:rPr>
                <w:noProof/>
                <w:webHidden/>
              </w:rPr>
              <w:fldChar w:fldCharType="begin"/>
            </w:r>
            <w:r w:rsidR="0036678F">
              <w:rPr>
                <w:noProof/>
                <w:webHidden/>
              </w:rPr>
              <w:instrText xml:space="preserve"> PAGEREF _Toc157062528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39A3B9E" w14:textId="2B1ECA1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9" w:history="1">
            <w:r w:rsidR="0036678F" w:rsidRPr="00C40011">
              <w:rPr>
                <w:rStyle w:val="Hyperlink"/>
                <w:noProof/>
              </w:rPr>
              <w:t>6.6</w:t>
            </w:r>
            <w:r w:rsidR="0036678F">
              <w:rPr>
                <w:rFonts w:eastAsiaTheme="minorEastAsia" w:cstheme="minorBidi"/>
                <w:noProof/>
                <w:kern w:val="2"/>
                <w14:ligatures w14:val="standardContextual"/>
              </w:rPr>
              <w:tab/>
            </w:r>
            <w:r w:rsidR="0036678F" w:rsidRPr="00C40011">
              <w:rPr>
                <w:rStyle w:val="Hyperlink"/>
                <w:noProof/>
              </w:rPr>
              <w:t>Parameterization of TPEZ</w:t>
            </w:r>
            <w:r w:rsidR="0036678F">
              <w:rPr>
                <w:noProof/>
                <w:webHidden/>
              </w:rPr>
              <w:tab/>
            </w:r>
            <w:r w:rsidR="0036678F">
              <w:rPr>
                <w:noProof/>
                <w:webHidden/>
              </w:rPr>
              <w:fldChar w:fldCharType="begin"/>
            </w:r>
            <w:r w:rsidR="0036678F">
              <w:rPr>
                <w:noProof/>
                <w:webHidden/>
              </w:rPr>
              <w:instrText xml:space="preserve"> PAGEREF _Toc157062529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EEE1E3F" w14:textId="6609AA61" w:rsidR="0036678F" w:rsidRDefault="00000000">
          <w:pPr>
            <w:pStyle w:val="TOC1"/>
            <w:rPr>
              <w:rFonts w:eastAsiaTheme="minorEastAsia" w:cstheme="minorBidi"/>
              <w:noProof/>
              <w:kern w:val="2"/>
              <w14:ligatures w14:val="standardContextual"/>
            </w:rPr>
          </w:pPr>
          <w:hyperlink w:anchor="_Toc157062530" w:history="1">
            <w:r w:rsidR="0036678F" w:rsidRPr="00C40011">
              <w:rPr>
                <w:rStyle w:val="Hyperlink"/>
                <w:noProof/>
              </w:rPr>
              <w:t>7</w:t>
            </w:r>
            <w:r w:rsidR="0036678F">
              <w:rPr>
                <w:rFonts w:eastAsiaTheme="minorEastAsia" w:cstheme="minorBidi"/>
                <w:noProof/>
                <w:kern w:val="2"/>
                <w14:ligatures w14:val="standardContextual"/>
              </w:rPr>
              <w:tab/>
            </w:r>
            <w:r w:rsidR="0036678F" w:rsidRPr="00C40011">
              <w:rPr>
                <w:rStyle w:val="Hyperlink"/>
                <w:noProof/>
              </w:rPr>
              <w:t>Computer Implementation</w:t>
            </w:r>
            <w:r w:rsidR="0036678F">
              <w:rPr>
                <w:noProof/>
                <w:webHidden/>
              </w:rPr>
              <w:tab/>
            </w:r>
            <w:r w:rsidR="0036678F">
              <w:rPr>
                <w:noProof/>
                <w:webHidden/>
              </w:rPr>
              <w:fldChar w:fldCharType="begin"/>
            </w:r>
            <w:r w:rsidR="0036678F">
              <w:rPr>
                <w:noProof/>
                <w:webHidden/>
              </w:rPr>
              <w:instrText xml:space="preserve"> PAGEREF _Toc157062530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100B4EDA" w14:textId="54DDDF8E" w:rsidR="0036678F" w:rsidRDefault="00000000">
          <w:pPr>
            <w:pStyle w:val="TOC1"/>
            <w:rPr>
              <w:rFonts w:eastAsiaTheme="minorEastAsia" w:cstheme="minorBidi"/>
              <w:noProof/>
              <w:kern w:val="2"/>
              <w14:ligatures w14:val="standardContextual"/>
            </w:rPr>
          </w:pPr>
          <w:hyperlink w:anchor="_Toc157062531" w:history="1">
            <w:r w:rsidR="0036678F" w:rsidRPr="00C40011">
              <w:rPr>
                <w:rStyle w:val="Hyperlink"/>
                <w:noProof/>
              </w:rPr>
              <w:t>8</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_Toc157062531 \h </w:instrText>
            </w:r>
            <w:r w:rsidR="0036678F">
              <w:rPr>
                <w:noProof/>
                <w:webHidden/>
              </w:rPr>
            </w:r>
            <w:r w:rsidR="0036678F">
              <w:rPr>
                <w:noProof/>
                <w:webHidden/>
              </w:rPr>
              <w:fldChar w:fldCharType="separate"/>
            </w:r>
            <w:r w:rsidR="0036678F">
              <w:rPr>
                <w:noProof/>
                <w:webHidden/>
              </w:rPr>
              <w:t>93</w:t>
            </w:r>
            <w:r w:rsidR="0036678F">
              <w:rPr>
                <w:noProof/>
                <w:webHidden/>
              </w:rPr>
              <w:fldChar w:fldCharType="end"/>
            </w:r>
          </w:hyperlink>
        </w:p>
        <w:p w14:paraId="1CDCAD55" w14:textId="70352C40" w:rsidR="0036678F" w:rsidRDefault="00000000">
          <w:pPr>
            <w:pStyle w:val="TOC1"/>
            <w:rPr>
              <w:rFonts w:eastAsiaTheme="minorEastAsia" w:cstheme="minorBidi"/>
              <w:noProof/>
              <w:kern w:val="2"/>
              <w14:ligatures w14:val="standardContextual"/>
            </w:rPr>
          </w:pPr>
          <w:hyperlink w:anchor="_Toc157062532" w:history="1">
            <w:r w:rsidR="0036678F" w:rsidRPr="00C40011">
              <w:rPr>
                <w:rStyle w:val="Hyperlink"/>
                <w:noProof/>
              </w:rPr>
              <w:t>9</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_Toc157062532 \h </w:instrText>
            </w:r>
            <w:r w:rsidR="0036678F">
              <w:rPr>
                <w:noProof/>
                <w:webHidden/>
              </w:rPr>
            </w:r>
            <w:r w:rsidR="0036678F">
              <w:rPr>
                <w:noProof/>
                <w:webHidden/>
              </w:rPr>
              <w:fldChar w:fldCharType="separate"/>
            </w:r>
            <w:r w:rsidR="0036678F">
              <w:rPr>
                <w:noProof/>
                <w:webHidden/>
              </w:rPr>
              <w:t>96</w:t>
            </w:r>
            <w:r w:rsidR="0036678F">
              <w:rPr>
                <w:noProof/>
                <w:webHidden/>
              </w:rPr>
              <w:fldChar w:fldCharType="end"/>
            </w:r>
          </w:hyperlink>
        </w:p>
        <w:p w14:paraId="55B6DD00" w14:textId="58F248D4"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footerReference w:type="default" r:id="rId8"/>
          <w:pgSz w:w="12240" w:h="15840"/>
          <w:pgMar w:top="1440" w:right="1440" w:bottom="1440" w:left="1440" w:header="720" w:footer="720" w:gutter="0"/>
          <w:pgNumType w:fmt="lowerRoman" w:start="1"/>
          <w:cols w:space="720"/>
          <w:noEndnote/>
          <w:titlePg/>
          <w:docGrid w:linePitch="299"/>
        </w:sectPr>
      </w:pPr>
    </w:p>
    <w:p w14:paraId="485BF2C3" w14:textId="1EE7E080" w:rsidR="009242B5" w:rsidRPr="009242B5" w:rsidRDefault="00883B9D" w:rsidP="003C5270">
      <w:pPr>
        <w:pStyle w:val="Heading1"/>
      </w:pPr>
      <w:bookmarkStart w:id="0" w:name="_Toc157062456"/>
      <w:r>
        <w:lastRenderedPageBreak/>
        <w:t>PRZM-VVWM</w:t>
      </w:r>
      <w:r w:rsidR="00A20572" w:rsidRPr="00B135A0">
        <w:t xml:space="preserve"> </w:t>
      </w:r>
      <w:bookmarkEnd w:id="0"/>
      <w:r w:rsidR="00780524">
        <w:t>Current Version</w:t>
      </w:r>
    </w:p>
    <w:p w14:paraId="270A3531" w14:textId="7B338A96" w:rsidR="00721C8F" w:rsidRDefault="00883B9D" w:rsidP="00D35FC7">
      <w:r w:rsidRPr="00D35FC7">
        <w:t xml:space="preserve">PRZM5 and VVWM </w:t>
      </w:r>
      <w:r w:rsidR="00780524">
        <w:t>are now</w:t>
      </w:r>
      <w:r w:rsidRPr="00D35FC7">
        <w:t xml:space="preserve"> compiled into a single program</w:t>
      </w:r>
      <w:r w:rsidR="0048140C">
        <w:t xml:space="preserve"> </w:t>
      </w:r>
      <w:r w:rsidR="00E54505">
        <w:t>named</w:t>
      </w:r>
      <w:r w:rsidR="0048140C">
        <w:t xml:space="preserve"> </w:t>
      </w:r>
      <w:r w:rsidR="0048140C" w:rsidRPr="0048140C">
        <w:rPr>
          <w:i/>
          <w:iCs/>
        </w:rPr>
        <w:t>PRZM-VVWM</w:t>
      </w:r>
      <w:r w:rsidR="00780524">
        <w:rPr>
          <w:i/>
          <w:iCs/>
        </w:rPr>
        <w:t>.exe</w:t>
      </w:r>
      <w:r w:rsidRPr="00D35FC7">
        <w:t xml:space="preserve">. This allows more efficient implementation </w:t>
      </w:r>
      <w:r w:rsidR="00780524">
        <w:t xml:space="preserve">than the previous two independent </w:t>
      </w:r>
      <w:r w:rsidR="00E54505">
        <w:t>programs</w:t>
      </w:r>
      <w:r w:rsidRPr="00D35FC7">
        <w:t>.</w:t>
      </w:r>
      <w:r w:rsidR="00624057" w:rsidRPr="00D35FC7">
        <w:t xml:space="preserve"> </w:t>
      </w:r>
      <w:r w:rsidR="000C0922" w:rsidRPr="00D35FC7">
        <w:t>PRZM-VVWM</w:t>
      </w:r>
      <w:r w:rsidR="00E54505">
        <w:t xml:space="preserve"> </w:t>
      </w:r>
      <w:r w:rsidR="00780524">
        <w:t xml:space="preserve">can </w:t>
      </w:r>
      <w:r w:rsidR="00E54505">
        <w:t>process multiple simulations with different inputs,</w:t>
      </w:r>
      <w:r w:rsidR="00721C8F">
        <w:t xml:space="preserve"> commonly</w:t>
      </w:r>
      <w:r w:rsidR="00E54505">
        <w:t xml:space="preserve"> </w:t>
      </w:r>
      <w:r w:rsidR="00721C8F">
        <w:t>known as</w:t>
      </w:r>
      <w:r w:rsidR="007D1F38">
        <w:t xml:space="preserve"> a</w:t>
      </w:r>
      <w:r w:rsidR="00E54505">
        <w:t xml:space="preserve"> </w:t>
      </w:r>
      <w:r w:rsidR="00E54505" w:rsidRPr="00E54505">
        <w:rPr>
          <w:i/>
          <w:iCs/>
        </w:rPr>
        <w:t>batch run</w:t>
      </w:r>
      <w:r w:rsidR="00E54505">
        <w:t>.</w:t>
      </w:r>
      <w:r w:rsidR="000C0922" w:rsidRPr="00D35FC7">
        <w:t xml:space="preserve"> </w:t>
      </w:r>
      <w:r w:rsidR="00721C8F">
        <w:t xml:space="preserve">To enhance the batch run capabilities, </w:t>
      </w:r>
      <w:r w:rsidR="00E54505">
        <w:t xml:space="preserve">PRZM-VVWM </w:t>
      </w:r>
      <w:r w:rsidR="000C0922" w:rsidRPr="00D35FC7">
        <w:t xml:space="preserve">introduces the concept of </w:t>
      </w:r>
      <w:r w:rsidR="000C0922" w:rsidRPr="00E54505">
        <w:rPr>
          <w:i/>
          <w:iCs/>
        </w:rPr>
        <w:t>schemes</w:t>
      </w:r>
      <w:r w:rsidR="000C0922" w:rsidRPr="00D35FC7">
        <w:t>, which allow</w:t>
      </w:r>
      <w:r w:rsidR="00780524">
        <w:t>s</w:t>
      </w:r>
      <w:r w:rsidR="000C0922" w:rsidRPr="00D35FC7">
        <w:t xml:space="preserve"> for </w:t>
      </w:r>
      <w:r w:rsidR="00E54505">
        <w:t>running</w:t>
      </w:r>
      <w:r w:rsidR="000C0922" w:rsidRPr="00D35FC7">
        <w:t xml:space="preserve"> </w:t>
      </w:r>
      <w:r w:rsidR="00721C8F">
        <w:t>multiple different</w:t>
      </w:r>
      <w:r w:rsidR="000C0922" w:rsidRPr="00D35FC7">
        <w:t xml:space="preserve"> application </w:t>
      </w:r>
      <w:r w:rsidR="00721C8F">
        <w:t>patterns</w:t>
      </w:r>
      <w:r w:rsidR="00E54505">
        <w:t xml:space="preserve"> and </w:t>
      </w:r>
      <w:r w:rsidR="00721C8F">
        <w:t xml:space="preserve">multiple different </w:t>
      </w:r>
      <w:r w:rsidR="00E54505">
        <w:t>scenarios</w:t>
      </w:r>
      <w:r w:rsidR="000C0922" w:rsidRPr="00D35FC7">
        <w:t xml:space="preserve"> in</w:t>
      </w:r>
      <w:r w:rsidR="00E54505">
        <w:t xml:space="preserve"> a</w:t>
      </w:r>
      <w:r w:rsidR="00721C8F">
        <w:t xml:space="preserve"> single</w:t>
      </w:r>
      <w:r w:rsidR="000C0922" w:rsidRPr="00D35FC7">
        <w:t xml:space="preserve"> batch run.</w:t>
      </w:r>
      <w:r w:rsidR="00721C8F">
        <w:t xml:space="preserve"> In other words, it is possible to run every labeled pesticide use in a single run, with </w:t>
      </w:r>
      <w:r w:rsidR="00721C8F" w:rsidRPr="00721C8F">
        <w:rPr>
          <w:i/>
          <w:iCs/>
        </w:rPr>
        <w:t>schemes</w:t>
      </w:r>
      <w:r w:rsidR="00721C8F">
        <w:t xml:space="preserve"> making the setup simple.</w:t>
      </w:r>
    </w:p>
    <w:p w14:paraId="2AC65C2F" w14:textId="77777777" w:rsidR="00721C8F" w:rsidRDefault="00721C8F" w:rsidP="00D35FC7"/>
    <w:p w14:paraId="5AE5F513" w14:textId="795E7DFE" w:rsidR="000C0922" w:rsidRDefault="00721C8F" w:rsidP="00D35FC7">
      <w:r>
        <w:t>PRZM-VVWM</w:t>
      </w:r>
      <w:r w:rsidR="00261418" w:rsidRPr="00D35FC7">
        <w:t xml:space="preserve"> is nearly the same</w:t>
      </w:r>
      <w:r w:rsidR="000C0922" w:rsidRPr="00D35FC7">
        <w:t xml:space="preserve"> m</w:t>
      </w:r>
      <w:r w:rsidR="00624057" w:rsidRPr="00D35FC7">
        <w:t>echanistically as the previous version of PRZM</w:t>
      </w:r>
      <w:r>
        <w:t>5</w:t>
      </w:r>
      <w:r w:rsidR="00624057" w:rsidRPr="00D35FC7">
        <w:t xml:space="preserve">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E54505">
        <w:t xml:space="preserve"> This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r>
        <w:t>, with this addition ecological risk assessment calculations are greatly reduced as the previous means to run these models was quite onerous</w:t>
      </w:r>
      <w:r w:rsidR="0009385E">
        <w:t>.</w:t>
      </w:r>
      <w:r w:rsidR="003C5270">
        <w:t xml:space="preserve">  Significant changes are as follows:</w:t>
      </w:r>
    </w:p>
    <w:p w14:paraId="079DEFAD" w14:textId="77777777" w:rsidR="00B77470" w:rsidRDefault="00B77470" w:rsidP="00D35FC7"/>
    <w:p w14:paraId="1AA83991" w14:textId="5078D23B" w:rsidR="00B77470" w:rsidRPr="00B0305C" w:rsidRDefault="00B77470" w:rsidP="00D35FC7">
      <w:pPr>
        <w:rPr>
          <w:b/>
          <w:bCs/>
        </w:rPr>
      </w:pPr>
      <w:r w:rsidRPr="00B0305C">
        <w:rPr>
          <w:b/>
          <w:bCs/>
        </w:rPr>
        <w:t>Version 1.0.0.</w:t>
      </w:r>
      <w:r w:rsidR="00B9336C">
        <w:rPr>
          <w:b/>
          <w:bCs/>
        </w:rPr>
        <w:t>4</w:t>
      </w:r>
    </w:p>
    <w:p w14:paraId="52C64E1D" w14:textId="3CC5AB58" w:rsidR="00B77470" w:rsidRDefault="00B77470" w:rsidP="00D35FC7">
      <w:r>
        <w:t>Soil degradation molar conversion rat</w:t>
      </w:r>
      <w:r w:rsidR="00B0305C">
        <w:t>io of parent to degradate was</w:t>
      </w:r>
      <w:r>
        <w:t xml:space="preserve"> previousl</w:t>
      </w:r>
      <w:r w:rsidR="00B0305C">
        <w:t>y a mass conversion ratio. It is now correctly a molar conversion.</w:t>
      </w:r>
    </w:p>
    <w:p w14:paraId="72F1B51B" w14:textId="77777777" w:rsidR="00B0305C" w:rsidRDefault="00B0305C" w:rsidP="00D35FC7"/>
    <w:p w14:paraId="34550A83" w14:textId="2D96F4F2" w:rsidR="00B0305C" w:rsidRDefault="00B0305C" w:rsidP="00D35FC7">
      <w:r>
        <w:t>Spray drift to waterbody previously arrived a day earlier than application. Now it is correct.</w:t>
      </w:r>
    </w:p>
    <w:p w14:paraId="0DBCD486" w14:textId="77777777" w:rsidR="00B0305C" w:rsidRDefault="00B0305C" w:rsidP="00D35FC7"/>
    <w:p w14:paraId="338B7405" w14:textId="0A190368" w:rsidR="00B0305C" w:rsidRDefault="00B0305C" w:rsidP="00D35FC7">
      <w:r>
        <w:t xml:space="preserve">There is no longer a numerical implicit correction to soil degradation.  This caused inconsistent results when soil degradation was not dominant and when sorbed phase degradation is turned off. </w:t>
      </w:r>
    </w:p>
    <w:p w14:paraId="478C66FA" w14:textId="77777777" w:rsidR="00B0305C" w:rsidRDefault="00B0305C" w:rsidP="00D35FC7"/>
    <w:p w14:paraId="650AB1B7" w14:textId="084E6EA8" w:rsidR="00B0305C" w:rsidRDefault="00B0305C" w:rsidP="00D35FC7">
      <w:r>
        <w:t>Groundwater breakthrough is now an output option.</w:t>
      </w:r>
    </w:p>
    <w:p w14:paraId="21C09C3A" w14:textId="77777777" w:rsidR="008E1689" w:rsidRDefault="008E1689" w:rsidP="00D35FC7"/>
    <w:p w14:paraId="37DD68BF" w14:textId="7E7DC619" w:rsidR="008E1689" w:rsidRDefault="008E1689" w:rsidP="00D35FC7">
      <w:r>
        <w:t>Advanced user row on spray table is now functional</w:t>
      </w:r>
      <w:r w:rsidR="00B9336C">
        <w:t>.</w:t>
      </w:r>
    </w:p>
    <w:p w14:paraId="3BDE4C26" w14:textId="77777777" w:rsidR="00B77470" w:rsidRDefault="00B77470" w:rsidP="00D35FC7"/>
    <w:p w14:paraId="458AA645" w14:textId="77777777" w:rsidR="003C5270" w:rsidRDefault="003C5270" w:rsidP="00D35FC7"/>
    <w:p w14:paraId="04D75B56" w14:textId="3768FB1D" w:rsidR="003C5270" w:rsidRDefault="003C5270" w:rsidP="003C5270">
      <w:pPr>
        <w:rPr>
          <w:b/>
          <w:bCs/>
        </w:rPr>
      </w:pPr>
      <w:r w:rsidRPr="003C5270">
        <w:rPr>
          <w:b/>
          <w:bCs/>
        </w:rPr>
        <w:t>Changes from Version 1.0.0.0 to 1.0.0.2 (PWC 3.00</w:t>
      </w:r>
      <w:r w:rsidR="00C45FA6">
        <w:rPr>
          <w:b/>
          <w:bCs/>
        </w:rPr>
        <w:t>3</w:t>
      </w:r>
      <w:r w:rsidRPr="003C5270">
        <w:rPr>
          <w:b/>
          <w:bCs/>
        </w:rPr>
        <w:t xml:space="preserve"> uses this PRZM-VVWM version)</w:t>
      </w:r>
    </w:p>
    <w:p w14:paraId="428048C8" w14:textId="77777777" w:rsidR="00C45FA6" w:rsidRDefault="00C45FA6" w:rsidP="003C5270">
      <w:r w:rsidRPr="00C45FA6">
        <w:t>Fixed app</w:t>
      </w:r>
      <w:r>
        <w:t xml:space="preserve"> window when TPEZ was run. Previously TPEZ spray drift values were carried to VVWM when an application widow option was used.</w:t>
      </w:r>
    </w:p>
    <w:p w14:paraId="750F3CD5" w14:textId="578C7563" w:rsidR="00C45FA6" w:rsidRPr="00C45FA6" w:rsidRDefault="00C45FA6" w:rsidP="003C5270">
      <w:r>
        <w:t xml:space="preserve"> </w:t>
      </w:r>
    </w:p>
    <w:p w14:paraId="54D7B53A" w14:textId="6599E2E3" w:rsidR="003C5270" w:rsidRDefault="003C5270" w:rsidP="003C5270">
      <w:r>
        <w:t>Fixed the conversion fo</w:t>
      </w:r>
      <w:r w:rsidR="00C45FA6">
        <w:t>r</w:t>
      </w:r>
      <w:r>
        <w:t xml:space="preserve"> lb/acre, previous version 1.000 incorrectly gave results 25% lower when lb/acre was selected for an input.</w:t>
      </w:r>
    </w:p>
    <w:p w14:paraId="1AFD9279" w14:textId="77777777" w:rsidR="003C5270" w:rsidRDefault="003C5270" w:rsidP="003C5270"/>
    <w:p w14:paraId="3209F444" w14:textId="72505ABE" w:rsidR="003C5270" w:rsidRDefault="003C5270" w:rsidP="003C5270">
      <w:r>
        <w:t>Filenames of the output files containing the medians now include the family name for easy identification and to prevent overwriting when multiple projects are conducted in the same directory.</w:t>
      </w:r>
    </w:p>
    <w:p w14:paraId="60D87F92" w14:textId="77777777" w:rsidR="003C5270" w:rsidRDefault="003C5270" w:rsidP="003C5270"/>
    <w:p w14:paraId="606E3BAF" w14:textId="7E1D1C10" w:rsidR="003C5270" w:rsidRDefault="000D27F4" w:rsidP="003C5270">
      <w:r>
        <w:t>Repaired f</w:t>
      </w:r>
      <w:r w:rsidR="003C5270">
        <w:t xml:space="preserve">ile reading of external </w:t>
      </w:r>
      <w:r>
        <w:t xml:space="preserve">batch </w:t>
      </w:r>
      <w:r w:rsidR="003C5270">
        <w:t>scenario file</w:t>
      </w:r>
      <w:r>
        <w:t xml:space="preserve"> (scv file);</w:t>
      </w:r>
      <w:r w:rsidR="003C5270">
        <w:t xml:space="preserve"> previous versions had problem reading weather file names</w:t>
      </w:r>
      <w:r>
        <w:t xml:space="preserve"> in the file</w:t>
      </w:r>
      <w:r w:rsidR="003C5270">
        <w:t>.</w:t>
      </w:r>
    </w:p>
    <w:p w14:paraId="0E04CFC2" w14:textId="77777777" w:rsidR="003C5270" w:rsidRDefault="003C5270" w:rsidP="00D35FC7"/>
    <w:p w14:paraId="367AB6B5" w14:textId="77777777" w:rsidR="003C5270" w:rsidRDefault="003C5270" w:rsidP="00D35FC7"/>
    <w:p w14:paraId="0F983C6E" w14:textId="74CD0C96" w:rsidR="003C5270" w:rsidRPr="003C5270" w:rsidRDefault="003C5270" w:rsidP="00D35FC7">
      <w:pPr>
        <w:rPr>
          <w:b/>
          <w:bCs/>
        </w:rPr>
      </w:pPr>
      <w:r w:rsidRPr="003C5270">
        <w:rPr>
          <w:b/>
          <w:bCs/>
        </w:rPr>
        <w:t>Version 1.0.0.0 (PWC 3.000 uses PRZM-VVWM version)</w:t>
      </w:r>
      <w:r>
        <w:rPr>
          <w:b/>
          <w:bCs/>
        </w:rPr>
        <w:t xml:space="preserve">. </w:t>
      </w:r>
    </w:p>
    <w:p w14:paraId="4E1853DE" w14:textId="454A2A73" w:rsidR="00D41AA4" w:rsidRDefault="00215F0E" w:rsidP="00D35FC7">
      <w:r>
        <w:lastRenderedPageBreak/>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5D3D97C4"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w:t>
      </w:r>
      <w:r w:rsidR="00010C57">
        <w:t>d</w:t>
      </w:r>
      <w:r w:rsidR="00761134">
        <w:t xml:space="preserve"> simulations without influencing pesticide exposure assessments.</w:t>
      </w:r>
    </w:p>
    <w:p w14:paraId="12F922D8" w14:textId="77777777" w:rsidR="00761134" w:rsidRDefault="00761134" w:rsidP="00D35FC7"/>
    <w:p w14:paraId="43DB080C" w14:textId="54EB8E94"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721C8F">
        <w:t xml:space="preserve">also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6A5D2021" w:rsidR="00D41AA4" w:rsidRDefault="001873CE" w:rsidP="00D35FC7">
      <w:r>
        <w:t>Application efficienc</w:t>
      </w:r>
      <w:r w:rsidR="00055156">
        <w:t>ies have been used almost solely to compensate for drift losses in US EPA assessments</w:t>
      </w:r>
      <w:r w:rsidR="00721C8F">
        <w:t>,</w:t>
      </w:r>
      <w:r w:rsidR="00055156">
        <w:t xml:space="preserve"> and </w:t>
      </w:r>
      <w:r w:rsidR="00721C8F">
        <w:t xml:space="preserve">this </w:t>
      </w:r>
      <w:r w:rsidR="00055156">
        <w:t xml:space="preserve">required external calculations. These efficiencies are now calculated internally and are no longer required inputs. Efficiencies are calculated to </w:t>
      </w:r>
      <w:r w:rsidR="00D16169">
        <w:t>ensure</w:t>
      </w:r>
      <w:r w:rsidR="00055156">
        <w:t xml:space="preserve"> a mass balance</w:t>
      </w:r>
      <w:r w:rsidR="00721C8F">
        <w:t>,</w:t>
      </w:r>
      <w:r w:rsidR="00055156">
        <w:t xml:space="preserv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8C2B542" w:rsidR="003C7EAA" w:rsidRDefault="003C7EAA" w:rsidP="00D35FC7">
      <w:r>
        <w:t>Application window</w:t>
      </w:r>
      <w:r w:rsidR="004A346B">
        <w:t xml:space="preserve"> options</w:t>
      </w:r>
      <w:r w:rsidR="00703DD1">
        <w:t xml:space="preserv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08A0D9CF" w:rsidR="00864872" w:rsidRDefault="00864872" w:rsidP="00D35FC7">
      <w:r>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w:t>
      </w:r>
      <w:r w:rsidR="00721C8F">
        <w:t xml:space="preserve"> for</w:t>
      </w:r>
      <w:r w:rsidR="00D16169">
        <w:t xml:space="preserve"> the possibility that a</w:t>
      </w:r>
      <w:r w:rsidR="00721C8F">
        <w:t>n</w:t>
      </w:r>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55541805" w:rsidR="00D41AA4" w:rsidRDefault="006E4757" w:rsidP="00D35FC7">
      <w:r>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w:t>
      </w:r>
      <w:r w:rsidR="00045987">
        <w:t xml:space="preserve"> and this </w:t>
      </w:r>
      <w:r w:rsidR="00215F0E">
        <w:t xml:space="preserve">revealed that </w:t>
      </w:r>
      <w:r w:rsidR="00045987">
        <w:t>the program only needed total mineral content rather than sand and clay components. Mineral content is readily derived from other inputs (bulk density and organic carbon content)</w:t>
      </w:r>
      <w:r w:rsidR="00215F0E">
        <w:t>.</w:t>
      </w:r>
    </w:p>
    <w:p w14:paraId="0D9CD556" w14:textId="77777777" w:rsidR="00055156" w:rsidRDefault="00055156" w:rsidP="00D35FC7"/>
    <w:p w14:paraId="4DDA2633" w14:textId="4334B3BC" w:rsidR="004A346B" w:rsidRDefault="00045987" w:rsidP="00D35FC7">
      <w:r>
        <w:t>The t</w:t>
      </w:r>
      <w:r w:rsidR="004A346B">
        <w:t xml:space="preserve">emperature routine was rewritten to fix a </w:t>
      </w:r>
      <w:r w:rsidR="0009385E">
        <w:t>mis-conceptualization</w:t>
      </w:r>
      <w:r w:rsidR="004A346B">
        <w:t xml:space="preserve"> involving mineral composition of soil.</w:t>
      </w:r>
    </w:p>
    <w:p w14:paraId="25BA0CE5" w14:textId="77777777" w:rsidR="00055156" w:rsidRDefault="00055156" w:rsidP="00D35FC7"/>
    <w:p w14:paraId="728DDCA4" w14:textId="5185161A"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 xml:space="preserve">soil data and desired </w:t>
      </w:r>
      <w:r w:rsidR="00045987">
        <w:t xml:space="preserve">vertical </w:t>
      </w:r>
      <w:r w:rsidR="009F691D">
        <w:t>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21E22666" w14:textId="4068A37D" w:rsidR="00045987" w:rsidRDefault="00045987" w:rsidP="00D35FC7">
      <w:r>
        <w:t>Parameters for the USEPA Pond and Reservoir have been hardcoded into PRZM-VVWM a</w:t>
      </w:r>
      <w:r w:rsidR="007D1F38">
        <w:t>s</w:t>
      </w:r>
      <w:r>
        <w:t xml:space="preserve"> these values have been stable since the 1990s.</w:t>
      </w:r>
    </w:p>
    <w:p w14:paraId="47591BEE" w14:textId="77777777" w:rsidR="00045987" w:rsidRDefault="00045987" w:rsidP="00D35FC7"/>
    <w:p w14:paraId="1D81C2D5" w14:textId="054952CE" w:rsidR="0009385E" w:rsidRDefault="00055156" w:rsidP="00D35FC7">
      <w:r>
        <w:lastRenderedPageBreak/>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been hardcoded into PRZM-VVWM to facilitate default runs. WPEZ is s special case of VVWM and does not require additional </w:t>
      </w:r>
      <w:r w:rsidR="00010C57">
        <w:t xml:space="preserve">programming </w:t>
      </w:r>
      <w:r w:rsidR="00D16169">
        <w:t>except adding default input parameters.</w:t>
      </w:r>
    </w:p>
    <w:p w14:paraId="216864C8" w14:textId="3CEF163D" w:rsidR="00D82974" w:rsidRDefault="00D82974" w:rsidP="00D35FC7"/>
    <w:p w14:paraId="3B34E3DF" w14:textId="4DE576FC" w:rsidR="00D82974" w:rsidRDefault="00D82974" w:rsidP="00D35FC7">
      <w:r>
        <w:t>Spraydrift to the VVWM is input through tabulated values that include considerations for the application method and the buffer distance.</w:t>
      </w:r>
    </w:p>
    <w:p w14:paraId="77127816" w14:textId="1A95DC54" w:rsidR="00B9567D" w:rsidRDefault="00B9567D" w:rsidP="00D35FC7"/>
    <w:p w14:paraId="3600BD0B" w14:textId="7262BA20" w:rsidR="0072218F" w:rsidRDefault="00B9567D" w:rsidP="00D35FC7">
      <w:r>
        <w:t>Degradate drift was inadvertently included in previous versions</w:t>
      </w:r>
      <w:r w:rsidR="00045987">
        <w:t>. This has been fixed and</w:t>
      </w:r>
      <w:r>
        <w:t xml:space="preserve"> now only parent can drift</w:t>
      </w:r>
      <w:r w:rsidR="00045987">
        <w:t xml:space="preserve"> into the receiving area</w:t>
      </w:r>
      <w:r>
        <w:t>.</w:t>
      </w:r>
    </w:p>
    <w:p w14:paraId="790A6E40" w14:textId="77777777" w:rsidR="008376C6" w:rsidRDefault="008376C6" w:rsidP="00D35FC7"/>
    <w:p w14:paraId="053DB49B" w14:textId="3C0B46DA" w:rsidR="008376C6" w:rsidRDefault="008376C6" w:rsidP="00D35FC7">
      <w:r>
        <w:t>Hydrolysis override option for soil degradation. This option allows the hydrolysis rate to be used for the aquatic phase degradation in soil whenever the soil metabolism rate is below the hydrolysis rate. This applies mostly to groundwater calculations where soil metabolism rate drops with depth and thus this option prevents the aqueous rate to drop below the hydrolysis rate. Known issue: when using daughter and granddaughter calculations on the field, hydrolysis and soil degradation are indistinguishable, and although the rates of formation and decline will be appropriate, the molar creation fractions will be taken from the soil metabolism values only. This is not a new issue and applied to previous versions of PRZM and PWC as well.</w:t>
      </w:r>
    </w:p>
    <w:p w14:paraId="29316F60" w14:textId="77777777" w:rsidR="008376C6" w:rsidRDefault="008376C6" w:rsidP="00D35FC7"/>
    <w:p w14:paraId="34CE81EE" w14:textId="6645D5D8" w:rsidR="00F7369C" w:rsidRPr="00F7369C" w:rsidRDefault="008D551B" w:rsidP="00D35FC7">
      <w:pPr>
        <w:pStyle w:val="Heading1"/>
      </w:pPr>
      <w:bookmarkStart w:id="1" w:name="_Toc157062457"/>
      <w:r>
        <w:t>Input Files for PRZM</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703F58AC"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r w:rsidR="0094195E">
        <w:t>It controls the main execution of the program.</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63D52591" w14:textId="375F832C" w:rsidR="00ED4BBB"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56731FEF" w14:textId="140C1607" w:rsidR="00015737" w:rsidRDefault="00015737" w:rsidP="00C05760">
      <w:pPr>
        <w:pStyle w:val="Heading2"/>
      </w:pPr>
      <w:bookmarkStart w:id="2" w:name="_Toc157062458"/>
      <w:r>
        <w:t>PRZM</w:t>
      </w:r>
      <w:r w:rsidR="0048140C">
        <w:t>-</w:t>
      </w:r>
      <w:r w:rsidR="001873CE">
        <w:t>VVWM</w:t>
      </w:r>
      <w:r>
        <w:t xml:space="preserve"> Input File</w:t>
      </w:r>
      <w:bookmarkEnd w:id="2"/>
      <w:r>
        <w:t xml:space="preserve"> </w:t>
      </w:r>
    </w:p>
    <w:p w14:paraId="36CBE81C" w14:textId="203A7552" w:rsidR="002F3A7A" w:rsidRDefault="001873CE" w:rsidP="00D35FC7">
      <w:r>
        <w:t>The subroutin</w:t>
      </w:r>
      <w:r w:rsidRPr="00B11C10">
        <w:t xml:space="preserve">e </w:t>
      </w:r>
      <w:r w:rsidRPr="00B11C10">
        <w:rPr>
          <w:i/>
          <w:iCs/>
        </w:rPr>
        <w:t>read_inputfile</w:t>
      </w:r>
      <w:r w:rsidRPr="00B11C10">
        <w:t xml:space="preserve"> </w:t>
      </w:r>
      <w:r>
        <w:t>handles all the main input</w:t>
      </w:r>
      <w:r w:rsidR="0094195E">
        <w:t>s except field and waterbody characteristics</w:t>
      </w:r>
      <w:r>
        <w:t xml:space="preserve">.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fred</w:t>
      </w:r>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lastRenderedPageBreak/>
        <w:t>INTEGER: Whole number without a decimal point</w:t>
      </w:r>
    </w:p>
    <w:p w14:paraId="7FF154D1" w14:textId="02CE5278" w:rsidR="00B47553" w:rsidRDefault="00B47553" w:rsidP="00D35FC7">
      <w:r>
        <w:t>REAL: Number with or without scientific notation (e.g., 23.1,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0E68B539" w:rsidR="00B0726C" w:rsidRPr="003B4475" w:rsidRDefault="00B11C10" w:rsidP="00D35FC7">
      <w:pPr>
        <w:rPr>
          <w:b/>
          <w:bCs/>
        </w:rPr>
      </w:pPr>
      <w:r w:rsidRPr="003B4475">
        <w:rPr>
          <w:b/>
          <w:bCs/>
        </w:rPr>
        <w:t xml:space="preserve">Line </w:t>
      </w:r>
      <w:r w:rsidR="00A8647F" w:rsidRPr="003B4475">
        <w:rPr>
          <w:b/>
          <w:bCs/>
        </w:rPr>
        <w:t>1</w:t>
      </w:r>
      <w:r w:rsidR="009F2BCC" w:rsidRPr="003B4475">
        <w:rPr>
          <w:b/>
          <w:bCs/>
        </w:rPr>
        <w:t xml:space="preserve"> </w:t>
      </w:r>
    </w:p>
    <w:p w14:paraId="73096B99" w14:textId="7F8D25AD" w:rsidR="00B11C10" w:rsidRDefault="00B11C10" w:rsidP="00D35FC7">
      <w:r>
        <w:t xml:space="preserve">Ancillary Information, not used in </w:t>
      </w:r>
      <w:r w:rsidR="004A346B">
        <w:t>program.</w:t>
      </w:r>
      <w:r w:rsidR="00750C3C">
        <w:t xml:space="preserve"> </w:t>
      </w:r>
      <w:r w:rsidR="003B4475">
        <w:t>May be used for</w:t>
      </w:r>
      <w:r>
        <w:t xml:space="preserve"> date or a descriptive </w:t>
      </w:r>
      <w:r w:rsidR="00B0726C">
        <w:t>title</w:t>
      </w:r>
      <w:r>
        <w:t>.</w:t>
      </w:r>
    </w:p>
    <w:p w14:paraId="1C3CFF97" w14:textId="77777777" w:rsidR="00B0726C" w:rsidRDefault="00B0726C" w:rsidP="00D35FC7"/>
    <w:p w14:paraId="50D7EAB7" w14:textId="64EB5309" w:rsidR="00B0726C" w:rsidRPr="003B4475" w:rsidRDefault="00B11C10" w:rsidP="00D35FC7">
      <w:pPr>
        <w:rPr>
          <w:b/>
          <w:bCs/>
        </w:rPr>
      </w:pPr>
      <w:r w:rsidRPr="003B4475">
        <w:rPr>
          <w:b/>
          <w:bCs/>
        </w:rPr>
        <w:t>Line 2</w:t>
      </w:r>
      <w:r w:rsidR="009F2BCC" w:rsidRPr="003B4475">
        <w:rPr>
          <w:b/>
          <w:bCs/>
        </w:rPr>
        <w:t xml:space="preserve"> </w:t>
      </w:r>
    </w:p>
    <w:p w14:paraId="647FD2BB" w14:textId="4B679ED2" w:rsidR="00B11C10" w:rsidRDefault="004C5285" w:rsidP="00D35FC7">
      <w:r w:rsidRPr="00F65A66">
        <w:t>working_directory</w:t>
      </w:r>
      <w:r w:rsidR="00750C3C" w:rsidRPr="00750C3C">
        <w:rPr>
          <w:b/>
          <w:bCs/>
        </w:rPr>
        <w:t xml:space="preserve"> </w:t>
      </w:r>
      <w:r w:rsidR="003B4475" w:rsidRPr="00750C3C">
        <w:t>[TEXT</w:t>
      </w:r>
      <w:r w:rsidR="003B4475">
        <w:t xml:space="preserve">] </w:t>
      </w:r>
      <w:r w:rsidR="00B11C10">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61151EDB" w:rsidR="00B0726C" w:rsidRPr="003B4475" w:rsidRDefault="009F2BCC" w:rsidP="00D35FC7">
      <w:pPr>
        <w:rPr>
          <w:b/>
          <w:bCs/>
        </w:rPr>
      </w:pPr>
      <w:r w:rsidRPr="003B4475">
        <w:rPr>
          <w:b/>
          <w:bCs/>
        </w:rPr>
        <w:t>Line 3</w:t>
      </w:r>
    </w:p>
    <w:p w14:paraId="6557F172" w14:textId="177D8AFD" w:rsidR="009F2BCC" w:rsidRDefault="004C5285" w:rsidP="00D35FC7">
      <w:r w:rsidRPr="00F65A66">
        <w:t>family_name</w:t>
      </w:r>
      <w:r w:rsidR="00750C3C" w:rsidRPr="00750C3C">
        <w:t xml:space="preserve"> [</w:t>
      </w:r>
      <w:r w:rsidR="009F2BCC" w:rsidRPr="00750C3C">
        <w:t>TEXT</w:t>
      </w:r>
      <w:r w:rsidR="00750C3C" w:rsidRPr="00750C3C">
        <w:t>]</w:t>
      </w:r>
      <w:r w:rsidR="003B4475">
        <w:t xml:space="preserve"> </w:t>
      </w:r>
      <w:r w:rsidR="009F2BCC" w:rsidRPr="00750C3C">
        <w:t>F</w:t>
      </w:r>
      <w:r w:rsidR="009F2BCC" w:rsidRPr="009F2BCC">
        <w:t>amily name</w:t>
      </w:r>
      <w:r w:rsidR="009F2BCC">
        <w:t xml:space="preserve"> for output. This is </w:t>
      </w:r>
      <w:r w:rsidR="002C77F9">
        <w:t xml:space="preserve">a </w:t>
      </w:r>
      <w:r w:rsidR="009F2BCC">
        <w:t xml:space="preserve">text identifier for output files. File names for each run will contain this text. </w:t>
      </w:r>
      <w:r w:rsidR="002C77F9">
        <w:t xml:space="preserve">Typically, it may be useful to use the chemical name </w:t>
      </w:r>
      <w:r w:rsidR="009F2BCC">
        <w:t>(e.g., hydroxyquinone,</w:t>
      </w:r>
      <w:r w:rsidR="004A004B" w:rsidRPr="004A004B">
        <w:t xml:space="preserve"> 2-4-5 Trioxin</w:t>
      </w:r>
      <w:r w:rsidR="009F2BCC" w:rsidRPr="004A004B">
        <w:t>)</w:t>
      </w:r>
    </w:p>
    <w:p w14:paraId="6EB7211F" w14:textId="77777777" w:rsidR="004C5285" w:rsidRPr="004A004B" w:rsidRDefault="004C5285" w:rsidP="00D35FC7"/>
    <w:p w14:paraId="586E83BB" w14:textId="4649BF63" w:rsidR="00B0726C" w:rsidRPr="003B4475" w:rsidRDefault="009F2BCC" w:rsidP="00D35FC7">
      <w:pPr>
        <w:rPr>
          <w:b/>
          <w:bCs/>
        </w:rPr>
      </w:pPr>
      <w:r w:rsidRPr="003B4475">
        <w:rPr>
          <w:b/>
          <w:bCs/>
        </w:rPr>
        <w:t>Line 4</w:t>
      </w:r>
    </w:p>
    <w:p w14:paraId="0F4C8A92" w14:textId="35BC5089" w:rsidR="004A004B" w:rsidRDefault="004C5285" w:rsidP="00D35FC7">
      <w:r w:rsidRPr="00F65A66">
        <w:t>weatherfiledirectory</w:t>
      </w:r>
      <w:r w:rsidR="009F2BCC" w:rsidRPr="00750C3C">
        <w:t xml:space="preserve"> </w:t>
      </w:r>
      <w:r w:rsidR="00750C3C">
        <w:t>[</w:t>
      </w:r>
      <w:r w:rsidR="004A004B">
        <w:t>TEXT</w:t>
      </w:r>
      <w:bookmarkStart w:id="3" w:name="_Hlk77762456"/>
      <w:r w:rsidR="00514F1F">
        <w:t>]</w:t>
      </w:r>
      <w:r w:rsidR="004A004B">
        <w:t xml:space="preserve"> </w:t>
      </w:r>
      <w:bookmarkEnd w:id="3"/>
      <w:r w:rsidR="003B4475">
        <w:t xml:space="preserve"> </w:t>
      </w:r>
      <w:r w:rsidR="00A8647F">
        <w:t>Full path for the meteorolog</w:t>
      </w:r>
      <w:r w:rsidR="006A5062">
        <w:t>ical</w:t>
      </w:r>
      <w:r w:rsidR="00A8647F">
        <w:t xml:space="preserve"> </w:t>
      </w:r>
      <w:r w:rsidR="006A5062">
        <w:t xml:space="preserve">data </w:t>
      </w:r>
      <w:r w:rsidR="00A8647F">
        <w:t>file.</w:t>
      </w:r>
      <w:r w:rsidR="00514F1F" w:rsidRPr="00514F1F">
        <w:t xml:space="preserve"> </w:t>
      </w:r>
      <w:r w:rsidR="00514F1F">
        <w:t xml:space="preserve">Path should end with “\”. </w:t>
      </w:r>
      <w:r w:rsidR="00A8647F">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t xml:space="preserve"> path.</w:t>
      </w:r>
    </w:p>
    <w:p w14:paraId="391CDC7B" w14:textId="2343356D" w:rsidR="00D053E6" w:rsidRDefault="00D053E6" w:rsidP="00D35FC7"/>
    <w:p w14:paraId="646548CC" w14:textId="146A6386" w:rsidR="00D053E6" w:rsidRPr="003B4475" w:rsidRDefault="00D053E6" w:rsidP="00D35FC7">
      <w:pPr>
        <w:rPr>
          <w:b/>
          <w:bCs/>
        </w:rPr>
      </w:pPr>
      <w:r w:rsidRPr="003B4475">
        <w:rPr>
          <w:b/>
          <w:bCs/>
        </w:rPr>
        <w:t xml:space="preserve">Line 5 </w:t>
      </w:r>
    </w:p>
    <w:p w14:paraId="0F317C75" w14:textId="787E0F8C" w:rsidR="00D053E6" w:rsidRDefault="00D053E6" w:rsidP="00D35FC7">
      <w:r>
        <w:t>A</w:t>
      </w:r>
      <w:r w:rsidRPr="00D053E6">
        <w:rPr>
          <w:vertAlign w:val="subscript"/>
        </w:rPr>
        <w:t>evap</w:t>
      </w:r>
      <w:r>
        <w:t xml:space="preserve"> [REAL]</w:t>
      </w:r>
      <w:r w:rsidR="003B4475">
        <w:t xml:space="preserve">  </w:t>
      </w:r>
      <w:r>
        <w:t xml:space="preserve">May be used to modify input evaporation rates for use in the water body. Does not impact field evaporation. </w:t>
      </w:r>
      <w:r w:rsidR="003B4475">
        <w:t>Typically,</w:t>
      </w:r>
      <w:r>
        <w:t xml:space="preserve"> should be set to 1.</w:t>
      </w:r>
    </w:p>
    <w:p w14:paraId="333B4A93" w14:textId="77777777" w:rsidR="004C5285" w:rsidRDefault="004C5285" w:rsidP="00D35FC7"/>
    <w:p w14:paraId="116C8449" w14:textId="172765BF" w:rsidR="00B0726C" w:rsidRPr="003B4475" w:rsidRDefault="004A004B" w:rsidP="00D35FC7">
      <w:pPr>
        <w:rPr>
          <w:b/>
          <w:bCs/>
        </w:rPr>
      </w:pPr>
      <w:bookmarkStart w:id="4" w:name="_Hlk77768779"/>
      <w:r w:rsidRPr="003B4475">
        <w:rPr>
          <w:b/>
          <w:bCs/>
        </w:rPr>
        <w:t xml:space="preserve">Line </w:t>
      </w:r>
      <w:r w:rsidR="00D053E6" w:rsidRPr="003B4475">
        <w:rPr>
          <w:b/>
          <w:bCs/>
        </w:rPr>
        <w:t>6</w:t>
      </w:r>
      <w:r w:rsidRPr="003B4475">
        <w:rPr>
          <w:b/>
          <w:bCs/>
        </w:rPr>
        <w:t xml:space="preserve"> </w:t>
      </w:r>
    </w:p>
    <w:p w14:paraId="572BB439" w14:textId="77777777" w:rsidR="007C4CAE" w:rsidRDefault="004C5285" w:rsidP="007C4CAE">
      <w:r w:rsidRPr="00566983">
        <w:t>is</w:t>
      </w:r>
      <w:r w:rsidR="0013196F" w:rsidRPr="00566983">
        <w:t>_</w:t>
      </w:r>
      <w:r w:rsidRPr="00566983">
        <w:t>koc</w:t>
      </w:r>
      <w:r w:rsidR="0013196F" w:rsidRPr="00566983">
        <w:t>, is_freundlich</w:t>
      </w:r>
      <w:bookmarkStart w:id="5" w:name="_Hlk77769133"/>
      <w:r w:rsidR="00C97F60" w:rsidRPr="00566983">
        <w:t xml:space="preserve">, </w:t>
      </w:r>
      <w:r w:rsidR="003B4475">
        <w:t>[LOGICAL]</w:t>
      </w:r>
      <w:r w:rsidR="007C4CAE" w:rsidRPr="007C4CAE">
        <w:t xml:space="preserve"> </w:t>
      </w:r>
    </w:p>
    <w:p w14:paraId="25D4D452" w14:textId="069D2F49" w:rsidR="007C4CAE" w:rsidRDefault="007C4CAE" w:rsidP="007C4CAE">
      <w:pPr>
        <w:ind w:firstLine="720"/>
      </w:pPr>
      <w:r w:rsidRPr="00566983">
        <w:t>TRUE to use Freundlich isotherms (field only, not waterbody)</w:t>
      </w:r>
    </w:p>
    <w:p w14:paraId="20553023" w14:textId="44007089" w:rsidR="007C4CAE" w:rsidRPr="00566983" w:rsidRDefault="007C4CAE" w:rsidP="007C4CAE">
      <w:pPr>
        <w:ind w:firstLine="720"/>
      </w:pPr>
      <w:r>
        <w:t>FALSE use linear isotherm</w:t>
      </w:r>
    </w:p>
    <w:p w14:paraId="3D73DD93" w14:textId="70E2260D" w:rsidR="003B4475" w:rsidRDefault="003B4475" w:rsidP="00D35FC7"/>
    <w:p w14:paraId="0088AFA0" w14:textId="25DBCEAD" w:rsidR="003B4475" w:rsidRDefault="00C97F60" w:rsidP="003B4475">
      <w:r w:rsidRPr="00566983">
        <w:t>is_nonequilibrium</w:t>
      </w:r>
      <w:r w:rsidR="003B4475">
        <w:t>[LOGICAL]</w:t>
      </w:r>
    </w:p>
    <w:p w14:paraId="33788AE9" w14:textId="2C0A7E64" w:rsidR="007C4CAE" w:rsidRDefault="007C4CAE" w:rsidP="007C4CAE">
      <w:pPr>
        <w:ind w:firstLine="720"/>
      </w:pPr>
      <w:r w:rsidRPr="00566983">
        <w:t>TRUE to use nonequilibrium (field only, not waterbody)</w:t>
      </w:r>
    </w:p>
    <w:p w14:paraId="6A007D42" w14:textId="6D5FCD50" w:rsidR="007C4CAE" w:rsidRDefault="007C4CAE" w:rsidP="007C4CAE">
      <w:pPr>
        <w:ind w:firstLine="720"/>
      </w:pPr>
      <w:r>
        <w:t>FALSE use equilibrium</w:t>
      </w:r>
    </w:p>
    <w:bookmarkEnd w:id="5"/>
    <w:p w14:paraId="3475458F" w14:textId="77777777" w:rsidR="007C4CAE" w:rsidRDefault="0013196F" w:rsidP="00D35FC7">
      <w:r w:rsidRPr="00566983">
        <w:t>is_koc</w:t>
      </w:r>
      <w:r w:rsidR="00B0726C">
        <w:t>:</w:t>
      </w:r>
      <w:r w:rsidRPr="00566983">
        <w:t xml:space="preserve"> </w:t>
      </w:r>
      <w:r w:rsidR="003B4475">
        <w:t>[LOGICAL]</w:t>
      </w:r>
      <w:r w:rsidR="007C4CAE">
        <w:t xml:space="preserve"> </w:t>
      </w:r>
    </w:p>
    <w:p w14:paraId="4B2A5AB2" w14:textId="248591E7" w:rsidR="007C4CAE" w:rsidRDefault="004C5285" w:rsidP="007C4CAE">
      <w:pPr>
        <w:ind w:firstLine="720"/>
      </w:pPr>
      <w:r w:rsidRPr="00566983">
        <w:t>T</w:t>
      </w:r>
      <w:r w:rsidR="0013196F" w:rsidRPr="00566983">
        <w:t>RUE</w:t>
      </w:r>
      <w:r w:rsidRPr="00566983">
        <w:t xml:space="preserve"> if the value in Line 6 is a Koc</w:t>
      </w:r>
    </w:p>
    <w:p w14:paraId="66D0A6E4" w14:textId="77777777" w:rsidR="003270EE" w:rsidRDefault="003270EE" w:rsidP="007C4CAE">
      <w:pPr>
        <w:ind w:firstLine="720"/>
      </w:pPr>
    </w:p>
    <w:p w14:paraId="718FF152" w14:textId="6D9F6FBD" w:rsidR="003270EE" w:rsidRDefault="003270EE" w:rsidP="003270EE">
      <w:r>
        <w:t>is_needs_poundkg_conversion [Logical]</w:t>
      </w:r>
    </w:p>
    <w:p w14:paraId="2F4231DD" w14:textId="5B453381" w:rsidR="003270EE" w:rsidRDefault="003270EE" w:rsidP="003270EE">
      <w:pPr>
        <w:ind w:firstLine="720"/>
      </w:pPr>
      <w:r>
        <w:t>TRUE if application mass input is in pounds per acre</w:t>
      </w:r>
    </w:p>
    <w:p w14:paraId="7CB0B2A8" w14:textId="77777777" w:rsidR="003270EE" w:rsidRDefault="003270EE" w:rsidP="003270EE"/>
    <w:p w14:paraId="7F8A0B9B" w14:textId="255AD98C" w:rsidR="003270EE" w:rsidRDefault="003270EE" w:rsidP="003270EE">
      <w:r>
        <w:t>is_hydrolysis_override</w:t>
      </w:r>
      <w:r w:rsidR="00067AA6">
        <w:t xml:space="preserve"> </w:t>
      </w:r>
      <w:r>
        <w:t xml:space="preserve">[LOGICAL] </w:t>
      </w:r>
    </w:p>
    <w:p w14:paraId="6DEC45F2" w14:textId="09EBA759" w:rsidR="003270EE" w:rsidRDefault="003270EE" w:rsidP="003270EE">
      <w:pPr>
        <w:ind w:firstLine="720"/>
      </w:pPr>
      <w:r w:rsidRPr="00566983">
        <w:t xml:space="preserve">TRUE if </w:t>
      </w:r>
      <w:r>
        <w:t>hydrolysis overrides aqueous-phase metabolism if hydrolysis is the greater</w:t>
      </w:r>
    </w:p>
    <w:p w14:paraId="7E13E0C8" w14:textId="1C4452DF" w:rsidR="003270EE" w:rsidRDefault="003270EE" w:rsidP="003270EE"/>
    <w:bookmarkEnd w:id="4"/>
    <w:p w14:paraId="3696C1F7" w14:textId="12491FE4" w:rsidR="00750C3C" w:rsidRDefault="00750C3C" w:rsidP="00D35FC7"/>
    <w:p w14:paraId="32FA8467" w14:textId="3DD72767" w:rsidR="00B0726C" w:rsidRPr="007C4CAE" w:rsidRDefault="00514F1F" w:rsidP="00D35FC7">
      <w:pPr>
        <w:rPr>
          <w:b/>
          <w:bCs/>
        </w:rPr>
      </w:pPr>
      <w:r w:rsidRPr="007C4CAE">
        <w:rPr>
          <w:b/>
          <w:bCs/>
        </w:rPr>
        <w:t xml:space="preserve">Line </w:t>
      </w:r>
      <w:r w:rsidR="00D053E6" w:rsidRPr="007C4CAE">
        <w:rPr>
          <w:b/>
          <w:bCs/>
        </w:rPr>
        <w:t>7</w:t>
      </w:r>
    </w:p>
    <w:p w14:paraId="46341CAC" w14:textId="39477A97" w:rsidR="00B0726C" w:rsidRDefault="007C4CAE" w:rsidP="00D35FC7">
      <w:r>
        <w:t>n</w:t>
      </w:r>
      <w:r w:rsidR="00514F1F">
        <w:t>chem</w:t>
      </w:r>
      <w:r>
        <w:t xml:space="preserve"> </w:t>
      </w:r>
      <w:r w:rsidR="00514F1F">
        <w:t xml:space="preserve">[INTEGER] </w:t>
      </w:r>
    </w:p>
    <w:p w14:paraId="1D3AD953" w14:textId="77777777" w:rsidR="007C4CAE" w:rsidRDefault="00514F1F" w:rsidP="007C4CAE">
      <w:pPr>
        <w:ind w:firstLine="720"/>
      </w:pPr>
      <w:r>
        <w:t xml:space="preserve">1= parent only, </w:t>
      </w:r>
    </w:p>
    <w:p w14:paraId="7CD073EA" w14:textId="77777777" w:rsidR="007C4CAE" w:rsidRDefault="00514F1F" w:rsidP="007C4CAE">
      <w:pPr>
        <w:ind w:firstLine="720"/>
      </w:pPr>
      <w:r>
        <w:t xml:space="preserve">2 = calculate parent and daughter, </w:t>
      </w:r>
    </w:p>
    <w:p w14:paraId="1A591B2A" w14:textId="75B00583" w:rsidR="00514F1F" w:rsidRDefault="00514F1F" w:rsidP="007C4CAE">
      <w:pPr>
        <w:ind w:firstLine="720"/>
      </w:pPr>
      <w:r>
        <w:lastRenderedPageBreak/>
        <w:t>3 = calculate parent, daughter, and granddaughter</w:t>
      </w:r>
    </w:p>
    <w:p w14:paraId="600A5E14" w14:textId="77777777" w:rsidR="00514F1F" w:rsidRDefault="00514F1F" w:rsidP="00D35FC7"/>
    <w:p w14:paraId="5BC4E456" w14:textId="1935B9B6" w:rsidR="00B0726C" w:rsidRPr="000512E3" w:rsidRDefault="00750C3C" w:rsidP="00D35FC7">
      <w:pPr>
        <w:rPr>
          <w:b/>
          <w:bCs/>
        </w:rPr>
      </w:pPr>
      <w:r w:rsidRPr="000512E3">
        <w:rPr>
          <w:b/>
          <w:bCs/>
        </w:rPr>
        <w:t xml:space="preserve">Line </w:t>
      </w:r>
      <w:r w:rsidR="00D053E6" w:rsidRPr="000512E3">
        <w:rPr>
          <w:b/>
          <w:bCs/>
        </w:rPr>
        <w:t>8</w:t>
      </w:r>
      <w:r w:rsidRPr="000512E3">
        <w:rPr>
          <w:b/>
          <w:bCs/>
        </w:rPr>
        <w:t xml:space="preserve"> </w:t>
      </w:r>
    </w:p>
    <w:p w14:paraId="5D0F567E" w14:textId="5F4C853B" w:rsidR="000512E3" w:rsidRDefault="00750C3C" w:rsidP="000512E3">
      <w:r>
        <w:t>N_f_input</w:t>
      </w:r>
      <w:r w:rsidR="00624388">
        <w:t>(1)</w:t>
      </w:r>
      <w:r>
        <w:t xml:space="preserve"> </w:t>
      </w:r>
      <w:r w:rsidR="000512E3">
        <w:t>[REAL]</w:t>
      </w:r>
      <w:bookmarkStart w:id="6" w:name="_Hlk77845227"/>
      <w:r w:rsidR="000512E3" w:rsidRPr="000512E3">
        <w:t xml:space="preserve"> </w:t>
      </w:r>
      <w:r w:rsidR="000512E3">
        <w:t>Freundlich coefficients for</w:t>
      </w:r>
      <w:r w:rsidR="000512E3" w:rsidRPr="00126A62">
        <w:t xml:space="preserve"> </w:t>
      </w:r>
      <w:r w:rsidR="000512E3">
        <w:t>parent [(mg/kg)/(mg/L)</w:t>
      </w:r>
      <w:r w:rsidR="000512E3" w:rsidRPr="00F6134F">
        <w:t xml:space="preserve"> </w:t>
      </w:r>
      <w:r w:rsidR="000512E3" w:rsidRPr="00F6134F">
        <w:rPr>
          <w:vertAlign w:val="superscript"/>
        </w:rPr>
        <w:t>N_f_input</w:t>
      </w:r>
      <w:r w:rsidR="000512E3">
        <w:t>]</w:t>
      </w:r>
    </w:p>
    <w:bookmarkEnd w:id="6"/>
    <w:p w14:paraId="400F5BB4" w14:textId="1B8CF98A" w:rsidR="000512E3" w:rsidRDefault="00750C3C" w:rsidP="00D35FC7">
      <w:r>
        <w:t>N_f_input</w:t>
      </w:r>
      <w:r w:rsidR="00624388">
        <w:t>(2)</w:t>
      </w:r>
      <w:r>
        <w:t xml:space="preserve"> </w:t>
      </w:r>
      <w:r w:rsidR="000512E3">
        <w:t>[REAL]</w:t>
      </w:r>
      <w:r w:rsidR="000512E3" w:rsidRPr="000512E3">
        <w:t xml:space="preserve"> </w:t>
      </w:r>
      <w:r w:rsidR="000512E3">
        <w:t>Freundlich coefficients for</w:t>
      </w:r>
      <w:r w:rsidR="000512E3" w:rsidRPr="00126A62">
        <w:t xml:space="preserve"> </w:t>
      </w:r>
      <w:r w:rsidR="000512E3">
        <w:t>daughter [(mg/kg)/(mg/L)</w:t>
      </w:r>
      <w:r w:rsidR="000512E3" w:rsidRPr="00F6134F">
        <w:t xml:space="preserve"> </w:t>
      </w:r>
      <w:r w:rsidR="000512E3" w:rsidRPr="00F6134F">
        <w:rPr>
          <w:vertAlign w:val="superscript"/>
        </w:rPr>
        <w:t>N_f_input</w:t>
      </w:r>
      <w:r w:rsidR="000512E3">
        <w:t>]</w:t>
      </w:r>
    </w:p>
    <w:p w14:paraId="0C417532" w14:textId="349FAA2F" w:rsidR="00750C3C" w:rsidRDefault="00750C3C" w:rsidP="00D35FC7">
      <w:r>
        <w:t>N_f_input</w:t>
      </w:r>
      <w:r w:rsidR="00624388">
        <w:t>(3)</w:t>
      </w:r>
      <w:bookmarkStart w:id="7" w:name="_Hlk77845621"/>
      <w:r>
        <w:t xml:space="preserve"> [REAL]</w:t>
      </w:r>
      <w:bookmarkEnd w:id="7"/>
      <w:r w:rsidR="000512E3" w:rsidRPr="000512E3">
        <w:t xml:space="preserve"> </w:t>
      </w:r>
      <w:r w:rsidR="000512E3">
        <w:t>Freundlich coefficients for</w:t>
      </w:r>
      <w:r w:rsidR="000512E3" w:rsidRPr="00126A62">
        <w:t xml:space="preserve"> </w:t>
      </w:r>
      <w:r w:rsidR="000512E3">
        <w:t>granddaughter [(mg/kg)/(mg/L)</w:t>
      </w:r>
      <w:r w:rsidR="000512E3" w:rsidRPr="00F6134F">
        <w:t xml:space="preserve"> </w:t>
      </w:r>
      <w:r w:rsidR="000512E3" w:rsidRPr="00F6134F">
        <w:rPr>
          <w:vertAlign w:val="superscript"/>
        </w:rPr>
        <w:t>N_f_input</w:t>
      </w:r>
      <w:r w:rsidR="000512E3">
        <w:t>]</w:t>
      </w:r>
    </w:p>
    <w:p w14:paraId="0E2528E1" w14:textId="08FBAAB5" w:rsidR="00750C3C" w:rsidRDefault="00750C3C" w:rsidP="00D35FC7"/>
    <w:p w14:paraId="614E71FB" w14:textId="0A4DEBE4" w:rsidR="00223AA4" w:rsidRPr="000512E3" w:rsidRDefault="00514F1F" w:rsidP="00D35FC7">
      <w:pPr>
        <w:rPr>
          <w:b/>
          <w:bCs/>
        </w:rPr>
      </w:pPr>
      <w:r w:rsidRPr="000512E3">
        <w:rPr>
          <w:b/>
          <w:bCs/>
        </w:rPr>
        <w:t xml:space="preserve">Line </w:t>
      </w:r>
      <w:r w:rsidR="00D053E6" w:rsidRPr="000512E3">
        <w:rPr>
          <w:b/>
          <w:bCs/>
        </w:rPr>
        <w:t>9</w:t>
      </w:r>
      <w:r w:rsidRPr="000512E3">
        <w:rPr>
          <w:b/>
          <w:bCs/>
        </w:rPr>
        <w:t xml:space="preserve">  </w:t>
      </w:r>
    </w:p>
    <w:p w14:paraId="741ED14D" w14:textId="5B1C8E96" w:rsidR="000512E3" w:rsidRPr="004D6523" w:rsidRDefault="00514F1F" w:rsidP="000512E3">
      <w:pPr>
        <w:rPr>
          <w:b/>
          <w:bCs/>
          <w:color w:val="000000" w:themeColor="text1"/>
        </w:rPr>
      </w:pPr>
      <w:r w:rsidRPr="00223AA4">
        <w:t>N_f_input(1)</w:t>
      </w:r>
      <w:r w:rsidR="000512E3" w:rsidRPr="000512E3">
        <w:t xml:space="preserve"> </w:t>
      </w:r>
      <w:r w:rsidR="000512E3">
        <w:t>[REAL]</w:t>
      </w:r>
      <w:r w:rsidR="000512E3" w:rsidRPr="000512E3">
        <w:t xml:space="preserve"> </w:t>
      </w:r>
      <w:bookmarkStart w:id="8" w:name="_Hlk157067549"/>
      <w:r w:rsidR="000512E3" w:rsidRPr="00514F1F">
        <w:t>Freundlich exponent</w:t>
      </w:r>
      <w:bookmarkEnd w:id="8"/>
      <w:r w:rsidR="000512E3">
        <w:t xml:space="preserve"> for parent</w:t>
      </w:r>
    </w:p>
    <w:p w14:paraId="7F344C5C" w14:textId="429706DA" w:rsidR="000512E3" w:rsidRPr="004D6523" w:rsidRDefault="00514F1F" w:rsidP="000512E3">
      <w:pPr>
        <w:rPr>
          <w:b/>
          <w:bCs/>
          <w:color w:val="000000" w:themeColor="text1"/>
        </w:rPr>
      </w:pPr>
      <w:r w:rsidRPr="00223AA4">
        <w:t>N_f_input(2)</w:t>
      </w:r>
      <w:r w:rsidR="000512E3" w:rsidRPr="000512E3">
        <w:t xml:space="preserve"> </w:t>
      </w:r>
      <w:r w:rsidR="000512E3">
        <w:t>[REAL]</w:t>
      </w:r>
      <w:r w:rsidR="000512E3" w:rsidRPr="000512E3">
        <w:t xml:space="preserve"> </w:t>
      </w:r>
      <w:r w:rsidR="000512E3" w:rsidRPr="00514F1F">
        <w:t>Freundlich exponent</w:t>
      </w:r>
      <w:r w:rsidR="000512E3">
        <w:t xml:space="preserve"> for daughter</w:t>
      </w:r>
    </w:p>
    <w:p w14:paraId="63C93206" w14:textId="0FABABB8" w:rsidR="000512E3" w:rsidRPr="004D6523" w:rsidRDefault="00514F1F" w:rsidP="000512E3">
      <w:pPr>
        <w:rPr>
          <w:b/>
          <w:bCs/>
          <w:color w:val="000000" w:themeColor="text1"/>
        </w:rPr>
      </w:pPr>
      <w:r w:rsidRPr="00223AA4">
        <w:t>N_f_input(3)</w:t>
      </w:r>
      <w:r w:rsidR="00F65A66" w:rsidRPr="00223AA4">
        <w:t xml:space="preserve">  </w:t>
      </w:r>
      <w:r w:rsidR="000512E3">
        <w:t>[REAL]</w:t>
      </w:r>
      <w:r w:rsidR="000512E3" w:rsidRPr="000512E3">
        <w:t xml:space="preserve"> </w:t>
      </w:r>
      <w:r w:rsidR="000512E3" w:rsidRPr="00514F1F">
        <w:t>Freundlich exponent</w:t>
      </w:r>
      <w:r w:rsidR="000512E3">
        <w:t xml:space="preserve"> for granddaughter</w:t>
      </w:r>
    </w:p>
    <w:p w14:paraId="0A5178BE" w14:textId="3890F5DC" w:rsidR="00B0726C" w:rsidRPr="00223AA4" w:rsidRDefault="00B0726C" w:rsidP="00D35FC7"/>
    <w:p w14:paraId="59FE996D" w14:textId="11C25C80" w:rsidR="00B0726C" w:rsidRPr="000512E3" w:rsidRDefault="00750C3C" w:rsidP="00D35FC7">
      <w:pPr>
        <w:rPr>
          <w:b/>
          <w:bCs/>
        </w:rPr>
      </w:pPr>
      <w:r w:rsidRPr="000512E3">
        <w:rPr>
          <w:b/>
          <w:bCs/>
        </w:rPr>
        <w:t>Line</w:t>
      </w:r>
      <w:r w:rsidR="00D053E6" w:rsidRPr="000512E3">
        <w:rPr>
          <w:b/>
          <w:bCs/>
        </w:rPr>
        <w:t xml:space="preserve"> 10</w:t>
      </w:r>
    </w:p>
    <w:p w14:paraId="1440CBE4" w14:textId="02AFC6FA" w:rsidR="00703DD1" w:rsidRPr="00703DD1" w:rsidRDefault="00750C3C" w:rsidP="00703DD1">
      <w:r w:rsidRPr="00703DD1">
        <w:t>k_f_2_input</w:t>
      </w:r>
      <w:r w:rsidR="004D6523" w:rsidRPr="00703DD1">
        <w:t>(1)</w:t>
      </w:r>
      <w:r w:rsidR="00703DD1" w:rsidRPr="00703DD1">
        <w:t xml:space="preserve"> [REAL] parent Freundlich coeff nonequilibrium region [(mg/kg)/(mg/L) </w:t>
      </w:r>
      <w:r w:rsidR="00703DD1" w:rsidRPr="00703DD1">
        <w:rPr>
          <w:vertAlign w:val="superscript"/>
        </w:rPr>
        <w:t>N_f_input</w:t>
      </w:r>
      <w:r w:rsidR="00703DD1" w:rsidRPr="00703DD1">
        <w:t>]</w:t>
      </w:r>
    </w:p>
    <w:p w14:paraId="210FAC24" w14:textId="2C71093D" w:rsidR="00703DD1" w:rsidRPr="00703DD1" w:rsidRDefault="00750C3C" w:rsidP="00D35FC7">
      <w:r w:rsidRPr="00703DD1">
        <w:t>k_f_2_input</w:t>
      </w:r>
      <w:r w:rsidR="004D6523" w:rsidRPr="00703DD1">
        <w:t>(2)</w:t>
      </w:r>
      <w:r w:rsidR="00703DD1" w:rsidRPr="00703DD1">
        <w:t xml:space="preserve"> [REAL] daughter Freundlich coeff</w:t>
      </w:r>
      <w:r w:rsidR="00703DD1">
        <w:t xml:space="preserve"> </w:t>
      </w:r>
      <w:r w:rsidR="00703DD1" w:rsidRPr="00703DD1">
        <w:t xml:space="preserve">nonequilibrium region [(mg/kg)/(mg/L) </w:t>
      </w:r>
      <w:r w:rsidR="00703DD1" w:rsidRPr="00703DD1">
        <w:rPr>
          <w:vertAlign w:val="superscript"/>
        </w:rPr>
        <w:t>N_f_input</w:t>
      </w:r>
      <w:r w:rsidR="00703DD1" w:rsidRPr="00703DD1">
        <w:t>]</w:t>
      </w:r>
    </w:p>
    <w:p w14:paraId="1397CB51" w14:textId="077C2748" w:rsidR="00B0726C" w:rsidRPr="00703DD1" w:rsidRDefault="00750C3C" w:rsidP="00D35FC7">
      <w:r w:rsidRPr="00703DD1">
        <w:t>k_f_2_input</w:t>
      </w:r>
      <w:r w:rsidR="004D6523" w:rsidRPr="00703DD1">
        <w:t>(3</w:t>
      </w:r>
      <w:r w:rsidR="00703DD1" w:rsidRPr="00703DD1">
        <w:t>) [REAL]</w:t>
      </w:r>
      <w:r w:rsidRPr="00703DD1">
        <w:t xml:space="preserve"> </w:t>
      </w:r>
      <w:r w:rsidR="00703DD1" w:rsidRPr="00703DD1">
        <w:t xml:space="preserve">granddaughter Freundlich coeff nonequilibrium region [(mg/kg)/(mg/L) </w:t>
      </w:r>
      <w:r w:rsidR="00703DD1" w:rsidRPr="00703DD1">
        <w:rPr>
          <w:vertAlign w:val="superscript"/>
        </w:rPr>
        <w:t>N_f_input</w:t>
      </w:r>
      <w:r w:rsidR="00703DD1" w:rsidRPr="00703DD1">
        <w:t>]</w:t>
      </w:r>
    </w:p>
    <w:p w14:paraId="2ADAEFB8" w14:textId="413A510D" w:rsidR="00514F1F" w:rsidRDefault="00514F1F" w:rsidP="00D35FC7"/>
    <w:p w14:paraId="7C9431F0" w14:textId="40B077C6" w:rsidR="00B0726C" w:rsidRPr="00703DD1" w:rsidRDefault="00B0726C" w:rsidP="00D35FC7">
      <w:pPr>
        <w:rPr>
          <w:b/>
          <w:bCs/>
        </w:rPr>
      </w:pPr>
      <w:r w:rsidRPr="00703DD1">
        <w:rPr>
          <w:b/>
          <w:bCs/>
        </w:rPr>
        <w:t>Line 1</w:t>
      </w:r>
      <w:r w:rsidR="00D053E6" w:rsidRPr="00703DD1">
        <w:rPr>
          <w:b/>
          <w:bCs/>
        </w:rPr>
        <w:t>1</w:t>
      </w:r>
    </w:p>
    <w:p w14:paraId="43179C03" w14:textId="5019A895" w:rsidR="00703DD1" w:rsidRDefault="00B0726C" w:rsidP="00D35FC7">
      <w:r w:rsidRPr="00B0726C">
        <w:t>N_f_2_input(1)</w:t>
      </w:r>
      <w:r w:rsidR="00703DD1" w:rsidRPr="00703DD1">
        <w:t xml:space="preserve"> </w:t>
      </w:r>
      <w:r w:rsidR="00703DD1" w:rsidRPr="00B0726C">
        <w:t>[REAL]</w:t>
      </w:r>
      <w:r w:rsidR="00703DD1" w:rsidRPr="00703DD1">
        <w:t xml:space="preserve"> </w:t>
      </w:r>
      <w:r w:rsidR="00703DD1">
        <w:t xml:space="preserve">parent </w:t>
      </w:r>
      <w:r w:rsidR="00703DD1" w:rsidRPr="00B0726C">
        <w:t>Freundlich exponent corresponding for nonequilibrium region.</w:t>
      </w:r>
    </w:p>
    <w:p w14:paraId="1B0A1674" w14:textId="5D1ABA5D" w:rsidR="00703DD1" w:rsidRDefault="00B0726C" w:rsidP="00D35FC7">
      <w:r w:rsidRPr="00B0726C">
        <w:t>N_f_2_input(2)</w:t>
      </w:r>
      <w:r w:rsidR="00703DD1" w:rsidRPr="00703DD1">
        <w:t xml:space="preserve"> </w:t>
      </w:r>
      <w:r w:rsidR="00703DD1" w:rsidRPr="00B0726C">
        <w:t>[REA</w:t>
      </w:r>
      <w:r w:rsidR="00703DD1">
        <w:t>L</w:t>
      </w:r>
      <w:r w:rsidR="00703DD1" w:rsidRPr="00B0726C">
        <w:t>]</w:t>
      </w:r>
      <w:r w:rsidR="00703DD1" w:rsidRPr="00703DD1">
        <w:t xml:space="preserve"> </w:t>
      </w:r>
      <w:r w:rsidR="00703DD1">
        <w:t xml:space="preserve">daughter </w:t>
      </w:r>
      <w:r w:rsidR="00703DD1" w:rsidRPr="00B0726C">
        <w:t>Freundlich exponent corresponding for nonequilibrium region</w:t>
      </w:r>
    </w:p>
    <w:p w14:paraId="6A32D812" w14:textId="609AD78E" w:rsidR="00703DD1" w:rsidRPr="00B0726C" w:rsidRDefault="00B0726C" w:rsidP="00703DD1">
      <w:r w:rsidRPr="00B0726C">
        <w:t xml:space="preserve">N_f_2_input(3) </w:t>
      </w:r>
      <w:r w:rsidR="00703DD1" w:rsidRPr="00B0726C">
        <w:t>[REAL]</w:t>
      </w:r>
      <w:r w:rsidR="00703DD1" w:rsidRPr="00703DD1">
        <w:t xml:space="preserve"> </w:t>
      </w:r>
      <w:r w:rsidR="00703DD1">
        <w:t xml:space="preserve">grandparent </w:t>
      </w:r>
      <w:r w:rsidR="00703DD1" w:rsidRPr="00B0726C">
        <w:t>Freundlich exponent corresponding for nonequilibrium region</w:t>
      </w:r>
    </w:p>
    <w:p w14:paraId="5C4CD0AD" w14:textId="3B9828F2" w:rsidR="00B0726C" w:rsidRPr="00B0726C" w:rsidRDefault="00B0726C" w:rsidP="00D35FC7"/>
    <w:p w14:paraId="5F4B6DF2" w14:textId="4CEFB5C1" w:rsidR="00B0726C" w:rsidRPr="00703DD1" w:rsidRDefault="00750C3C" w:rsidP="00D35FC7">
      <w:pPr>
        <w:rPr>
          <w:b/>
          <w:bCs/>
        </w:rPr>
      </w:pPr>
      <w:r w:rsidRPr="00703DD1">
        <w:rPr>
          <w:b/>
          <w:bCs/>
        </w:rPr>
        <w:t>Line</w:t>
      </w:r>
      <w:r w:rsidR="00566983" w:rsidRPr="00703DD1">
        <w:rPr>
          <w:b/>
          <w:bCs/>
        </w:rPr>
        <w:t xml:space="preserve"> </w:t>
      </w:r>
      <w:r w:rsidR="00F65A66" w:rsidRPr="00703DD1">
        <w:rPr>
          <w:b/>
          <w:bCs/>
        </w:rPr>
        <w:t>1</w:t>
      </w:r>
      <w:r w:rsidR="00D053E6" w:rsidRPr="00703DD1">
        <w:rPr>
          <w:b/>
          <w:bCs/>
        </w:rPr>
        <w:t>2</w:t>
      </w:r>
      <w:r w:rsidRPr="00703DD1">
        <w:rPr>
          <w:b/>
          <w:bCs/>
        </w:rPr>
        <w:t xml:space="preserve"> </w:t>
      </w:r>
    </w:p>
    <w:p w14:paraId="5983A01B" w14:textId="27DB7A0A" w:rsidR="00703DD1" w:rsidRPr="00703DD1" w:rsidRDefault="00F65A66" w:rsidP="00D35FC7">
      <w:r>
        <w:t>k</w:t>
      </w:r>
      <w:r w:rsidR="00750C3C" w:rsidRPr="004D6523">
        <w:t>2(1)</w:t>
      </w:r>
      <w:r w:rsidR="00703DD1" w:rsidRPr="00703DD1">
        <w:t xml:space="preserve"> </w:t>
      </w:r>
      <w:r w:rsidR="00703DD1">
        <w:t>[REAL]</w:t>
      </w:r>
      <w:r w:rsidR="00703DD1" w:rsidRPr="00703DD1">
        <w:t xml:space="preserve"> </w:t>
      </w:r>
      <w:r w:rsidR="00887D6E">
        <w:t>Parent m</w:t>
      </w:r>
      <w:r w:rsidR="00703DD1">
        <w:t>ass transfer coefficient between equilibrium and nonequilibrium regions (d</w:t>
      </w:r>
      <w:r w:rsidR="00703DD1" w:rsidRPr="00703DD1">
        <w:rPr>
          <w:vertAlign w:val="superscript"/>
        </w:rPr>
        <w:t>-1</w:t>
      </w:r>
      <w:r w:rsidR="00703DD1">
        <w:t>)</w:t>
      </w:r>
    </w:p>
    <w:p w14:paraId="1FB76E00" w14:textId="00685E6E" w:rsidR="00703DD1" w:rsidRDefault="00F65A66" w:rsidP="00D35FC7">
      <w:r>
        <w:t>k</w:t>
      </w:r>
      <w:r w:rsidR="00750C3C" w:rsidRPr="004D6523">
        <w:t>2(2)</w:t>
      </w:r>
      <w:r w:rsidR="00703DD1" w:rsidRPr="00703DD1">
        <w:t xml:space="preserve"> </w:t>
      </w:r>
      <w:r w:rsidR="00703DD1">
        <w:t>[REAL]</w:t>
      </w:r>
      <w:r w:rsidR="00703DD1" w:rsidRPr="00703DD1">
        <w:t xml:space="preserve"> </w:t>
      </w:r>
      <w:r w:rsidR="00887D6E">
        <w:t>Daughter m</w:t>
      </w:r>
      <w:r w:rsidR="00703DD1">
        <w:t>ass transfer coefficient between equilibrium and nonequilibrium regions (d</w:t>
      </w:r>
      <w:r w:rsidR="00703DD1" w:rsidRPr="00703DD1">
        <w:rPr>
          <w:vertAlign w:val="superscript"/>
        </w:rPr>
        <w:t>-1</w:t>
      </w:r>
      <w:r w:rsidR="00703DD1">
        <w:t>)</w:t>
      </w:r>
    </w:p>
    <w:p w14:paraId="5A801E86" w14:textId="5C1ED018" w:rsidR="00B0726C" w:rsidRDefault="00F65A66" w:rsidP="00D35FC7">
      <w:r>
        <w:t>k</w:t>
      </w:r>
      <w:r w:rsidR="00750C3C" w:rsidRPr="004D6523">
        <w:t xml:space="preserve">2(3) </w:t>
      </w:r>
      <w:r w:rsidR="00703DD1">
        <w:t>[REAL]</w:t>
      </w:r>
      <w:r w:rsidR="00703DD1" w:rsidRPr="00703DD1">
        <w:t xml:space="preserve"> </w:t>
      </w:r>
      <w:r w:rsidR="00887D6E">
        <w:t>Granddaughter m</w:t>
      </w:r>
      <w:r w:rsidR="00703DD1">
        <w:t>ass transfer coeff between equilibrium and nonequilibrium regions(d</w:t>
      </w:r>
      <w:r w:rsidR="00703DD1" w:rsidRPr="00703DD1">
        <w:rPr>
          <w:vertAlign w:val="superscript"/>
        </w:rPr>
        <w:t>-1</w:t>
      </w:r>
      <w:r w:rsidR="00703DD1">
        <w:t>)</w:t>
      </w:r>
    </w:p>
    <w:p w14:paraId="2874D51A" w14:textId="77777777" w:rsidR="00703DD1" w:rsidRDefault="00703DD1" w:rsidP="00D35FC7"/>
    <w:p w14:paraId="4DB73E84" w14:textId="252212F8" w:rsidR="00B0726C" w:rsidRPr="00887D6E" w:rsidRDefault="00750C3C" w:rsidP="00D35FC7">
      <w:pPr>
        <w:rPr>
          <w:b/>
          <w:bCs/>
        </w:rPr>
      </w:pPr>
      <w:r w:rsidRPr="00887D6E">
        <w:rPr>
          <w:b/>
          <w:bCs/>
        </w:rPr>
        <w:t>Line 1</w:t>
      </w:r>
      <w:r w:rsidR="00D053E6" w:rsidRPr="00887D6E">
        <w:rPr>
          <w:b/>
          <w:bCs/>
        </w:rPr>
        <w:t>3</w:t>
      </w:r>
      <w:r w:rsidRPr="00887D6E">
        <w:rPr>
          <w:b/>
          <w:bCs/>
        </w:rPr>
        <w:t xml:space="preserve"> </w:t>
      </w:r>
    </w:p>
    <w:p w14:paraId="25997A9F" w14:textId="4FDD40D7" w:rsidR="00887D6E" w:rsidRPr="004D6523" w:rsidRDefault="00750C3C" w:rsidP="00887D6E">
      <w:pPr>
        <w:rPr>
          <w:b/>
          <w:bCs/>
        </w:rPr>
      </w:pPr>
      <w:r w:rsidRPr="00B0726C">
        <w:t>lowest_conc</w:t>
      </w:r>
      <w:bookmarkStart w:id="9" w:name="_Hlk77845722"/>
      <w:r w:rsidRPr="00B0726C">
        <w:t xml:space="preserve"> </w:t>
      </w:r>
      <w:r w:rsidR="00887D6E" w:rsidRPr="00F65A66">
        <w:t>[REAL]</w:t>
      </w:r>
      <w:r w:rsidR="00887D6E" w:rsidRPr="00887D6E">
        <w:t xml:space="preserve"> </w:t>
      </w:r>
      <w:r w:rsidR="00887D6E">
        <w:t>concentration below which isotherms become linear. (mg/L)  This prevents numerical difficulties at low concentrations.</w:t>
      </w:r>
    </w:p>
    <w:p w14:paraId="239D9D41" w14:textId="61285535" w:rsidR="00887D6E" w:rsidRPr="004D6523" w:rsidRDefault="00750C3C" w:rsidP="00887D6E">
      <w:pPr>
        <w:rPr>
          <w:b/>
          <w:bCs/>
        </w:rPr>
      </w:pPr>
      <w:r w:rsidRPr="00B0726C">
        <w:t>number_subdelt</w:t>
      </w:r>
      <w:bookmarkEnd w:id="9"/>
      <w:r w:rsidR="00F65A66" w:rsidRPr="00B0726C">
        <w:t xml:space="preserve"> </w:t>
      </w:r>
      <w:r w:rsidR="00887D6E" w:rsidRPr="00F65A66">
        <w:t>[INTEGER]</w:t>
      </w:r>
      <w:r w:rsidR="00887D6E" w:rsidRPr="00887D6E">
        <w:t xml:space="preserve"> </w:t>
      </w:r>
      <w:r w:rsidR="00887D6E">
        <w:t>specifies the number of sub-daily steps. This divides the chemical transport into sub-daily time steps to alleviate numerical problems that might occur when using nonlinear isotherm.  For daily time steps with no subdivisions, this value should be 1.</w:t>
      </w:r>
    </w:p>
    <w:p w14:paraId="5BE51BB0" w14:textId="70A6968F" w:rsidR="00B0726C" w:rsidRPr="00B0726C" w:rsidRDefault="00B0726C" w:rsidP="00D35FC7"/>
    <w:p w14:paraId="6EFC2AC3" w14:textId="6359C1AC" w:rsidR="00B0726C" w:rsidRPr="00887D6E" w:rsidRDefault="00566983" w:rsidP="00D35FC7">
      <w:pPr>
        <w:rPr>
          <w:b/>
          <w:bCs/>
        </w:rPr>
      </w:pPr>
      <w:r w:rsidRPr="00887D6E">
        <w:rPr>
          <w:b/>
          <w:bCs/>
        </w:rPr>
        <w:t>Line 1</w:t>
      </w:r>
      <w:r w:rsidR="00D053E6" w:rsidRPr="00887D6E">
        <w:rPr>
          <w:b/>
          <w:bCs/>
        </w:rPr>
        <w:t>4</w:t>
      </w:r>
      <w:r w:rsidRPr="00887D6E">
        <w:rPr>
          <w:b/>
          <w:bCs/>
        </w:rPr>
        <w:t xml:space="preserve">  </w:t>
      </w:r>
    </w:p>
    <w:p w14:paraId="29646880" w14:textId="497B256A" w:rsidR="00887D6E" w:rsidRDefault="00566983" w:rsidP="00887D6E">
      <w:r>
        <w:t>water_column_halflife_input(1)</w:t>
      </w:r>
      <w:bookmarkStart w:id="10" w:name="_Hlk157432920"/>
      <w:r w:rsidR="00887D6E">
        <w:t xml:space="preserve"> [REAL]</w:t>
      </w:r>
      <w:bookmarkEnd w:id="10"/>
      <w:r w:rsidR="00887D6E" w:rsidRPr="00887D6E">
        <w:t xml:space="preserve"> </w:t>
      </w:r>
      <w:r w:rsidR="00887D6E">
        <w:t>water column halflives for parent (days)</w:t>
      </w:r>
    </w:p>
    <w:p w14:paraId="6521535A" w14:textId="73B72A2B" w:rsidR="00887D6E" w:rsidRDefault="00566983" w:rsidP="00887D6E">
      <w:r>
        <w:t>water_column_halflife_input(2)</w:t>
      </w:r>
      <w:r w:rsidR="00887D6E">
        <w:t xml:space="preserve"> [REAL]</w:t>
      </w:r>
      <w:r>
        <w:t xml:space="preserve"> </w:t>
      </w:r>
      <w:r w:rsidR="00887D6E">
        <w:t>water column halflives for daughter (days)</w:t>
      </w:r>
    </w:p>
    <w:p w14:paraId="28113B8B" w14:textId="42BB5B49" w:rsidR="00887D6E" w:rsidRDefault="00887D6E" w:rsidP="00887D6E">
      <w:r>
        <w:t>water_column_halflife_input(3) [REAL] water column halflives for granddaughter (days)</w:t>
      </w:r>
    </w:p>
    <w:p w14:paraId="75EFC1B9" w14:textId="39F98A7E" w:rsidR="00887D6E" w:rsidRDefault="00566983" w:rsidP="00D35FC7">
      <w:r>
        <w:t>xAerobic(1)</w:t>
      </w:r>
      <w:bookmarkStart w:id="11" w:name="_Hlk77846329"/>
      <w:r w:rsidR="00887D6E">
        <w:t xml:space="preserve"> [REAL]</w:t>
      </w:r>
      <w:r w:rsidR="00887D6E" w:rsidRPr="00887D6E">
        <w:t xml:space="preserve"> </w:t>
      </w:r>
      <w:r w:rsidR="00887D6E">
        <w:t>moles of daughter produced per mole parent degraded</w:t>
      </w:r>
    </w:p>
    <w:p w14:paraId="605643B6" w14:textId="381759C0" w:rsidR="00B0726C" w:rsidRDefault="00566983" w:rsidP="00D35FC7">
      <w:r>
        <w:t>xAerobic(2)</w:t>
      </w:r>
      <w:bookmarkEnd w:id="11"/>
      <w:r w:rsidR="00887D6E">
        <w:t xml:space="preserve"> [REAL]</w:t>
      </w:r>
      <w:r w:rsidR="00887D6E" w:rsidRPr="00887D6E">
        <w:t xml:space="preserve"> </w:t>
      </w:r>
      <w:r w:rsidR="00887D6E">
        <w:t>moles of granddaughter produced per mole daughter degraded</w:t>
      </w:r>
    </w:p>
    <w:p w14:paraId="7036B896" w14:textId="77777777" w:rsidR="00887D6E" w:rsidRDefault="00887D6E" w:rsidP="00D35FC7">
      <w:bookmarkStart w:id="12" w:name="_Hlk77848800"/>
    </w:p>
    <w:p w14:paraId="5F29B76A" w14:textId="54171FD6" w:rsidR="00B0726C" w:rsidRPr="00887D6E" w:rsidRDefault="00094A04" w:rsidP="00D35FC7">
      <w:pPr>
        <w:rPr>
          <w:b/>
          <w:bCs/>
        </w:rPr>
      </w:pPr>
      <w:bookmarkStart w:id="13" w:name="_Hlk77846403"/>
      <w:bookmarkEnd w:id="12"/>
      <w:r w:rsidRPr="00887D6E">
        <w:rPr>
          <w:b/>
          <w:bCs/>
        </w:rPr>
        <w:t>Line 1</w:t>
      </w:r>
      <w:r w:rsidR="00D053E6" w:rsidRPr="00887D6E">
        <w:rPr>
          <w:b/>
          <w:bCs/>
        </w:rPr>
        <w:t>5</w:t>
      </w:r>
    </w:p>
    <w:p w14:paraId="510A33D1" w14:textId="458719F1" w:rsidR="00887D6E" w:rsidRDefault="00094A04" w:rsidP="00887D6E">
      <w:r>
        <w:t>water_column_ref_temp(1)</w:t>
      </w:r>
      <w:r w:rsidR="00887D6E" w:rsidRPr="00887D6E">
        <w:t xml:space="preserve"> </w:t>
      </w:r>
      <w:r w:rsidR="00887D6E">
        <w:t>[REAL] temperature (°C) at which the rates in Line 14 were derived.</w:t>
      </w:r>
    </w:p>
    <w:p w14:paraId="4644D125" w14:textId="26BC3898" w:rsidR="00887D6E" w:rsidRDefault="00094A04" w:rsidP="00D35FC7">
      <w:r>
        <w:t>water_column_ref_temp(2)</w:t>
      </w:r>
      <w:r w:rsidR="00887D6E" w:rsidRPr="00887D6E">
        <w:t xml:space="preserve"> </w:t>
      </w:r>
      <w:r w:rsidR="00887D6E">
        <w:t>[REAL] temperature (°C) at which the rates in Line 14 were derived.</w:t>
      </w:r>
    </w:p>
    <w:p w14:paraId="4861BF92" w14:textId="4B91D69A" w:rsidR="00B0726C" w:rsidRDefault="00094A04" w:rsidP="00D35FC7">
      <w:r>
        <w:t>water_column_ref_temp(3)</w:t>
      </w:r>
      <w:r w:rsidRPr="00094A04">
        <w:t xml:space="preserve"> </w:t>
      </w:r>
      <w:bookmarkStart w:id="14" w:name="_Hlk77850366"/>
      <w:r w:rsidR="00887D6E">
        <w:t>[REAL] temperature (°C) at which the rates in Line 14 were derived.</w:t>
      </w:r>
    </w:p>
    <w:bookmarkEnd w:id="14"/>
    <w:p w14:paraId="271CD73D" w14:textId="77777777" w:rsidR="00FC0990" w:rsidRPr="00FC0990" w:rsidRDefault="00FC0990" w:rsidP="00D35FC7"/>
    <w:p w14:paraId="7489BE24" w14:textId="294D69D6" w:rsidR="00B0726C" w:rsidRPr="00633877" w:rsidRDefault="00566983" w:rsidP="00D35FC7">
      <w:pPr>
        <w:rPr>
          <w:b/>
          <w:bCs/>
        </w:rPr>
      </w:pPr>
      <w:r w:rsidRPr="00633877">
        <w:rPr>
          <w:b/>
          <w:bCs/>
        </w:rPr>
        <w:t>Line 1</w:t>
      </w:r>
      <w:r w:rsidR="00D053E6" w:rsidRPr="00633877">
        <w:rPr>
          <w:b/>
          <w:bCs/>
        </w:rPr>
        <w:t>6</w:t>
      </w:r>
    </w:p>
    <w:p w14:paraId="2BF90925" w14:textId="02585A1D" w:rsidR="00633877" w:rsidRDefault="00FC0990" w:rsidP="00D35FC7">
      <w:r>
        <w:t>benthic_halflife_input(1)</w:t>
      </w:r>
      <w:r w:rsidR="00633877" w:rsidRPr="00633877">
        <w:t xml:space="preserve"> </w:t>
      </w:r>
      <w:r w:rsidR="00633877">
        <w:t>[REAL]</w:t>
      </w:r>
      <w:bookmarkStart w:id="15" w:name="_Hlk157441146"/>
      <w:r w:rsidR="00633877" w:rsidRPr="00633877">
        <w:t xml:space="preserve"> </w:t>
      </w:r>
      <w:r w:rsidR="00633877">
        <w:t>benthic region halflives for parent (days)</w:t>
      </w:r>
      <w:bookmarkEnd w:id="15"/>
    </w:p>
    <w:p w14:paraId="25DC2CF2" w14:textId="05156302" w:rsidR="00633877" w:rsidRDefault="00FC0990" w:rsidP="00D35FC7">
      <w:r>
        <w:lastRenderedPageBreak/>
        <w:t>benthic_halflife_input(2)</w:t>
      </w:r>
      <w:r w:rsidR="00633877" w:rsidRPr="00633877">
        <w:t xml:space="preserve"> </w:t>
      </w:r>
      <w:r w:rsidR="00633877">
        <w:t>[REAL]</w:t>
      </w:r>
      <w:r w:rsidR="00633877" w:rsidRPr="00633877">
        <w:t xml:space="preserve"> </w:t>
      </w:r>
      <w:r w:rsidR="00633877">
        <w:t>benthic region halflives for daughter (days)</w:t>
      </w:r>
    </w:p>
    <w:p w14:paraId="11A0E23C" w14:textId="198E59F6" w:rsidR="00633877" w:rsidRDefault="00FC0990" w:rsidP="00D35FC7">
      <w:r>
        <w:t>benthic_halflife_input(3)</w:t>
      </w:r>
      <w:r w:rsidR="00633877" w:rsidRPr="00633877">
        <w:t xml:space="preserve"> </w:t>
      </w:r>
      <w:r w:rsidR="00633877">
        <w:t>[REAL]</w:t>
      </w:r>
      <w:r w:rsidR="00633877" w:rsidRPr="00633877">
        <w:t xml:space="preserve"> </w:t>
      </w:r>
      <w:r w:rsidR="00633877">
        <w:t>benthic region halflives for granddaughter (days)</w:t>
      </w:r>
    </w:p>
    <w:p w14:paraId="3E9C983A" w14:textId="15D7C044" w:rsidR="00633877" w:rsidRDefault="00FC0990" w:rsidP="00D35FC7">
      <w:r>
        <w:t>xBenthic(1)</w:t>
      </w:r>
      <w:r w:rsidR="00565863">
        <w:t xml:space="preserve"> </w:t>
      </w:r>
      <w:r w:rsidR="00633877">
        <w:t>[REAL]</w:t>
      </w:r>
      <w:bookmarkStart w:id="16" w:name="_Hlk77855056"/>
      <w:r w:rsidR="00633877" w:rsidRPr="00633877">
        <w:t xml:space="preserve"> </w:t>
      </w:r>
      <w:r w:rsidR="00633877">
        <w:t>moles of daughter produced per mole parent degraded</w:t>
      </w:r>
      <w:bookmarkEnd w:id="16"/>
    </w:p>
    <w:p w14:paraId="19A0E450" w14:textId="32E8D558" w:rsidR="00566983" w:rsidRDefault="00FC0990" w:rsidP="00D35FC7">
      <w:r>
        <w:t>xbenthic(2)</w:t>
      </w:r>
      <w:r w:rsidR="00633877" w:rsidRPr="00633877">
        <w:t xml:space="preserve"> </w:t>
      </w:r>
      <w:r w:rsidR="00633877">
        <w:t>[REAL]</w:t>
      </w:r>
      <w:r w:rsidR="00633877" w:rsidRPr="00633877">
        <w:t xml:space="preserve"> </w:t>
      </w:r>
      <w:r w:rsidR="00633877">
        <w:t>moles of granddaughter produced per mole daughter degraded</w:t>
      </w:r>
    </w:p>
    <w:p w14:paraId="064FA4B9" w14:textId="0E264DF6" w:rsidR="00FC0990" w:rsidRDefault="00FC0990" w:rsidP="00D35FC7"/>
    <w:p w14:paraId="1F11CA3E" w14:textId="19E1FA8E" w:rsidR="00B0726C" w:rsidRPr="00633877" w:rsidRDefault="00FC0990" w:rsidP="00D35FC7">
      <w:pPr>
        <w:rPr>
          <w:b/>
          <w:bCs/>
        </w:rPr>
      </w:pPr>
      <w:r w:rsidRPr="00633877">
        <w:rPr>
          <w:b/>
          <w:bCs/>
        </w:rPr>
        <w:t>Line 1</w:t>
      </w:r>
      <w:r w:rsidR="00D053E6" w:rsidRPr="00633877">
        <w:rPr>
          <w:b/>
          <w:bCs/>
        </w:rPr>
        <w:t>7</w:t>
      </w:r>
    </w:p>
    <w:bookmarkEnd w:id="13"/>
    <w:p w14:paraId="1E8DEC34" w14:textId="1BA0A8F7" w:rsidR="00633877" w:rsidRDefault="00FC0990" w:rsidP="00633877">
      <w:r>
        <w:t xml:space="preserve">benthic_ref_temp(1) </w:t>
      </w:r>
      <w:r w:rsidR="00633877">
        <w:t>[REAL]</w:t>
      </w:r>
      <w:bookmarkStart w:id="17" w:name="_Hlk77854637"/>
      <w:r w:rsidR="00633877">
        <w:t xml:space="preserve"> temperature (°C) at which the parent degradation was derived.</w:t>
      </w:r>
    </w:p>
    <w:bookmarkEnd w:id="17"/>
    <w:p w14:paraId="6EF874DB" w14:textId="34A1083A" w:rsidR="00633877" w:rsidRDefault="00FC0990" w:rsidP="00D35FC7">
      <w:r>
        <w:t>benthic_ref_temp(2)</w:t>
      </w:r>
      <w:r w:rsidR="00633877" w:rsidRPr="00633877">
        <w:t xml:space="preserve"> </w:t>
      </w:r>
      <w:r w:rsidR="00633877">
        <w:t>[REAL] temperature (°C) at which the daughter degradation was derived.</w:t>
      </w:r>
    </w:p>
    <w:p w14:paraId="78798BC2" w14:textId="677305A8" w:rsidR="00B0726C" w:rsidRDefault="00FC0990" w:rsidP="00D35FC7">
      <w:r>
        <w:t>benthic_ref_temp(3)</w:t>
      </w:r>
      <w:r w:rsidR="00B0726C" w:rsidRPr="00B0726C">
        <w:t xml:space="preserve"> </w:t>
      </w:r>
      <w:r w:rsidR="00633877">
        <w:t>[REAL] temperature (°C) at which the granddaughter degradation was derived.</w:t>
      </w:r>
    </w:p>
    <w:p w14:paraId="3FF4D449" w14:textId="23EC7EC0" w:rsidR="00B0726C" w:rsidRDefault="00B0726C" w:rsidP="00D35FC7"/>
    <w:p w14:paraId="7ED267DA" w14:textId="42ACEC2D" w:rsidR="00F50963" w:rsidRPr="00633877" w:rsidRDefault="00FC0990" w:rsidP="00D35FC7">
      <w:pPr>
        <w:rPr>
          <w:b/>
          <w:bCs/>
        </w:rPr>
      </w:pPr>
      <w:r w:rsidRPr="00633877">
        <w:rPr>
          <w:b/>
          <w:bCs/>
        </w:rPr>
        <w:t>Line 1</w:t>
      </w:r>
      <w:r w:rsidR="00D053E6" w:rsidRPr="00633877">
        <w:rPr>
          <w:b/>
          <w:bCs/>
        </w:rPr>
        <w:t>8</w:t>
      </w:r>
      <w:r w:rsidRPr="00633877">
        <w:rPr>
          <w:b/>
          <w:bCs/>
        </w:rPr>
        <w:t xml:space="preserve"> </w:t>
      </w:r>
    </w:p>
    <w:p w14:paraId="509BA677" w14:textId="12450E77" w:rsidR="00633877" w:rsidRDefault="00FC0990" w:rsidP="00633877">
      <w:r w:rsidRPr="00565863">
        <w:t>photo_halflife_input(1)</w:t>
      </w:r>
      <w:r w:rsidR="00633877" w:rsidRPr="00633877">
        <w:t xml:space="preserve"> </w:t>
      </w:r>
      <w:r w:rsidR="00633877">
        <w:t>[REAL]</w:t>
      </w:r>
      <w:r w:rsidR="00633877" w:rsidRPr="00633877">
        <w:t xml:space="preserve"> </w:t>
      </w:r>
      <w:r w:rsidR="00633877">
        <w:t>near-surface aqueous photolysis parent half life</w:t>
      </w:r>
    </w:p>
    <w:p w14:paraId="6DEEB508" w14:textId="09ED9AA1" w:rsidR="00633877" w:rsidRDefault="00FC0990" w:rsidP="00D35FC7">
      <w:r w:rsidRPr="00565863">
        <w:t>photo_halflife_input(2)</w:t>
      </w:r>
      <w:r w:rsidR="00633877" w:rsidRPr="00633877">
        <w:t xml:space="preserve"> </w:t>
      </w:r>
      <w:r w:rsidR="00633877">
        <w:t>[REAL]</w:t>
      </w:r>
      <w:r w:rsidR="00633877" w:rsidRPr="00633877">
        <w:t xml:space="preserve"> </w:t>
      </w:r>
      <w:r w:rsidR="00633877">
        <w:t>near-surface aqueous photolysis daughter half life</w:t>
      </w:r>
    </w:p>
    <w:p w14:paraId="6607EC57" w14:textId="1EDB72AC" w:rsidR="00633877" w:rsidRDefault="00FC0990" w:rsidP="00D35FC7">
      <w:r w:rsidRPr="00565863">
        <w:t>photo_halflife_input(3)</w:t>
      </w:r>
      <w:r w:rsidR="00633877" w:rsidRPr="00633877">
        <w:t xml:space="preserve"> </w:t>
      </w:r>
      <w:r w:rsidR="00633877">
        <w:t>[REAL]</w:t>
      </w:r>
      <w:r w:rsidR="00633877" w:rsidRPr="00633877">
        <w:t xml:space="preserve"> </w:t>
      </w:r>
      <w:r w:rsidR="00633877">
        <w:t>near-surface aqueous photolysis granddaughter half life</w:t>
      </w:r>
    </w:p>
    <w:p w14:paraId="3EEEF5D7" w14:textId="2CCE706F" w:rsidR="00633877" w:rsidRDefault="00FC0990" w:rsidP="00D35FC7">
      <w:r w:rsidRPr="00565863">
        <w:t>xPhoto(1)</w:t>
      </w:r>
      <w:r w:rsidR="00633877" w:rsidRPr="00633877">
        <w:t xml:space="preserve"> </w:t>
      </w:r>
      <w:r w:rsidR="00633877">
        <w:t>[REAL]</w:t>
      </w:r>
      <w:r w:rsidR="00633877" w:rsidRPr="00633877">
        <w:t xml:space="preserve"> </w:t>
      </w:r>
      <w:r w:rsidR="00633877">
        <w:t>moles of daughter produced per mole parent degraded</w:t>
      </w:r>
    </w:p>
    <w:p w14:paraId="7CAF5A01" w14:textId="2CC2F34E" w:rsidR="00FC0990" w:rsidRDefault="00FC0990" w:rsidP="00D35FC7">
      <w:r w:rsidRPr="00565863">
        <w:t xml:space="preserve">xphoto(2) </w:t>
      </w:r>
      <w:r w:rsidR="00633877">
        <w:t>[REAL]</w:t>
      </w:r>
      <w:r w:rsidR="00633877" w:rsidRPr="00633877">
        <w:t xml:space="preserve"> </w:t>
      </w:r>
      <w:r w:rsidR="00633877">
        <w:t>moles of granddaughter produced per mole daughter degraded</w:t>
      </w:r>
    </w:p>
    <w:p w14:paraId="28CA3ABE" w14:textId="104E2D39" w:rsidR="00F50963" w:rsidRDefault="00F50963" w:rsidP="00D35FC7">
      <w:bookmarkStart w:id="18" w:name="_Hlk77851328"/>
    </w:p>
    <w:bookmarkEnd w:id="18"/>
    <w:p w14:paraId="5883E8B0" w14:textId="475CA759" w:rsidR="00F50963" w:rsidRPr="00633877" w:rsidRDefault="00FC0990" w:rsidP="00D35FC7">
      <w:pPr>
        <w:rPr>
          <w:b/>
          <w:bCs/>
        </w:rPr>
      </w:pPr>
      <w:r w:rsidRPr="00633877">
        <w:rPr>
          <w:b/>
          <w:bCs/>
        </w:rPr>
        <w:t>Line 1</w:t>
      </w:r>
      <w:r w:rsidR="00D053E6" w:rsidRPr="00633877">
        <w:rPr>
          <w:b/>
          <w:bCs/>
        </w:rPr>
        <w:t>9</w:t>
      </w:r>
    </w:p>
    <w:p w14:paraId="608687FF" w14:textId="4A7FA54B" w:rsidR="00633877" w:rsidRDefault="00FC0990" w:rsidP="00633877">
      <w:r w:rsidRPr="00565863">
        <w:t>rflat(1)</w:t>
      </w:r>
      <w:bookmarkStart w:id="19" w:name="_Hlk157441560"/>
      <w:r w:rsidR="00633877" w:rsidRPr="00633877">
        <w:t xml:space="preserve"> </w:t>
      </w:r>
      <w:r w:rsidR="00633877">
        <w:t>[REAL]</w:t>
      </w:r>
      <w:bookmarkEnd w:id="19"/>
      <w:r w:rsidR="00633877">
        <w:t xml:space="preserve"> latitude at which the parent photolysis in Line 18 represents</w:t>
      </w:r>
    </w:p>
    <w:p w14:paraId="529BDA2C" w14:textId="546B3075" w:rsidR="00633877" w:rsidRDefault="00FC0990" w:rsidP="00D35FC7">
      <w:r w:rsidRPr="00565863">
        <w:t>rflat(2)</w:t>
      </w:r>
      <w:r w:rsidR="00633877" w:rsidRPr="00633877">
        <w:t xml:space="preserve"> </w:t>
      </w:r>
      <w:r w:rsidR="00633877">
        <w:t>[REAL] latitude at which the d</w:t>
      </w:r>
      <w:r w:rsidR="00392957">
        <w:t>aughter</w:t>
      </w:r>
      <w:r w:rsidR="00633877">
        <w:t xml:space="preserve"> photolysis in Line 18 represents</w:t>
      </w:r>
    </w:p>
    <w:p w14:paraId="2904B6AD" w14:textId="14EF44F0" w:rsidR="00F50963" w:rsidRDefault="00FC0990" w:rsidP="00D35FC7">
      <w:r w:rsidRPr="00565863">
        <w:t xml:space="preserve">rflat(3) </w:t>
      </w:r>
      <w:r w:rsidR="00633877">
        <w:t>[REAL]</w:t>
      </w:r>
      <w:r w:rsidRPr="00565863">
        <w:t xml:space="preserve"> </w:t>
      </w:r>
      <w:r w:rsidR="00633877">
        <w:t xml:space="preserve">latitude at which the </w:t>
      </w:r>
      <w:r w:rsidR="00392957">
        <w:t>granddaughter</w:t>
      </w:r>
      <w:r w:rsidR="00633877">
        <w:t xml:space="preserve"> photolysis in Line 18 represents</w:t>
      </w:r>
    </w:p>
    <w:p w14:paraId="6E1CC17C" w14:textId="2B8F8F43" w:rsidR="00FC0990" w:rsidRPr="00565863" w:rsidRDefault="00FC0990" w:rsidP="00D35FC7">
      <w:r w:rsidRPr="00565863">
        <w:t xml:space="preserve">   </w:t>
      </w:r>
    </w:p>
    <w:p w14:paraId="1D76833E" w14:textId="28617367" w:rsidR="00F50963" w:rsidRPr="003C6C00" w:rsidRDefault="00FC0990" w:rsidP="00D35FC7">
      <w:pPr>
        <w:rPr>
          <w:b/>
          <w:bCs/>
        </w:rPr>
      </w:pPr>
      <w:r w:rsidRPr="003C6C00">
        <w:rPr>
          <w:b/>
          <w:bCs/>
        </w:rPr>
        <w:t xml:space="preserve">Line </w:t>
      </w:r>
      <w:r w:rsidR="00D053E6" w:rsidRPr="003C6C00">
        <w:rPr>
          <w:b/>
          <w:bCs/>
        </w:rPr>
        <w:t>20</w:t>
      </w:r>
      <w:r w:rsidRPr="003C6C00">
        <w:rPr>
          <w:b/>
          <w:bCs/>
        </w:rPr>
        <w:t xml:space="preserve"> </w:t>
      </w:r>
    </w:p>
    <w:p w14:paraId="2434E5CF" w14:textId="3CEEEB33" w:rsidR="003C6C00" w:rsidRDefault="00FC0990" w:rsidP="00D35FC7">
      <w:bookmarkStart w:id="20" w:name="_Hlk77851620"/>
      <w:r w:rsidRPr="00565863">
        <w:t>hydrolysis</w:t>
      </w:r>
      <w:bookmarkEnd w:id="20"/>
      <w:r w:rsidRPr="00565863">
        <w:t>_halflife_input(1)</w:t>
      </w:r>
      <w:r w:rsidR="003C6C00" w:rsidRPr="003C6C00">
        <w:t xml:space="preserve"> </w:t>
      </w:r>
      <w:r w:rsidR="003C6C00">
        <w:t>[REAL]</w:t>
      </w:r>
      <w:r w:rsidR="003C6C00" w:rsidRPr="003C6C00">
        <w:t xml:space="preserve"> </w:t>
      </w:r>
      <w:r w:rsidR="003C6C00">
        <w:t>hydrolysis halflife for parent</w:t>
      </w:r>
    </w:p>
    <w:p w14:paraId="12BD9AA2" w14:textId="5F62CC12" w:rsidR="003C6C00" w:rsidRDefault="00FC0990" w:rsidP="00D35FC7">
      <w:r w:rsidRPr="00565863">
        <w:t>hydrolysis_halflife_input(2)</w:t>
      </w:r>
      <w:r w:rsidR="003C6C00" w:rsidRPr="003C6C00">
        <w:t xml:space="preserve"> </w:t>
      </w:r>
      <w:r w:rsidR="003C6C00">
        <w:t>[REAL]</w:t>
      </w:r>
      <w:r w:rsidR="003C6C00" w:rsidRPr="003C6C00">
        <w:t xml:space="preserve"> </w:t>
      </w:r>
      <w:r w:rsidR="003C6C00">
        <w:t>hydrolysis halflife for daughter</w:t>
      </w:r>
    </w:p>
    <w:p w14:paraId="33A99123" w14:textId="67AF0D20" w:rsidR="003C6C00" w:rsidRDefault="00FC0990" w:rsidP="00D35FC7">
      <w:r w:rsidRPr="00565863">
        <w:t>hydrolysis_halflife_input(3</w:t>
      </w:r>
      <w:r w:rsidR="003C6C00">
        <w:t>)</w:t>
      </w:r>
      <w:r w:rsidR="003C6C00" w:rsidRPr="003C6C00">
        <w:t xml:space="preserve"> </w:t>
      </w:r>
      <w:r w:rsidR="003C6C00">
        <w:t>[REAL]</w:t>
      </w:r>
      <w:r w:rsidR="003C6C00" w:rsidRPr="003C6C00">
        <w:t xml:space="preserve"> </w:t>
      </w:r>
      <w:r w:rsidR="003C6C00">
        <w:t>hydrolysis halflife for granddaughter</w:t>
      </w:r>
    </w:p>
    <w:p w14:paraId="08F56963" w14:textId="22A17E0D" w:rsidR="003C6C00" w:rsidRDefault="00FC0990" w:rsidP="00D35FC7">
      <w:r w:rsidRPr="00565863">
        <w:t>xhydro(1)</w:t>
      </w:r>
      <w:r w:rsidR="003C6C00" w:rsidRPr="003C6C00">
        <w:t xml:space="preserve"> </w:t>
      </w:r>
      <w:r w:rsidR="003C6C00">
        <w:t>[REAL]</w:t>
      </w:r>
      <w:r w:rsidR="003C6C00" w:rsidRPr="00685DEE">
        <w:t xml:space="preserve"> </w:t>
      </w:r>
      <w:bookmarkStart w:id="21" w:name="_Hlk77854996"/>
      <w:r w:rsidR="003C6C00">
        <w:t>moles of daughter produced per mole parent degraded</w:t>
      </w:r>
      <w:bookmarkEnd w:id="21"/>
    </w:p>
    <w:p w14:paraId="6F8D97A1" w14:textId="54DEB15C" w:rsidR="00FC0990" w:rsidRPr="00565863" w:rsidRDefault="00FC0990" w:rsidP="00D35FC7">
      <w:r w:rsidRPr="00565863">
        <w:t>xhydro(2)</w:t>
      </w:r>
      <w:r w:rsidR="003C6C00" w:rsidRPr="003C6C00">
        <w:t xml:space="preserve"> </w:t>
      </w:r>
      <w:r w:rsidR="003C6C00">
        <w:t>[REAL] moles of granddaughter produced per mole daughter degraded</w:t>
      </w:r>
    </w:p>
    <w:p w14:paraId="3F41A71F" w14:textId="54B522D5" w:rsidR="00FC0990" w:rsidRPr="00565863" w:rsidRDefault="00FC0990" w:rsidP="00D35FC7"/>
    <w:p w14:paraId="17309173" w14:textId="65ABB7CD" w:rsidR="00662B78" w:rsidRPr="003C6C00" w:rsidRDefault="00FC0990" w:rsidP="00D35FC7">
      <w:pPr>
        <w:rPr>
          <w:b/>
          <w:bCs/>
        </w:rPr>
      </w:pPr>
      <w:r w:rsidRPr="003C6C00">
        <w:rPr>
          <w:b/>
          <w:bCs/>
        </w:rPr>
        <w:t>Line 2</w:t>
      </w:r>
      <w:r w:rsidR="001039E8" w:rsidRPr="003C6C00">
        <w:rPr>
          <w:b/>
          <w:bCs/>
        </w:rPr>
        <w:t>1</w:t>
      </w:r>
    </w:p>
    <w:p w14:paraId="4716044E" w14:textId="248A7936" w:rsidR="003C6C00" w:rsidRDefault="003B1A50" w:rsidP="00D35FC7">
      <w:pPr>
        <w:rPr>
          <w:color w:val="000000" w:themeColor="text1"/>
        </w:rPr>
      </w:pPr>
      <w:r>
        <w:t>soil_degradation_halflife_input</w:t>
      </w:r>
      <w:r w:rsidRPr="00565863">
        <w:rPr>
          <w:color w:val="000000" w:themeColor="text1"/>
        </w:rPr>
        <w:t xml:space="preserve"> </w:t>
      </w:r>
      <w:r w:rsidR="00FC0990" w:rsidRPr="00565863">
        <w:rPr>
          <w:color w:val="000000" w:themeColor="text1"/>
        </w:rPr>
        <w:t>(1)</w:t>
      </w:r>
      <w:r w:rsidR="003C6C00" w:rsidRPr="003C6C00">
        <w:t xml:space="preserve"> </w:t>
      </w:r>
      <w:r w:rsidR="003C6C00">
        <w:t>[REAL]</w:t>
      </w:r>
      <w:r w:rsidR="003C6C00" w:rsidRPr="003C6C00">
        <w:t xml:space="preserve"> </w:t>
      </w:r>
      <w:r w:rsidR="003C6C00">
        <w:t>soil degradation halflife for parent</w:t>
      </w:r>
    </w:p>
    <w:p w14:paraId="5D6A015F" w14:textId="11A0D147" w:rsidR="003C6C00" w:rsidRDefault="003B1A50" w:rsidP="00D35FC7">
      <w:pPr>
        <w:rPr>
          <w:color w:val="000000" w:themeColor="text1"/>
        </w:rPr>
      </w:pPr>
      <w:r>
        <w:t>soil_degradation_halflife_input</w:t>
      </w:r>
      <w:r w:rsidRPr="00565863">
        <w:rPr>
          <w:color w:val="000000" w:themeColor="text1"/>
        </w:rPr>
        <w:t xml:space="preserve"> </w:t>
      </w:r>
      <w:r w:rsidR="00FC0990" w:rsidRPr="00565863">
        <w:rPr>
          <w:color w:val="000000" w:themeColor="text1"/>
        </w:rPr>
        <w:t>(2)</w:t>
      </w:r>
      <w:r w:rsidR="003C6C00" w:rsidRPr="003C6C00">
        <w:t xml:space="preserve"> </w:t>
      </w:r>
      <w:r w:rsidR="003C6C00">
        <w:t>[REAL]</w:t>
      </w:r>
      <w:r w:rsidR="003C6C00" w:rsidRPr="003C6C00">
        <w:t xml:space="preserve"> </w:t>
      </w:r>
      <w:r w:rsidR="003C6C00">
        <w:t>soil degradation halflife for daughter</w:t>
      </w:r>
    </w:p>
    <w:p w14:paraId="1564E17C" w14:textId="0D8E5263" w:rsidR="003C6C00" w:rsidRDefault="003B1A50" w:rsidP="00D35FC7">
      <w:pPr>
        <w:rPr>
          <w:color w:val="000000" w:themeColor="text1"/>
        </w:rPr>
      </w:pPr>
      <w:r>
        <w:t>soil_degradation_halflife_input</w:t>
      </w:r>
      <w:r w:rsidRPr="00565863">
        <w:rPr>
          <w:color w:val="000000" w:themeColor="text1"/>
        </w:rPr>
        <w:t xml:space="preserve"> </w:t>
      </w:r>
      <w:r w:rsidR="00FC0990" w:rsidRPr="00565863">
        <w:rPr>
          <w:color w:val="000000" w:themeColor="text1"/>
        </w:rPr>
        <w:t>(3)</w:t>
      </w:r>
      <w:r w:rsidR="003C6C00" w:rsidRPr="003C6C00">
        <w:t xml:space="preserve"> </w:t>
      </w:r>
      <w:r w:rsidR="003C6C00">
        <w:t>[REAL]</w:t>
      </w:r>
      <w:r w:rsidR="003C6C00" w:rsidRPr="003C6C00">
        <w:t xml:space="preserve"> </w:t>
      </w:r>
      <w:r w:rsidR="003C6C00">
        <w:t>soil degradation halflife for granddaughter</w:t>
      </w:r>
    </w:p>
    <w:p w14:paraId="619C63A4" w14:textId="4B0D559E" w:rsidR="003C6C00" w:rsidRDefault="00FC0990" w:rsidP="00D35FC7">
      <w:pPr>
        <w:rPr>
          <w:color w:val="000000" w:themeColor="text1"/>
        </w:rPr>
      </w:pPr>
      <w:r w:rsidRPr="00565863">
        <w:rPr>
          <w:color w:val="000000" w:themeColor="text1"/>
        </w:rPr>
        <w:t>xsoil(1)</w:t>
      </w:r>
      <w:r w:rsidR="003C6C00" w:rsidRPr="003C6C00">
        <w:t xml:space="preserve"> </w:t>
      </w:r>
      <w:r w:rsidR="003C6C00">
        <w:t>[REAL]</w:t>
      </w:r>
      <w:r w:rsidR="003C6C00" w:rsidRPr="003C6C00">
        <w:t xml:space="preserve"> </w:t>
      </w:r>
      <w:r w:rsidR="003C6C00">
        <w:t>moles of daughter produced per mole parent degraded</w:t>
      </w:r>
    </w:p>
    <w:p w14:paraId="4B5C8CC0" w14:textId="62DEEC96" w:rsidR="003C6C00" w:rsidRDefault="00FC0990" w:rsidP="00D35FC7">
      <w:r w:rsidRPr="00565863">
        <w:rPr>
          <w:color w:val="000000" w:themeColor="text1"/>
        </w:rPr>
        <w:t>xsoil(2)</w:t>
      </w:r>
      <w:r w:rsidR="00662B78" w:rsidRPr="00662B78">
        <w:t xml:space="preserve"> </w:t>
      </w:r>
      <w:r w:rsidR="003C6C00">
        <w:t>[REAL]</w:t>
      </w:r>
      <w:bookmarkStart w:id="22" w:name="_Hlk77854969"/>
      <w:r w:rsidR="003C6C00" w:rsidRPr="003C6C00">
        <w:t xml:space="preserve"> </w:t>
      </w:r>
      <w:r w:rsidR="003C6C00">
        <w:t>moles of granddaughter produced per mole daughter degraded</w:t>
      </w:r>
      <w:bookmarkEnd w:id="22"/>
    </w:p>
    <w:p w14:paraId="58024DD6" w14:textId="506E8CC8" w:rsidR="003C6C00" w:rsidRDefault="00685DEE" w:rsidP="00D35FC7">
      <w:r>
        <w:rPr>
          <w:rFonts w:ascii="Consolas" w:hAnsi="Consolas" w:cs="Consolas"/>
          <w:color w:val="000000"/>
          <w:sz w:val="19"/>
          <w:szCs w:val="19"/>
        </w:rPr>
        <w:t>is_total_degradation</w:t>
      </w:r>
      <w:r w:rsidR="003C6C00">
        <w:t xml:space="preserve"> [LOGICAL]</w:t>
      </w:r>
      <w:r w:rsidR="003C6C00" w:rsidRPr="003C6C00">
        <w:t xml:space="preserve"> </w:t>
      </w:r>
      <w:r w:rsidR="003C6C00">
        <w:t>switch for degradation media</w:t>
      </w:r>
    </w:p>
    <w:p w14:paraId="151A52BC" w14:textId="14BDA0E8" w:rsidR="003C6C00" w:rsidRDefault="003C6C00" w:rsidP="003C6C00">
      <w:pPr>
        <w:ind w:firstLine="720"/>
      </w:pPr>
      <w:r>
        <w:t>True if degradation occurs on sorbed and aqueous phases.</w:t>
      </w:r>
    </w:p>
    <w:p w14:paraId="5355D145" w14:textId="460908F6" w:rsidR="00662B78" w:rsidRDefault="003C6C00" w:rsidP="003C6C00">
      <w:pPr>
        <w:ind w:firstLine="720"/>
      </w:pPr>
      <w:r>
        <w:t>False if degradation occurs only in the aqueous phase.</w:t>
      </w:r>
    </w:p>
    <w:p w14:paraId="6610A634" w14:textId="1CB960CF" w:rsidR="00662B78" w:rsidRDefault="00662B78" w:rsidP="00D35FC7"/>
    <w:p w14:paraId="35AAD3AE" w14:textId="77777777" w:rsidR="00FC0990" w:rsidRPr="00565863" w:rsidRDefault="00FC0990" w:rsidP="00D35FC7"/>
    <w:p w14:paraId="6DB50F80" w14:textId="15E817D5" w:rsidR="00685DEE" w:rsidRPr="00685DEE" w:rsidRDefault="00FC0990" w:rsidP="00D35FC7">
      <w:r w:rsidRPr="00685DEE">
        <w:t>Line 2</w:t>
      </w:r>
      <w:r w:rsidR="001039E8">
        <w:t>2</w:t>
      </w:r>
      <w:r w:rsidRPr="00685DEE">
        <w:t xml:space="preserve"> </w:t>
      </w:r>
    </w:p>
    <w:p w14:paraId="0BBD5EF8" w14:textId="56209809" w:rsidR="00FC0990" w:rsidRDefault="00FC0990" w:rsidP="00D35FC7">
      <w:r w:rsidRPr="00565863">
        <w:t>soil_ref_temp(1), soil_ref_temp(2), soil_ref_temp(3)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Default="00FC0990" w:rsidP="00D35FC7">
      <w:r w:rsidRPr="00685DEE">
        <w:t>Line 2</w:t>
      </w:r>
      <w:r w:rsidR="001039E8">
        <w:t>3</w:t>
      </w:r>
      <w:r w:rsidRPr="00565863">
        <w:t xml:space="preserve"> </w:t>
      </w:r>
    </w:p>
    <w:p w14:paraId="066ED405" w14:textId="77777777" w:rsidR="00685DEE" w:rsidRDefault="00FC0990" w:rsidP="00D35FC7">
      <w:r w:rsidRPr="00565863">
        <w:t>plant_pesticide_degrade_rate(1), plant_pesticide_degrade_rate(2), plant_pesticide_degrade_rate(3), foliar_formation_ratio_12, foliar_formation_ratio_23</w:t>
      </w:r>
    </w:p>
    <w:p w14:paraId="5D1DE198" w14:textId="73AE19D4" w:rsidR="00685DEE" w:rsidRDefault="00685DEE" w:rsidP="00D35FC7">
      <w:r>
        <w:lastRenderedPageBreak/>
        <w:t>[REAL, REAL, REAL, REAL, REAL]</w:t>
      </w:r>
    </w:p>
    <w:p w14:paraId="1E432294" w14:textId="77777777" w:rsidR="00685DEE" w:rsidRDefault="00685DEE" w:rsidP="00D35FC7">
      <w:r w:rsidRPr="00565863">
        <w:t>plant_pesticide_degrade_rate(1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151C2D90" w:rsidR="00E71D5F" w:rsidRPr="00E71D5F" w:rsidRDefault="00FC0990" w:rsidP="00D35FC7">
      <w:r w:rsidRPr="00E71D5F">
        <w:t>Line 2</w:t>
      </w:r>
      <w:r w:rsidR="001039E8">
        <w:t>4</w:t>
      </w:r>
    </w:p>
    <w:p w14:paraId="0BDAC170" w14:textId="7A526307" w:rsidR="00FC0990" w:rsidRDefault="00FC0990" w:rsidP="00D35FC7">
      <w:r w:rsidRPr="00565863">
        <w:t xml:space="preserve">plant_washoff_coeff(1), plant_washoff_coeff(2), </w:t>
      </w:r>
      <w:bookmarkStart w:id="27" w:name="_Hlk77855102"/>
      <w:r w:rsidRPr="00565863">
        <w:t xml:space="preserve">plant_washoff_coeff(3) </w:t>
      </w:r>
      <w:bookmarkEnd w:id="27"/>
    </w:p>
    <w:p w14:paraId="576977F6" w14:textId="0A236579" w:rsidR="00E71D5F" w:rsidRDefault="00E71D5F" w:rsidP="00D35FC7">
      <w:r>
        <w:t>[REAL, REAL, REAL]</w:t>
      </w:r>
    </w:p>
    <w:p w14:paraId="0AF88490" w14:textId="2D9211BC" w:rsidR="00E71D5F" w:rsidRDefault="00E71D5F" w:rsidP="00D35FC7">
      <w:r w:rsidRPr="00565863">
        <w:t>plant_washoff_coeff(</w:t>
      </w:r>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E71D5F" w:rsidRDefault="00FC0990" w:rsidP="00D35FC7">
      <w:r w:rsidRPr="00E71D5F">
        <w:t>Line 2</w:t>
      </w:r>
      <w:r w:rsidR="001039E8">
        <w:t>5</w:t>
      </w:r>
      <w:r w:rsidRPr="00E71D5F">
        <w:t xml:space="preserve"> </w:t>
      </w:r>
    </w:p>
    <w:p w14:paraId="623B9DA8" w14:textId="657FA412" w:rsidR="00FC0990" w:rsidRDefault="00FC0990" w:rsidP="00D35FC7">
      <w:r w:rsidRPr="00565863">
        <w:t>mwt(1), mwt(2), mwt(3)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E71D5F" w:rsidRDefault="00FC0990" w:rsidP="00D35FC7">
      <w:r w:rsidRPr="00E71D5F">
        <w:t>Line 2</w:t>
      </w:r>
      <w:r w:rsidR="001039E8">
        <w:t>6</w:t>
      </w:r>
    </w:p>
    <w:p w14:paraId="241C2A2C" w14:textId="4A73C3B4" w:rsidR="00FC0990" w:rsidRDefault="00FC0990" w:rsidP="00D35FC7">
      <w:r w:rsidRPr="00565863">
        <w:t>vapor_press(1), vapor_press(2),vapor_press(3)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E71D5F" w:rsidRDefault="00E71D5F" w:rsidP="00D35FC7">
      <w:r w:rsidRPr="00E71D5F">
        <w:t>Line 2</w:t>
      </w:r>
      <w:r w:rsidR="001039E8">
        <w:t>7</w:t>
      </w:r>
    </w:p>
    <w:p w14:paraId="678AA24A" w14:textId="1BA4EF35" w:rsidR="00FC0990" w:rsidRDefault="00FC0990" w:rsidP="00D35FC7">
      <w:r w:rsidRPr="00565863">
        <w:t>solubilty(1), solubilty(2), solubilty(3)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A11D11" w:rsidRDefault="00A11D11" w:rsidP="00D35FC7">
      <w:r w:rsidRPr="00A11D11">
        <w:t>Line 2</w:t>
      </w:r>
      <w:r w:rsidR="001039E8">
        <w:t>8</w:t>
      </w:r>
    </w:p>
    <w:p w14:paraId="4C80D596" w14:textId="1D229393" w:rsidR="00FC0990" w:rsidRDefault="00FC0990" w:rsidP="00D35FC7">
      <w:r w:rsidRPr="00565863">
        <w:t>Henry_unitless(1),Henry_unitless(2),Henry_unitless(3)</w:t>
      </w:r>
    </w:p>
    <w:p w14:paraId="34F1856F" w14:textId="77777777" w:rsidR="00A11D11" w:rsidRDefault="00A11D11" w:rsidP="00D35FC7">
      <w:r>
        <w:t>[REAL, REAL, REAL]</w:t>
      </w:r>
    </w:p>
    <w:p w14:paraId="528434FC" w14:textId="202F25F4" w:rsidR="00A11D11" w:rsidRDefault="00A11D11" w:rsidP="00D35FC7">
      <w:r>
        <w:t xml:space="preserve">Henrys’s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A11D11" w:rsidRDefault="00A11D11" w:rsidP="00D35FC7">
      <w:r w:rsidRPr="00A11D11">
        <w:t>Line 2</w:t>
      </w:r>
      <w:r w:rsidR="001039E8">
        <w:t>9</w:t>
      </w:r>
    </w:p>
    <w:p w14:paraId="7E6DAEEB" w14:textId="77777777" w:rsidR="00A11D11" w:rsidRDefault="00FC0990" w:rsidP="00D35FC7">
      <w:r w:rsidRPr="00565863">
        <w:t xml:space="preserve">DAIR(1),DAIR(2),DAIR(3)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A11D11" w:rsidRDefault="00A11D11" w:rsidP="00D35FC7">
      <w:r w:rsidRPr="00A11D11">
        <w:t xml:space="preserve">Line </w:t>
      </w:r>
      <w:r w:rsidR="001039E8">
        <w:t>30</w:t>
      </w:r>
    </w:p>
    <w:p w14:paraId="7A125279" w14:textId="23C04E1B" w:rsidR="00A11D11" w:rsidRDefault="00FC0990" w:rsidP="00D35FC7">
      <w:r w:rsidRPr="00565863">
        <w:t>Heat_of_Henry(1),</w:t>
      </w:r>
      <w:r w:rsidR="00A11D11">
        <w:t xml:space="preserve"> </w:t>
      </w:r>
      <w:r w:rsidRPr="00565863">
        <w:t>Heat_of_Henry(2),</w:t>
      </w:r>
      <w:r w:rsidR="00A11D11">
        <w:t xml:space="preserve"> </w:t>
      </w:r>
      <w:r w:rsidRPr="00565863">
        <w:t>Heat_of_Henry(3)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r>
        <w:t>Enthapy of phase transfer from dissolved in water to dissolved in air [J/mole]</w:t>
      </w:r>
    </w:p>
    <w:p w14:paraId="4F874746" w14:textId="641173D3" w:rsidR="00FC0990" w:rsidRPr="00565863" w:rsidRDefault="00FC0990" w:rsidP="00D35FC7"/>
    <w:p w14:paraId="6F7C637D" w14:textId="291E6C4F" w:rsidR="00A11D11" w:rsidRPr="00A11D11" w:rsidRDefault="00A11D11" w:rsidP="00D35FC7">
      <w:r w:rsidRPr="00A11D11">
        <w:t>Line 3</w:t>
      </w:r>
      <w:r w:rsidR="001039E8">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864872" w:rsidRDefault="003C7EAA" w:rsidP="00D35FC7">
      <w:r w:rsidRPr="00864872">
        <w:lastRenderedPageBreak/>
        <w:t>Line 3</w:t>
      </w:r>
      <w:r w:rsidR="001039E8">
        <w:t>2</w:t>
      </w:r>
      <w:r w:rsidR="00864872" w:rsidRPr="00864872">
        <w:t xml:space="preserve"> </w:t>
      </w:r>
    </w:p>
    <w:p w14:paraId="6C53AFAD" w14:textId="0A565FF8" w:rsidR="00864872" w:rsidRDefault="00864872" w:rsidP="00D35FC7">
      <w:r w:rsidRPr="00864872">
        <w:t>is_constant_profile</w:t>
      </w:r>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C637FF" w:rsidRDefault="00864872" w:rsidP="00D35FC7">
      <w:bookmarkStart w:id="33" w:name="_Hlk101264642"/>
      <w:r w:rsidRPr="00C637FF">
        <w:t>Line 3</w:t>
      </w:r>
      <w:r w:rsidR="001039E8">
        <w:t>3</w:t>
      </w:r>
    </w:p>
    <w:p w14:paraId="45ADB466" w14:textId="77777777" w:rsidR="00864872" w:rsidRDefault="00864872" w:rsidP="00D35FC7">
      <w:r w:rsidRPr="00864872">
        <w:t xml:space="preserve">is_ramp_profile,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r w:rsidRPr="00864872">
        <w:t>is_ramp_profile</w:t>
      </w:r>
    </w:p>
    <w:p w14:paraId="728E634E" w14:textId="5766F6FA" w:rsidR="002868DB" w:rsidRDefault="002868DB" w:rsidP="00D35FC7">
      <w:r w:rsidRPr="00864872">
        <w:t>ramp1</w:t>
      </w:r>
      <w:r>
        <w:t xml:space="preserve">  first plateau depth (cm), surface degradation rate is constant to this depth</w:t>
      </w:r>
    </w:p>
    <w:p w14:paraId="0B8345D6" w14:textId="7F4CFF90" w:rsidR="002868DB" w:rsidRDefault="002868DB" w:rsidP="00D35FC7">
      <w:r w:rsidRPr="00864872">
        <w:t>ramp2</w:t>
      </w:r>
      <w:r>
        <w:t xml:space="preserve">  ramp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C637FF" w:rsidRDefault="00C637FF" w:rsidP="00D35FC7">
      <w:r w:rsidRPr="00C637FF">
        <w:t>Line 3</w:t>
      </w:r>
      <w:r w:rsidR="001039E8">
        <w:t>4</w:t>
      </w:r>
    </w:p>
    <w:p w14:paraId="3DD56004" w14:textId="35F34009" w:rsidR="00C637FF" w:rsidRDefault="00C637FF" w:rsidP="00D35FC7">
      <w:r w:rsidRPr="00864872">
        <w:t>is_</w:t>
      </w:r>
      <w:r>
        <w:t>exp</w:t>
      </w:r>
      <w:r w:rsidRPr="00864872">
        <w:t xml:space="preserve">_profile,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t>START OF SCHEM</w:t>
      </w:r>
      <w:r w:rsidR="007310AF">
        <w:t>E</w:t>
      </w:r>
      <w:r>
        <w:t xml:space="preserve"> SECTION</w:t>
      </w:r>
    </w:p>
    <w:p w14:paraId="5AA8F4FD" w14:textId="148FC24A" w:rsidR="00C637FF" w:rsidRPr="00867B95" w:rsidRDefault="00867B95" w:rsidP="00D35FC7">
      <w:r w:rsidRPr="00867B95">
        <w:t>Line 3</w:t>
      </w:r>
      <w:r w:rsidR="001039E8">
        <w:t>5</w:t>
      </w:r>
      <w:r w:rsidR="0074702D">
        <w:t xml:space="preserve">  </w:t>
      </w:r>
    </w:p>
    <w:p w14:paraId="393D9A62" w14:textId="0EA55439" w:rsidR="00867B95" w:rsidRDefault="00855734" w:rsidP="00D35FC7">
      <w:r w:rsidRPr="00855734">
        <w:t xml:space="preserve">number_of_schemes: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r w:rsidRPr="00E15493">
        <w:t>scheme_number, scheme_name</w:t>
      </w:r>
    </w:p>
    <w:p w14:paraId="00C030A0" w14:textId="442C8142" w:rsidR="00855734" w:rsidRDefault="00102E15" w:rsidP="00D35FC7">
      <w:r>
        <w:t xml:space="preserve">[INTEGER,  TEXT] </w:t>
      </w:r>
    </w:p>
    <w:p w14:paraId="7A4AE585" w14:textId="50FCFC16" w:rsidR="00102E15" w:rsidRDefault="00102E15" w:rsidP="00D35FC7">
      <w:r w:rsidRPr="00E15493">
        <w:t>scheme_number</w:t>
      </w:r>
      <w:r>
        <w:t>:</w:t>
      </w:r>
      <w:r w:rsidR="00582BB7">
        <w:t xml:space="preserve"> used to identify sc</w:t>
      </w:r>
      <w:r w:rsidR="00EB71A2">
        <w:t>heme, only used to help users identify output files</w:t>
      </w:r>
    </w:p>
    <w:p w14:paraId="71A8D0B0" w14:textId="43565519" w:rsidR="00102E15" w:rsidRPr="00E15493" w:rsidRDefault="00102E15" w:rsidP="00D35FC7">
      <w:r w:rsidRPr="00E15493">
        <w:t>scheme_name</w:t>
      </w:r>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362E3CE0" w:rsidR="00855734" w:rsidRPr="00DD6A72" w:rsidRDefault="00AA716A" w:rsidP="00D35FC7">
      <w:r w:rsidRPr="00DD6A72">
        <w:t xml:space="preserve">Scheme </w:t>
      </w:r>
      <w:r w:rsidR="0024593F">
        <w:t xml:space="preserve">Line </w:t>
      </w:r>
      <w:r w:rsidRPr="00DD6A72">
        <w:t>2</w:t>
      </w:r>
    </w:p>
    <w:p w14:paraId="626DA0FC" w14:textId="51D53F18" w:rsidR="00152766" w:rsidRDefault="00AA716A" w:rsidP="00D35FC7">
      <w:r>
        <w:t>app_reference_point_schemes</w:t>
      </w:r>
    </w:p>
    <w:p w14:paraId="21EB537F" w14:textId="69DAC711" w:rsidR="00A4398C" w:rsidRDefault="00B2776B" w:rsidP="00D35FC7">
      <w:r>
        <w:t>[INTEGER]</w:t>
      </w:r>
    </w:p>
    <w:p w14:paraId="19D00371" w14:textId="30883EFF" w:rsidR="00152766" w:rsidRDefault="00DD6A72" w:rsidP="00D35FC7">
      <w:r w:rsidRPr="007D5073">
        <w:rPr>
          <w:color w:val="000000"/>
        </w:rPr>
        <w:t>app_reference_point_schemes</w:t>
      </w:r>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r>
        <w:t>num_apps_in_schemes</w:t>
      </w:r>
    </w:p>
    <w:p w14:paraId="332AB980" w14:textId="51DA378C" w:rsidR="00BC4F48" w:rsidRDefault="00BC4F48" w:rsidP="00D35FC7">
      <w:r>
        <w:t>[INTEGER]</w:t>
      </w:r>
    </w:p>
    <w:p w14:paraId="1807C4BE" w14:textId="30DF2A4C" w:rsidR="00152766" w:rsidRDefault="00DD6A72" w:rsidP="00D35FC7">
      <w:r>
        <w:t>num_apps_in_schemes</w:t>
      </w:r>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lastRenderedPageBreak/>
        <w:t>Application In</w:t>
      </w:r>
      <w:r w:rsidR="002705D6">
        <w:t>formation</w:t>
      </w:r>
      <w:r w:rsidR="00852734">
        <w:t xml:space="preserve"> (</w:t>
      </w:r>
      <w:r w:rsidR="00CA0580">
        <w:t>number of lines</w:t>
      </w:r>
      <w:r w:rsidR="00835828">
        <w:t xml:space="preserve"> = num_apps_in_scheme</w:t>
      </w:r>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r w:rsidR="00E34E6F">
        <w:t>drift</w:t>
      </w:r>
      <w:r w:rsidR="00C00E98">
        <w:t xml:space="preserve">factor, </w:t>
      </w:r>
      <w:r w:rsidR="0001588E">
        <w:t>periodicity, lag</w:t>
      </w:r>
    </w:p>
    <w:p w14:paraId="1A5B59D0" w14:textId="44AF9DC4" w:rsidR="00F72E51" w:rsidRDefault="00193013" w:rsidP="00D35FC7">
      <w:r>
        <w:t>[TEXT, REAL, INTEGER, REAL, REAL, REAL,</w:t>
      </w:r>
      <w:r w:rsidR="00C00E98">
        <w:t>REAL,</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should be in form of</w:t>
      </w:r>
      <w:r w:rsidR="00055C1E">
        <w:t xml:space="preserve"> ”</w:t>
      </w:r>
      <w:r w:rsidR="00E06791">
        <w:t>Month/day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 </w:t>
      </w:r>
      <w:r>
        <w:t xml:space="preserve"> Ground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depth </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r>
        <w:t xml:space="preserve">Driftfactor: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lastRenderedPageBreak/>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(i.e/,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r>
        <w:t>is_app_window, app_window_span, app_window_step</w:t>
      </w:r>
    </w:p>
    <w:p w14:paraId="2DC42579" w14:textId="3951BAD1" w:rsidR="00350529" w:rsidRDefault="00DA3543" w:rsidP="00D35FC7">
      <w:r>
        <w:t>[LOGICAL, INTEGER, INTEGER]</w:t>
      </w:r>
    </w:p>
    <w:p w14:paraId="41E94C88" w14:textId="6C1CDAE3" w:rsidR="00BF22AA" w:rsidRDefault="00BF22AA" w:rsidP="00D35FC7">
      <w:r>
        <w:t xml:space="preserve">is_app_window: TRUE </w:t>
      </w:r>
      <w:r w:rsidR="00DA18C0">
        <w:t>= Do multiple runs with window. FALSE = do not</w:t>
      </w:r>
    </w:p>
    <w:p w14:paraId="2305E741" w14:textId="118ABDBE" w:rsidR="00BF22AA" w:rsidRDefault="00BF22AA" w:rsidP="00D35FC7">
      <w:r>
        <w:t>app_window_span:</w:t>
      </w:r>
      <w:r w:rsidR="00DA18C0">
        <w:t xml:space="preserve"> </w:t>
      </w:r>
      <w:r w:rsidR="000D3D69">
        <w:t xml:space="preserve">Number of days </w:t>
      </w:r>
      <w:r w:rsidR="00AE3781">
        <w:t>across which the pesticide could be applied</w:t>
      </w:r>
    </w:p>
    <w:p w14:paraId="76825612" w14:textId="0CDB4DAA" w:rsidR="00BF22AA" w:rsidRDefault="00BF22AA" w:rsidP="00D35FC7">
      <w:r>
        <w:t>app_window_step</w:t>
      </w:r>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is_adjust_for_rain_schemes,rain_limit_schemes,optimum_application_window_schemes,</w:t>
      </w:r>
    </w:p>
    <w:p w14:paraId="4ED17917" w14:textId="3249487A" w:rsidR="00CB1C7B" w:rsidRDefault="00CB1C7B" w:rsidP="00D35FC7">
      <w:r>
        <w:t>intolerable_rain_window_schemes,min_days_between_apps_schemes</w:t>
      </w:r>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r>
        <w:t>is_adjust_for_rain_schemes</w:t>
      </w:r>
      <w:r w:rsidR="00AA561C">
        <w:t>: TRUE = use the rain restriction routine</w:t>
      </w:r>
    </w:p>
    <w:p w14:paraId="7229AF8D" w14:textId="4015CE88" w:rsidR="00AA561C" w:rsidRDefault="00CB1C7B" w:rsidP="00D35FC7">
      <w:r>
        <w:t>rain_limit_schemes</w:t>
      </w:r>
      <w:r w:rsidR="00AA561C">
        <w:t>: amount of rain to trigger restriction (cm)</w:t>
      </w:r>
    </w:p>
    <w:p w14:paraId="14CB9989" w14:textId="253C1C57" w:rsidR="00CB1C7B" w:rsidRDefault="00CB1C7B" w:rsidP="00D35FC7">
      <w:r>
        <w:t>optimum_application_window_schemes</w:t>
      </w:r>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r>
        <w:t>intolerable_rain_window_schemes</w:t>
      </w:r>
      <w:r w:rsidR="00AA561C">
        <w:t>: number of days looking forward when an intolerable rain should not occur</w:t>
      </w:r>
    </w:p>
    <w:p w14:paraId="61CDE8D2" w14:textId="2AD92D75" w:rsidR="00CB1C7B" w:rsidRDefault="00CB1C7B" w:rsidP="00D35FC7">
      <w:r>
        <w:t>min_days_between_apps_schemes</w:t>
      </w:r>
      <w:r w:rsidR="00AA561C">
        <w:t>: specify the legal (or practical) minimum interval between applications</w:t>
      </w:r>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r>
        <w:t>number_of_scenarios</w:t>
      </w:r>
    </w:p>
    <w:bookmarkEnd w:id="36"/>
    <w:p w14:paraId="21A5A50D" w14:textId="6BD9BBCE" w:rsidR="00CD7B6D" w:rsidRDefault="00CD7B6D" w:rsidP="00D35FC7">
      <w:r>
        <w:t>[INTEGER]</w:t>
      </w:r>
    </w:p>
    <w:p w14:paraId="63624124" w14:textId="5D0E23AB" w:rsidR="00CD7B6D" w:rsidRDefault="00CD7B6D" w:rsidP="00D35FC7">
      <w:r>
        <w:t xml:space="preserve">number_of_scenarios: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1F4B13DA" w14:textId="3C1AE847" w:rsidR="00CD7B6D" w:rsidRPr="00235B1B" w:rsidRDefault="00CD7B6D" w:rsidP="00D35FC7">
      <w:r w:rsidRPr="00235B1B">
        <w:t xml:space="preserve">Scheme </w:t>
      </w:r>
      <w:r w:rsidR="00A92F6F">
        <w:t xml:space="preserve">Group of </w:t>
      </w:r>
      <w:r w:rsidRPr="00235B1B">
        <w:t>Line</w:t>
      </w:r>
      <w:r w:rsidR="00A92F6F">
        <w:t>s 8</w:t>
      </w:r>
    </w:p>
    <w:p w14:paraId="28200AC1" w14:textId="0CBC9736" w:rsidR="00CD7B6D" w:rsidRDefault="002A3D5E" w:rsidP="00D35FC7">
      <w:r>
        <w:t>scenario_names</w:t>
      </w:r>
    </w:p>
    <w:p w14:paraId="6BCEA30B" w14:textId="41F6830E" w:rsidR="002A3D5E" w:rsidRDefault="002A3D5E" w:rsidP="00D35FC7">
      <w:r>
        <w:t>[</w:t>
      </w:r>
      <w:r w:rsidR="00D750DC">
        <w:t>TEXT</w:t>
      </w:r>
      <w:r>
        <w:t>]</w:t>
      </w:r>
    </w:p>
    <w:p w14:paraId="212DBE5A" w14:textId="3152FE95" w:rsidR="00235B1B" w:rsidRDefault="00235B1B" w:rsidP="00D35FC7">
      <w:r>
        <w:t>scenario_names: list of full path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r>
        <w:t>is_batch_scenario</w:t>
      </w:r>
    </w:p>
    <w:p w14:paraId="755E5D47" w14:textId="6DA1F941" w:rsidR="00A92F6F" w:rsidRDefault="00A92F6F" w:rsidP="00D35FC7">
      <w:r>
        <w:t>[LOGICAL]</w:t>
      </w:r>
    </w:p>
    <w:p w14:paraId="6CB3E756" w14:textId="7A6462B6" w:rsidR="00A92F6F" w:rsidRDefault="00A92F6F" w:rsidP="00D35FC7">
      <w:r>
        <w:t>is_batch_scenario: TRUE if scenarios will be read in from a CSV format file</w:t>
      </w:r>
    </w:p>
    <w:p w14:paraId="275F9F8B" w14:textId="77777777" w:rsidR="00A92F6F" w:rsidRDefault="00A92F6F" w:rsidP="00D35FC7"/>
    <w:p w14:paraId="13B23B30" w14:textId="1D346391" w:rsidR="00A92F6F" w:rsidRPr="00A92F6F" w:rsidRDefault="00A92F6F" w:rsidP="00D35FC7">
      <w:r w:rsidRPr="00A92F6F">
        <w:t xml:space="preserve">Scheme Line </w:t>
      </w:r>
      <w:r>
        <w:t>10</w:t>
      </w:r>
    </w:p>
    <w:p w14:paraId="68739AF1" w14:textId="7AE62AFD" w:rsidR="00511257" w:rsidRDefault="00A92F6F" w:rsidP="00D35FC7">
      <w:r>
        <w:t xml:space="preserve">scenario_batchfile    </w:t>
      </w:r>
    </w:p>
    <w:p w14:paraId="6B0C2AB0" w14:textId="4704F509" w:rsidR="00A92F6F" w:rsidRDefault="00A92F6F" w:rsidP="00D35FC7">
      <w:r>
        <w:t>[</w:t>
      </w:r>
      <w:r w:rsidR="00223AA4">
        <w:t>TEXT</w:t>
      </w:r>
      <w:r>
        <w:t>]</w:t>
      </w:r>
    </w:p>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lastRenderedPageBreak/>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WS LINE 2</w:t>
      </w:r>
      <w:bookmarkStart w:id="39" w:name="_Hlk103082895"/>
      <w:r w:rsidR="009D62DB" w:rsidRPr="00955C65">
        <w:t xml:space="preserve"> </w:t>
      </w:r>
      <w:r w:rsidR="009D62DB">
        <w:t xml:space="preserve"> UNUSED</w:t>
      </w:r>
      <w:bookmarkEnd w:id="39"/>
    </w:p>
    <w:p w14:paraId="7BD984FB" w14:textId="6078FB15" w:rsidR="00D837F8" w:rsidRDefault="00D837F8" w:rsidP="00D35FC7">
      <w:r w:rsidRPr="00955C65">
        <w:t>WS LINE 3</w:t>
      </w:r>
      <w:r w:rsidR="009D62DB" w:rsidRPr="00955C65">
        <w:t xml:space="preserve"> </w:t>
      </w:r>
      <w:r w:rsidR="009D62DB">
        <w:t xml:space="preserve"> UNUSED</w:t>
      </w:r>
    </w:p>
    <w:p w14:paraId="50E6AAAE" w14:textId="608D7823" w:rsidR="00D837F8" w:rsidRDefault="00D837F8" w:rsidP="00D35FC7">
      <w:r w:rsidRPr="00955C65">
        <w:t>WS LINE 4</w:t>
      </w:r>
      <w:r w:rsidR="009D62DB" w:rsidRPr="00955C65">
        <w:t xml:space="preserve"> </w:t>
      </w:r>
      <w:r w:rsidR="009D62DB">
        <w:t xml:space="preserve"> UNUSED</w:t>
      </w:r>
    </w:p>
    <w:p w14:paraId="6EAEC6E3" w14:textId="2E46C2B0" w:rsidR="00D837F8" w:rsidRDefault="00D837F8" w:rsidP="00D35FC7">
      <w:r w:rsidRPr="00955C65">
        <w:t>WS LINE 5</w:t>
      </w:r>
      <w:r w:rsidR="009D62DB" w:rsidRPr="00955C65">
        <w:t xml:space="preserve"> </w:t>
      </w:r>
      <w:r w:rsidR="009D62DB">
        <w:t xml:space="preserve"> UNUSED</w:t>
      </w:r>
    </w:p>
    <w:p w14:paraId="4210E5C8" w14:textId="6BA7A9F5" w:rsidR="00D837F8" w:rsidRDefault="00D837F8" w:rsidP="00D35FC7">
      <w:bookmarkStart w:id="40" w:name="_Hlk103083017"/>
      <w:r w:rsidRPr="00955C65">
        <w:t>WS LINE 6</w:t>
      </w:r>
      <w:r w:rsidR="009D62DB" w:rsidRPr="00955C65">
        <w:t xml:space="preserve"> </w:t>
      </w:r>
      <w:r w:rsidR="009D62DB">
        <w:t xml:space="preserve"> UNUSED</w:t>
      </w:r>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r>
        <w:t>adjust_cn</w:t>
      </w:r>
    </w:p>
    <w:p w14:paraId="6877C2CE" w14:textId="7440A890" w:rsidR="00D62BCC" w:rsidRDefault="00D62BCC" w:rsidP="00D35FC7">
      <w:r>
        <w:t>[LOGICAL]</w:t>
      </w:r>
    </w:p>
    <w:p w14:paraId="720CF5F0" w14:textId="5A5E1692" w:rsidR="00D62BCC" w:rsidRDefault="00D62BCC" w:rsidP="00D35FC7">
      <w:r>
        <w:t>adjust_cn</w:t>
      </w:r>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r>
        <w:t>itsapond, itsareservoir, itsother</w:t>
      </w:r>
    </w:p>
    <w:p w14:paraId="48127BE4" w14:textId="5BDF360D" w:rsidR="000A2C77" w:rsidRDefault="000A2C77" w:rsidP="00D35FC7">
      <w:r>
        <w:t>[LOGICAL, LOGICAL, LOGICAL]</w:t>
      </w:r>
    </w:p>
    <w:p w14:paraId="3228A88D" w14:textId="3A4D5925" w:rsidR="00EC78D4" w:rsidRDefault="008B76EE" w:rsidP="00D35FC7">
      <w:r>
        <w:t>i</w:t>
      </w:r>
      <w:r w:rsidR="00955C65">
        <w:t>tsapond</w:t>
      </w:r>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r>
        <w:t>i</w:t>
      </w:r>
      <w:r w:rsidR="00955C65">
        <w:t>tsareservoir</w:t>
      </w:r>
      <w:r w:rsidR="00EC78D4">
        <w:t xml:space="preserve">: </w:t>
      </w:r>
      <w:r>
        <w:tab/>
      </w:r>
      <w:r w:rsidR="00EC78D4">
        <w:t xml:space="preserve">do a standard USEPA reservoir </w:t>
      </w:r>
      <w:r>
        <w:t>simulation.</w:t>
      </w:r>
    </w:p>
    <w:p w14:paraId="040393B1" w14:textId="50CD79F6" w:rsidR="000A2C77" w:rsidRDefault="008B76EE" w:rsidP="00D35FC7">
      <w:r>
        <w:t>i</w:t>
      </w:r>
      <w:r w:rsidR="00955C65">
        <w:t>tsother</w:t>
      </w:r>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r>
        <w:t xml:space="preserve">itstpezwpez: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r>
        <w:t>num_special_waterbodies</w:t>
      </w:r>
    </w:p>
    <w:p w14:paraId="0512F00B" w14:textId="0F8EC4C2" w:rsidR="00D837F8" w:rsidRDefault="00C121DC" w:rsidP="00D35FC7">
      <w:r>
        <w:t>[INTEGER]</w:t>
      </w:r>
    </w:p>
    <w:p w14:paraId="024C7A42" w14:textId="2CD610DB" w:rsidR="00C121DC" w:rsidRDefault="00C121DC" w:rsidP="00D35FC7">
      <w:r>
        <w:t>num_special_waterbodies: number of special water bodies to be simulated and which a re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r>
        <w:t>waterbody_names</w:t>
      </w:r>
    </w:p>
    <w:p w14:paraId="36D2C290" w14:textId="7CB6FAA0" w:rsidR="005109CF" w:rsidRDefault="005109CF" w:rsidP="00D35FC7">
      <w:r>
        <w:t>[TEXT]</w:t>
      </w:r>
    </w:p>
    <w:p w14:paraId="782A46CA" w14:textId="389A0FC4" w:rsidR="005109CF" w:rsidRDefault="005109CF" w:rsidP="00D35FC7">
      <w:r>
        <w:t>waterbody_names: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r w:rsidRPr="00F1618B">
        <w:t xml:space="preserve">is_runoff_output </w:t>
      </w:r>
      <w:bookmarkStart w:id="42" w:name="_Hlk103084646"/>
      <w:r w:rsidRPr="00F1618B">
        <w:t xml:space="preserve"> </w:t>
      </w:r>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r w:rsidRPr="00F1618B">
        <w:t xml:space="preserve">is_erosion_output  </w:t>
      </w:r>
      <w:r w:rsidR="00AC4A85" w:rsidRPr="00F1618B">
        <w:t xml:space="preserve"> </w:t>
      </w:r>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r w:rsidRPr="00F1618B">
        <w:t>is_runoff_chem_output</w:t>
      </w:r>
      <w:bookmarkStart w:id="43" w:name="_Hlk103084427"/>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r w:rsidRPr="00F1618B">
        <w:t xml:space="preserve">is_erosion_chem_output </w:t>
      </w:r>
      <w:r w:rsidR="00AC4A85" w:rsidRPr="00F1618B">
        <w:t xml:space="preserve"> </w:t>
      </w:r>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r w:rsidRPr="00F1618B">
        <w:rPr>
          <w:rFonts w:cs="Consolas"/>
          <w:color w:val="000000"/>
        </w:rPr>
        <w:t>is_conc_bottom_output</w:t>
      </w:r>
      <w:bookmarkStart w:id="44" w:name="_Hlk103084446"/>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lastRenderedPageBreak/>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r w:rsidRPr="00F1618B">
        <w:t xml:space="preserve">is_daily_volatilized_output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r w:rsidRPr="00F1618B">
        <w:rPr>
          <w:rFonts w:cs="Consolas"/>
          <w:color w:val="000000"/>
        </w:rPr>
        <w:t>is_daily_chem_leached_output, leachdepth</w:t>
      </w:r>
      <w:bookmarkStart w:id="45" w:name="_Hlk103084873"/>
      <w:r w:rsidR="00F1618B" w:rsidRPr="00F1618B">
        <w:rPr>
          <w:rFonts w:cs="Consolas"/>
          <w:color w:val="000000"/>
        </w:rPr>
        <w:t xml:space="preserve"> </w:t>
      </w:r>
      <w:r w:rsidR="00544BA0">
        <w:t>[LOGICAL, REAL], output chemical mass at specified depth, depth</w:t>
      </w:r>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r w:rsidRPr="00F1618B">
        <w:rPr>
          <w:rFonts w:cs="Consolas"/>
          <w:color w:val="000000"/>
        </w:rPr>
        <w:t>is_chem_decayed_part_of_soil_output, decay_start, decay_end</w:t>
      </w:r>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r w:rsidRPr="00F1618B">
        <w:t>is_chem_in_all_soil_output</w:t>
      </w:r>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r w:rsidRPr="00F1618B">
        <w:t>is_chem_in_part_soil_output, fieldmass_start, fieldmass_end</w:t>
      </w:r>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r w:rsidRPr="00F1618B">
        <w:t xml:space="preserve">is_chem_on_foliage_output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r w:rsidRPr="00F1618B">
        <w:t>is_precipitation_output</w:t>
      </w:r>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r w:rsidRPr="00F1618B">
        <w:t>is_evapotranspiration_output</w:t>
      </w:r>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r w:rsidRPr="00F1618B">
        <w:t>is_soil_water_output</w:t>
      </w:r>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r w:rsidRPr="00F1618B">
        <w:t>is_irrigation_output</w:t>
      </w:r>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r w:rsidRPr="00F1618B">
        <w:t>is_infiltration_at_depth_output,infiltration_point</w:t>
      </w:r>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r w:rsidRPr="00F1618B">
        <w:t>is_infiltrated_bottom_output</w:t>
      </w:r>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r w:rsidRPr="000D2DDA">
        <w:t>is_waterbody_info_output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extra_plots [INTEGER]</w:t>
      </w:r>
    </w:p>
    <w:p w14:paraId="3C9CE223" w14:textId="341BD212" w:rsidR="00A30F02" w:rsidRDefault="005E58A1" w:rsidP="00D35FC7">
      <w:r w:rsidRPr="00F1618B">
        <w:t xml:space="preserve">OS </w:t>
      </w:r>
      <w:r>
        <w:t>Line 2</w:t>
      </w:r>
      <w:bookmarkEnd w:id="46"/>
      <w:r w:rsidR="00381DC7">
        <w:t>7</w:t>
      </w:r>
      <w:r>
        <w:t xml:space="preserve"> PLNAME, chem_id, MODE,</w:t>
      </w:r>
      <w:r w:rsidR="004F567B">
        <w:t xml:space="preserve"> </w:t>
      </w:r>
      <w:r>
        <w:t>ARG,</w:t>
      </w:r>
      <w:r w:rsidR="003D559E">
        <w:t xml:space="preserve"> </w:t>
      </w:r>
      <w:r>
        <w:t xml:space="preserve">ARG2,CONST  </w:t>
      </w:r>
    </w:p>
    <w:p w14:paraId="020F29C3" w14:textId="4F19E576"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r>
        <w:t>chem_id: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Arg2: last compartment of a rage of compartments,  otherwise enter ARG (or any integer)</w:t>
      </w:r>
    </w:p>
    <w:p w14:paraId="65187EDE" w14:textId="03FEB972" w:rsidR="00381DC7" w:rsidRDefault="00381DC7" w:rsidP="00D35FC7">
      <w:r>
        <w:t xml:space="preserve">CONST: output will be multiplied by this </w:t>
      </w:r>
      <w:r w:rsidR="00965127">
        <w:t>number.</w:t>
      </w:r>
    </w:p>
    <w:p w14:paraId="1E44B8C3" w14:textId="00949F16" w:rsidR="00381DC7" w:rsidRDefault="00381DC7" w:rsidP="00D35FC7"/>
    <w:p w14:paraId="60A7C59D" w14:textId="1F5501D6" w:rsidR="009668EE" w:rsidRDefault="009668EE" w:rsidP="00D35FC7"/>
    <w:p w14:paraId="1B343FF8" w14:textId="0A6E0732" w:rsidR="009668EE" w:rsidRDefault="009668EE" w:rsidP="00D35FC7"/>
    <w:p w14:paraId="3A16C3E9" w14:textId="27156E79" w:rsidR="009668EE" w:rsidRDefault="009668EE" w:rsidP="00D35FC7"/>
    <w:p w14:paraId="7C3BE774" w14:textId="2C41189B" w:rsidR="009668EE" w:rsidRDefault="009668EE" w:rsidP="00D35FC7"/>
    <w:p w14:paraId="293BD7FC" w14:textId="5562B558" w:rsidR="009668EE" w:rsidRDefault="009668EE" w:rsidP="00D35FC7"/>
    <w:p w14:paraId="46D3E422" w14:textId="6620CE2D" w:rsidR="009668EE" w:rsidRDefault="009668EE" w:rsidP="00D35FC7"/>
    <w:p w14:paraId="1392856B" w14:textId="77777777" w:rsidR="009668EE" w:rsidRDefault="009668EE" w:rsidP="00D35FC7"/>
    <w:p w14:paraId="4809D325" w14:textId="191325AC" w:rsidR="00795509" w:rsidRDefault="0032152D" w:rsidP="00C81965">
      <w:pPr>
        <w:pStyle w:val="Heading2"/>
      </w:pPr>
      <w:bookmarkStart w:id="48" w:name="_Toc157062459"/>
      <w:r>
        <w:t>Field Property Input File</w:t>
      </w:r>
      <w:bookmarkEnd w:id="48"/>
      <w:r w:rsidR="00795509" w:rsidRPr="005644CE">
        <w:t xml:space="preserve"> </w:t>
      </w:r>
    </w:p>
    <w:p w14:paraId="0FB382B7" w14:textId="093BC816" w:rsidR="00800A6D" w:rsidRDefault="0094195E" w:rsidP="0094195E">
      <w:r>
        <w:t xml:space="preserve">This file contains all the intrinsic field properties. Its </w:t>
      </w:r>
      <w:r w:rsidR="00800A6D">
        <w:t>structure</w:t>
      </w:r>
      <w:r>
        <w:t xml:space="preserve"> </w:t>
      </w:r>
      <w:r w:rsidR="00800A6D">
        <w:t xml:space="preserve">and format </w:t>
      </w:r>
      <w:r>
        <w:t xml:space="preserve">is the same as the legacy PWC2 scenario file format. </w:t>
      </w:r>
      <w:r w:rsidR="00800A6D">
        <w:t xml:space="preserve">All parameters must be separated by a comma, and a comma should follow the final parameter. All the parameters in each </w:t>
      </w:r>
      <w:r w:rsidR="00800A6D" w:rsidRPr="00800A6D">
        <w:rPr>
          <w:i/>
          <w:iCs/>
        </w:rPr>
        <w:t>Line</w:t>
      </w:r>
      <w:r w:rsidR="00800A6D">
        <w:t xml:space="preserve"> defined below must be place in a single row.  For example, </w:t>
      </w:r>
      <w:r w:rsidR="00850BA9">
        <w:t>consider the following hypothetical example</w:t>
      </w:r>
      <w:r w:rsidR="00800A6D">
        <w:t>:</w:t>
      </w:r>
    </w:p>
    <w:p w14:paraId="2019ADEA" w14:textId="77777777" w:rsidR="00800A6D" w:rsidRDefault="00800A6D" w:rsidP="0094195E"/>
    <w:p w14:paraId="46721BDD" w14:textId="0CB4547D" w:rsidR="00800A6D" w:rsidRDefault="00800A6D" w:rsidP="0094195E">
      <w:r>
        <w:t>Line 999</w:t>
      </w:r>
    </w:p>
    <w:p w14:paraId="02E3C83A" w14:textId="3A1ADE32" w:rsidR="00800A6D" w:rsidRDefault="00800A6D" w:rsidP="0094195E">
      <w:r>
        <w:t>A [TEXT]</w:t>
      </w:r>
    </w:p>
    <w:p w14:paraId="793DFFA3" w14:textId="1CC96FCF" w:rsidR="00800A6D" w:rsidRDefault="00800A6D" w:rsidP="0094195E">
      <w:r>
        <w:t>B [REAL]</w:t>
      </w:r>
    </w:p>
    <w:p w14:paraId="339A103C" w14:textId="2DD032D6" w:rsidR="00800A6D" w:rsidRDefault="00800A6D" w:rsidP="0094195E">
      <w:r>
        <w:t>C [TEXT]</w:t>
      </w:r>
    </w:p>
    <w:p w14:paraId="689E501A" w14:textId="77777777" w:rsidR="00800A6D" w:rsidRDefault="00800A6D" w:rsidP="0094195E"/>
    <w:p w14:paraId="64588E99" w14:textId="77777777" w:rsidR="00850BA9" w:rsidRDefault="00800A6D" w:rsidP="0094195E">
      <w:r>
        <w:t xml:space="preserve">And </w:t>
      </w:r>
      <w:r w:rsidR="00850BA9">
        <w:t>if A</w:t>
      </w:r>
      <w:r>
        <w:t xml:space="preserve"> = “dog”, B = 5.32, C= “cat”.  Then, this line would be written in the przm-vvwm </w:t>
      </w:r>
      <w:r w:rsidR="00850BA9">
        <w:t>field property f</w:t>
      </w:r>
      <w:r>
        <w:t>ile as:</w:t>
      </w:r>
      <w:r w:rsidR="00850BA9">
        <w:t xml:space="preserve"> </w:t>
      </w:r>
    </w:p>
    <w:p w14:paraId="636E251F" w14:textId="77777777" w:rsidR="00850BA9" w:rsidRDefault="00850BA9" w:rsidP="0094195E"/>
    <w:p w14:paraId="5B1D166B" w14:textId="34636032" w:rsidR="00800A6D" w:rsidRDefault="00800A6D" w:rsidP="0094195E">
      <w:r>
        <w:t>dog, 5.32, cat,</w:t>
      </w:r>
    </w:p>
    <w:p w14:paraId="537CF698" w14:textId="77777777" w:rsidR="00800A6D" w:rsidRDefault="00800A6D" w:rsidP="0094195E"/>
    <w:p w14:paraId="07260637" w14:textId="606C45B9" w:rsidR="00850BA9" w:rsidRPr="00850BA9" w:rsidRDefault="00850BA9" w:rsidP="0094195E">
      <w:pPr>
        <w:rPr>
          <w:b/>
          <w:bCs/>
        </w:rPr>
      </w:pPr>
      <w:r w:rsidRPr="00850BA9">
        <w:rPr>
          <w:b/>
          <w:bCs/>
        </w:rPr>
        <w:t>Field Property File Detailed Structure</w:t>
      </w:r>
    </w:p>
    <w:p w14:paraId="6CDFA744" w14:textId="41F95EAF" w:rsidR="0094195E" w:rsidRDefault="0094195E" w:rsidP="0094195E">
      <w:r>
        <w:t xml:space="preserve">The structure </w:t>
      </w:r>
      <w:r w:rsidR="00850BA9">
        <w:t xml:space="preserve">for the entire przm-vvwm field property file follows. The names used for the parameters are the same as those used in the Fortran code. </w:t>
      </w:r>
      <w:r>
        <w:t xml:space="preserve">  </w:t>
      </w:r>
    </w:p>
    <w:p w14:paraId="1E03B391" w14:textId="77777777" w:rsidR="0094195E" w:rsidRPr="0094195E" w:rsidRDefault="0094195E" w:rsidP="0094195E"/>
    <w:p w14:paraId="2D7E7968"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1  </w:t>
      </w:r>
    </w:p>
    <w:p w14:paraId="0521AA4A" w14:textId="0913F647" w:rsidR="00C81965" w:rsidRDefault="00916980" w:rsidP="00D825E1">
      <w:pPr>
        <w:tabs>
          <w:tab w:val="right" w:pos="1620"/>
          <w:tab w:val="left" w:pos="2430"/>
        </w:tabs>
      </w:pPr>
      <w:r>
        <w:t>scenario_id</w:t>
      </w:r>
      <w:r w:rsidR="00D825E1">
        <w:t xml:space="preserve"> </w:t>
      </w:r>
      <w:r w:rsidR="00C81965">
        <w:t xml:space="preserve">[TEXT] descriptive identification </w:t>
      </w:r>
    </w:p>
    <w:p w14:paraId="15D4510D" w14:textId="77777777" w:rsidR="00D825E1" w:rsidRDefault="00D825E1" w:rsidP="00DB384F">
      <w:pPr>
        <w:tabs>
          <w:tab w:val="right" w:pos="1620"/>
          <w:tab w:val="left" w:pos="2430"/>
        </w:tabs>
        <w:ind w:firstLine="720"/>
      </w:pPr>
    </w:p>
    <w:p w14:paraId="00D7A596"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2 </w:t>
      </w:r>
    </w:p>
    <w:p w14:paraId="43EA8F1A" w14:textId="73A0F4AE" w:rsidR="00C81965" w:rsidRDefault="00916980" w:rsidP="00DB384F">
      <w:pPr>
        <w:tabs>
          <w:tab w:val="right" w:pos="1620"/>
          <w:tab w:val="left" w:pos="2430"/>
        </w:tabs>
      </w:pPr>
      <w:r>
        <w:t>weatherfilename</w:t>
      </w:r>
      <w:r w:rsidR="00D825E1">
        <w:t xml:space="preserve"> </w:t>
      </w:r>
      <w:r w:rsidR="00C81965">
        <w:t>[TEXT] filename of weather file</w:t>
      </w:r>
    </w:p>
    <w:p w14:paraId="703D69AB" w14:textId="77777777" w:rsidR="00D825E1" w:rsidRDefault="00D825E1" w:rsidP="00DB384F">
      <w:pPr>
        <w:tabs>
          <w:tab w:val="right" w:pos="1620"/>
          <w:tab w:val="left" w:pos="2430"/>
        </w:tabs>
      </w:pPr>
    </w:p>
    <w:p w14:paraId="5B7F7A62" w14:textId="77777777" w:rsidR="00D825E1" w:rsidRPr="00850BA9" w:rsidRDefault="00D825E1" w:rsidP="00DB384F">
      <w:pPr>
        <w:tabs>
          <w:tab w:val="right" w:pos="1620"/>
          <w:tab w:val="left" w:pos="2430"/>
        </w:tabs>
        <w:rPr>
          <w:b/>
          <w:bCs/>
        </w:rPr>
      </w:pPr>
      <w:r w:rsidRPr="00850BA9">
        <w:rPr>
          <w:b/>
          <w:bCs/>
        </w:rPr>
        <w:lastRenderedPageBreak/>
        <w:t xml:space="preserve">Line </w:t>
      </w:r>
      <w:r w:rsidR="00916980" w:rsidRPr="00850BA9">
        <w:rPr>
          <w:b/>
          <w:bCs/>
        </w:rPr>
        <w:t xml:space="preserve">3 </w:t>
      </w:r>
    </w:p>
    <w:p w14:paraId="792A4B31" w14:textId="71C2ECC7" w:rsidR="00C81965" w:rsidRDefault="00D825E1" w:rsidP="00DB384F">
      <w:pPr>
        <w:tabs>
          <w:tab w:val="right" w:pos="1620"/>
          <w:tab w:val="left" w:pos="2430"/>
        </w:tabs>
      </w:pPr>
      <w:r>
        <w:t>L</w:t>
      </w:r>
      <w:r w:rsidR="00916980">
        <w:t>atitude</w:t>
      </w:r>
      <w:r>
        <w:t xml:space="preserve"> </w:t>
      </w:r>
      <w:r w:rsidR="00C81965">
        <w:t>[REAL] latitude of scenario</w:t>
      </w:r>
    </w:p>
    <w:p w14:paraId="3471A4C4" w14:textId="77777777" w:rsidR="00D82974" w:rsidRDefault="00D82974" w:rsidP="00DB384F">
      <w:pPr>
        <w:tabs>
          <w:tab w:val="right" w:pos="1620"/>
          <w:tab w:val="left" w:pos="2430"/>
        </w:tabs>
      </w:pPr>
    </w:p>
    <w:p w14:paraId="02AB8912" w14:textId="77777777" w:rsidR="00850BA9" w:rsidRPr="00850BA9" w:rsidRDefault="006B6C4A" w:rsidP="00DB384F">
      <w:pPr>
        <w:tabs>
          <w:tab w:val="right" w:pos="1620"/>
          <w:tab w:val="left" w:pos="2430"/>
        </w:tabs>
        <w:rPr>
          <w:b/>
          <w:bCs/>
        </w:rPr>
      </w:pPr>
      <w:r w:rsidRPr="00850BA9">
        <w:rPr>
          <w:b/>
          <w:bCs/>
        </w:rPr>
        <w:t xml:space="preserve">Lines </w:t>
      </w:r>
      <w:r w:rsidR="00916980" w:rsidRPr="00850BA9">
        <w:rPr>
          <w:b/>
          <w:bCs/>
        </w:rPr>
        <w:t xml:space="preserve">4 – 27 </w:t>
      </w:r>
    </w:p>
    <w:p w14:paraId="3591FBA9" w14:textId="4D9FB33A" w:rsidR="00916980" w:rsidRDefault="00020671" w:rsidP="00DB384F">
      <w:pPr>
        <w:tabs>
          <w:tab w:val="right" w:pos="1620"/>
          <w:tab w:val="left" w:pos="2430"/>
        </w:tabs>
      </w:pPr>
      <w:r>
        <w:t>u</w:t>
      </w:r>
      <w:r w:rsidR="00916980">
        <w:t>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4EC3181"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28</w:t>
      </w:r>
      <w:r w:rsidR="00C81965" w:rsidRPr="00850BA9">
        <w:rPr>
          <w:b/>
          <w:bCs/>
        </w:rPr>
        <w:t xml:space="preserve"> </w:t>
      </w:r>
    </w:p>
    <w:p w14:paraId="7ADC5B09" w14:textId="17633C39" w:rsidR="00916980" w:rsidRDefault="00C81965" w:rsidP="00DB384F">
      <w:pPr>
        <w:tabs>
          <w:tab w:val="right" w:pos="1620"/>
          <w:tab w:val="left" w:pos="2430"/>
        </w:tabs>
      </w:pPr>
      <w:r>
        <w:t>Unused,</w:t>
      </w:r>
      <w:r w:rsidR="006B6C4A">
        <w:t xml:space="preserve"> but</w:t>
      </w:r>
      <w:r>
        <w:t xml:space="preserve"> may state </w:t>
      </w:r>
      <w:r w:rsidR="00850BA9">
        <w:t>“</w:t>
      </w:r>
      <w:r w:rsidR="00850BA9" w:rsidRPr="00850BA9">
        <w:rPr>
          <w:i/>
          <w:iCs/>
        </w:rPr>
        <w:t>*</w:t>
      </w:r>
      <w:r w:rsidR="00916980" w:rsidRPr="00850BA9">
        <w:rPr>
          <w:i/>
          <w:iCs/>
        </w:rPr>
        <w:t>******* start of PRZM information ******************</w:t>
      </w:r>
      <w:r>
        <w:t>”</w:t>
      </w:r>
    </w:p>
    <w:p w14:paraId="028385F8" w14:textId="77777777" w:rsidR="00D825E1" w:rsidRDefault="00D825E1" w:rsidP="00DB384F">
      <w:pPr>
        <w:tabs>
          <w:tab w:val="right" w:pos="1620"/>
          <w:tab w:val="left" w:pos="2430"/>
        </w:tabs>
      </w:pPr>
    </w:p>
    <w:p w14:paraId="2E0F6C05"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29</w:t>
      </w:r>
    </w:p>
    <w:p w14:paraId="6E889B54" w14:textId="602F3A0A" w:rsidR="00B31337" w:rsidRDefault="00B31337" w:rsidP="00DB384F">
      <w:pPr>
        <w:tabs>
          <w:tab w:val="right" w:pos="1620"/>
          <w:tab w:val="left" w:pos="2430"/>
        </w:tabs>
      </w:pPr>
      <w:r>
        <w:tab/>
      </w:r>
      <w:r w:rsidR="00850BA9">
        <w:t>d</w:t>
      </w:r>
      <w:r>
        <w:t>ummy</w:t>
      </w:r>
      <w:r w:rsidR="00D825E1">
        <w:t xml:space="preserve"> [TEXT]</w:t>
      </w:r>
      <w:r>
        <w:t xml:space="preserve"> </w:t>
      </w:r>
      <w:r w:rsidR="00800A6D">
        <w:t>P</w:t>
      </w:r>
      <w:r>
        <w:t>lace</w:t>
      </w:r>
      <w:r w:rsidR="00D825E1">
        <w:t xml:space="preserve"> </w:t>
      </w:r>
      <w:r>
        <w:t>holder</w:t>
      </w:r>
      <w:r w:rsidR="00D825E1">
        <w:t>. This must be populated but its value is not used.</w:t>
      </w:r>
    </w:p>
    <w:p w14:paraId="1DEB9294" w14:textId="782675F5" w:rsidR="00B31337" w:rsidRDefault="00B31337" w:rsidP="00DB384F">
      <w:pPr>
        <w:tabs>
          <w:tab w:val="right" w:pos="1620"/>
          <w:tab w:val="left" w:pos="2430"/>
        </w:tabs>
      </w:pPr>
      <w:r>
        <w:tab/>
      </w:r>
      <w:r w:rsidR="00850BA9">
        <w:t>e</w:t>
      </w:r>
      <w:r>
        <w:t xml:space="preserve">vergreen </w:t>
      </w:r>
      <w:r w:rsidR="00D825E1">
        <w:t>[LOGICAL]</w:t>
      </w:r>
      <w:r>
        <w:t xml:space="preserve">– specifies that the crop has a constant canopy and root depth, and no growth </w:t>
      </w:r>
      <w:r w:rsidR="00850BA9">
        <w:t>stages.</w:t>
      </w:r>
    </w:p>
    <w:p w14:paraId="50336020" w14:textId="77777777" w:rsidR="00D825E1" w:rsidRDefault="00D825E1" w:rsidP="00DB384F">
      <w:pPr>
        <w:tabs>
          <w:tab w:val="right" w:pos="1620"/>
          <w:tab w:val="left" w:pos="2430"/>
        </w:tabs>
      </w:pPr>
    </w:p>
    <w:p w14:paraId="3C207C26" w14:textId="77777777" w:rsidR="006B6C4A" w:rsidRPr="00850BA9" w:rsidRDefault="006B6C4A" w:rsidP="006B6C4A">
      <w:pPr>
        <w:rPr>
          <w:rFonts w:ascii="Consolas" w:hAnsi="Consolas" w:cs="Consolas"/>
          <w:b/>
          <w:bCs/>
          <w:color w:val="000000"/>
          <w:sz w:val="19"/>
          <w:szCs w:val="19"/>
        </w:rPr>
      </w:pPr>
      <w:r w:rsidRPr="00850BA9">
        <w:rPr>
          <w:b/>
          <w:bCs/>
        </w:rPr>
        <w:t xml:space="preserve">Line </w:t>
      </w:r>
      <w:r w:rsidR="002E178C" w:rsidRPr="00850BA9">
        <w:rPr>
          <w:b/>
          <w:bCs/>
        </w:rPr>
        <w:t>30</w:t>
      </w:r>
      <w:r w:rsidR="002E178C" w:rsidRPr="00850BA9">
        <w:rPr>
          <w:rFonts w:ascii="Consolas" w:hAnsi="Consolas" w:cs="Consolas"/>
          <w:b/>
          <w:bCs/>
          <w:color w:val="000000"/>
          <w:sz w:val="19"/>
          <w:szCs w:val="19"/>
        </w:rPr>
        <w:t xml:space="preserve"> </w:t>
      </w:r>
    </w:p>
    <w:p w14:paraId="10BD8357" w14:textId="5CC766A5" w:rsidR="00B31337" w:rsidRDefault="002E178C" w:rsidP="006B6C4A">
      <w:r>
        <w:t>num_crop_periods_input</w:t>
      </w:r>
      <w:r w:rsidR="006B6C4A">
        <w:t xml:space="preserve"> </w:t>
      </w:r>
      <w:r w:rsidR="00B31337">
        <w:t>[INTEGER] the number of different crops simulated</w:t>
      </w:r>
      <w:r w:rsidR="002275BD">
        <w:t xml:space="preserve"> (7 is the maximum)</w:t>
      </w:r>
    </w:p>
    <w:p w14:paraId="1A7B4567" w14:textId="77777777" w:rsidR="006B6C4A" w:rsidRDefault="006B6C4A" w:rsidP="006B6C4A">
      <w:pPr>
        <w:tabs>
          <w:tab w:val="right" w:pos="1620"/>
          <w:tab w:val="left" w:pos="2430"/>
        </w:tabs>
        <w:rPr>
          <w:rFonts w:ascii="Consolas" w:hAnsi="Consolas" w:cs="Consolas"/>
          <w:color w:val="000000"/>
          <w:sz w:val="19"/>
          <w:szCs w:val="19"/>
        </w:rPr>
      </w:pPr>
    </w:p>
    <w:p w14:paraId="17A0DC65" w14:textId="77777777" w:rsidR="00850BA9" w:rsidRPr="00850BA9" w:rsidRDefault="006B6C4A" w:rsidP="00DB384F">
      <w:pPr>
        <w:tabs>
          <w:tab w:val="right" w:pos="1620"/>
          <w:tab w:val="left" w:pos="2430"/>
        </w:tabs>
        <w:rPr>
          <w:b/>
          <w:bCs/>
        </w:rPr>
      </w:pPr>
      <w:r w:rsidRPr="00850BA9">
        <w:rPr>
          <w:b/>
          <w:bCs/>
        </w:rPr>
        <w:t xml:space="preserve">Line </w:t>
      </w:r>
      <w:r w:rsidR="002E178C" w:rsidRPr="00850BA9">
        <w:rPr>
          <w:b/>
          <w:bCs/>
        </w:rPr>
        <w:t>31</w:t>
      </w:r>
      <w:r w:rsidR="002C0473" w:rsidRPr="00850BA9">
        <w:rPr>
          <w:b/>
          <w:bCs/>
        </w:rPr>
        <w:t xml:space="preserve"> </w:t>
      </w:r>
    </w:p>
    <w:p w14:paraId="749E0457" w14:textId="1ABE7525" w:rsidR="002E178C" w:rsidRDefault="00800A6D" w:rsidP="00DB384F">
      <w:pPr>
        <w:tabs>
          <w:tab w:val="right" w:pos="1620"/>
          <w:tab w:val="left" w:pos="2430"/>
        </w:tabs>
      </w:pPr>
      <w:r>
        <w:t>unused</w:t>
      </w:r>
      <w:r w:rsidR="006B6C4A">
        <w:t xml:space="preserve"> </w:t>
      </w:r>
    </w:p>
    <w:p w14:paraId="797D0A9F" w14:textId="77777777" w:rsidR="006B6C4A" w:rsidRDefault="006B6C4A" w:rsidP="00DB384F">
      <w:pPr>
        <w:tabs>
          <w:tab w:val="right" w:pos="1620"/>
          <w:tab w:val="left" w:pos="2430"/>
        </w:tabs>
      </w:pPr>
    </w:p>
    <w:p w14:paraId="254DCF94" w14:textId="77777777" w:rsidR="006B6C4A" w:rsidRPr="00850BA9" w:rsidRDefault="006B6C4A" w:rsidP="00DB384F">
      <w:pPr>
        <w:tabs>
          <w:tab w:val="right" w:pos="1620"/>
          <w:tab w:val="left" w:pos="2430"/>
        </w:tabs>
        <w:rPr>
          <w:b/>
          <w:bCs/>
        </w:rPr>
      </w:pPr>
      <w:r w:rsidRPr="00850BA9">
        <w:rPr>
          <w:b/>
          <w:bCs/>
        </w:rPr>
        <w:t xml:space="preserve">Line </w:t>
      </w:r>
      <w:r w:rsidR="002C0473" w:rsidRPr="00850BA9">
        <w:rPr>
          <w:b/>
          <w:bCs/>
        </w:rPr>
        <w:t>32</w:t>
      </w:r>
    </w:p>
    <w:p w14:paraId="2AB8B53A" w14:textId="3A6C1C24" w:rsidR="00B97801" w:rsidRDefault="006B6C4A" w:rsidP="00B97801">
      <w:pPr>
        <w:tabs>
          <w:tab w:val="right" w:pos="1620"/>
          <w:tab w:val="left" w:pos="2430"/>
        </w:tabs>
      </w:pPr>
      <w:r>
        <w:t>e</w:t>
      </w:r>
      <w:r w:rsidR="002275BD">
        <w:t>md</w:t>
      </w:r>
      <w:r>
        <w:t xml:space="preserve"> [INTEGER]</w:t>
      </w:r>
      <w:r w:rsidRPr="002F37AC">
        <w:t xml:space="preserve"> </w:t>
      </w:r>
      <w:r w:rsidR="002275BD" w:rsidRPr="002F37AC">
        <w:t>day of crop emergence</w:t>
      </w:r>
      <w:bookmarkStart w:id="49" w:name="_Hlk156889667"/>
      <w:r w:rsidR="00B97801" w:rsidRPr="00B97801">
        <w:t xml:space="preserve"> </w:t>
      </w:r>
      <w:r w:rsidR="00B97801">
        <w:t>for crop #1</w:t>
      </w:r>
      <w:bookmarkEnd w:id="49"/>
      <w:r w:rsidR="00B97801">
        <w:t xml:space="preserve"> </w:t>
      </w:r>
    </w:p>
    <w:p w14:paraId="1EE8E0E6" w14:textId="02FBF72C" w:rsidR="002275BD" w:rsidRPr="002F37AC" w:rsidRDefault="006B6C4A" w:rsidP="00DB384F">
      <w:pPr>
        <w:tabs>
          <w:tab w:val="right" w:pos="1620"/>
          <w:tab w:val="left" w:pos="2430"/>
        </w:tabs>
      </w:pPr>
      <w:r>
        <w:t>e</w:t>
      </w:r>
      <w:r w:rsidR="002275BD">
        <w:t>mm</w:t>
      </w:r>
      <w:r>
        <w:t xml:space="preserve"> [INTEGER] </w:t>
      </w:r>
      <w:r w:rsidR="002275BD" w:rsidRPr="002F37AC">
        <w:t>month of crop emergence</w:t>
      </w:r>
      <w:r w:rsidR="00B97801" w:rsidRPr="00B97801">
        <w:t xml:space="preserve"> </w:t>
      </w:r>
      <w:r w:rsidR="00B97801">
        <w:t>for crop #1</w:t>
      </w:r>
    </w:p>
    <w:p w14:paraId="273A42B8" w14:textId="77777777" w:rsidR="00B97801" w:rsidRDefault="002275BD" w:rsidP="00DB384F">
      <w:pPr>
        <w:tabs>
          <w:tab w:val="right" w:pos="1620"/>
          <w:tab w:val="left" w:pos="2430"/>
        </w:tabs>
      </w:pPr>
      <w:r>
        <w:t>emy</w:t>
      </w:r>
      <w:r w:rsidR="006B6C4A">
        <w:t xml:space="preserve"> [INTEGER]</w:t>
      </w:r>
      <w:r>
        <w:tab/>
      </w:r>
      <w:r w:rsidRPr="002F37AC">
        <w:t xml:space="preserve"> year of crop emergence</w:t>
      </w:r>
      <w:r w:rsidR="00B97801" w:rsidRPr="00B97801">
        <w:t xml:space="preserve"> </w:t>
      </w:r>
      <w:r w:rsidR="00B97801">
        <w:t>for crop #1</w:t>
      </w:r>
    </w:p>
    <w:p w14:paraId="4E855B2C" w14:textId="2739D93B" w:rsidR="002275BD" w:rsidRPr="002F37AC" w:rsidRDefault="006B6C4A" w:rsidP="00DB384F">
      <w:pPr>
        <w:tabs>
          <w:tab w:val="right" w:pos="1620"/>
          <w:tab w:val="left" w:pos="2430"/>
        </w:tabs>
      </w:pPr>
      <w:r>
        <w:t>m</w:t>
      </w:r>
      <w:r w:rsidR="002275BD">
        <w:t>ad</w:t>
      </w:r>
      <w:r>
        <w:t xml:space="preserve"> </w:t>
      </w:r>
      <w:bookmarkStart w:id="50" w:name="_Hlk156889121"/>
      <w:r>
        <w:t>[INTEGER]</w:t>
      </w:r>
      <w:r w:rsidR="002275BD" w:rsidRPr="002F37AC">
        <w:t xml:space="preserve"> </w:t>
      </w:r>
      <w:bookmarkEnd w:id="50"/>
      <w:r w:rsidR="002275BD" w:rsidRPr="002F37AC">
        <w:t>day of crop maturation</w:t>
      </w:r>
      <w:r w:rsidR="00B97801" w:rsidRPr="00B97801">
        <w:t xml:space="preserve"> </w:t>
      </w:r>
      <w:r w:rsidR="00B97801">
        <w:t>for crop #1</w:t>
      </w:r>
    </w:p>
    <w:p w14:paraId="6D07810C" w14:textId="10DC7441" w:rsidR="002275BD" w:rsidRPr="002F37AC" w:rsidRDefault="00B97801" w:rsidP="00DB384F">
      <w:pPr>
        <w:tabs>
          <w:tab w:val="right" w:pos="1620"/>
          <w:tab w:val="left" w:pos="2430"/>
        </w:tabs>
      </w:pPr>
      <w:r>
        <w:t>m</w:t>
      </w:r>
      <w:r w:rsidR="002275BD">
        <w:t>am</w:t>
      </w:r>
      <w:r>
        <w:t xml:space="preserve"> [INTEGER]</w:t>
      </w:r>
      <w:r w:rsidRPr="002F37AC">
        <w:t xml:space="preserve"> </w:t>
      </w:r>
      <w:r w:rsidR="002275BD" w:rsidRPr="002F37AC">
        <w:t>month of crop maturation</w:t>
      </w:r>
      <w:r w:rsidRPr="00B97801">
        <w:t xml:space="preserve"> </w:t>
      </w:r>
      <w:r>
        <w:t>for crop #1</w:t>
      </w:r>
    </w:p>
    <w:p w14:paraId="53EE8FEF" w14:textId="52FA568B" w:rsidR="002275BD" w:rsidRDefault="00B97801" w:rsidP="00DB384F">
      <w:pPr>
        <w:tabs>
          <w:tab w:val="right" w:pos="1620"/>
          <w:tab w:val="left" w:pos="2430"/>
        </w:tabs>
      </w:pPr>
      <w:r>
        <w:t>m</w:t>
      </w:r>
      <w:r w:rsidR="002275BD">
        <w:t>ay</w:t>
      </w:r>
      <w:r>
        <w:t xml:space="preserve"> [INTEGER]</w:t>
      </w:r>
      <w:r w:rsidRPr="002F37AC">
        <w:t xml:space="preserve"> </w:t>
      </w:r>
      <w:r>
        <w:tab/>
      </w:r>
      <w:r w:rsidR="002275BD" w:rsidRPr="002F37AC">
        <w:t>year of crop maturation</w:t>
      </w:r>
      <w:r w:rsidRPr="00B97801">
        <w:t xml:space="preserve"> </w:t>
      </w:r>
      <w:r>
        <w:t>for crop #1</w:t>
      </w:r>
    </w:p>
    <w:p w14:paraId="0214B74B" w14:textId="75A5FAD1" w:rsidR="002275BD" w:rsidRPr="007A382A" w:rsidRDefault="002275BD" w:rsidP="00DB384F">
      <w:pPr>
        <w:tabs>
          <w:tab w:val="right" w:pos="1620"/>
          <w:tab w:val="left" w:pos="2430"/>
        </w:tabs>
      </w:pPr>
      <w:r>
        <w:t>had</w:t>
      </w:r>
      <w:r w:rsidRPr="007A382A">
        <w:t xml:space="preserve"> </w:t>
      </w:r>
      <w:r w:rsidR="00B97801">
        <w:t>[INTEGER]</w:t>
      </w:r>
      <w:r w:rsidR="00B97801" w:rsidRPr="002F37AC">
        <w:t xml:space="preserve"> </w:t>
      </w:r>
      <w:r w:rsidRPr="007A382A">
        <w:t>day of crop harvest</w:t>
      </w:r>
      <w:r w:rsidR="00B97801" w:rsidRPr="00B97801">
        <w:t xml:space="preserve"> </w:t>
      </w:r>
      <w:r w:rsidR="00B97801">
        <w:t>for crop #1</w:t>
      </w:r>
    </w:p>
    <w:p w14:paraId="6FC86833" w14:textId="7BCDC815" w:rsidR="002275BD" w:rsidRPr="007A382A" w:rsidRDefault="002275BD" w:rsidP="00DB384F">
      <w:pPr>
        <w:tabs>
          <w:tab w:val="right" w:pos="1620"/>
          <w:tab w:val="left" w:pos="2430"/>
        </w:tabs>
      </w:pPr>
      <w:r>
        <w:t>ham</w:t>
      </w:r>
      <w:r w:rsidR="00B97801" w:rsidRPr="00B97801">
        <w:t xml:space="preserve"> </w:t>
      </w:r>
      <w:r w:rsidR="00B97801">
        <w:t>[INTEGER]</w:t>
      </w:r>
      <w:r w:rsidR="00B97801" w:rsidRPr="002F37AC">
        <w:t xml:space="preserve"> </w:t>
      </w:r>
      <w:r w:rsidRPr="007A382A">
        <w:t>month of crop harvest</w:t>
      </w:r>
      <w:r w:rsidR="00B97801" w:rsidRPr="00B97801">
        <w:t xml:space="preserve"> </w:t>
      </w:r>
      <w:r w:rsidR="00B97801">
        <w:t>for crop #1</w:t>
      </w:r>
    </w:p>
    <w:p w14:paraId="76524FF5" w14:textId="5A20E465" w:rsidR="002275BD" w:rsidRDefault="002275BD" w:rsidP="00DB384F">
      <w:pPr>
        <w:tabs>
          <w:tab w:val="right" w:pos="1620"/>
          <w:tab w:val="left" w:pos="2430"/>
        </w:tabs>
      </w:pPr>
      <w:r>
        <w:t>hay</w:t>
      </w:r>
      <w:r w:rsidR="00B97801">
        <w:t xml:space="preserve"> [INTEGER]</w:t>
      </w:r>
      <w:r w:rsidR="00B97801" w:rsidRPr="002F37AC">
        <w:t xml:space="preserve"> </w:t>
      </w:r>
      <w:r w:rsidRPr="007A382A">
        <w:t>year of crop harvest</w:t>
      </w:r>
      <w:r w:rsidR="00B97801" w:rsidRPr="00B97801">
        <w:t xml:space="preserve"> </w:t>
      </w:r>
      <w:r w:rsidR="00B97801">
        <w:t>for crop #1</w:t>
      </w:r>
    </w:p>
    <w:p w14:paraId="28D24FD3" w14:textId="097423C0" w:rsidR="00021429" w:rsidRDefault="00021429" w:rsidP="00021429">
      <w:r>
        <w:t>max_root_depth [REAL] maximum depth of root for crop #1</w:t>
      </w:r>
    </w:p>
    <w:p w14:paraId="222364A7" w14:textId="02A0E6F6" w:rsidR="00021429" w:rsidRDefault="00021429" w:rsidP="00021429">
      <w:r>
        <w:t>max_canopy_cover [REAL]</w:t>
      </w:r>
      <w:r w:rsidRPr="00021429">
        <w:t xml:space="preserve"> </w:t>
      </w:r>
      <w:r>
        <w:t>maximum areal canopy coverage of crop #1</w:t>
      </w:r>
    </w:p>
    <w:p w14:paraId="52469C41" w14:textId="5C7AFCC6" w:rsidR="00021429" w:rsidRDefault="00021429" w:rsidP="00021429">
      <w:r>
        <w:t>max_canopy_holdup [REAL] maximum canopy water-holding capacity for crop #1</w:t>
      </w:r>
    </w:p>
    <w:p w14:paraId="6C20E7C8" w14:textId="2470D5EE" w:rsidR="009668EE" w:rsidRDefault="009668EE" w:rsidP="00DB384F">
      <w:pPr>
        <w:tabs>
          <w:tab w:val="right" w:pos="1620"/>
          <w:tab w:val="left" w:pos="2430"/>
        </w:tabs>
      </w:pPr>
      <w:r>
        <w:t>foliar_disposition</w:t>
      </w:r>
      <w:r w:rsidR="00B97801">
        <w:t xml:space="preserve"> </w:t>
      </w:r>
      <w:r>
        <w:tab/>
      </w:r>
      <w:r w:rsidR="00B97801">
        <w:t xml:space="preserve">[INTEGER] </w:t>
      </w:r>
      <w:r w:rsidRPr="00311B04">
        <w:t xml:space="preserve">condition for disposition of foliar pesticide after harvest. </w:t>
      </w:r>
    </w:p>
    <w:p w14:paraId="43CD12AB" w14:textId="710D64CB" w:rsidR="009668EE" w:rsidRDefault="009668EE" w:rsidP="00B97801">
      <w:r>
        <w:tab/>
      </w:r>
      <w:r w:rsidRPr="00311B04">
        <w:t>1 = surface</w:t>
      </w:r>
      <w:r>
        <w:t xml:space="preserve"> </w:t>
      </w:r>
      <w:r w:rsidRPr="00311B04">
        <w:t xml:space="preserve">applied, </w:t>
      </w:r>
    </w:p>
    <w:p w14:paraId="6F6D8510" w14:textId="29E0C0B3" w:rsidR="009668EE" w:rsidRDefault="009668EE" w:rsidP="00B97801">
      <w:r>
        <w:tab/>
      </w:r>
      <w:r w:rsidRPr="00311B04">
        <w:t>2 = complete remov</w:t>
      </w:r>
      <w:r>
        <w:t>al,</w:t>
      </w:r>
    </w:p>
    <w:p w14:paraId="64F1CA10" w14:textId="2E4D5DBB" w:rsidR="009668EE" w:rsidRPr="00311B04" w:rsidRDefault="009668EE" w:rsidP="00B97801">
      <w:r>
        <w:tab/>
        <w:t xml:space="preserve">3 = left alone. Required if </w:t>
      </w:r>
      <w:r w:rsidRPr="00311B04">
        <w:t>CAM=2.</w:t>
      </w:r>
    </w:p>
    <w:p w14:paraId="72CD6AB9" w14:textId="73978090" w:rsidR="00B97801" w:rsidRDefault="00B97801" w:rsidP="00DB384F">
      <w:pPr>
        <w:tabs>
          <w:tab w:val="right" w:pos="1620"/>
          <w:tab w:val="left" w:pos="2430"/>
        </w:tabs>
      </w:pPr>
      <w:r>
        <w:t>crop_periodicity [INTEGER] the number of years until the start of the next crop cycle</w:t>
      </w:r>
      <w:r w:rsidR="00021429" w:rsidRPr="00B97801">
        <w:t xml:space="preserve"> </w:t>
      </w:r>
      <w:r w:rsidR="00021429">
        <w:t>for crop #1</w:t>
      </w:r>
    </w:p>
    <w:p w14:paraId="255A2B85" w14:textId="162C04EF" w:rsidR="009668EE" w:rsidRDefault="00B97801" w:rsidP="00DB384F">
      <w:pPr>
        <w:tabs>
          <w:tab w:val="right" w:pos="1620"/>
          <w:tab w:val="left" w:pos="2430"/>
        </w:tabs>
      </w:pPr>
      <w:r>
        <w:t>crop_lag [INTEGER] the number of years after simulation start until the first crop cycle</w:t>
      </w:r>
      <w:r w:rsidR="00021429" w:rsidRPr="00B97801">
        <w:t xml:space="preserve"> </w:t>
      </w:r>
      <w:r w:rsidR="00021429">
        <w:t>for crop #1</w:t>
      </w:r>
    </w:p>
    <w:p w14:paraId="4A060B71" w14:textId="77777777" w:rsidR="009668EE" w:rsidRDefault="009668EE" w:rsidP="00DB384F">
      <w:pPr>
        <w:tabs>
          <w:tab w:val="right" w:pos="1620"/>
          <w:tab w:val="left" w:pos="2430"/>
        </w:tabs>
      </w:pPr>
    </w:p>
    <w:p w14:paraId="3FE13929" w14:textId="77777777" w:rsidR="00850BA9" w:rsidRDefault="000845D0" w:rsidP="00DB384F">
      <w:pPr>
        <w:tabs>
          <w:tab w:val="right" w:pos="1620"/>
          <w:tab w:val="left" w:pos="2430"/>
        </w:tabs>
      </w:pPr>
      <w:r w:rsidRPr="00850BA9">
        <w:rPr>
          <w:b/>
          <w:bCs/>
        </w:rPr>
        <w:t xml:space="preserve">Line </w:t>
      </w:r>
      <w:r w:rsidR="002C0473" w:rsidRPr="00850BA9">
        <w:rPr>
          <w:b/>
          <w:bCs/>
        </w:rPr>
        <w:t>33</w:t>
      </w:r>
      <w:r w:rsidR="002C0473" w:rsidRPr="002C0473">
        <w:t xml:space="preserve"> </w:t>
      </w:r>
    </w:p>
    <w:p w14:paraId="34033B9F" w14:textId="6BBCAA61" w:rsidR="002C0473" w:rsidRDefault="002C0473" w:rsidP="00DB384F">
      <w:pPr>
        <w:tabs>
          <w:tab w:val="right" w:pos="1620"/>
          <w:tab w:val="left" w:pos="2430"/>
        </w:tabs>
      </w:pPr>
      <w:r>
        <w:t>crop #</w:t>
      </w:r>
      <w:r w:rsidR="00D556E6">
        <w:t>2</w:t>
      </w:r>
      <w:r>
        <w:t xml:space="preserve"> </w:t>
      </w:r>
      <w:r w:rsidR="00D556E6">
        <w:t>format same as above, or dummy if not used</w:t>
      </w:r>
    </w:p>
    <w:p w14:paraId="35A02825" w14:textId="77777777" w:rsidR="00850BA9" w:rsidRDefault="000845D0" w:rsidP="00DB384F">
      <w:pPr>
        <w:tabs>
          <w:tab w:val="right" w:pos="1620"/>
          <w:tab w:val="left" w:pos="2430"/>
        </w:tabs>
      </w:pPr>
      <w:r w:rsidRPr="00850BA9">
        <w:rPr>
          <w:b/>
          <w:bCs/>
        </w:rPr>
        <w:t xml:space="preserve">Line </w:t>
      </w:r>
      <w:r w:rsidR="002C0473" w:rsidRPr="00850BA9">
        <w:rPr>
          <w:b/>
          <w:bCs/>
        </w:rPr>
        <w:t>34</w:t>
      </w:r>
      <w:bookmarkStart w:id="51" w:name="_Hlk139521541"/>
      <w:r w:rsidR="002C0473" w:rsidRPr="002C0473">
        <w:t xml:space="preserve"> </w:t>
      </w:r>
    </w:p>
    <w:p w14:paraId="077EC429" w14:textId="3E5A9F5A" w:rsidR="002C0473" w:rsidRDefault="002C0473" w:rsidP="00DB384F">
      <w:pPr>
        <w:tabs>
          <w:tab w:val="right" w:pos="1620"/>
          <w:tab w:val="left" w:pos="2430"/>
        </w:tabs>
      </w:pPr>
      <w:r>
        <w:t>crop #</w:t>
      </w:r>
      <w:r w:rsidR="00D556E6">
        <w:t>3</w:t>
      </w:r>
      <w:r>
        <w:t xml:space="preserve"> </w:t>
      </w:r>
      <w:bookmarkEnd w:id="51"/>
      <w:r w:rsidR="00D556E6">
        <w:t>format same as above, or dummy if not used</w:t>
      </w:r>
    </w:p>
    <w:p w14:paraId="5D3C671E" w14:textId="77777777" w:rsidR="00850BA9" w:rsidRDefault="000845D0" w:rsidP="00DB384F">
      <w:pPr>
        <w:tabs>
          <w:tab w:val="right" w:pos="1620"/>
          <w:tab w:val="left" w:pos="2430"/>
        </w:tabs>
      </w:pPr>
      <w:r w:rsidRPr="00850BA9">
        <w:rPr>
          <w:b/>
          <w:bCs/>
        </w:rPr>
        <w:t xml:space="preserve">Line </w:t>
      </w:r>
      <w:r w:rsidR="002C0473" w:rsidRPr="00850BA9">
        <w:rPr>
          <w:b/>
          <w:bCs/>
        </w:rPr>
        <w:t>35</w:t>
      </w:r>
      <w:r w:rsidR="002C0473" w:rsidRPr="002C0473">
        <w:t xml:space="preserve"> </w:t>
      </w:r>
    </w:p>
    <w:p w14:paraId="5DD12FC5" w14:textId="5C30F539" w:rsidR="002C0473" w:rsidRDefault="002C0473" w:rsidP="00DB384F">
      <w:pPr>
        <w:tabs>
          <w:tab w:val="right" w:pos="1620"/>
          <w:tab w:val="left" w:pos="2430"/>
        </w:tabs>
      </w:pPr>
      <w:r>
        <w:t>crop #</w:t>
      </w:r>
      <w:r w:rsidR="00D556E6">
        <w:t>4</w:t>
      </w:r>
      <w:r w:rsidRPr="002C0473">
        <w:t xml:space="preserve"> </w:t>
      </w:r>
      <w:r w:rsidR="00D556E6">
        <w:t>format same as above, or dummy if not used</w:t>
      </w:r>
    </w:p>
    <w:p w14:paraId="2C735380" w14:textId="77777777" w:rsidR="00850BA9" w:rsidRDefault="000845D0" w:rsidP="00DB384F">
      <w:pPr>
        <w:tabs>
          <w:tab w:val="right" w:pos="1620"/>
          <w:tab w:val="left" w:pos="2430"/>
        </w:tabs>
      </w:pPr>
      <w:r w:rsidRPr="00850BA9">
        <w:rPr>
          <w:b/>
          <w:bCs/>
        </w:rPr>
        <w:t xml:space="preserve">Line </w:t>
      </w:r>
      <w:r w:rsidR="002C0473" w:rsidRPr="00850BA9">
        <w:rPr>
          <w:b/>
          <w:bCs/>
        </w:rPr>
        <w:t>36</w:t>
      </w:r>
      <w:r w:rsidR="002C0473" w:rsidRPr="002C0473">
        <w:t xml:space="preserve"> </w:t>
      </w:r>
    </w:p>
    <w:p w14:paraId="56B97A36" w14:textId="714CDAD0" w:rsidR="002C0473" w:rsidRDefault="002C0473" w:rsidP="00DB384F">
      <w:pPr>
        <w:tabs>
          <w:tab w:val="right" w:pos="1620"/>
          <w:tab w:val="left" w:pos="2430"/>
        </w:tabs>
      </w:pPr>
      <w:r>
        <w:t>crop #</w:t>
      </w:r>
      <w:r w:rsidR="00D556E6">
        <w:t>5</w:t>
      </w:r>
      <w:r w:rsidRPr="002C0473">
        <w:t xml:space="preserve"> </w:t>
      </w:r>
      <w:r w:rsidR="00D556E6">
        <w:t>format same as above, or dummy if not used</w:t>
      </w:r>
    </w:p>
    <w:p w14:paraId="2E35F47D" w14:textId="77777777" w:rsidR="00850BA9" w:rsidRDefault="000845D0" w:rsidP="00DB384F">
      <w:pPr>
        <w:tabs>
          <w:tab w:val="right" w:pos="1620"/>
          <w:tab w:val="left" w:pos="2430"/>
        </w:tabs>
      </w:pPr>
      <w:r w:rsidRPr="00850BA9">
        <w:rPr>
          <w:b/>
          <w:bCs/>
        </w:rPr>
        <w:lastRenderedPageBreak/>
        <w:t xml:space="preserve">Line </w:t>
      </w:r>
      <w:r w:rsidR="002C0473" w:rsidRPr="00850BA9">
        <w:rPr>
          <w:b/>
          <w:bCs/>
        </w:rPr>
        <w:t>37</w:t>
      </w:r>
      <w:r w:rsidR="002C0473" w:rsidRPr="002C0473">
        <w:t xml:space="preserve"> </w:t>
      </w:r>
    </w:p>
    <w:p w14:paraId="186B572B" w14:textId="5F572BBE" w:rsidR="002C0473" w:rsidRDefault="002C0473" w:rsidP="00DB384F">
      <w:pPr>
        <w:tabs>
          <w:tab w:val="right" w:pos="1620"/>
          <w:tab w:val="left" w:pos="2430"/>
        </w:tabs>
      </w:pPr>
      <w:r>
        <w:t>crop #</w:t>
      </w:r>
      <w:r w:rsidR="00D556E6">
        <w:t>6</w:t>
      </w:r>
      <w:r w:rsidRPr="002C0473">
        <w:t xml:space="preserve"> </w:t>
      </w:r>
      <w:r w:rsidR="00D556E6">
        <w:t>format same as above, or dummy if not used</w:t>
      </w:r>
    </w:p>
    <w:p w14:paraId="4A431691" w14:textId="77777777" w:rsidR="00850BA9" w:rsidRDefault="000845D0" w:rsidP="00DB384F">
      <w:pPr>
        <w:tabs>
          <w:tab w:val="right" w:pos="1620"/>
          <w:tab w:val="left" w:pos="2430"/>
        </w:tabs>
      </w:pPr>
      <w:r w:rsidRPr="00850BA9">
        <w:rPr>
          <w:b/>
          <w:bCs/>
        </w:rPr>
        <w:t xml:space="preserve">Line </w:t>
      </w:r>
      <w:r w:rsidR="002C0473" w:rsidRPr="00850BA9">
        <w:rPr>
          <w:b/>
          <w:bCs/>
        </w:rPr>
        <w:t>38</w:t>
      </w:r>
      <w:r w:rsidR="002C0473" w:rsidRPr="002C0473">
        <w:t xml:space="preserve"> </w:t>
      </w:r>
    </w:p>
    <w:p w14:paraId="35F2C289" w14:textId="66F1186E" w:rsidR="002C0473" w:rsidRDefault="002C0473" w:rsidP="00DB384F">
      <w:pPr>
        <w:tabs>
          <w:tab w:val="right" w:pos="1620"/>
          <w:tab w:val="left" w:pos="2430"/>
        </w:tabs>
      </w:pPr>
      <w:r>
        <w:t>crop #</w:t>
      </w:r>
      <w:r w:rsidR="00D556E6">
        <w:t>7</w:t>
      </w:r>
      <w:r w:rsidRPr="002C0473">
        <w:t xml:space="preserve"> </w:t>
      </w:r>
      <w:r w:rsidR="00D556E6">
        <w:t>format same as above, or dummy if not used</w:t>
      </w:r>
    </w:p>
    <w:p w14:paraId="76711C80" w14:textId="77777777" w:rsidR="000845D0" w:rsidRDefault="000845D0" w:rsidP="00DB384F">
      <w:pPr>
        <w:tabs>
          <w:tab w:val="right" w:pos="1620"/>
          <w:tab w:val="left" w:pos="2430"/>
        </w:tabs>
      </w:pPr>
    </w:p>
    <w:p w14:paraId="0D8424C4" w14:textId="4F578601" w:rsidR="002C0473" w:rsidRPr="00850BA9" w:rsidRDefault="000845D0" w:rsidP="00DB384F">
      <w:pPr>
        <w:tabs>
          <w:tab w:val="right" w:pos="1620"/>
          <w:tab w:val="left" w:pos="2430"/>
        </w:tabs>
        <w:rPr>
          <w:b/>
          <w:bCs/>
        </w:rPr>
      </w:pPr>
      <w:r w:rsidRPr="00850BA9">
        <w:rPr>
          <w:b/>
          <w:bCs/>
        </w:rPr>
        <w:t xml:space="preserve">Line </w:t>
      </w:r>
      <w:r w:rsidR="002C0473" w:rsidRPr="00850BA9">
        <w:rPr>
          <w:b/>
          <w:bCs/>
        </w:rPr>
        <w:t>39</w:t>
      </w:r>
      <w:r w:rsidR="00850BA9" w:rsidRPr="00850BA9">
        <w:rPr>
          <w:b/>
          <w:bCs/>
        </w:rPr>
        <w:t>-40</w:t>
      </w:r>
      <w:r w:rsidR="00DB7727" w:rsidRPr="00850BA9">
        <w:rPr>
          <w:b/>
          <w:bCs/>
        </w:rPr>
        <w:t xml:space="preserve"> </w:t>
      </w:r>
    </w:p>
    <w:p w14:paraId="1226D33C" w14:textId="2DA3E7C7" w:rsidR="00DB7727" w:rsidRDefault="000845D0" w:rsidP="00DB384F">
      <w:pPr>
        <w:tabs>
          <w:tab w:val="right" w:pos="1620"/>
          <w:tab w:val="left" w:pos="2430"/>
        </w:tabs>
      </w:pPr>
      <w:r>
        <w:t>unused</w:t>
      </w:r>
    </w:p>
    <w:p w14:paraId="20080A12" w14:textId="77777777" w:rsidR="000845D0" w:rsidRDefault="000845D0" w:rsidP="00DB384F">
      <w:pPr>
        <w:tabs>
          <w:tab w:val="right" w:pos="1620"/>
          <w:tab w:val="left" w:pos="2430"/>
        </w:tabs>
      </w:pPr>
    </w:p>
    <w:p w14:paraId="2E3B07A9" w14:textId="77777777" w:rsidR="000845D0" w:rsidRPr="00850BA9" w:rsidRDefault="000845D0" w:rsidP="00DB384F">
      <w:pPr>
        <w:tabs>
          <w:tab w:val="right" w:pos="1620"/>
          <w:tab w:val="left" w:pos="2430"/>
        </w:tabs>
        <w:rPr>
          <w:b/>
          <w:bCs/>
        </w:rPr>
      </w:pPr>
      <w:r w:rsidRPr="00850BA9">
        <w:rPr>
          <w:b/>
          <w:bCs/>
        </w:rPr>
        <w:t xml:space="preserve">Line </w:t>
      </w:r>
      <w:r w:rsidR="00DB7727" w:rsidRPr="00850BA9">
        <w:rPr>
          <w:b/>
          <w:bCs/>
        </w:rPr>
        <w:t xml:space="preserve">41 </w:t>
      </w:r>
    </w:p>
    <w:p w14:paraId="05CA2DFB" w14:textId="32328666" w:rsidR="000845D0" w:rsidRDefault="00DB384F" w:rsidP="00DB384F">
      <w:pPr>
        <w:tabs>
          <w:tab w:val="right" w:pos="1620"/>
          <w:tab w:val="left" w:pos="2430"/>
        </w:tabs>
      </w:pPr>
      <w:r w:rsidRPr="006950CD">
        <w:t>PFAC</w:t>
      </w:r>
      <w:r w:rsidR="000845D0">
        <w:t xml:space="preserve"> [REAL] </w:t>
      </w:r>
      <w:r>
        <w:t xml:space="preserve">factor may be used to reduce or increase evapotranspiration, normally is 1 </w:t>
      </w:r>
    </w:p>
    <w:p w14:paraId="0143186E" w14:textId="77777777" w:rsidR="000845D0" w:rsidRDefault="000845D0" w:rsidP="00DB384F">
      <w:pPr>
        <w:tabs>
          <w:tab w:val="right" w:pos="1620"/>
          <w:tab w:val="left" w:pos="2430"/>
        </w:tabs>
      </w:pPr>
      <w:r>
        <w:t>Dummy [TEXT]</w:t>
      </w:r>
    </w:p>
    <w:p w14:paraId="17B0FF8B" w14:textId="3FE4BCD8" w:rsidR="00DB384F" w:rsidRDefault="00DB384F" w:rsidP="00DB384F">
      <w:pPr>
        <w:tabs>
          <w:tab w:val="right" w:pos="1620"/>
          <w:tab w:val="left" w:pos="2430"/>
        </w:tabs>
      </w:pPr>
      <w:r>
        <w:tab/>
        <w:t>min_evap_depth</w:t>
      </w:r>
      <w:r w:rsidR="000845D0">
        <w:t xml:space="preserve"> [REAL] d</w:t>
      </w:r>
      <w:r>
        <w:t xml:space="preserve">epth </w:t>
      </w:r>
      <w:r w:rsidR="004D2F9F">
        <w:t xml:space="preserve">(cm) </w:t>
      </w:r>
      <w:r>
        <w:t>into soil that evaporation act upon with no crop present.</w:t>
      </w:r>
    </w:p>
    <w:p w14:paraId="660765A6" w14:textId="77777777" w:rsidR="00DB384F" w:rsidRDefault="00DB384F" w:rsidP="00DB384F">
      <w:pPr>
        <w:tabs>
          <w:tab w:val="right" w:pos="1620"/>
          <w:tab w:val="left" w:pos="2430"/>
        </w:tabs>
      </w:pPr>
    </w:p>
    <w:p w14:paraId="1E7DBFAE" w14:textId="77777777" w:rsidR="000845D0" w:rsidRPr="00850BA9" w:rsidRDefault="000845D0" w:rsidP="00DB384F">
      <w:pPr>
        <w:tabs>
          <w:tab w:val="right" w:pos="1620"/>
          <w:tab w:val="left" w:pos="2430"/>
        </w:tabs>
        <w:rPr>
          <w:b/>
          <w:bCs/>
        </w:rPr>
      </w:pPr>
      <w:r w:rsidRPr="00850BA9">
        <w:rPr>
          <w:b/>
          <w:bCs/>
        </w:rPr>
        <w:t xml:space="preserve">Line </w:t>
      </w:r>
      <w:r w:rsidR="0099663E" w:rsidRPr="00850BA9">
        <w:rPr>
          <w:b/>
          <w:bCs/>
        </w:rPr>
        <w:t>42</w:t>
      </w:r>
      <w:r w:rsidR="00FE0749" w:rsidRPr="00850BA9">
        <w:rPr>
          <w:b/>
          <w:bCs/>
        </w:rPr>
        <w:t xml:space="preserve"> </w:t>
      </w:r>
    </w:p>
    <w:p w14:paraId="550E60A2" w14:textId="2996F80E" w:rsidR="0099663E" w:rsidRDefault="000845D0" w:rsidP="00DB384F">
      <w:pPr>
        <w:tabs>
          <w:tab w:val="right" w:pos="1620"/>
          <w:tab w:val="left" w:pos="2430"/>
        </w:tabs>
      </w:pPr>
      <w:r>
        <w:t xml:space="preserve">Unused, may </w:t>
      </w:r>
      <w:r w:rsidR="00F80A4B">
        <w:t>contain helpful information like</w:t>
      </w:r>
      <w:r>
        <w:t xml:space="preserve"> “</w:t>
      </w:r>
      <w:r w:rsidR="00FE0749" w:rsidRPr="00FE0749">
        <w:t>*** irrigation information start ***</w:t>
      </w:r>
      <w:r>
        <w:t>”</w:t>
      </w:r>
    </w:p>
    <w:p w14:paraId="12F85AEA" w14:textId="77777777" w:rsidR="00F80A4B" w:rsidRDefault="00F80A4B" w:rsidP="00DB384F">
      <w:pPr>
        <w:tabs>
          <w:tab w:val="right" w:pos="1620"/>
          <w:tab w:val="left" w:pos="2430"/>
        </w:tabs>
      </w:pPr>
    </w:p>
    <w:p w14:paraId="3F3706DF" w14:textId="77777777" w:rsidR="00F80A4B" w:rsidRPr="00A42F92" w:rsidRDefault="00F80A4B" w:rsidP="00DB384F">
      <w:pPr>
        <w:tabs>
          <w:tab w:val="right" w:pos="1620"/>
          <w:tab w:val="left" w:pos="2430"/>
        </w:tabs>
        <w:rPr>
          <w:b/>
          <w:bCs/>
        </w:rPr>
      </w:pPr>
      <w:r w:rsidRPr="00A42F92">
        <w:rPr>
          <w:b/>
          <w:bCs/>
        </w:rPr>
        <w:t xml:space="preserve">Line </w:t>
      </w:r>
      <w:r w:rsidR="00FE0749" w:rsidRPr="00A42F92">
        <w:rPr>
          <w:b/>
          <w:bCs/>
        </w:rPr>
        <w:t xml:space="preserve">43 </w:t>
      </w:r>
    </w:p>
    <w:p w14:paraId="5B3CFD0E" w14:textId="7D7EF671" w:rsidR="00FE0749" w:rsidRDefault="00F80A4B" w:rsidP="00DB384F">
      <w:pPr>
        <w:tabs>
          <w:tab w:val="right" w:pos="1620"/>
          <w:tab w:val="left" w:pos="2430"/>
        </w:tabs>
      </w:pPr>
      <w:r>
        <w:t>i</w:t>
      </w:r>
      <w:r w:rsidR="00FE0749">
        <w:t>rtype</w:t>
      </w:r>
      <w:r>
        <w:t xml:space="preserve"> [INTEGER]</w:t>
      </w:r>
    </w:p>
    <w:p w14:paraId="06B623E2" w14:textId="6845B281" w:rsidR="00F80A4B" w:rsidRDefault="00F80A4B" w:rsidP="00F80A4B">
      <w:r>
        <w:tab/>
        <w:t>0</w:t>
      </w:r>
      <w:r w:rsidR="00020671">
        <w:t xml:space="preserve"> </w:t>
      </w:r>
      <w:r>
        <w:t>= none</w:t>
      </w:r>
    </w:p>
    <w:p w14:paraId="5B4034EE" w14:textId="1ED3FDE1" w:rsidR="00F80A4B" w:rsidRDefault="00F80A4B" w:rsidP="00F80A4B">
      <w:r>
        <w:tab/>
        <w:t>1 = over canopy irrigation</w:t>
      </w:r>
    </w:p>
    <w:p w14:paraId="3953F487" w14:textId="0FB27E03" w:rsidR="00F80A4B" w:rsidRDefault="00F80A4B" w:rsidP="00F80A4B">
      <w:r>
        <w:tab/>
        <w:t>2 = under canopy irrigation</w:t>
      </w:r>
    </w:p>
    <w:p w14:paraId="1DEED04C" w14:textId="77777777" w:rsidR="00F80A4B" w:rsidRDefault="00F80A4B" w:rsidP="004D2F9F"/>
    <w:p w14:paraId="5DA26A5F" w14:textId="77777777" w:rsidR="00F80A4B" w:rsidRPr="00A42F92" w:rsidRDefault="00F80A4B" w:rsidP="004D2F9F">
      <w:pPr>
        <w:rPr>
          <w:b/>
          <w:bCs/>
        </w:rPr>
      </w:pPr>
      <w:r w:rsidRPr="00A42F92">
        <w:rPr>
          <w:b/>
          <w:bCs/>
        </w:rPr>
        <w:t xml:space="preserve">Line </w:t>
      </w:r>
      <w:r w:rsidR="00FE0749" w:rsidRPr="00A42F92">
        <w:rPr>
          <w:b/>
          <w:bCs/>
        </w:rPr>
        <w:t xml:space="preserve">44 </w:t>
      </w:r>
    </w:p>
    <w:p w14:paraId="219C806F" w14:textId="040BE146" w:rsidR="00F80A4B" w:rsidRDefault="00FE0749" w:rsidP="004D2F9F">
      <w:r>
        <w:t>FLEACH</w:t>
      </w:r>
      <w:r w:rsidR="00F80A4B">
        <w:t xml:space="preserve"> [REAL] fractional addition of water beyond that which is </w:t>
      </w:r>
      <w:r w:rsidR="00800A6D">
        <w:t>required.</w:t>
      </w:r>
      <w:r w:rsidR="00F80A4B">
        <w:t xml:space="preserve"> </w:t>
      </w:r>
    </w:p>
    <w:p w14:paraId="5085E906" w14:textId="2D110D4B" w:rsidR="00F80A4B" w:rsidRDefault="00FE0749" w:rsidP="004D2F9F">
      <w:r>
        <w:t>PCDEPL</w:t>
      </w:r>
      <w:r w:rsidR="00F80A4B">
        <w:t xml:space="preserve"> [REAL] fraction of water capacity at which irrigation triggers</w:t>
      </w:r>
    </w:p>
    <w:p w14:paraId="0E66878C" w14:textId="1629E6F3" w:rsidR="00FE0749" w:rsidRDefault="00FE0749" w:rsidP="004D2F9F">
      <w:r>
        <w:t>max_irrig</w:t>
      </w:r>
      <w:r w:rsidR="00F80A4B">
        <w:t xml:space="preserve"> [REAL] maximum daily amount of irrigation water</w:t>
      </w:r>
      <w:r w:rsidR="004D2F9F">
        <w:t xml:space="preserve"> (cm)</w:t>
      </w:r>
    </w:p>
    <w:p w14:paraId="68E00987" w14:textId="77777777" w:rsidR="00F80A4B" w:rsidRDefault="00F80A4B" w:rsidP="004D2F9F"/>
    <w:p w14:paraId="63822B14" w14:textId="77777777" w:rsidR="004D2F9F" w:rsidRPr="00A42F92" w:rsidRDefault="004D2F9F" w:rsidP="004D2F9F">
      <w:pPr>
        <w:rPr>
          <w:b/>
          <w:bCs/>
        </w:rPr>
      </w:pPr>
      <w:r w:rsidRPr="00A42F92">
        <w:rPr>
          <w:b/>
          <w:bCs/>
        </w:rPr>
        <w:t xml:space="preserve">Line </w:t>
      </w:r>
      <w:r w:rsidR="00FE0749" w:rsidRPr="00A42F92">
        <w:rPr>
          <w:b/>
          <w:bCs/>
        </w:rPr>
        <w:t xml:space="preserve">45 </w:t>
      </w:r>
    </w:p>
    <w:p w14:paraId="494B8F72" w14:textId="77777777" w:rsidR="004D2F9F" w:rsidRDefault="00FE0749" w:rsidP="004D2F9F">
      <w:r>
        <w:t>UserSpecifiesDepth</w:t>
      </w:r>
      <w:r w:rsidR="004D2F9F">
        <w:t xml:space="preserve"> [LOGICAL] </w:t>
      </w:r>
    </w:p>
    <w:p w14:paraId="38477851" w14:textId="44477D43" w:rsidR="004D2F9F" w:rsidRDefault="004D2F9F" w:rsidP="004D2F9F">
      <w:r>
        <w:tab/>
        <w:t xml:space="preserve">TRUE if user specifies the irrigation </w:t>
      </w:r>
      <w:r w:rsidR="00800A6D">
        <w:t>depth.</w:t>
      </w:r>
    </w:p>
    <w:p w14:paraId="58DFD179" w14:textId="5276A869" w:rsidR="004D2F9F" w:rsidRDefault="004D2F9F" w:rsidP="004D2F9F">
      <w:pPr>
        <w:ind w:firstLine="720"/>
      </w:pPr>
      <w:r>
        <w:t xml:space="preserve">FALSE if program uses root depth for irrigation </w:t>
      </w:r>
      <w:r w:rsidR="00800A6D">
        <w:t>requirement.</w:t>
      </w:r>
    </w:p>
    <w:p w14:paraId="6BF70CB1" w14:textId="1EF9E684" w:rsidR="00FE0749" w:rsidRDefault="00FE0749" w:rsidP="004D2F9F">
      <w:r>
        <w:t>user_irrig_depth</w:t>
      </w:r>
      <w:r w:rsidR="004D2F9F">
        <w:t xml:space="preserve"> [REAL] user specified depth (cm) if above is TRUE, otherwise a dummy </w:t>
      </w:r>
      <w:r w:rsidR="00800A6D">
        <w:t>placeholder.</w:t>
      </w:r>
    </w:p>
    <w:p w14:paraId="5A7FF6A1" w14:textId="77777777" w:rsidR="004D2F9F" w:rsidRDefault="004D2F9F" w:rsidP="004D2F9F"/>
    <w:p w14:paraId="779570B1" w14:textId="77777777" w:rsidR="00A42F92" w:rsidRDefault="004D2F9F" w:rsidP="004D2F9F">
      <w:r w:rsidRPr="00A42F92">
        <w:rPr>
          <w:b/>
          <w:bCs/>
        </w:rPr>
        <w:t xml:space="preserve">Line </w:t>
      </w:r>
      <w:r w:rsidR="00FE0749" w:rsidRPr="00A42F92">
        <w:rPr>
          <w:b/>
          <w:bCs/>
        </w:rPr>
        <w:t>46</w:t>
      </w:r>
      <w:r w:rsidRPr="00A42F92">
        <w:rPr>
          <w:b/>
          <w:bCs/>
        </w:rPr>
        <w:t>-48</w:t>
      </w:r>
      <w:r w:rsidR="00393029">
        <w:t xml:space="preserve"> </w:t>
      </w:r>
    </w:p>
    <w:p w14:paraId="32C80C67" w14:textId="2C5C9A3A" w:rsidR="004D2F9F" w:rsidRDefault="00393029" w:rsidP="004D2F9F">
      <w:r>
        <w:t>u</w:t>
      </w:r>
      <w:r w:rsidR="004D2F9F">
        <w:t>nused</w:t>
      </w:r>
      <w:r>
        <w:t xml:space="preserve"> lines</w:t>
      </w:r>
    </w:p>
    <w:p w14:paraId="72CB0968" w14:textId="77777777" w:rsidR="004D2F9F" w:rsidRDefault="004D2F9F" w:rsidP="0009085B"/>
    <w:p w14:paraId="481517E9" w14:textId="77777777" w:rsidR="004D2F9F" w:rsidRPr="00A42F92" w:rsidRDefault="004D2F9F" w:rsidP="0009085B">
      <w:pPr>
        <w:rPr>
          <w:b/>
          <w:bCs/>
        </w:rPr>
      </w:pPr>
      <w:r w:rsidRPr="00A42F92">
        <w:rPr>
          <w:b/>
          <w:bCs/>
        </w:rPr>
        <w:t xml:space="preserve">Line </w:t>
      </w:r>
      <w:r w:rsidR="00FE0749" w:rsidRPr="00A42F92">
        <w:rPr>
          <w:b/>
          <w:bCs/>
        </w:rPr>
        <w:t>49</w:t>
      </w:r>
      <w:r w:rsidR="003F2B82" w:rsidRPr="00A42F92">
        <w:rPr>
          <w:b/>
          <w:bCs/>
        </w:rPr>
        <w:t xml:space="preserve"> </w:t>
      </w:r>
    </w:p>
    <w:p w14:paraId="09899714" w14:textId="2F632259" w:rsidR="004D2F9F" w:rsidRDefault="003F2B82" w:rsidP="0009085B">
      <w:r>
        <w:t>USLEK</w:t>
      </w:r>
      <w:r w:rsidR="004D2F9F">
        <w:t xml:space="preserve"> [REAL] USLE K factor</w:t>
      </w:r>
    </w:p>
    <w:p w14:paraId="50F3A54C" w14:textId="1430966E" w:rsidR="004D2F9F" w:rsidRDefault="003F2B82" w:rsidP="0009085B">
      <w:r>
        <w:t>USLELS</w:t>
      </w:r>
      <w:r w:rsidR="004D2F9F">
        <w:t xml:space="preserve"> [REAL] USLE LS factor</w:t>
      </w:r>
    </w:p>
    <w:p w14:paraId="52E08933" w14:textId="6B2E2386" w:rsidR="00FE0749" w:rsidRDefault="003F2B82" w:rsidP="0009085B">
      <w:r>
        <w:t>USLEP</w:t>
      </w:r>
      <w:r w:rsidR="004D2F9F">
        <w:t xml:space="preserve"> [REAL] USLE P factor</w:t>
      </w:r>
    </w:p>
    <w:p w14:paraId="16EF8543" w14:textId="77777777" w:rsidR="004D2F9F" w:rsidRDefault="004D2F9F" w:rsidP="0009085B"/>
    <w:p w14:paraId="6AC92335" w14:textId="77777777" w:rsidR="004D2F9F" w:rsidRPr="00A42F92" w:rsidRDefault="004D2F9F" w:rsidP="0009085B">
      <w:pPr>
        <w:rPr>
          <w:b/>
          <w:bCs/>
        </w:rPr>
      </w:pPr>
      <w:r w:rsidRPr="00A42F92">
        <w:rPr>
          <w:b/>
          <w:bCs/>
        </w:rPr>
        <w:t xml:space="preserve">Line </w:t>
      </w:r>
      <w:r w:rsidR="003F2B82" w:rsidRPr="00A42F92">
        <w:rPr>
          <w:b/>
          <w:bCs/>
        </w:rPr>
        <w:t>50</w:t>
      </w:r>
    </w:p>
    <w:p w14:paraId="65860D4E" w14:textId="2F829D64" w:rsidR="004D2F9F" w:rsidRDefault="003F2B82" w:rsidP="0009085B">
      <w:r>
        <w:t>IREG</w:t>
      </w:r>
      <w:r w:rsidR="004D2F9F">
        <w:t xml:space="preserve"> [INTEGER] Rainfall distribution </w:t>
      </w:r>
      <w:r w:rsidR="0048640F">
        <w:t>map region</w:t>
      </w:r>
    </w:p>
    <w:p w14:paraId="008C7F32" w14:textId="00F12276" w:rsidR="00020671" w:rsidRDefault="00020671" w:rsidP="00020671">
      <w:pPr>
        <w:ind w:firstLine="720"/>
      </w:pPr>
      <w:r>
        <w:t>IREG = 1 is Type 1</w:t>
      </w:r>
    </w:p>
    <w:p w14:paraId="4D2265C8" w14:textId="3EF610D9" w:rsidR="00020671" w:rsidRDefault="00020671" w:rsidP="00020671">
      <w:pPr>
        <w:ind w:firstLine="720"/>
      </w:pPr>
      <w:r>
        <w:t>IREG = 2 is Type 1A</w:t>
      </w:r>
    </w:p>
    <w:p w14:paraId="60D04EDE" w14:textId="46978C81" w:rsidR="00020671" w:rsidRDefault="00020671" w:rsidP="00020671">
      <w:pPr>
        <w:ind w:firstLine="720"/>
      </w:pPr>
      <w:r>
        <w:t>IREG = 3 is Type 2</w:t>
      </w:r>
    </w:p>
    <w:p w14:paraId="6F09AA39" w14:textId="49AE80FF" w:rsidR="00020671" w:rsidRDefault="00020671" w:rsidP="00020671">
      <w:pPr>
        <w:ind w:firstLine="720"/>
      </w:pPr>
      <w:r>
        <w:t>IREG = 4 is Type 3</w:t>
      </w:r>
    </w:p>
    <w:p w14:paraId="1735AAE9" w14:textId="77777777" w:rsidR="00020671" w:rsidRDefault="00020671" w:rsidP="0009085B"/>
    <w:p w14:paraId="2D6BF458" w14:textId="7299933D" w:rsidR="003F2B82" w:rsidRDefault="003F2B82" w:rsidP="0009085B">
      <w:r>
        <w:lastRenderedPageBreak/>
        <w:t>SLP</w:t>
      </w:r>
      <w:r w:rsidR="00020671">
        <w:t xml:space="preserve"> </w:t>
      </w:r>
      <w:r w:rsidR="00393029">
        <w:t xml:space="preserve">[REAL] </w:t>
      </w:r>
      <w:r w:rsidR="00020671">
        <w:t>slope of hydraulic flow path (%)</w:t>
      </w:r>
    </w:p>
    <w:p w14:paraId="606FE4CC" w14:textId="77777777" w:rsidR="00020671" w:rsidRDefault="00020671" w:rsidP="0009085B"/>
    <w:p w14:paraId="09C39596" w14:textId="77777777" w:rsidR="00393029" w:rsidRPr="00A42F92" w:rsidRDefault="00393029" w:rsidP="0009085B">
      <w:pPr>
        <w:rPr>
          <w:b/>
          <w:bCs/>
        </w:rPr>
      </w:pPr>
      <w:r w:rsidRPr="00A42F92">
        <w:rPr>
          <w:b/>
          <w:bCs/>
        </w:rPr>
        <w:t xml:space="preserve">Line </w:t>
      </w:r>
      <w:r w:rsidR="003F2B82" w:rsidRPr="00A42F92">
        <w:rPr>
          <w:b/>
          <w:bCs/>
        </w:rPr>
        <w:t xml:space="preserve">51 </w:t>
      </w:r>
    </w:p>
    <w:p w14:paraId="2CE3FB77" w14:textId="6CB2285E" w:rsidR="003F2B82" w:rsidRDefault="00393029" w:rsidP="0009085B">
      <w:r>
        <w:t>unused, may contain helpful info like “</w:t>
      </w:r>
      <w:r w:rsidR="003F2B82" w:rsidRPr="003F2B82">
        <w:t>*** Horizon Info *******</w:t>
      </w:r>
      <w:r>
        <w:t>”</w:t>
      </w:r>
    </w:p>
    <w:p w14:paraId="6D51AE12" w14:textId="77777777" w:rsidR="00393029" w:rsidRDefault="00393029" w:rsidP="0009085B"/>
    <w:p w14:paraId="520A5515" w14:textId="77777777" w:rsidR="00393029" w:rsidRPr="00A42F92" w:rsidRDefault="00393029" w:rsidP="0009085B">
      <w:pPr>
        <w:rPr>
          <w:b/>
          <w:bCs/>
        </w:rPr>
      </w:pPr>
      <w:r w:rsidRPr="00A42F92">
        <w:rPr>
          <w:b/>
          <w:bCs/>
        </w:rPr>
        <w:t xml:space="preserve">Line </w:t>
      </w:r>
      <w:r w:rsidR="0009085B" w:rsidRPr="00A42F92">
        <w:rPr>
          <w:b/>
          <w:bCs/>
        </w:rPr>
        <w:t xml:space="preserve">52 </w:t>
      </w:r>
    </w:p>
    <w:p w14:paraId="0C1BBC12" w14:textId="4016832F" w:rsidR="0009085B" w:rsidRDefault="0009085B" w:rsidP="0009085B">
      <w:r>
        <w:t>NHORIZ</w:t>
      </w:r>
      <w:r w:rsidR="00393029">
        <w:t xml:space="preserve"> [INTEGER] number of soil layers</w:t>
      </w:r>
    </w:p>
    <w:p w14:paraId="4FA4CE0C" w14:textId="77777777" w:rsidR="00F47D08" w:rsidRDefault="00F47D08" w:rsidP="0009085B"/>
    <w:p w14:paraId="762CC4E8" w14:textId="77777777" w:rsidR="00F47D08" w:rsidRPr="00A42F92" w:rsidRDefault="00F47D08" w:rsidP="0009085B">
      <w:pPr>
        <w:rPr>
          <w:b/>
          <w:bCs/>
        </w:rPr>
      </w:pPr>
      <w:r w:rsidRPr="00A42F92">
        <w:rPr>
          <w:b/>
          <w:bCs/>
        </w:rPr>
        <w:t xml:space="preserve">Line </w:t>
      </w:r>
      <w:r w:rsidR="0009085B" w:rsidRPr="00A42F92">
        <w:rPr>
          <w:b/>
          <w:bCs/>
        </w:rPr>
        <w:t xml:space="preserve">53 </w:t>
      </w:r>
    </w:p>
    <w:p w14:paraId="78BA2281" w14:textId="01F2001D" w:rsidR="0009085B" w:rsidRDefault="00F47D08" w:rsidP="0009085B">
      <w:r>
        <w:t>t</w:t>
      </w:r>
      <w:r w:rsidR="0009085B">
        <w:t>hickness</w:t>
      </w:r>
      <w:r>
        <w:t xml:space="preserve"> [REAL] comma-separated list of layer thicknesses</w:t>
      </w:r>
      <w:r w:rsidR="00A42F92">
        <w:t xml:space="preserve"> (cm)</w:t>
      </w:r>
      <w:r>
        <w:t xml:space="preserve"> with NHORIZ items</w:t>
      </w:r>
    </w:p>
    <w:p w14:paraId="009A9574" w14:textId="77777777" w:rsidR="00F47D08" w:rsidRDefault="00F47D08" w:rsidP="0009085B"/>
    <w:p w14:paraId="32C08EAA" w14:textId="77777777" w:rsidR="00F47D08" w:rsidRPr="00A42F92" w:rsidRDefault="00F47D08" w:rsidP="0009085B">
      <w:pPr>
        <w:rPr>
          <w:b/>
          <w:bCs/>
        </w:rPr>
      </w:pPr>
      <w:r w:rsidRPr="00A42F92">
        <w:rPr>
          <w:b/>
          <w:bCs/>
        </w:rPr>
        <w:t xml:space="preserve">Line </w:t>
      </w:r>
      <w:r w:rsidR="0009085B" w:rsidRPr="00A42F92">
        <w:rPr>
          <w:b/>
          <w:bCs/>
        </w:rPr>
        <w:t xml:space="preserve">54 </w:t>
      </w:r>
    </w:p>
    <w:p w14:paraId="17CAB2AA" w14:textId="2BC0544F" w:rsidR="0009085B" w:rsidRDefault="0009085B" w:rsidP="0009085B">
      <w:r>
        <w:t>bd_input</w:t>
      </w:r>
      <w:r w:rsidR="00F47D08">
        <w:t xml:space="preserve"> [REAL] comma-separated list of </w:t>
      </w:r>
      <w:r w:rsidR="00A42F92">
        <w:t>bulk density</w:t>
      </w:r>
      <w:r w:rsidR="00F47D08">
        <w:t xml:space="preserve"> </w:t>
      </w:r>
      <w:r w:rsidR="00A42F92">
        <w:t xml:space="preserve">(g/ml) </w:t>
      </w:r>
      <w:r w:rsidR="00F47D08">
        <w:t>with NHORIZ items</w:t>
      </w:r>
    </w:p>
    <w:p w14:paraId="39132ACB" w14:textId="77777777" w:rsidR="00F47D08" w:rsidRDefault="00F47D08" w:rsidP="0009085B"/>
    <w:p w14:paraId="30166EF6" w14:textId="0D31D7CF" w:rsidR="00F47D08" w:rsidRPr="00A42F92" w:rsidRDefault="00F47D08" w:rsidP="0009085B">
      <w:pPr>
        <w:rPr>
          <w:b/>
          <w:bCs/>
        </w:rPr>
      </w:pPr>
      <w:r w:rsidRPr="00A42F92">
        <w:rPr>
          <w:b/>
          <w:bCs/>
        </w:rPr>
        <w:t xml:space="preserve">Line </w:t>
      </w:r>
      <w:r w:rsidR="0009085B" w:rsidRPr="00A42F92">
        <w:rPr>
          <w:b/>
          <w:bCs/>
        </w:rPr>
        <w:t xml:space="preserve">55 </w:t>
      </w:r>
    </w:p>
    <w:p w14:paraId="5634EAB7" w14:textId="3A728266" w:rsidR="0009085B" w:rsidRDefault="0009085B" w:rsidP="0009085B">
      <w:r>
        <w:t>fc_input</w:t>
      </w:r>
      <w:r w:rsidR="00F47D08">
        <w:t xml:space="preserve"> [REAL] comma-separated list of </w:t>
      </w:r>
      <w:r w:rsidR="00A42F92">
        <w:t>max water fraction</w:t>
      </w:r>
      <w:r w:rsidR="00F47D08">
        <w:t xml:space="preserve"> with NHORIZ items</w:t>
      </w:r>
    </w:p>
    <w:p w14:paraId="77628E43" w14:textId="77777777" w:rsidR="00F47D08" w:rsidRDefault="00F47D08" w:rsidP="0009085B"/>
    <w:p w14:paraId="5CAA85F5" w14:textId="77777777" w:rsidR="00F47D08" w:rsidRPr="00A42F92" w:rsidRDefault="00F47D08" w:rsidP="0009085B">
      <w:pPr>
        <w:rPr>
          <w:b/>
          <w:bCs/>
        </w:rPr>
      </w:pPr>
      <w:r w:rsidRPr="00A42F92">
        <w:rPr>
          <w:b/>
          <w:bCs/>
        </w:rPr>
        <w:t xml:space="preserve">Line </w:t>
      </w:r>
      <w:r w:rsidR="0009085B" w:rsidRPr="00A42F92">
        <w:rPr>
          <w:b/>
          <w:bCs/>
        </w:rPr>
        <w:t xml:space="preserve">56 </w:t>
      </w:r>
    </w:p>
    <w:p w14:paraId="471D48D8" w14:textId="66DA4A5F" w:rsidR="0009085B" w:rsidRDefault="0009085B" w:rsidP="0009085B">
      <w:r>
        <w:t>wp_input</w:t>
      </w:r>
      <w:r w:rsidR="00F47D08">
        <w:t xml:space="preserve"> [REAL] comma-separated list of </w:t>
      </w:r>
      <w:r w:rsidR="00A42F92">
        <w:t>minimum water fraction</w:t>
      </w:r>
      <w:r w:rsidR="00F47D08">
        <w:t xml:space="preserve"> with NHORIZ items</w:t>
      </w:r>
    </w:p>
    <w:p w14:paraId="28262C55" w14:textId="77777777" w:rsidR="00F47D08" w:rsidRDefault="00F47D08" w:rsidP="0009085B"/>
    <w:p w14:paraId="42E01382" w14:textId="77777777" w:rsidR="00F47D08" w:rsidRPr="00A42F92" w:rsidRDefault="00F47D08" w:rsidP="0009085B">
      <w:pPr>
        <w:rPr>
          <w:b/>
          <w:bCs/>
        </w:rPr>
      </w:pPr>
      <w:r w:rsidRPr="00A42F92">
        <w:rPr>
          <w:b/>
          <w:bCs/>
        </w:rPr>
        <w:t xml:space="preserve">Line </w:t>
      </w:r>
      <w:r w:rsidR="0009085B" w:rsidRPr="00A42F92">
        <w:rPr>
          <w:b/>
          <w:bCs/>
        </w:rPr>
        <w:t xml:space="preserve">57 </w:t>
      </w:r>
    </w:p>
    <w:p w14:paraId="4980628E" w14:textId="65926131" w:rsidR="0009085B" w:rsidRDefault="0009085B" w:rsidP="0009085B">
      <w:r>
        <w:t xml:space="preserve">oc_input  </w:t>
      </w:r>
      <w:r w:rsidR="00F47D08">
        <w:t xml:space="preserve">[REAL] comma-separated list of </w:t>
      </w:r>
      <w:r w:rsidR="00A42F92">
        <w:t xml:space="preserve">organic carbon (%) </w:t>
      </w:r>
      <w:r w:rsidR="00F47D08">
        <w:t>with NHORIZ items</w:t>
      </w:r>
    </w:p>
    <w:p w14:paraId="44413BA6" w14:textId="77777777" w:rsidR="00F47D08" w:rsidRDefault="00F47D08" w:rsidP="0009085B"/>
    <w:p w14:paraId="58E9826D" w14:textId="77777777" w:rsidR="00F47D08" w:rsidRPr="00A42F92" w:rsidRDefault="00F47D08" w:rsidP="0009085B">
      <w:pPr>
        <w:rPr>
          <w:b/>
          <w:bCs/>
        </w:rPr>
      </w:pPr>
      <w:r w:rsidRPr="00A42F92">
        <w:rPr>
          <w:b/>
          <w:bCs/>
        </w:rPr>
        <w:t xml:space="preserve">Line </w:t>
      </w:r>
      <w:r w:rsidR="0009085B" w:rsidRPr="00A42F92">
        <w:rPr>
          <w:b/>
          <w:bCs/>
        </w:rPr>
        <w:t xml:space="preserve">58 </w:t>
      </w:r>
    </w:p>
    <w:p w14:paraId="0E8D5FD1" w14:textId="6D6CEE13" w:rsidR="0009085B" w:rsidRDefault="00A42F92" w:rsidP="0009085B">
      <w:r>
        <w:t>n</w:t>
      </w:r>
      <w:r w:rsidR="0009085B">
        <w:t>um_delx</w:t>
      </w:r>
      <w:r w:rsidR="00F47D08">
        <w:t xml:space="preserve"> [REAL] comma-separated list of </w:t>
      </w:r>
      <w:r w:rsidR="00F30912">
        <w:t>number of increment</w:t>
      </w:r>
      <w:r w:rsidR="00F47D08">
        <w:t xml:space="preserve"> with NHORIZ items</w:t>
      </w:r>
    </w:p>
    <w:p w14:paraId="50CBE64F" w14:textId="77777777" w:rsidR="00F47D08" w:rsidRDefault="00F47D08" w:rsidP="0009085B"/>
    <w:p w14:paraId="32EA84CC" w14:textId="71189DB6" w:rsidR="0009085B" w:rsidRPr="00A42F92" w:rsidRDefault="00F47D08" w:rsidP="0009085B">
      <w:pPr>
        <w:rPr>
          <w:b/>
          <w:bCs/>
        </w:rPr>
      </w:pPr>
      <w:r w:rsidRPr="00A42F92">
        <w:rPr>
          <w:b/>
          <w:bCs/>
        </w:rPr>
        <w:t xml:space="preserve">Line </w:t>
      </w:r>
      <w:r w:rsidR="0009085B" w:rsidRPr="00A42F92">
        <w:rPr>
          <w:b/>
          <w:bCs/>
        </w:rPr>
        <w:t>59</w:t>
      </w:r>
      <w:r w:rsidR="00A42F92" w:rsidRPr="00A42F92">
        <w:rPr>
          <w:b/>
          <w:bCs/>
        </w:rPr>
        <w:t>-60</w:t>
      </w:r>
    </w:p>
    <w:p w14:paraId="0C7717D8" w14:textId="1AD03875" w:rsidR="0009085B" w:rsidRDefault="00F47D08" w:rsidP="0009085B">
      <w:r>
        <w:t>unused</w:t>
      </w:r>
    </w:p>
    <w:p w14:paraId="11D8FAA6" w14:textId="77777777" w:rsidR="00F47D08" w:rsidRDefault="00F47D08" w:rsidP="0009085B"/>
    <w:p w14:paraId="2C564A12" w14:textId="77777777" w:rsidR="00F47D08" w:rsidRPr="00A42F92" w:rsidRDefault="00F47D08" w:rsidP="0009085B">
      <w:pPr>
        <w:rPr>
          <w:b/>
          <w:bCs/>
        </w:rPr>
      </w:pPr>
      <w:r w:rsidRPr="00A42F92">
        <w:rPr>
          <w:b/>
          <w:bCs/>
        </w:rPr>
        <w:t xml:space="preserve">Line </w:t>
      </w:r>
      <w:r w:rsidR="0009085B" w:rsidRPr="00A42F92">
        <w:rPr>
          <w:b/>
          <w:bCs/>
        </w:rPr>
        <w:t>61</w:t>
      </w:r>
    </w:p>
    <w:p w14:paraId="3CE5C101" w14:textId="65C0B114" w:rsidR="0009085B" w:rsidRDefault="00F47D08" w:rsidP="0009085B">
      <w:r>
        <w:t>unused, may contain helpful information like “</w:t>
      </w:r>
      <w:r w:rsidR="0009085B">
        <w:t>*** Horizon End, Temperature Start ********</w:t>
      </w:r>
      <w:r>
        <w:t>”</w:t>
      </w:r>
    </w:p>
    <w:p w14:paraId="4A971E9E" w14:textId="77777777" w:rsidR="00F47D08" w:rsidRDefault="00F47D08" w:rsidP="0009085B"/>
    <w:p w14:paraId="30A7DDB6" w14:textId="77777777" w:rsidR="00F47D08" w:rsidRPr="00A42F92" w:rsidRDefault="00F47D08" w:rsidP="0009085B">
      <w:pPr>
        <w:rPr>
          <w:b/>
          <w:bCs/>
        </w:rPr>
      </w:pPr>
      <w:r w:rsidRPr="00A42F92">
        <w:rPr>
          <w:b/>
          <w:bCs/>
        </w:rPr>
        <w:t xml:space="preserve">Line </w:t>
      </w:r>
      <w:r w:rsidR="0009085B" w:rsidRPr="00A42F92">
        <w:rPr>
          <w:b/>
          <w:bCs/>
        </w:rPr>
        <w:t xml:space="preserve">62 </w:t>
      </w:r>
    </w:p>
    <w:p w14:paraId="669375F1" w14:textId="485E5A31" w:rsidR="00F47D08" w:rsidRDefault="0009085B" w:rsidP="00F47D08">
      <w:r>
        <w:t>scalar_albedo</w:t>
      </w:r>
      <w:r w:rsidR="00F47D08">
        <w:t xml:space="preserve"> [REAL] albedo, dummy if temperature is not </w:t>
      </w:r>
      <w:r w:rsidR="00155911">
        <w:t>simulated.</w:t>
      </w:r>
    </w:p>
    <w:p w14:paraId="6944B4A3" w14:textId="0F1D9807" w:rsidR="0009085B" w:rsidRDefault="0009085B" w:rsidP="00F47D08">
      <w:r>
        <w:t>scaler_soil_temp</w:t>
      </w:r>
      <w:r w:rsidR="00F47D08">
        <w:t xml:space="preserve"> [REAL] temperature of bottom boundary (</w:t>
      </w:r>
      <w:r w:rsidR="00F47D08">
        <w:rPr>
          <w:rFonts w:ascii="Grotesque" w:hAnsi="Grotesque"/>
        </w:rPr>
        <w:t>°</w:t>
      </w:r>
      <w:r w:rsidR="00F47D08">
        <w:t xml:space="preserve">C), dummy if temperature is not </w:t>
      </w:r>
      <w:r w:rsidR="00155911">
        <w:t>simulated.</w:t>
      </w:r>
    </w:p>
    <w:p w14:paraId="71575C0E" w14:textId="77777777" w:rsidR="00F47D08" w:rsidRDefault="00F47D08" w:rsidP="00F47D08"/>
    <w:p w14:paraId="6EAB8BFF" w14:textId="77777777" w:rsidR="00F47D08" w:rsidRPr="00A42F92" w:rsidRDefault="00F47D08" w:rsidP="00F47D08">
      <w:pPr>
        <w:rPr>
          <w:b/>
          <w:bCs/>
        </w:rPr>
      </w:pPr>
      <w:r w:rsidRPr="00A42F92">
        <w:rPr>
          <w:b/>
          <w:bCs/>
        </w:rPr>
        <w:t xml:space="preserve">Line </w:t>
      </w:r>
      <w:r w:rsidR="0009085B" w:rsidRPr="00A42F92">
        <w:rPr>
          <w:b/>
          <w:bCs/>
        </w:rPr>
        <w:t xml:space="preserve">63 </w:t>
      </w:r>
    </w:p>
    <w:p w14:paraId="719F9CD3" w14:textId="29CD95B6" w:rsidR="0009085B" w:rsidRDefault="0009085B" w:rsidP="00F47D08">
      <w:r>
        <w:t>is_temperature_simulated</w:t>
      </w:r>
      <w:r w:rsidR="00F47D08">
        <w:t xml:space="preserve"> [LOGICAL] TRUE if temperature </w:t>
      </w:r>
      <w:r w:rsidR="00155911">
        <w:t>simulation.</w:t>
      </w:r>
    </w:p>
    <w:p w14:paraId="5299F333" w14:textId="77777777" w:rsidR="00F47D08" w:rsidRDefault="00F47D08" w:rsidP="00F47D08"/>
    <w:p w14:paraId="2E359AF4" w14:textId="77777777" w:rsidR="00A42F92" w:rsidRPr="00A42F92" w:rsidRDefault="00155911" w:rsidP="00F47D08">
      <w:pPr>
        <w:rPr>
          <w:b/>
          <w:bCs/>
        </w:rPr>
      </w:pPr>
      <w:r w:rsidRPr="00A42F92">
        <w:rPr>
          <w:b/>
          <w:bCs/>
        </w:rPr>
        <w:t xml:space="preserve">Line </w:t>
      </w:r>
      <w:r w:rsidR="0009085B" w:rsidRPr="00A42F92">
        <w:rPr>
          <w:b/>
          <w:bCs/>
        </w:rPr>
        <w:t>64</w:t>
      </w:r>
      <w:r w:rsidR="00A42F92" w:rsidRPr="00A42F92">
        <w:rPr>
          <w:b/>
          <w:bCs/>
        </w:rPr>
        <w:t>-65</w:t>
      </w:r>
      <w:r w:rsidR="0009085B" w:rsidRPr="00A42F92">
        <w:rPr>
          <w:b/>
          <w:bCs/>
        </w:rPr>
        <w:t xml:space="preserve"> </w:t>
      </w:r>
    </w:p>
    <w:p w14:paraId="14D1D876" w14:textId="66D5AC08" w:rsidR="00155911" w:rsidRDefault="0009085B" w:rsidP="00F47D08">
      <w:r>
        <w:t>unused</w:t>
      </w:r>
    </w:p>
    <w:p w14:paraId="48345D64" w14:textId="77777777" w:rsidR="00155911" w:rsidRDefault="00155911" w:rsidP="00F47D08"/>
    <w:p w14:paraId="23B27961" w14:textId="77777777" w:rsidR="00155911" w:rsidRPr="00A42F92" w:rsidRDefault="00155911" w:rsidP="00F47D08">
      <w:pPr>
        <w:rPr>
          <w:b/>
          <w:bCs/>
        </w:rPr>
      </w:pPr>
      <w:r w:rsidRPr="00A42F92">
        <w:rPr>
          <w:b/>
          <w:bCs/>
        </w:rPr>
        <w:t xml:space="preserve">Line </w:t>
      </w:r>
      <w:r w:rsidR="0009085B" w:rsidRPr="00A42F92">
        <w:rPr>
          <w:b/>
          <w:bCs/>
        </w:rPr>
        <w:t xml:space="preserve">66 </w:t>
      </w:r>
    </w:p>
    <w:p w14:paraId="6F1D584E" w14:textId="6E6494EF" w:rsidR="0009085B" w:rsidRDefault="00155911" w:rsidP="00F47D08">
      <w:r>
        <w:t>unused but may contain helpful information like “</w:t>
      </w:r>
      <w:r w:rsidR="0009085B" w:rsidRPr="0009085B">
        <w:t>*** Erosion &amp; Curve Number Info **********</w:t>
      </w:r>
      <w:r>
        <w:t>”</w:t>
      </w:r>
    </w:p>
    <w:p w14:paraId="2E740F16" w14:textId="77777777" w:rsidR="00155911" w:rsidRDefault="00155911" w:rsidP="00F47D08"/>
    <w:p w14:paraId="2B4322A6" w14:textId="77777777" w:rsidR="00155911" w:rsidRPr="00A42F92" w:rsidRDefault="00155911" w:rsidP="00F47D08">
      <w:pPr>
        <w:rPr>
          <w:b/>
          <w:bCs/>
        </w:rPr>
      </w:pPr>
      <w:r w:rsidRPr="00A42F92">
        <w:rPr>
          <w:b/>
          <w:bCs/>
        </w:rPr>
        <w:t xml:space="preserve">Line </w:t>
      </w:r>
      <w:r w:rsidR="0009085B" w:rsidRPr="00A42F92">
        <w:rPr>
          <w:b/>
          <w:bCs/>
        </w:rPr>
        <w:t xml:space="preserve">67 </w:t>
      </w:r>
    </w:p>
    <w:p w14:paraId="02BB2943" w14:textId="68264C88" w:rsidR="0009085B" w:rsidRDefault="0009085B" w:rsidP="00F47D08">
      <w:r>
        <w:t>NUSLEC</w:t>
      </w:r>
      <w:r w:rsidR="00155911">
        <w:t xml:space="preserve"> [INTEGER]</w:t>
      </w:r>
      <w:r w:rsidR="00F30912">
        <w:t xml:space="preserve"> number of usle factors that will be read </w:t>
      </w:r>
    </w:p>
    <w:p w14:paraId="5864D613" w14:textId="77777777" w:rsidR="00155911" w:rsidRDefault="00155911" w:rsidP="00F47D08"/>
    <w:p w14:paraId="14E9CCCC" w14:textId="5BCBCB8A" w:rsidR="00155911" w:rsidRPr="00A42F92" w:rsidRDefault="00155911" w:rsidP="00F47D08">
      <w:pPr>
        <w:rPr>
          <w:b/>
          <w:bCs/>
        </w:rPr>
      </w:pPr>
      <w:r w:rsidRPr="00A42F92">
        <w:rPr>
          <w:b/>
          <w:bCs/>
        </w:rPr>
        <w:lastRenderedPageBreak/>
        <w:t xml:space="preserve">Line </w:t>
      </w:r>
      <w:r w:rsidR="0009085B" w:rsidRPr="00A42F92">
        <w:rPr>
          <w:b/>
          <w:bCs/>
        </w:rPr>
        <w:t xml:space="preserve">68 </w:t>
      </w:r>
    </w:p>
    <w:p w14:paraId="34EE572C" w14:textId="495C30EC" w:rsidR="0009085B" w:rsidRDefault="0009085B" w:rsidP="00F47D08">
      <w:r>
        <w:t>GDUSLEC</w:t>
      </w:r>
      <w:r w:rsidR="00155911">
        <w:t xml:space="preserve"> [INTEGER]</w:t>
      </w:r>
      <w:r w:rsidR="00F30912">
        <w:t xml:space="preserve"> list of calendar days of size NUSLEC for which erosion factors change</w:t>
      </w:r>
    </w:p>
    <w:p w14:paraId="64ED9277" w14:textId="77777777" w:rsidR="00155911" w:rsidRDefault="00155911" w:rsidP="00F47D08"/>
    <w:p w14:paraId="188B8AA8" w14:textId="4D9A64DC" w:rsidR="00155911" w:rsidRPr="00A42F92" w:rsidRDefault="00155911" w:rsidP="00F47D08">
      <w:pPr>
        <w:rPr>
          <w:b/>
          <w:bCs/>
        </w:rPr>
      </w:pPr>
      <w:r w:rsidRPr="00A42F92">
        <w:rPr>
          <w:b/>
          <w:bCs/>
        </w:rPr>
        <w:t xml:space="preserve">Line </w:t>
      </w:r>
      <w:r w:rsidR="0009085B" w:rsidRPr="00A42F92">
        <w:rPr>
          <w:b/>
          <w:bCs/>
        </w:rPr>
        <w:t xml:space="preserve">69 </w:t>
      </w:r>
    </w:p>
    <w:p w14:paraId="75299569" w14:textId="43B36C52" w:rsidR="0009085B" w:rsidRDefault="0009085B" w:rsidP="00F47D08">
      <w:r>
        <w:t>GMUSLEC</w:t>
      </w:r>
      <w:r w:rsidR="00155911">
        <w:t xml:space="preserve"> [INTEGER]</w:t>
      </w:r>
      <w:r w:rsidR="00F30912" w:rsidRPr="00F30912">
        <w:t xml:space="preserve"> </w:t>
      </w:r>
      <w:r w:rsidR="00F30912">
        <w:t>list of calendar months of size NUSLEC for which erosion factors change</w:t>
      </w:r>
    </w:p>
    <w:p w14:paraId="4FACC71F" w14:textId="77777777" w:rsidR="00155911" w:rsidRDefault="00155911" w:rsidP="00F47D08"/>
    <w:p w14:paraId="7CD51635" w14:textId="59F356CF" w:rsidR="00155911" w:rsidRPr="00A42F92" w:rsidRDefault="00155911" w:rsidP="00F47D08">
      <w:pPr>
        <w:rPr>
          <w:b/>
          <w:bCs/>
        </w:rPr>
      </w:pPr>
      <w:r w:rsidRPr="00A42F92">
        <w:rPr>
          <w:b/>
          <w:bCs/>
        </w:rPr>
        <w:t xml:space="preserve">Line </w:t>
      </w:r>
      <w:r w:rsidR="0009085B" w:rsidRPr="00A42F92">
        <w:rPr>
          <w:b/>
          <w:bCs/>
        </w:rPr>
        <w:t xml:space="preserve">70 </w:t>
      </w:r>
    </w:p>
    <w:p w14:paraId="0802B5BA" w14:textId="3AE09611" w:rsidR="0009085B" w:rsidRDefault="0009085B" w:rsidP="00F47D08">
      <w:r>
        <w:t>CN_2</w:t>
      </w:r>
      <w:r w:rsidR="00155911">
        <w:t xml:space="preserve"> [REAL]</w:t>
      </w:r>
      <w:r w:rsidR="00F30912">
        <w:t xml:space="preserve"> list of curve number of size NUSLEC corresponding to dates above</w:t>
      </w:r>
    </w:p>
    <w:p w14:paraId="7F2FCC6B" w14:textId="77777777" w:rsidR="00155911" w:rsidRDefault="00155911" w:rsidP="00F47D08"/>
    <w:p w14:paraId="158FBC7D" w14:textId="21EE3D53" w:rsidR="00155911" w:rsidRPr="00A42F92" w:rsidRDefault="00155911" w:rsidP="00F47D08">
      <w:pPr>
        <w:rPr>
          <w:b/>
          <w:bCs/>
        </w:rPr>
      </w:pPr>
      <w:r w:rsidRPr="00A42F92">
        <w:rPr>
          <w:b/>
          <w:bCs/>
        </w:rPr>
        <w:t xml:space="preserve">Line </w:t>
      </w:r>
      <w:r w:rsidR="0009085B" w:rsidRPr="00A42F92">
        <w:rPr>
          <w:b/>
          <w:bCs/>
        </w:rPr>
        <w:t>71</w:t>
      </w:r>
      <w:r w:rsidR="004D3F10" w:rsidRPr="00A42F92">
        <w:rPr>
          <w:b/>
          <w:bCs/>
        </w:rPr>
        <w:t xml:space="preserve"> </w:t>
      </w:r>
    </w:p>
    <w:p w14:paraId="1CBDE212" w14:textId="25F2EA7F" w:rsidR="0009085B" w:rsidRDefault="004D3F10" w:rsidP="00F47D08">
      <w:r>
        <w:t>USLEC</w:t>
      </w:r>
      <w:r w:rsidR="00155911">
        <w:t xml:space="preserve"> [REAL]</w:t>
      </w:r>
      <w:r w:rsidR="00F30912">
        <w:t xml:space="preserve"> list of USLE C factors of size NUSLEC corresponding to dates above</w:t>
      </w:r>
    </w:p>
    <w:p w14:paraId="6F4F6B3D" w14:textId="77777777" w:rsidR="00155911" w:rsidRDefault="00155911" w:rsidP="00F47D08"/>
    <w:p w14:paraId="12297146" w14:textId="77777777" w:rsidR="00A42F92" w:rsidRPr="00A42F92" w:rsidRDefault="00155911" w:rsidP="00155911">
      <w:pPr>
        <w:rPr>
          <w:b/>
          <w:bCs/>
        </w:rPr>
      </w:pPr>
      <w:r w:rsidRPr="00A42F92">
        <w:rPr>
          <w:b/>
          <w:bCs/>
        </w:rPr>
        <w:t xml:space="preserve">Line </w:t>
      </w:r>
      <w:r w:rsidR="0009085B" w:rsidRPr="00A42F92">
        <w:rPr>
          <w:b/>
          <w:bCs/>
        </w:rPr>
        <w:t>72</w:t>
      </w:r>
      <w:r w:rsidR="004D3F10" w:rsidRPr="00A42F92">
        <w:rPr>
          <w:b/>
          <w:bCs/>
        </w:rPr>
        <w:t xml:space="preserve"> </w:t>
      </w:r>
    </w:p>
    <w:p w14:paraId="0E64DF00" w14:textId="598659A2" w:rsidR="0009085B" w:rsidRDefault="004D3F10" w:rsidP="00155911">
      <w:r>
        <w:t>unused</w:t>
      </w:r>
    </w:p>
    <w:p w14:paraId="28826FE4" w14:textId="77777777" w:rsidR="00155911" w:rsidRDefault="00155911" w:rsidP="00155911"/>
    <w:p w14:paraId="7FB69209" w14:textId="77777777" w:rsidR="00155911" w:rsidRPr="00A42F92" w:rsidRDefault="00155911" w:rsidP="00155911">
      <w:pPr>
        <w:rPr>
          <w:b/>
          <w:bCs/>
        </w:rPr>
      </w:pPr>
      <w:r w:rsidRPr="00A42F92">
        <w:rPr>
          <w:b/>
          <w:bCs/>
        </w:rPr>
        <w:t xml:space="preserve">Line </w:t>
      </w:r>
      <w:r w:rsidR="0009085B" w:rsidRPr="00A42F92">
        <w:rPr>
          <w:b/>
          <w:bCs/>
        </w:rPr>
        <w:t>73</w:t>
      </w:r>
      <w:r w:rsidR="004D3F10" w:rsidRPr="00A42F92">
        <w:rPr>
          <w:b/>
          <w:bCs/>
        </w:rPr>
        <w:t xml:space="preserve"> </w:t>
      </w:r>
    </w:p>
    <w:p w14:paraId="6855F8B4" w14:textId="151981C4" w:rsidR="00A42F92" w:rsidRDefault="004D3F10" w:rsidP="00155911">
      <w:r>
        <w:t>runoff_extr_depth</w:t>
      </w:r>
      <w:r w:rsidR="00A42F92">
        <w:t xml:space="preserve"> [REAL]</w:t>
      </w:r>
      <w:r w:rsidR="00F30912">
        <w:t xml:space="preserve"> runoff extraction depth</w:t>
      </w:r>
    </w:p>
    <w:p w14:paraId="755BC3F2" w14:textId="6B1D20D5" w:rsidR="00A42F92" w:rsidRDefault="004D3F10" w:rsidP="00155911">
      <w:r>
        <w:t>runoff_decline</w:t>
      </w:r>
      <w:r w:rsidR="00A42F92">
        <w:t xml:space="preserve"> [REAL]</w:t>
      </w:r>
      <w:r w:rsidR="00F30912">
        <w:t xml:space="preserve"> runoff extraction decline factor</w:t>
      </w:r>
    </w:p>
    <w:p w14:paraId="2D1E2C48" w14:textId="3ED72FBF" w:rsidR="0009085B" w:rsidRDefault="004D3F10" w:rsidP="00155911">
      <w:r>
        <w:t>runoff_effic</w:t>
      </w:r>
      <w:r w:rsidR="00A42F92">
        <w:t xml:space="preserve"> [REAL]</w:t>
      </w:r>
      <w:r w:rsidR="00F30912">
        <w:t xml:space="preserve"> runoff extraction efficiency</w:t>
      </w:r>
    </w:p>
    <w:p w14:paraId="0EF2E79A" w14:textId="77777777" w:rsidR="00155911" w:rsidRDefault="00155911" w:rsidP="00A42F92"/>
    <w:p w14:paraId="5A83ED5A" w14:textId="77777777" w:rsidR="00155911" w:rsidRPr="00A42F92" w:rsidRDefault="00155911" w:rsidP="00A42F92">
      <w:pPr>
        <w:rPr>
          <w:b/>
          <w:bCs/>
        </w:rPr>
      </w:pPr>
      <w:r w:rsidRPr="00A42F92">
        <w:rPr>
          <w:b/>
          <w:bCs/>
        </w:rPr>
        <w:t xml:space="preserve">Line </w:t>
      </w:r>
      <w:r w:rsidR="0009085B" w:rsidRPr="00A42F92">
        <w:rPr>
          <w:b/>
          <w:bCs/>
        </w:rPr>
        <w:t>74</w:t>
      </w:r>
      <w:r w:rsidR="004D3F10" w:rsidRPr="00A42F92">
        <w:rPr>
          <w:b/>
          <w:bCs/>
        </w:rPr>
        <w:t xml:space="preserve"> </w:t>
      </w:r>
    </w:p>
    <w:p w14:paraId="7AAAF10B" w14:textId="0D8BCA85" w:rsidR="00A42F92" w:rsidRDefault="004D3F10" w:rsidP="00A42F92">
      <w:r>
        <w:t>erosion_depth</w:t>
      </w:r>
      <w:r w:rsidR="00A42F92">
        <w:t xml:space="preserve"> [REAL]</w:t>
      </w:r>
      <w:r>
        <w:t xml:space="preserve"> </w:t>
      </w:r>
      <w:r w:rsidR="00F30912">
        <w:t>erosion extraction depth</w:t>
      </w:r>
    </w:p>
    <w:p w14:paraId="324DA9B5" w14:textId="54A9434D" w:rsidR="00A42F92" w:rsidRDefault="004D3F10" w:rsidP="00A42F92">
      <w:r>
        <w:t>erosion_decline</w:t>
      </w:r>
      <w:r w:rsidR="00A42F92">
        <w:t xml:space="preserve"> [REAL]</w:t>
      </w:r>
      <w:r>
        <w:t xml:space="preserve"> </w:t>
      </w:r>
      <w:r w:rsidR="00F30912">
        <w:t>erosion extraction decline factor</w:t>
      </w:r>
    </w:p>
    <w:p w14:paraId="707F8C93" w14:textId="31066E5E" w:rsidR="0009085B" w:rsidRDefault="004D3F10" w:rsidP="00A42F92">
      <w:r>
        <w:t>erosion_effic</w:t>
      </w:r>
      <w:r w:rsidR="00A42F92">
        <w:t xml:space="preserve"> [REAL]</w:t>
      </w:r>
      <w:r w:rsidR="00F30912" w:rsidRPr="00F30912">
        <w:t xml:space="preserve"> </w:t>
      </w:r>
      <w:r w:rsidR="00F30912">
        <w:t>erosion extraction efficiency</w:t>
      </w:r>
    </w:p>
    <w:p w14:paraId="2AFE3EA9" w14:textId="77777777" w:rsidR="00155911" w:rsidRDefault="00155911" w:rsidP="00A42F92">
      <w:pPr>
        <w:rPr>
          <w:rFonts w:ascii="Consolas" w:hAnsi="Consolas" w:cs="Consolas"/>
          <w:color w:val="000000"/>
          <w:sz w:val="19"/>
          <w:szCs w:val="19"/>
        </w:rPr>
      </w:pPr>
    </w:p>
    <w:p w14:paraId="6375B7E0" w14:textId="77777777" w:rsidR="00155911" w:rsidRPr="00A42F92" w:rsidRDefault="00155911" w:rsidP="00A42F92">
      <w:pPr>
        <w:rPr>
          <w:b/>
          <w:bCs/>
        </w:rPr>
      </w:pPr>
      <w:r w:rsidRPr="00A42F92">
        <w:rPr>
          <w:b/>
          <w:bCs/>
        </w:rPr>
        <w:t xml:space="preserve">Line </w:t>
      </w:r>
      <w:r w:rsidR="004D3F10" w:rsidRPr="00A42F92">
        <w:rPr>
          <w:b/>
          <w:bCs/>
        </w:rPr>
        <w:t xml:space="preserve">75 </w:t>
      </w:r>
    </w:p>
    <w:p w14:paraId="62FAE660" w14:textId="18CB3A5A" w:rsidR="004D3F10" w:rsidRDefault="004D3F10" w:rsidP="00A42F92">
      <w:r>
        <w:t>use_usleyears</w:t>
      </w:r>
      <w:r w:rsidR="00A42F92">
        <w:t xml:space="preserve"> [LOGICAL]</w:t>
      </w:r>
      <w:r w:rsidR="00F30912">
        <w:t xml:space="preserve"> if erosion is not changing every year, then this is a list of years of size NUSLEC for which runoff and erosion factors change</w:t>
      </w:r>
    </w:p>
    <w:p w14:paraId="6BAB6BFD" w14:textId="77777777" w:rsidR="00155911" w:rsidRDefault="00155911" w:rsidP="00A42F92"/>
    <w:p w14:paraId="61033E11" w14:textId="77777777" w:rsidR="00A42F92" w:rsidRPr="00A42F92" w:rsidRDefault="00155911" w:rsidP="00A42F92">
      <w:pPr>
        <w:rPr>
          <w:b/>
          <w:bCs/>
        </w:rPr>
      </w:pPr>
      <w:r w:rsidRPr="00A42F92">
        <w:rPr>
          <w:b/>
          <w:bCs/>
        </w:rPr>
        <w:t xml:space="preserve">Line </w:t>
      </w:r>
      <w:r w:rsidR="004D3F10" w:rsidRPr="00A42F92">
        <w:rPr>
          <w:b/>
          <w:bCs/>
        </w:rPr>
        <w:t xml:space="preserve">76 </w:t>
      </w:r>
    </w:p>
    <w:p w14:paraId="2DEC866E" w14:textId="21EB7564" w:rsidR="004D3F10" w:rsidRDefault="004D3F10" w:rsidP="00A42F92">
      <w:r>
        <w:t>unused</w:t>
      </w:r>
    </w:p>
    <w:p w14:paraId="4A9D6BC8" w14:textId="77777777" w:rsidR="00155911" w:rsidRDefault="00155911" w:rsidP="00A42F92"/>
    <w:p w14:paraId="7735C985" w14:textId="77777777" w:rsidR="00155911" w:rsidRPr="00A42F92" w:rsidRDefault="00155911" w:rsidP="00A42F92">
      <w:pPr>
        <w:rPr>
          <w:b/>
          <w:bCs/>
        </w:rPr>
      </w:pPr>
      <w:r w:rsidRPr="00A42F92">
        <w:rPr>
          <w:b/>
          <w:bCs/>
        </w:rPr>
        <w:t xml:space="preserve">Line </w:t>
      </w:r>
      <w:r w:rsidR="004D3F10" w:rsidRPr="00A42F92">
        <w:rPr>
          <w:b/>
          <w:bCs/>
        </w:rPr>
        <w:t xml:space="preserve">77 </w:t>
      </w:r>
    </w:p>
    <w:p w14:paraId="49DCEE03" w14:textId="3ED4A0D2" w:rsidR="004D3F10" w:rsidRDefault="00F30912" w:rsidP="00A42F92">
      <w:r>
        <w:t>h</w:t>
      </w:r>
      <w:r w:rsidR="004D3F10">
        <w:t>eight_stagnant_air_layer_cm</w:t>
      </w:r>
      <w:r w:rsidR="00A42F92">
        <w:t xml:space="preserve"> [REAL]</w:t>
      </w:r>
      <w:r>
        <w:t xml:space="preserve"> volatilization boundary</w:t>
      </w:r>
    </w:p>
    <w:p w14:paraId="207256D3" w14:textId="77777777" w:rsidR="00155911" w:rsidRDefault="00155911" w:rsidP="00A42F92"/>
    <w:p w14:paraId="1ED40E8C" w14:textId="77777777" w:rsidR="00155911" w:rsidRPr="00A42F92" w:rsidRDefault="00155911" w:rsidP="00A42F92">
      <w:pPr>
        <w:rPr>
          <w:b/>
          <w:bCs/>
        </w:rPr>
      </w:pPr>
      <w:r w:rsidRPr="00A42F92">
        <w:rPr>
          <w:b/>
          <w:bCs/>
        </w:rPr>
        <w:t xml:space="preserve">Line </w:t>
      </w:r>
      <w:r w:rsidR="004D3F10" w:rsidRPr="00A42F92">
        <w:rPr>
          <w:b/>
          <w:bCs/>
        </w:rPr>
        <w:t xml:space="preserve">78 </w:t>
      </w:r>
    </w:p>
    <w:p w14:paraId="3B29726E" w14:textId="7E2A6037" w:rsidR="004D3F10" w:rsidRDefault="004D3F10" w:rsidP="00A42F92">
      <w:r>
        <w:t>is_auto_profile</w:t>
      </w:r>
      <w:r w:rsidR="00A42F92">
        <w:t xml:space="preserve"> [LOGICAL]</w:t>
      </w:r>
      <w:r w:rsidR="00F30912">
        <w:t xml:space="preserve"> </w:t>
      </w:r>
    </w:p>
    <w:p w14:paraId="134CA9FE" w14:textId="4F5C6E44" w:rsidR="00F30912" w:rsidRDefault="00F30912" w:rsidP="00A42F92">
      <w:r>
        <w:tab/>
        <w:t>TRUE if autoprofile using parameters below</w:t>
      </w:r>
      <w:r w:rsidR="003938A2">
        <w:t xml:space="preserve"> and bypass values in Line 58</w:t>
      </w:r>
    </w:p>
    <w:p w14:paraId="7F43611E" w14:textId="1D95E19B" w:rsidR="00F30912" w:rsidRDefault="00F30912" w:rsidP="00A42F92">
      <w:r>
        <w:tab/>
        <w:t xml:space="preserve">FALSE if user defined </w:t>
      </w:r>
      <w:r w:rsidR="003938A2">
        <w:t>L</w:t>
      </w:r>
      <w:r>
        <w:t>ine 58</w:t>
      </w:r>
      <w:r w:rsidR="003938A2">
        <w:t xml:space="preserve"> are to be used.</w:t>
      </w:r>
    </w:p>
    <w:p w14:paraId="2BE7BE71" w14:textId="77777777" w:rsidR="00155911" w:rsidRDefault="00155911" w:rsidP="00155911"/>
    <w:p w14:paraId="2ED1A1B5" w14:textId="77777777" w:rsidR="00155911" w:rsidRPr="00A42F92" w:rsidRDefault="00155911" w:rsidP="00155911">
      <w:pPr>
        <w:rPr>
          <w:b/>
          <w:bCs/>
        </w:rPr>
      </w:pPr>
      <w:r w:rsidRPr="00A42F92">
        <w:rPr>
          <w:b/>
          <w:bCs/>
        </w:rPr>
        <w:t xml:space="preserve">Line </w:t>
      </w:r>
      <w:r w:rsidR="004D3F10" w:rsidRPr="00A42F92">
        <w:rPr>
          <w:b/>
          <w:bCs/>
        </w:rPr>
        <w:t xml:space="preserve">79 </w:t>
      </w:r>
    </w:p>
    <w:p w14:paraId="15728CAF" w14:textId="5553C739" w:rsidR="004D3F10" w:rsidRDefault="004D3F10" w:rsidP="00155911">
      <w:r>
        <w:t>number_of_discrete_layers</w:t>
      </w:r>
      <w:r w:rsidR="00A42F92">
        <w:t xml:space="preserve"> [INTEGER]</w:t>
      </w:r>
      <w:r w:rsidR="003938A2">
        <w:t xml:space="preserve"> number of autoprofile layers</w:t>
      </w:r>
    </w:p>
    <w:p w14:paraId="0878EBEB" w14:textId="77777777" w:rsidR="00155911" w:rsidRDefault="00155911" w:rsidP="00155911"/>
    <w:p w14:paraId="123D6339" w14:textId="77777777" w:rsidR="001760C6" w:rsidRDefault="00155911" w:rsidP="00155911">
      <w:pPr>
        <w:rPr>
          <w:b/>
          <w:bCs/>
          <w:sz w:val="20"/>
          <w:szCs w:val="20"/>
        </w:rPr>
      </w:pPr>
      <w:r w:rsidRPr="00A42F92">
        <w:rPr>
          <w:b/>
          <w:bCs/>
        </w:rPr>
        <w:t xml:space="preserve">Line </w:t>
      </w:r>
      <w:r w:rsidR="004D3F10" w:rsidRPr="00A42F92">
        <w:rPr>
          <w:b/>
          <w:bCs/>
        </w:rPr>
        <w:t xml:space="preserve">80 </w:t>
      </w:r>
      <w:r w:rsidR="00A42F92" w:rsidRPr="00A42F92">
        <w:rPr>
          <w:b/>
          <w:bCs/>
        </w:rPr>
        <w:t xml:space="preserve">- </w:t>
      </w:r>
      <w:r w:rsidR="00A42F92" w:rsidRPr="00A42F92">
        <w:rPr>
          <w:b/>
          <w:bCs/>
          <w:sz w:val="20"/>
          <w:szCs w:val="20"/>
        </w:rPr>
        <w:sym w:font="Symbol" w:char="F0A5"/>
      </w:r>
      <w:r w:rsidR="001760C6">
        <w:rPr>
          <w:b/>
          <w:bCs/>
          <w:sz w:val="20"/>
          <w:szCs w:val="20"/>
        </w:rPr>
        <w:t xml:space="preserve"> </w:t>
      </w:r>
    </w:p>
    <w:p w14:paraId="08617448" w14:textId="316F347D" w:rsidR="003938A2" w:rsidRPr="001760C6" w:rsidRDefault="001760C6" w:rsidP="00155911">
      <w:pPr>
        <w:rPr>
          <w:b/>
          <w:bCs/>
          <w:sz w:val="20"/>
          <w:szCs w:val="20"/>
        </w:rPr>
      </w:pPr>
      <w:r w:rsidRPr="001760C6">
        <w:rPr>
          <w:sz w:val="20"/>
          <w:szCs w:val="20"/>
        </w:rPr>
        <w:t>(</w:t>
      </w:r>
      <w:r>
        <w:rPr>
          <w:sz w:val="20"/>
          <w:szCs w:val="20"/>
        </w:rPr>
        <w:t>o</w:t>
      </w:r>
      <w:r w:rsidR="003938A2" w:rsidRPr="001760C6">
        <w:rPr>
          <w:sz w:val="20"/>
          <w:szCs w:val="20"/>
        </w:rPr>
        <w:t>ne line for each layer</w:t>
      </w:r>
      <w:r w:rsidRPr="001760C6">
        <w:rPr>
          <w:sz w:val="20"/>
          <w:szCs w:val="20"/>
        </w:rPr>
        <w:t>)</w:t>
      </w:r>
    </w:p>
    <w:p w14:paraId="64DE9D74" w14:textId="412C9E11" w:rsidR="00A42F92" w:rsidRDefault="004D3F10" w:rsidP="00155911">
      <w:r>
        <w:t>profile_thick</w:t>
      </w:r>
      <w:r w:rsidR="00A42F92">
        <w:t xml:space="preserve"> [REAL]</w:t>
      </w:r>
      <w:r w:rsidR="003938A2">
        <w:t xml:space="preserve"> thickness of autoprofile layer</w:t>
      </w:r>
    </w:p>
    <w:p w14:paraId="02FBBA45" w14:textId="079AA236" w:rsidR="004D3F10" w:rsidRDefault="004D3F10" w:rsidP="00155911">
      <w:r>
        <w:t>profile_number_increments</w:t>
      </w:r>
      <w:r w:rsidR="00A42F92">
        <w:t xml:space="preserve"> [INTEGER]</w:t>
      </w:r>
      <w:r w:rsidR="003938A2">
        <w:t xml:space="preserve"> increments in autoprofile layer</w:t>
      </w:r>
    </w:p>
    <w:p w14:paraId="346E1375" w14:textId="0630F811" w:rsidR="00624057" w:rsidRDefault="00624057" w:rsidP="00D35FC7"/>
    <w:p w14:paraId="7F69AA4C" w14:textId="77777777" w:rsidR="00624057" w:rsidRDefault="00624057" w:rsidP="00C05760">
      <w:pPr>
        <w:pStyle w:val="Heading2"/>
      </w:pPr>
      <w:bookmarkStart w:id="52" w:name="_Toc157062461"/>
      <w:r w:rsidRPr="00B135A0">
        <w:lastRenderedPageBreak/>
        <w:t>Meteorological Data File</w:t>
      </w:r>
      <w:bookmarkEnd w:id="52"/>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r w:rsidRPr="00BE7957">
        <w:rPr>
          <w:i/>
          <w:iCs/>
        </w:rPr>
        <w:t>dvf</w:t>
      </w:r>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352B9884" w14:textId="2C9A44BA" w:rsidR="00624057" w:rsidRDefault="00624057" w:rsidP="00D35FC7"/>
    <w:p w14:paraId="354B5D73" w14:textId="77777777" w:rsidR="00624057" w:rsidRPr="007D2642" w:rsidRDefault="00624057" w:rsidP="00D35FC7"/>
    <w:p w14:paraId="16A4EB0F" w14:textId="09787D62" w:rsidR="003B0799" w:rsidRDefault="003B0799" w:rsidP="00D35FC7">
      <w:pPr>
        <w:pStyle w:val="Heading1"/>
      </w:pPr>
      <w:bookmarkStart w:id="53" w:name="_Toc157062462"/>
      <w:r>
        <w:t xml:space="preserve">Parameter </w:t>
      </w:r>
      <w:r w:rsidR="00514A0C">
        <w:t xml:space="preserve">Description and </w:t>
      </w:r>
      <w:r>
        <w:t>Estimation</w:t>
      </w:r>
      <w:bookmarkEnd w:id="53"/>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r w:rsidRPr="00C93F8F">
        <w:rPr>
          <w:b/>
        </w:rPr>
        <w:t>max_root_depth</w:t>
      </w:r>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(Brutsaert,</w:t>
      </w:r>
      <w:r w:rsidR="00F50F97">
        <w:t xml:space="preserve"> </w:t>
      </w:r>
      <w:r w:rsidR="00BE275F" w:rsidRPr="0041011B">
        <w:t>1982</w:t>
      </w:r>
      <w:r w:rsidR="00BE275F">
        <w:t xml:space="preserve">; </w:t>
      </w:r>
      <w:r w:rsidR="00BE275F" w:rsidRPr="0041011B">
        <w:t>van Wi</w:t>
      </w:r>
      <w:r w:rsidR="00BE275F">
        <w:t xml:space="preserve">jk,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lastRenderedPageBreak/>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r w:rsidRPr="00707A45">
        <w:rPr>
          <w:b/>
          <w:highlight w:val="white"/>
        </w:rPr>
        <w:t>min_evap_depth</w:t>
      </w:r>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r w:rsidR="002276D6" w:rsidRPr="002276D6">
        <w:rPr>
          <w:highlight w:val="white"/>
        </w:rPr>
        <w:t>min_evap_depth</w:t>
      </w:r>
      <w:r w:rsidR="007A2F8A" w:rsidRPr="002276D6">
        <w:t xml:space="preserve"> applies</w:t>
      </w:r>
      <w:r w:rsidR="007A2F8A">
        <w:t xml:space="preserve"> when root depth is less than </w:t>
      </w:r>
      <w:r w:rsidR="002276D6" w:rsidRPr="002276D6">
        <w:rPr>
          <w:highlight w:val="white"/>
        </w:rPr>
        <w:t>min_evap_depth</w:t>
      </w:r>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r w:rsidR="002276D6" w:rsidRPr="002276D6">
        <w:rPr>
          <w:highlight w:val="white"/>
        </w:rPr>
        <w:t>min_evap_depth</w:t>
      </w:r>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r w:rsidR="006D4570" w:rsidRPr="003E4634">
        <w:rPr>
          <w:b/>
        </w:rPr>
        <w:t>application_rate</w:t>
      </w:r>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4" w:name="_Hlk49240068"/>
      <w:r w:rsidRPr="003E4634">
        <w:rPr>
          <w:b/>
        </w:rPr>
        <w:t>application_rate</w:t>
      </w:r>
      <w:bookmarkEnd w:id="54"/>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r w:rsidRPr="00010233">
        <w:rPr>
          <w:b/>
          <w:bCs/>
        </w:rPr>
        <w:t>bd_input</w:t>
      </w:r>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9"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0"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1"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141007ED" w:rsidR="005F3AE6" w:rsidRDefault="00CE013E" w:rsidP="00D35FC7">
      <w:r w:rsidRPr="00CE013E">
        <w:t>CAM = 1</w:t>
      </w:r>
      <w:r w:rsidR="000B5F4A">
        <w:t>,</w:t>
      </w:r>
      <w:r>
        <w:t xml:space="preserve"> </w:t>
      </w:r>
      <w:r w:rsidR="001A75EE">
        <w:t xml:space="preserve">Below crop application (no crop interception). The distribution of chemical below surface </w:t>
      </w:r>
      <w:r w:rsidR="002139BE">
        <w:t xml:space="preserve">is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5"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5"/>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33526753" w14:textId="2305E551" w:rsidR="005F3AE6" w:rsidRDefault="00574BAB" w:rsidP="00D35FC7">
      <w:r w:rsidRPr="00574BAB">
        <w:rPr>
          <w:b/>
        </w:rPr>
        <w:t>max_canopy_holdup</w:t>
      </w:r>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039AA114" w:rsidR="005F3AE6" w:rsidRDefault="00897199" w:rsidP="00D35FC7">
      <w:bookmarkStart w:id="56" w:name="_Hlk426379"/>
      <w:r w:rsidRPr="00A567EB">
        <w:lastRenderedPageBreak/>
        <w:t>The PRZM 3.12 manual stated that z</w:t>
      </w:r>
      <w:r w:rsidR="00CE013E" w:rsidRPr="00A567EB">
        <w:t xml:space="preserve"> range of 0.1 to 0.3 for a dense crop canopy </w:t>
      </w:r>
      <w:r w:rsidRPr="00A567EB">
        <w:t xml:space="preserve">was reported by Knisel (1980); however, reference to these values could not be found in Knisel (1980). </w:t>
      </w:r>
      <w:r w:rsidR="00BE3C59" w:rsidRPr="00A567EB">
        <w:t xml:space="preserve"> The PRZM 3.12 manual gives a table of values fo</w:t>
      </w:r>
      <w:r w:rsidR="00BE3C59" w:rsidRPr="002139BE">
        <w:t>r</w:t>
      </w:r>
      <w:r w:rsidR="002139BE" w:rsidRPr="002139BE">
        <w:t xml:space="preserve"> </w:t>
      </w:r>
      <w:bookmarkStart w:id="57" w:name="_Hlk157066370"/>
      <w:r w:rsidR="002139BE" w:rsidRPr="002139BE">
        <w:t>max_canopy_holdup</w:t>
      </w:r>
      <w:bookmarkEnd w:id="57"/>
      <w:r w:rsidR="002139BE" w:rsidRPr="002139BE">
        <w:t xml:space="preserve"> (called</w:t>
      </w:r>
      <w:r w:rsidR="00BE3C59" w:rsidRPr="00A567EB">
        <w:t xml:space="preserve"> CINTCP</w:t>
      </w:r>
      <w:r w:rsidR="002139BE">
        <w:t xml:space="preserve"> in PRZM 3.12) </w:t>
      </w:r>
      <w:r w:rsidR="00BE3C59" w:rsidRPr="00A567EB">
        <w:t>, but the source is unknown.</w:t>
      </w:r>
      <w:r w:rsidRPr="00A567EB">
        <w:t xml:space="preserve"> </w:t>
      </w:r>
      <w:r w:rsidR="003D3125">
        <w:t xml:space="preserve">Alternatively, </w:t>
      </w:r>
      <w:r w:rsidR="002139BE" w:rsidRPr="002139BE">
        <w:t>max_canopy_holdup</w:t>
      </w:r>
      <w:r w:rsidR="003D3125">
        <w:t xml:space="preserve">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r w:rsidR="007B0811" w:rsidRPr="00A567EB">
        <w:t>Giante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791592D4" w:rsidR="005F3AE6" w:rsidRDefault="006D4570" w:rsidP="00D35FC7">
      <w:r>
        <w:rPr>
          <w:rFonts w:eastAsiaTheme="minorEastAsia"/>
        </w:rPr>
        <w:tab/>
      </w:r>
      <m:oMath>
        <m:r>
          <m:rPr>
            <m:sty m:val="p"/>
          </m:rPr>
          <w:rPr>
            <w:rFonts w:ascii="Cambria Math" w:hAnsi="Cambria Math"/>
          </w:rPr>
          <m:t xml:space="preserve">max_canopy_holdup=0.02 </m:t>
        </m:r>
        <m:r>
          <w:rPr>
            <w:rFonts w:ascii="Cambria Math" w:hAnsi="Cambria Math"/>
          </w:rPr>
          <m:t>x</m:t>
        </m:r>
        <m:r>
          <m:rPr>
            <m:sty m:val="p"/>
          </m:rPr>
          <w:rPr>
            <w:rFonts w:ascii="Cambria Math" w:hAnsi="Cambria Math"/>
          </w:rPr>
          <m:t xml:space="preserve"> </m:t>
        </m:r>
        <m:r>
          <w:rPr>
            <w:rFonts w:ascii="Cambria Math" w:hAnsi="Cambria Math"/>
          </w:rPr>
          <m:t>LAI</m:t>
        </m:r>
      </m:oMath>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56"/>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r w:rsidRPr="00574BAB">
        <w:rPr>
          <w:b/>
        </w:rPr>
        <w:t>max_ca</w:t>
      </w:r>
      <w:r>
        <w:rPr>
          <w:b/>
        </w:rPr>
        <w:t>n</w:t>
      </w:r>
      <w:r w:rsidRPr="00574BAB">
        <w:rPr>
          <w:b/>
        </w:rPr>
        <w:t>opy_cover</w:t>
      </w:r>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(Streile</w:t>
      </w:r>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292BBFC5" w:rsidR="001416FE" w:rsidRPr="0089289D" w:rsidRDefault="001416FE" w:rsidP="00D35FC7">
      <w:r w:rsidRPr="003B4475">
        <w:rPr>
          <w:b/>
          <w:bCs/>
        </w:rPr>
        <w:t>DRIFT</w:t>
      </w:r>
      <w:r w:rsidR="002139BE">
        <w:t>-the fraction of the input application rate (e.g. lb/acre) that is applied to the receiving water body</w:t>
      </w:r>
      <w:r w:rsidR="003B4475">
        <w:t>. Effectively this could be viewed as a direct application rate to the receiving area. For example, if 10 lb/acre is applied to the field and the Drift is 0.2, then 2 lb/acre will be applied directly to the receiving area.</w:t>
      </w:r>
    </w:p>
    <w:p w14:paraId="0FA27583" w14:textId="77777777" w:rsidR="0089289D" w:rsidRDefault="0089289D" w:rsidP="00D35FC7"/>
    <w:p w14:paraId="07A6EC06" w14:textId="2B91864E" w:rsidR="001416FE" w:rsidRPr="0089289D" w:rsidRDefault="001416FE" w:rsidP="00D35FC7">
      <w:r w:rsidRPr="002139BE">
        <w:rPr>
          <w:b/>
          <w:bCs/>
        </w:rPr>
        <w:t>DRIFT FAC</w:t>
      </w:r>
      <w:r w:rsidR="0089289D" w:rsidRPr="002139BE">
        <w:rPr>
          <w:b/>
          <w:bCs/>
        </w:rPr>
        <w:t>TOR</w:t>
      </w:r>
      <w:r w:rsidR="002139BE">
        <w:t>- this is a reduction factor on drift, conceivably this could account for spray drift buffers. Its value should be determined by external means.</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lastRenderedPageBreak/>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van Wijk</w:t>
      </w:r>
      <w:r w:rsidR="00940A14" w:rsidRPr="00A70F40">
        <w:t>,</w:t>
      </w:r>
      <w:r w:rsidRPr="00A70F40">
        <w:t xml:space="preserve"> 1963; </w:t>
      </w:r>
      <w:r w:rsidR="00940A14" w:rsidRPr="00A70F40">
        <w:t xml:space="preserve">Brutsaert,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r w:rsidRPr="00803B58">
        <w:rPr>
          <w:b/>
        </w:rPr>
        <w:t>erosion_depth</w:t>
      </w:r>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r w:rsidRPr="00803B58">
        <w:rPr>
          <w:b/>
        </w:rPr>
        <w:t>erosion_decline</w:t>
      </w:r>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r w:rsidRPr="00803B58">
        <w:rPr>
          <w:b/>
        </w:rPr>
        <w:t>erosion_effic</w:t>
      </w:r>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r>
        <w:rPr>
          <w:b/>
        </w:rPr>
        <w:t>h</w:t>
      </w:r>
      <w:r w:rsidR="00410217" w:rsidRPr="00410217">
        <w:rPr>
          <w:b/>
        </w:rPr>
        <w:t>eight_stagnant_air_layer_cm:</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r w:rsidRPr="002910B1">
        <w:rPr>
          <w:rFonts w:ascii="Consolas" w:hAnsi="Consolas" w:cs="Consolas"/>
          <w:b/>
          <w:bCs/>
          <w:color w:val="000000"/>
          <w:sz w:val="19"/>
          <w:szCs w:val="19"/>
        </w:rPr>
        <w:t>canopy_height</w:t>
      </w:r>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r>
        <w:rPr>
          <w:rFonts w:ascii="Consolas" w:hAnsi="Consolas" w:cs="Consolas"/>
          <w:color w:val="000000"/>
          <w:sz w:val="19"/>
          <w:szCs w:val="19"/>
        </w:rPr>
        <w:t>canopy_height</w:t>
      </w:r>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r w:rsidRPr="002910B1">
              <w:t xml:space="preserve">canopy_height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r w:rsidRPr="00E170BF">
              <w:t>Szeicz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r w:rsidRPr="00E170BF">
              <w:t>Szeicz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r w:rsidRPr="00E170BF">
              <w:t>Szeicz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lastRenderedPageBreak/>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r w:rsidRPr="00E170BF">
              <w:t>Szeicz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r w:rsidRPr="00E170BF">
              <w:t>Szeicz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5ECAB7BB"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r w:rsidR="00020671">
        <w:t xml:space="preserve"> IREG=1 is Type 1, IREG-2 is Type 1A, IREG=3 is Type 2, IREG=4 is Type 3</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0992B478" w14:textId="665D14DD" w:rsidR="00D82FD3" w:rsidRDefault="00D82FD3" w:rsidP="00D35FC7">
      <w:r>
        <w:t xml:space="preserve">For type I, set IRFLAG = 1 </w:t>
      </w:r>
    </w:p>
    <w:p w14:paraId="423DFFC1" w14:textId="570039B5" w:rsidR="00D82FD3" w:rsidRDefault="00D82FD3" w:rsidP="00D35FC7">
      <w:r>
        <w:t>For type IA, set IRFLAG = 2</w:t>
      </w:r>
    </w:p>
    <w:p w14:paraId="5B2D5DA6" w14:textId="69E654E6" w:rsidR="00D82FD3" w:rsidRDefault="00D82FD3" w:rsidP="00D35FC7">
      <w:r>
        <w:t>For Type II, set IRFLAG= 3</w:t>
      </w:r>
    </w:p>
    <w:p w14:paraId="254C42B7" w14:textId="483D6114" w:rsidR="00D82FD3" w:rsidRPr="008E208C" w:rsidRDefault="00D82FD3" w:rsidP="00D35FC7">
      <w:r>
        <w:t>For Type III, set IRFLAG = 4</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r w:rsidRPr="002910B1">
        <w:rPr>
          <w:rFonts w:ascii="Consolas" w:hAnsi="Consolas" w:cs="Consolas"/>
          <w:b/>
          <w:bCs/>
          <w:color w:val="000000"/>
          <w:sz w:val="19"/>
          <w:szCs w:val="19"/>
        </w:rPr>
        <w:t>foliar_disposition</w:t>
      </w:r>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r>
        <w:rPr>
          <w:rFonts w:ascii="Consolas" w:hAnsi="Consolas" w:cs="Consolas"/>
          <w:color w:val="000000"/>
          <w:sz w:val="19"/>
          <w:szCs w:val="19"/>
        </w:rPr>
        <w:t>foliar_disposition</w:t>
      </w:r>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r>
        <w:rPr>
          <w:rFonts w:ascii="Consolas" w:hAnsi="Consolas" w:cs="Consolas"/>
          <w:color w:val="000000"/>
          <w:sz w:val="19"/>
          <w:szCs w:val="19"/>
        </w:rPr>
        <w:t>foliar_disposition</w:t>
      </w:r>
      <w:r w:rsidR="00DC783E" w:rsidRPr="008E208C">
        <w:t xml:space="preserve"> = 2, </w:t>
      </w:r>
      <w:r w:rsidR="0069087D">
        <w:t xml:space="preserve">the </w:t>
      </w:r>
      <w:r w:rsidR="00DC783E" w:rsidRPr="008E208C">
        <w:lastRenderedPageBreak/>
        <w:t xml:space="preserve">pesticide </w:t>
      </w:r>
      <w:r w:rsidR="0069087D">
        <w:t xml:space="preserve">remaining </w:t>
      </w:r>
      <w:r w:rsidR="00DC783E" w:rsidRPr="008E208C">
        <w:t xml:space="preserve">on foliage is completely removed after harvest. If </w:t>
      </w:r>
      <w:r>
        <w:rPr>
          <w:rFonts w:ascii="Consolas" w:hAnsi="Consolas" w:cs="Consolas"/>
          <w:color w:val="000000"/>
          <w:sz w:val="19"/>
          <w:szCs w:val="19"/>
        </w:rPr>
        <w:t>foliar_disposition</w:t>
      </w:r>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r>
        <w:rPr>
          <w:rFonts w:ascii="Consolas" w:hAnsi="Consolas" w:cs="Consolas"/>
          <w:color w:val="000000"/>
          <w:sz w:val="19"/>
          <w:szCs w:val="19"/>
        </w:rPr>
        <w:t>i</w:t>
      </w:r>
      <w:r w:rsidRPr="002910B1">
        <w:rPr>
          <w:rFonts w:ascii="Consolas" w:hAnsi="Consolas" w:cs="Consolas"/>
          <w:b/>
          <w:bCs/>
          <w:color w:val="000000"/>
          <w:sz w:val="19"/>
          <w:szCs w:val="19"/>
        </w:rPr>
        <w:t>s_temperature_simulated</w:t>
      </w:r>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r w:rsidRPr="002910B1">
        <w:rPr>
          <w:rFonts w:ascii="Consolas" w:hAnsi="Consolas" w:cs="Consolas"/>
          <w:b/>
          <w:bCs/>
          <w:color w:val="000000"/>
          <w:sz w:val="19"/>
          <w:szCs w:val="19"/>
        </w:rPr>
        <w:t>num_applications</w:t>
      </w:r>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Default="00F10EFC" w:rsidP="00D35FC7">
      <w:r w:rsidRPr="00F10EFC">
        <w:rPr>
          <w:rFonts w:ascii="Consolas" w:hAnsi="Consolas" w:cs="Consolas"/>
          <w:b/>
          <w:bCs/>
          <w:color w:val="000000"/>
          <w:sz w:val="19"/>
          <w:szCs w:val="19"/>
        </w:rPr>
        <w:t>num_crop_periods</w:t>
      </w:r>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2EC3C742" w14:textId="77777777" w:rsidR="00D82FD3" w:rsidRPr="007A2CDB" w:rsidRDefault="00D82FD3" w:rsidP="00D35FC7"/>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layers (i.e., surface, subsurface, substratum) according to soil pedon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2775DE0A" w:rsidR="0022397E" w:rsidRPr="0081399F" w:rsidRDefault="00F10EFC" w:rsidP="00D35FC7">
      <w:r>
        <w:rPr>
          <w:b/>
          <w:bCs/>
        </w:rPr>
        <w:t>n</w:t>
      </w:r>
      <w:r w:rsidR="0022397E">
        <w:rPr>
          <w:b/>
          <w:bCs/>
        </w:rPr>
        <w:t>um</w:t>
      </w:r>
      <w:r w:rsidR="0022397E" w:rsidRPr="0022397E">
        <w:rPr>
          <w:b/>
          <w:bCs/>
        </w:rPr>
        <w:t>_delx</w:t>
      </w:r>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THKNS/Num_delx.  This compartment thickn</w:t>
      </w:r>
      <w:r w:rsidR="00754F38">
        <w:t xml:space="preserve">ess affects spatial resolution and numerical dispersion.  As </w:t>
      </w:r>
      <w:r w:rsidR="00DD4C6E">
        <w:t>n</w:t>
      </w:r>
      <w:r w:rsidR="00754F38">
        <w:t>um_delx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r w:rsidR="00D82FD3">
        <w:t>equal to:</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t xml:space="preserve">Δx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6DE65BB2" w14:textId="0CF394D7" w:rsidR="0022397E" w:rsidRPr="007A2CDB" w:rsidRDefault="0022397E" w:rsidP="00D35FC7">
      <w:r>
        <w:t xml:space="preserve"> </w:t>
      </w:r>
    </w:p>
    <w:p w14:paraId="3958BBDE" w14:textId="77777777" w:rsidR="007A2CDB" w:rsidRPr="004879D6" w:rsidRDefault="007A2CDB" w:rsidP="00D35FC7">
      <w:r w:rsidRPr="004879D6">
        <w:rPr>
          <w:b/>
          <w:bCs/>
        </w:rPr>
        <w:lastRenderedPageBreak/>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r w:rsidRPr="00546A36">
        <w:rPr>
          <w:b/>
          <w:color w:val="000000"/>
          <w:highlight w:val="white"/>
        </w:rPr>
        <w:t>plant_washoff_coeff</w:t>
      </w:r>
      <w:r w:rsidRPr="00546A36">
        <w:rPr>
          <w:b/>
          <w:bCs/>
        </w:rPr>
        <w:t xml:space="preserve"> </w:t>
      </w:r>
      <w:r w:rsidRPr="00546A36">
        <w:t>-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Carsel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r w:rsidRPr="00546A36">
        <w:rPr>
          <w:b/>
          <w:color w:val="000000"/>
          <w:highlight w:val="white"/>
        </w:rPr>
        <w:t>plant_pesticide_degrade_rate</w:t>
      </w:r>
      <w:r w:rsidRPr="00546A36">
        <w:rPr>
          <w:b/>
          <w:color w:val="000000"/>
        </w:rPr>
        <w:t xml:space="preserve"> </w:t>
      </w:r>
      <w:r w:rsidR="007A2CDB" w:rsidRPr="00546A36">
        <w:t xml:space="preserve">- Foliage pesticide first-order decay rate. </w:t>
      </w:r>
      <w:r w:rsidRPr="00546A36">
        <w:t xml:space="preserve"> This parameter acts exactly like </w:t>
      </w:r>
      <w:r w:rsidRPr="00546A36">
        <w:rPr>
          <w:color w:val="000000"/>
          <w:highlight w:val="white"/>
        </w:rPr>
        <w:t>plant_volatilization_rate</w:t>
      </w:r>
      <w:r w:rsidRPr="00546A36">
        <w:t xml:space="preserve"> except that a degradate may be produced with </w:t>
      </w:r>
      <w:r w:rsidRPr="00546A36">
        <w:rPr>
          <w:color w:val="000000"/>
          <w:highlight w:val="white"/>
        </w:rPr>
        <w:t>plant_pesticide_degrade_rate</w:t>
      </w:r>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lastRenderedPageBreak/>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Soil Water Fraction  (Multicompartment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(one compartment only to make sense</w:t>
            </w:r>
            <w:r w:rsidR="00A77D3E">
              <w:t xml:space="preserve"> </w:t>
            </w:r>
            <w:r w:rsidR="005C6B49">
              <w:t>)</w:t>
            </w:r>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lastRenderedPageBreak/>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r w:rsidRPr="00546A36">
        <w:rPr>
          <w:b/>
          <w:color w:val="000000"/>
          <w:highlight w:val="white"/>
        </w:rPr>
        <w:t>plant_volatilization_rate</w:t>
      </w:r>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r w:rsidRPr="00546A36">
        <w:rPr>
          <w:color w:val="000000"/>
          <w:highlight w:val="white"/>
        </w:rPr>
        <w:t>plant_pesticide_degrade_rate</w:t>
      </w:r>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r w:rsidRPr="00F10EFC">
        <w:rPr>
          <w:rFonts w:ascii="Consolas" w:hAnsi="Consolas" w:cs="Consolas"/>
          <w:b/>
          <w:bCs/>
          <w:color w:val="000000"/>
          <w:sz w:val="19"/>
          <w:szCs w:val="19"/>
        </w:rPr>
        <w:t>max_irrig</w:t>
      </w:r>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r>
        <w:rPr>
          <w:rFonts w:ascii="Consolas" w:hAnsi="Consolas" w:cs="Consolas"/>
          <w:color w:val="000000"/>
          <w:sz w:val="19"/>
          <w:szCs w:val="19"/>
        </w:rPr>
        <w:t>max_irrig</w:t>
      </w:r>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r w:rsidRPr="00803B58">
        <w:rPr>
          <w:b/>
        </w:rPr>
        <w:t>runoff_extract_depth</w:t>
      </w:r>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r w:rsidRPr="00803B58">
        <w:rPr>
          <w:b/>
        </w:rPr>
        <w:t>runoff_decline</w:t>
      </w:r>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r w:rsidRPr="00803B58">
        <w:rPr>
          <w:b/>
        </w:rPr>
        <w:t>runoff_effic</w:t>
      </w:r>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r>
        <w:rPr>
          <w:b/>
          <w:bCs/>
        </w:rPr>
        <w:t>Tband_top</w:t>
      </w:r>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r>
        <w:rPr>
          <w:b/>
          <w:bCs/>
        </w:rPr>
        <w:t>m</w:t>
      </w:r>
      <w:r w:rsidR="00574BAB">
        <w:rPr>
          <w:b/>
          <w:bCs/>
        </w:rPr>
        <w:t>ax_water</w:t>
      </w:r>
      <w:r w:rsidR="007A2CDB" w:rsidRPr="008D3CA1">
        <w:rPr>
          <w:b/>
          <w:bCs/>
        </w:rPr>
        <w:t>,</w:t>
      </w:r>
      <w:r w:rsidR="006F5DD2">
        <w:rPr>
          <w:b/>
          <w:bCs/>
        </w:rPr>
        <w:t xml:space="preserve"> </w:t>
      </w:r>
      <w:r w:rsidR="00574BAB">
        <w:rPr>
          <w:b/>
          <w:bCs/>
        </w:rPr>
        <w:t>min_water</w:t>
      </w:r>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r w:rsidRPr="006D4570">
        <w:rPr>
          <w:b/>
          <w:bCs/>
          <w:highlight w:val="white"/>
        </w:rPr>
        <w:t>theta_zero_input</w:t>
      </w:r>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max_water.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lastRenderedPageBreak/>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hr)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010C5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Wischmeier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r w:rsidR="00FA536B" w:rsidRPr="00A6078C">
        <w:t>Wischmeier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r w:rsidR="00FA536B" w:rsidRPr="00A6078C">
        <w:t>Wischmeier and Smith (1978</w:t>
      </w:r>
      <w:r w:rsidR="00FA536B">
        <w:t>) and Stewart (1975).</w:t>
      </w:r>
    </w:p>
    <w:p w14:paraId="0F7081CC" w14:textId="77777777" w:rsidR="004879D6" w:rsidRPr="00A6078C" w:rsidRDefault="004879D6" w:rsidP="00D35FC7"/>
    <w:p w14:paraId="6A302C2C" w14:textId="77777777" w:rsidR="004879D6" w:rsidRDefault="00410217" w:rsidP="00D35FC7">
      <w:r w:rsidRPr="00410217">
        <w:rPr>
          <w:b/>
        </w:rPr>
        <w:t>uWind_Reference_Height</w:t>
      </w:r>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58" w:name="_Toc157062463"/>
      <w:r>
        <w:t>PRZM5 Theory</w:t>
      </w:r>
      <w:bookmarkEnd w:id="58"/>
    </w:p>
    <w:p w14:paraId="1E4764A8" w14:textId="77777777" w:rsidR="009E651C" w:rsidRDefault="009E651C" w:rsidP="00C05760">
      <w:pPr>
        <w:pStyle w:val="Heading2"/>
      </w:pPr>
      <w:bookmarkStart w:id="59" w:name="_Toc157062464"/>
      <w:r>
        <w:t>Overview</w:t>
      </w:r>
      <w:bookmarkEnd w:id="59"/>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w:t>
      </w:r>
      <w:r>
        <w:lastRenderedPageBreak/>
        <w:t xml:space="preserve">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0" w:name="_Toc157062465"/>
      <w:r>
        <w:t>Description of the Algorithms</w:t>
      </w:r>
      <w:bookmarkEnd w:id="60"/>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bookmarkStart w:id="61" w:name="_Toc157062466"/>
      <w:r>
        <w:t>Soil Profile Setup</w:t>
      </w:r>
      <w:bookmarkEnd w:id="61"/>
    </w:p>
    <w:p w14:paraId="3817BE06" w14:textId="69FECFA9" w:rsidR="0009385E" w:rsidRDefault="00C05760" w:rsidP="0009385E">
      <w:r>
        <w:t>The s</w:t>
      </w:r>
      <w:r w:rsidR="0009385E">
        <w:t>oil profile</w:t>
      </w:r>
      <w:r w:rsidR="00604C8D">
        <w:t xml:space="preserve"> and its discretization are </w:t>
      </w:r>
      <w:r w:rsidR="0009385E">
        <w:t xml:space="preserve"> handled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discretizations.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lastRenderedPageBreak/>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t>If the desired profile extends below the last data layer, then the properties of all discretizations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2" w:name="_Hlk139447465"/>
      <w:r w:rsidRPr="00257924">
        <w:t xml:space="preserve">Table </w:t>
      </w:r>
      <w:r>
        <w:fldChar w:fldCharType="begin"/>
      </w:r>
      <w:r>
        <w:instrText xml:space="preserve"> SEQ Table \* ARABIC </w:instrText>
      </w:r>
      <w:r>
        <w:fldChar w:fldCharType="separate"/>
      </w:r>
      <w:r w:rsidR="00B724D6">
        <w:rPr>
          <w:noProof/>
        </w:rPr>
        <w:t>1</w:t>
      </w:r>
      <w:r>
        <w:rPr>
          <w:noProof/>
        </w:rPr>
        <w:fldChar w:fldCharType="end"/>
      </w:r>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2"/>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r>
        <w:fldChar w:fldCharType="begin"/>
      </w:r>
      <w:r>
        <w:instrText xml:space="preserve"> SEQ Table \* ARABIC </w:instrText>
      </w:r>
      <w:r>
        <w:fldChar w:fldCharType="separate"/>
      </w:r>
      <w:r w:rsidR="00B724D6">
        <w:rPr>
          <w:noProof/>
        </w:rPr>
        <w:t>2</w:t>
      </w:r>
      <w:r>
        <w:rPr>
          <w:noProof/>
        </w:rPr>
        <w:fldChar w:fldCharType="end"/>
      </w:r>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r>
        <w:fldChar w:fldCharType="begin"/>
      </w:r>
      <w:r>
        <w:instrText xml:space="preserve"> SEQ Table \* ARABIC </w:instrText>
      </w:r>
      <w:r>
        <w:fldChar w:fldCharType="separate"/>
      </w:r>
      <w:r w:rsidR="00B724D6">
        <w:rPr>
          <w:noProof/>
        </w:rPr>
        <w:t>3</w:t>
      </w:r>
      <w:r>
        <w:rPr>
          <w:noProof/>
        </w:rPr>
        <w:fldChar w:fldCharType="end"/>
      </w:r>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lastRenderedPageBreak/>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3" w:name="_Toc157062467"/>
      <w:r>
        <w:t xml:space="preserve">Crop </w:t>
      </w:r>
      <w:r w:rsidR="00512889" w:rsidRPr="00C05760">
        <w:t>Growth</w:t>
      </w:r>
      <w:bookmarkEnd w:id="63"/>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PRZM-VVWM also has the  ability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4" w:name="_Toc157062468"/>
      <w:r>
        <w:t>Irrigation</w:t>
      </w:r>
      <w:bookmarkEnd w:id="64"/>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lastRenderedPageBreak/>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r w:rsidR="00E21757">
        <w:rPr>
          <w:vertAlign w:val="subscript"/>
        </w:rPr>
        <w:t>max</w:t>
      </w:r>
      <w:r>
        <w:rPr>
          <w:vertAlign w:val="subscript"/>
        </w:rPr>
        <w:t>,i</w:t>
      </w:r>
      <w:r>
        <w:t xml:space="preserve"> = </w:t>
      </w:r>
      <w:r w:rsidR="00E21757">
        <w:t>max capacity</w:t>
      </w:r>
      <w:r>
        <w:t xml:space="preserve"> for compartment </w:t>
      </w:r>
      <w:r w:rsidRPr="006A4838">
        <w:rPr>
          <w:i/>
        </w:rPr>
        <w:t>i</w:t>
      </w:r>
    </w:p>
    <w:p w14:paraId="05F4E262" w14:textId="77777777" w:rsidR="006A4838" w:rsidRPr="006A4838" w:rsidRDefault="006A4838" w:rsidP="00D35FC7">
      <w:r>
        <w:sym w:font="Symbol" w:char="F071"/>
      </w:r>
      <w:r>
        <w:rPr>
          <w:vertAlign w:val="subscript"/>
        </w:rPr>
        <w:t>i</w:t>
      </w:r>
      <w:r>
        <w:t xml:space="preserve"> = soil moisture in compartment </w:t>
      </w:r>
      <w:r w:rsidRPr="006A4838">
        <w:rPr>
          <w:i/>
        </w:rPr>
        <w:t>i</w:t>
      </w:r>
    </w:p>
    <w:p w14:paraId="1E9D8F10" w14:textId="77777777" w:rsidR="008755AA" w:rsidRPr="006A4838" w:rsidRDefault="006A4838" w:rsidP="00D35FC7">
      <w:r>
        <w:sym w:font="Symbol" w:char="F044"/>
      </w:r>
      <w:r>
        <w:t>z</w:t>
      </w:r>
      <w:r>
        <w:rPr>
          <w:vertAlign w:val="subscript"/>
        </w:rPr>
        <w:t>i</w:t>
      </w:r>
      <w:r>
        <w:t xml:space="preserve"> = thickness of compartment </w:t>
      </w:r>
      <w:r>
        <w:rPr>
          <w:i/>
        </w:rPr>
        <w:t>i</w:t>
      </w:r>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r w:rsidR="00050D18" w:rsidRPr="00F10EFC">
        <w:rPr>
          <w:rFonts w:ascii="Consolas" w:hAnsi="Consolas" w:cs="Consolas"/>
          <w:b/>
          <w:bCs/>
          <w:color w:val="000000"/>
          <w:sz w:val="19"/>
          <w:szCs w:val="19"/>
        </w:rPr>
        <w:t>max_irrig</w:t>
      </w:r>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r w:rsidR="00050D18" w:rsidRPr="00F10EFC">
        <w:rPr>
          <w:rFonts w:ascii="Consolas" w:hAnsi="Consolas" w:cs="Consolas"/>
          <w:b/>
          <w:bCs/>
          <w:color w:val="000000"/>
          <w:sz w:val="19"/>
          <w:szCs w:val="19"/>
        </w:rPr>
        <w:t>max_irrig</w:t>
      </w:r>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r w:rsidR="00050D18" w:rsidRPr="00F10EFC">
        <w:rPr>
          <w:rFonts w:ascii="Consolas" w:hAnsi="Consolas" w:cs="Consolas"/>
          <w:b/>
          <w:bCs/>
          <w:color w:val="000000"/>
          <w:sz w:val="19"/>
          <w:szCs w:val="19"/>
        </w:rPr>
        <w:t>max_irrig</w:t>
      </w:r>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5" w:name="_Toc157062469"/>
      <w:r>
        <w:t>Precipitation</w:t>
      </w:r>
      <w:r w:rsidR="002A2EA0">
        <w:t xml:space="preserve"> &amp; Snowmelt</w:t>
      </w:r>
      <w:bookmarkEnd w:id="65"/>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010C57">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lastRenderedPageBreak/>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66" w:name="_Toc157062470"/>
      <w:r>
        <w:t>Runoff</w:t>
      </w:r>
      <w:bookmarkEnd w:id="66"/>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010C57">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010C57">
      <w:pPr>
        <w:tabs>
          <w:tab w:val="center" w:pos="4320"/>
          <w:tab w:val="right" w:pos="927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67" w:name="_Toc365363860"/>
      <w:bookmarkStart w:id="68" w:name="_Toc365363912"/>
      <w:bookmarkStart w:id="69" w:name="_Toc365363970"/>
      <w:bookmarkStart w:id="70" w:name="_Toc365528289"/>
      <w:bookmarkStart w:id="71" w:name="_Toc157062471"/>
      <w:bookmarkEnd w:id="67"/>
      <w:bookmarkEnd w:id="68"/>
      <w:bookmarkEnd w:id="69"/>
      <w:bookmarkEnd w:id="70"/>
      <w:r>
        <w:t>Canopy Water Interception</w:t>
      </w:r>
      <w:bookmarkEnd w:id="71"/>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010C57">
      <w:pPr>
        <w:tabs>
          <w:tab w:val="center" w:pos="4320"/>
          <w:tab w:val="right" w:pos="936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t>C</w:t>
      </w:r>
      <w:r w:rsidRPr="00B43BF6">
        <w:rPr>
          <w:vertAlign w:val="subscript"/>
        </w:rPr>
        <w:t>max</w:t>
      </w:r>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2" w:name="_Toc157062472"/>
      <w:r>
        <w:lastRenderedPageBreak/>
        <w:t>Evaporation</w:t>
      </w:r>
      <w:bookmarkEnd w:id="72"/>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010C57">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t>ET</w:t>
      </w:r>
      <w:r w:rsidRPr="00F44817">
        <w:rPr>
          <w:vertAlign w:val="subscript"/>
        </w:rPr>
        <w:t>p</w:t>
      </w:r>
      <w:r>
        <w:t xml:space="preserve"> = </w:t>
      </w:r>
      <w:r w:rsidR="00717DE7">
        <w:t>p</w:t>
      </w:r>
      <w:r>
        <w:t xml:space="preserve">otential </w:t>
      </w:r>
      <w:r w:rsidR="00313145">
        <w:t xml:space="preserve">evapotranspiration </w:t>
      </w:r>
      <w:r>
        <w:t>(cm)</w:t>
      </w:r>
    </w:p>
    <w:p w14:paraId="0AD41D3B" w14:textId="77777777" w:rsidR="00B43BF6" w:rsidRDefault="00F44817" w:rsidP="00D35FC7">
      <w:r>
        <w:tab/>
        <w:t>K</w:t>
      </w:r>
      <w:r w:rsidRPr="00F44817">
        <w:rPr>
          <w:vertAlign w:val="subscript"/>
        </w:rPr>
        <w:t>p</w:t>
      </w:r>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010C5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010C57">
      <w:pPr>
        <w:tabs>
          <w:tab w:val="center" w:pos="4320"/>
          <w:tab w:val="right" w:pos="936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44F38">
      <w:pPr>
        <w:tabs>
          <w:tab w:val="center" w:pos="4320"/>
          <w:tab w:val="right" w:pos="9360"/>
        </w:tabs>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6" o:title=""/>
          </v:shape>
          <o:OLEObject Type="Embed" ProgID="Equation.3" ShapeID="_x0000_i1025" DrawAspect="Content" ObjectID="_1798355340" r:id="rId17"/>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r w:rsidRPr="00656657">
        <w:rPr>
          <w:i/>
        </w:rPr>
        <w:t>d</w:t>
      </w:r>
      <w:r w:rsidRPr="00656657">
        <w:rPr>
          <w:vertAlign w:val="subscript"/>
        </w:rPr>
        <w:t>max</w:t>
      </w:r>
      <w:r w:rsidRPr="00656657">
        <w:rPr>
          <w:vertAlign w:val="superscript"/>
        </w:rPr>
        <w:t>i</w:t>
      </w:r>
      <w:r w:rsidRPr="00656657">
        <w:t xml:space="preserve"> is the depth that evapotranspiration occurs on day i</w:t>
      </w:r>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44F38">
      <w:pPr>
        <w:tabs>
          <w:tab w:val="center" w:pos="4320"/>
          <w:tab w:val="right" w:pos="9360"/>
        </w:tabs>
      </w:pPr>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r w:rsidRPr="00F04041">
        <w:t>W</w:t>
      </w:r>
      <w:r w:rsidRPr="00F04041">
        <w:rPr>
          <w:i/>
          <w:vertAlign w:val="subscript"/>
        </w:rPr>
        <w:t>soil</w:t>
      </w:r>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r w:rsidRPr="00F04041">
        <w:t>W</w:t>
      </w:r>
      <w:r w:rsidRPr="00F04041">
        <w:rPr>
          <w:i/>
          <w:vertAlign w:val="subscript"/>
        </w:rPr>
        <w:t>wp</w:t>
      </w:r>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documentation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44F38">
      <w:pPr>
        <w:tabs>
          <w:tab w:val="center" w:pos="4320"/>
        </w:tabs>
      </w:pPr>
      <w:r w:rsidRPr="00847EF0">
        <w:tab/>
      </w:r>
      <w:r w:rsidRPr="00847EF0">
        <w:object w:dxaOrig="2659" w:dyaOrig="820" w14:anchorId="05178F6D">
          <v:shape id="_x0000_i1026" type="#_x0000_t75" style="width:129.6pt;height:43.8pt" o:ole="">
            <v:imagedata r:id="rId19" o:title=""/>
          </v:shape>
          <o:OLEObject Type="Embed" ProgID="Equation.3" ShapeID="_x0000_i1026" DrawAspect="Content" ObjectID="_1798355341" r:id="rId20"/>
        </w:object>
      </w:r>
      <w:r w:rsidRPr="00847EF0">
        <w:tab/>
      </w:r>
      <w:r w:rsidRPr="000A72CC">
        <w:t>(</w:t>
      </w:r>
      <w:r w:rsidR="00193560" w:rsidRPr="000A72CC">
        <w:t>4-1</w:t>
      </w:r>
      <w:r w:rsidR="00792D8B">
        <w:t>1</w:t>
      </w:r>
      <w:r w:rsidRPr="000A72CC">
        <w:t>)</w:t>
      </w:r>
    </w:p>
    <w:p w14:paraId="0B1E3E9F" w14:textId="60992F90" w:rsidR="00847EF0" w:rsidRPr="00847EF0" w:rsidRDefault="00847EF0" w:rsidP="00D44F38">
      <w:pPr>
        <w:tabs>
          <w:tab w:val="center" w:pos="4320"/>
        </w:tabs>
      </w:pPr>
      <w:r w:rsidRPr="00847EF0">
        <w:t>where</w:t>
      </w:r>
    </w:p>
    <w:p w14:paraId="225515DB" w14:textId="10BA89F5" w:rsidR="00847EF0" w:rsidRPr="00847EF0" w:rsidRDefault="00847EF0" w:rsidP="00D44F38">
      <w:pPr>
        <w:tabs>
          <w:tab w:val="center" w:pos="4320"/>
        </w:tabs>
      </w:pPr>
      <w:r w:rsidRPr="00847EF0">
        <w:tab/>
      </w:r>
      <w:r w:rsidRPr="00847EF0">
        <w:object w:dxaOrig="2260" w:dyaOrig="820" w14:anchorId="73E60669">
          <v:shape id="_x0000_i1027" type="#_x0000_t75" style="width:115.2pt;height:43.8pt" o:ole="">
            <v:imagedata r:id="rId21" o:title=""/>
          </v:shape>
          <o:OLEObject Type="Embed" ProgID="Equation.3" ShapeID="_x0000_i1027" DrawAspect="Content" ObjectID="_1798355342" r:id="rId22"/>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44F38">
      <w:pPr>
        <w:tabs>
          <w:tab w:val="center" w:pos="4320"/>
        </w:tabs>
      </w:pPr>
      <w:r w:rsidRPr="00847EF0">
        <w:t>and</w:t>
      </w:r>
    </w:p>
    <w:p w14:paraId="30868C32" w14:textId="21AEA64E" w:rsidR="00847EF0" w:rsidRPr="00847EF0" w:rsidRDefault="00847EF0" w:rsidP="00D44F38">
      <w:pPr>
        <w:tabs>
          <w:tab w:val="center" w:pos="4320"/>
        </w:tabs>
      </w:pPr>
      <w:r w:rsidRPr="00847EF0">
        <w:tab/>
      </w:r>
      <w:r w:rsidRPr="00847EF0">
        <w:object w:dxaOrig="1719" w:dyaOrig="680" w14:anchorId="5A90E4BA">
          <v:shape id="_x0000_i1028" type="#_x0000_t75" style="width:86.4pt;height:36.6pt" o:ole="">
            <v:imagedata r:id="rId23" o:title=""/>
          </v:shape>
          <o:OLEObject Type="Embed" ProgID="Equation.3" ShapeID="_x0000_i1028" DrawAspect="Content" ObjectID="_1798355343" r:id="rId24"/>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t>X</w:t>
      </w:r>
      <w:r w:rsidRPr="00847EF0">
        <w:rPr>
          <w:vertAlign w:val="subscript"/>
        </w:rPr>
        <w:t>et</w:t>
      </w:r>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5" o:title=""/>
          </v:shape>
          <o:OLEObject Type="Embed" ProgID="Equation.3" ShapeID="_x0000_i1029" DrawAspect="Content" ObjectID="_1798355344" r:id="rId26"/>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7" o:title=""/>
          </v:shape>
          <o:OLEObject Type="Embed" ProgID="Equation.3" ShapeID="_x0000_i1030" DrawAspect="Content" ObjectID="_1798355345" r:id="rId28"/>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3" w:name="_Toc157062473"/>
      <w:r>
        <w:t>Leaching</w:t>
      </w:r>
      <w:bookmarkEnd w:id="73"/>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r w:rsidR="00FA327D" w:rsidRPr="00FA327D">
        <w:rPr>
          <w:i/>
        </w:rPr>
        <w:t>i</w:t>
      </w:r>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r w:rsidRPr="00983EAB">
        <w:t>θ</w:t>
      </w:r>
      <w:r w:rsidR="00691A93">
        <w:rPr>
          <w:vertAlign w:val="subscript"/>
        </w:rPr>
        <w:t>i,t</w:t>
      </w:r>
      <w:r w:rsidR="004C39FB">
        <w:t xml:space="preserve"> </w:t>
      </w:r>
      <w:r>
        <w:t>= the</w:t>
      </w:r>
      <w:r w:rsidR="004C39FB">
        <w:t xml:space="preserve"> </w:t>
      </w:r>
      <w:r>
        <w:t>soil water content</w:t>
      </w:r>
      <w:r w:rsidR="00FA327D">
        <w:t xml:space="preserve"> of</w:t>
      </w:r>
      <w:r w:rsidR="00FA327D" w:rsidRPr="00FA327D">
        <w:rPr>
          <w:i/>
        </w:rPr>
        <w:t xml:space="preserve"> i</w:t>
      </w:r>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r w:rsidR="00691A93" w:rsidRPr="00691A93">
        <w:rPr>
          <w:i/>
        </w:rPr>
        <w:t>i</w:t>
      </w:r>
      <w:r w:rsidR="00691A93">
        <w:t xml:space="preserve"> </w:t>
      </w:r>
      <w:r>
        <w:t>from the above compartment</w:t>
      </w:r>
      <w:r w:rsidR="005C514F">
        <w:t xml:space="preserve"> (cm/day)</w:t>
      </w:r>
    </w:p>
    <w:p w14:paraId="32F03825" w14:textId="77777777" w:rsidR="005F3AE6" w:rsidRDefault="00152CC0" w:rsidP="00D35FC7">
      <w:r>
        <w:tab/>
      </w:r>
      <w:r w:rsidR="00C10EED">
        <w:t>ET</w:t>
      </w:r>
      <w:r w:rsidRPr="00152CC0">
        <w:rPr>
          <w:vertAlign w:val="subscript"/>
        </w:rPr>
        <w:t>i</w:t>
      </w:r>
      <w:r w:rsidR="004C39FB">
        <w:t xml:space="preserve"> =</w:t>
      </w:r>
      <w:r>
        <w:t xml:space="preserve"> the evapotranspiration at depth </w:t>
      </w:r>
      <w:r w:rsidRPr="00FA327D">
        <w:rPr>
          <w:i/>
        </w:rPr>
        <w:t>i</w:t>
      </w:r>
      <w:r>
        <w:t xml:space="preserve"> (cm/day)</w:t>
      </w:r>
    </w:p>
    <w:p w14:paraId="44A6ADFF" w14:textId="77777777" w:rsidR="005F3AE6" w:rsidRDefault="00983EAB" w:rsidP="00D35FC7">
      <w:r>
        <w:tab/>
        <w:t>Δt = time step (day)</w:t>
      </w:r>
    </w:p>
    <w:p w14:paraId="496DDF36" w14:textId="77777777" w:rsidR="005F3AE6" w:rsidRDefault="00983EAB" w:rsidP="00D35FC7">
      <w:r>
        <w:tab/>
        <w:t>Δz</w:t>
      </w:r>
      <w:r w:rsidR="00691A93" w:rsidRPr="00691A93">
        <w:rPr>
          <w:vertAlign w:val="subscript"/>
        </w:rPr>
        <w:t>i</w:t>
      </w:r>
      <w:r w:rsidR="004C39FB">
        <w:t xml:space="preserve">  </w:t>
      </w:r>
      <w:r>
        <w:t>=</w:t>
      </w:r>
      <w:r w:rsidR="004C39FB">
        <w:t xml:space="preserve"> </w:t>
      </w:r>
      <w:r>
        <w:t>compartment</w:t>
      </w:r>
      <w:r w:rsidR="00691A93">
        <w:t xml:space="preserve"> </w:t>
      </w:r>
      <w:r w:rsidR="00691A93" w:rsidRPr="00691A93">
        <w:rPr>
          <w:i/>
        </w:rPr>
        <w:t>i</w:t>
      </w:r>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4"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4"/>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44F38">
      <w:pPr>
        <w:tabs>
          <w:tab w:val="center" w:pos="4320"/>
          <w:tab w:val="right" w:pos="9270"/>
        </w:tabs>
      </w:pPr>
    </w:p>
    <w:p w14:paraId="337140E1" w14:textId="54B70320" w:rsidR="00E21757" w:rsidRDefault="00E21757" w:rsidP="00D44F38">
      <w:pPr>
        <w:tabs>
          <w:tab w:val="center" w:pos="4320"/>
          <w:tab w:val="right" w:pos="9270"/>
        </w:tabs>
      </w:pPr>
      <w:r>
        <w:t xml:space="preserve">Where </w:t>
      </w:r>
      <w:r w:rsidR="0044727A" w:rsidRPr="00983EAB">
        <w:t>θ</w:t>
      </w:r>
      <w:r w:rsidR="0044727A">
        <w:rPr>
          <w:vertAlign w:val="subscript"/>
        </w:rPr>
        <w:t xml:space="preserve">i,max </w:t>
      </w:r>
      <w:r w:rsidR="0044727A">
        <w:t>is the maximum water capacity of layer i</w:t>
      </w:r>
    </w:p>
    <w:p w14:paraId="221E4AB4" w14:textId="77777777" w:rsidR="00E21757" w:rsidRDefault="00E21757" w:rsidP="00D44F38">
      <w:pPr>
        <w:tabs>
          <w:tab w:val="center" w:pos="4320"/>
          <w:tab w:val="right" w:pos="9270"/>
        </w:tabs>
      </w:pPr>
    </w:p>
    <w:p w14:paraId="3941A40B" w14:textId="77777777" w:rsidR="00E21757" w:rsidRDefault="00E21757" w:rsidP="00D44F38">
      <w:pPr>
        <w:tabs>
          <w:tab w:val="center" w:pos="4320"/>
          <w:tab w:val="right" w:pos="9270"/>
        </w:tabs>
      </w:pPr>
    </w:p>
    <w:p w14:paraId="4B892000" w14:textId="35F3F6CD" w:rsidR="005F3AE6" w:rsidRDefault="004C39FB" w:rsidP="00D44F38">
      <w:pPr>
        <w:tabs>
          <w:tab w:val="center" w:pos="4320"/>
          <w:tab w:val="right" w:pos="9270"/>
        </w:tabs>
      </w:pPr>
      <w:r>
        <w:t>In the case of excess water, t</w:t>
      </w:r>
      <w:r w:rsidR="005C514F">
        <w:t>he water content for compartment</w:t>
      </w:r>
      <w:r w:rsidRPr="004C39FB">
        <w:rPr>
          <w:i/>
        </w:rPr>
        <w:t xml:space="preserve"> i</w:t>
      </w:r>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44F38">
      <w:pPr>
        <w:tabs>
          <w:tab w:val="center" w:pos="4320"/>
          <w:tab w:val="right" w:pos="9270"/>
        </w:tabs>
      </w:pPr>
    </w:p>
    <w:p w14:paraId="40DC8FD9" w14:textId="7CF32432" w:rsidR="00864592"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44F3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5" w:name="_Toc157062474"/>
      <w:r>
        <w:t>Erosion</w:t>
      </w:r>
      <w:bookmarkEnd w:id="75"/>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versions</w:t>
      </w:r>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(Kinnell,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44F38">
      <w:pPr>
        <w:tabs>
          <w:tab w:val="center" w:pos="4320"/>
          <w:tab w:val="right" w:pos="9270"/>
        </w:tabs>
      </w:pPr>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44F38">
      <w:pPr>
        <w:tabs>
          <w:tab w:val="center" w:pos="4320"/>
          <w:tab w:val="right" w:pos="9270"/>
        </w:tabs>
      </w:pPr>
    </w:p>
    <w:p w14:paraId="3ED918FB" w14:textId="77777777" w:rsidR="005F3AE6" w:rsidRDefault="007742C4" w:rsidP="00D44F38">
      <w:pPr>
        <w:tabs>
          <w:tab w:val="center" w:pos="4320"/>
          <w:tab w:val="right" w:pos="927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r w:rsidRPr="002C0606">
        <w:rPr>
          <w:i/>
          <w:iCs/>
        </w:rPr>
        <w:t>V</w:t>
      </w:r>
      <w:r w:rsidR="008E4D0D" w:rsidRPr="008E4D0D">
        <w:rPr>
          <w:i/>
          <w:iCs/>
          <w:vertAlign w:val="subscript"/>
        </w:rPr>
        <w:t>r</w:t>
      </w:r>
      <w:r w:rsidRPr="002C0606">
        <w:rPr>
          <w:i/>
          <w:iCs/>
        </w:rPr>
        <w:t xml:space="preserve"> </w:t>
      </w:r>
      <w:r w:rsidRPr="002C0606">
        <w:t>= volume of event (daily) runoff (mm)</w:t>
      </w:r>
    </w:p>
    <w:p w14:paraId="13B7164D" w14:textId="77777777" w:rsidR="005F3AE6" w:rsidRDefault="002C0606" w:rsidP="00D35FC7">
      <w:r w:rsidRPr="002C0606">
        <w:rPr>
          <w:i/>
          <w:iCs/>
        </w:rPr>
        <w:t>q</w:t>
      </w:r>
      <w:r w:rsidR="008E4D0D" w:rsidRPr="008E4D0D">
        <w:rPr>
          <w:i/>
          <w:iCs/>
          <w:vertAlign w:val="subscript"/>
        </w:rPr>
        <w:t>p</w:t>
      </w:r>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r w:rsidR="00481303">
        <w:rPr>
          <w:i/>
          <w:iCs/>
        </w:rPr>
        <w:t>q</w:t>
      </w:r>
      <w:r w:rsidR="00481303" w:rsidRPr="00481303">
        <w:rPr>
          <w:i/>
          <w:iCs/>
          <w:vertAlign w:val="subscript"/>
        </w:rPr>
        <w:t>p</w:t>
      </w:r>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t>q</w:t>
      </w:r>
      <w:r w:rsidRPr="00F93568">
        <w:rPr>
          <w:vertAlign w:val="subscript"/>
        </w:rPr>
        <w:t>p</w:t>
      </w:r>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r w:rsidRPr="002C0606">
        <w:rPr>
          <w:i/>
          <w:iCs/>
        </w:rPr>
        <w:t>q</w:t>
      </w:r>
      <w:r w:rsidRPr="00C53562">
        <w:rPr>
          <w:i/>
          <w:iCs/>
          <w:vertAlign w:val="subscript"/>
        </w:rPr>
        <w:t>u</w:t>
      </w:r>
      <w:r w:rsidRPr="002C0606">
        <w:rPr>
          <w:i/>
          <w:iCs/>
        </w:rPr>
        <w:t xml:space="preserve"> </w:t>
      </w:r>
      <w:r w:rsidR="00C53562">
        <w:t>= unit peak discharge</w:t>
      </w:r>
      <w:r w:rsidR="00F93568">
        <w:t xml:space="preserve"> (csm/in)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r w:rsidRPr="002C0606">
        <w:rPr>
          <w:i/>
          <w:iCs/>
        </w:rPr>
        <w:t>F</w:t>
      </w:r>
      <w:r w:rsidR="00C53562" w:rsidRPr="00C53562">
        <w:rPr>
          <w:i/>
          <w:iCs/>
          <w:vertAlign w:val="subscript"/>
        </w:rPr>
        <w:t>p</w:t>
      </w:r>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For areas without swamps or ponds, F</w:t>
      </w:r>
      <w:r w:rsidR="00822765" w:rsidRPr="00822765">
        <w:rPr>
          <w:iCs/>
          <w:vertAlign w:val="subscript"/>
        </w:rPr>
        <w:t>p</w:t>
      </w:r>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44F38">
      <w:pPr>
        <w:tabs>
          <w:tab w:val="center" w:pos="4320"/>
          <w:tab w:val="right" w:pos="936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(hr)</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r w:rsidRPr="006E57EC">
              <w:t>Ia/P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76" w:name="_Toc157062475"/>
      <w:r>
        <w:t xml:space="preserve">Time of Concentration: </w:t>
      </w:r>
      <w:r w:rsidR="00202175">
        <w:t>V</w:t>
      </w:r>
      <w:r>
        <w:t>elocity Method</w:t>
      </w:r>
      <w:bookmarkEnd w:id="76"/>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44F38">
      <w:pPr>
        <w:tabs>
          <w:tab w:val="center" w:pos="432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44F38">
      <w:pPr>
        <w:tabs>
          <w:tab w:val="center" w:pos="432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lastRenderedPageBreak/>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77" w:name="_Toc157062476"/>
      <w:r>
        <w:t>Time of Concentration: Watershed Lag Method</w:t>
      </w:r>
      <w:bookmarkEnd w:id="77"/>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44F38">
      <w:pPr>
        <w:tabs>
          <w:tab w:val="center" w:pos="4320"/>
          <w:tab w:val="right" w:pos="936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t>s</w:t>
      </w:r>
      <w:r w:rsidR="0061720E">
        <w:t>lp</w:t>
      </w:r>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t>c</w:t>
      </w:r>
      <w:r w:rsidR="0061720E">
        <w:t>n</w:t>
      </w:r>
      <w:r>
        <w:tab/>
      </w:r>
      <w:r w:rsidR="0061720E">
        <w:t>= curve number</w:t>
      </w:r>
    </w:p>
    <w:p w14:paraId="6190C6AD" w14:textId="57D60EEF" w:rsidR="004216DA" w:rsidRPr="004216DA" w:rsidRDefault="007E0377" w:rsidP="00C05760">
      <w:pPr>
        <w:pStyle w:val="Heading2"/>
      </w:pPr>
      <w:bookmarkStart w:id="78" w:name="_Toc157062477"/>
      <w:r>
        <w:t xml:space="preserve">Soil </w:t>
      </w:r>
      <w:r w:rsidR="00715921">
        <w:t>Temperature</w:t>
      </w:r>
      <w:bookmarkEnd w:id="78"/>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r w:rsidR="00306741">
        <w:t>and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Bavel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79" w:name="_Toc157062478"/>
      <w:r w:rsidRPr="002D6560">
        <w:t>Thermal Diffusivity</w:t>
      </w:r>
      <w:bookmarkEnd w:id="79"/>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w:t>
      </w:r>
      <w:r w:rsidR="000E0A04">
        <w:lastRenderedPageBreak/>
        <w:t xml:space="preserve">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of  zero.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0"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28AA3578" w:rsidR="0094169F" w:rsidRPr="00D44F38" w:rsidDel="0094169F" w:rsidRDefault="00D44F38" w:rsidP="00D44F38">
      <w:pPr>
        <w:tabs>
          <w:tab w:val="center" w:pos="4320"/>
          <w:tab w:val="right" w:pos="9360"/>
        </w:tabs>
        <w:rPr>
          <w:del w:id="81" w:author="Dirk Young" w:date="2023-04-28T13:32:00Z"/>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r>
        <w:rPr>
          <w:rFonts w:eastAsiaTheme="minorEastAsia"/>
        </w:rPr>
        <w:tab/>
        <w:t>(4-27)</w:t>
      </w:r>
    </w:p>
    <w:p w14:paraId="56DF1F33" w14:textId="77777777" w:rsidR="0094169F" w:rsidDel="0094169F" w:rsidRDefault="0094169F" w:rsidP="00D35FC7">
      <w:pPr>
        <w:rPr>
          <w:del w:id="82" w:author="Dirk Young" w:date="2023-04-28T13:32:00Z"/>
        </w:rPr>
      </w:pPr>
    </w:p>
    <w:p w14:paraId="51781459" w14:textId="77777777" w:rsidR="004501DC" w:rsidRDefault="004501DC" w:rsidP="00D35FC7"/>
    <w:p w14:paraId="4E18AB14" w14:textId="0ED78EB4" w:rsidR="004501DC" w:rsidRPr="00D44F38" w:rsidRDefault="00D44F38" w:rsidP="00D44F38">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3"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bookmarkEnd w:id="83"/>
      <w:r>
        <w:rPr>
          <w:rFonts w:eastAsiaTheme="minorEastAsia"/>
        </w:rPr>
        <w:tab/>
        <w:t>(4-28)</w:t>
      </w:r>
    </w:p>
    <w:p w14:paraId="722FEEAD" w14:textId="77777777" w:rsidR="0094169F" w:rsidRDefault="0094169F" w:rsidP="00D35FC7"/>
    <w:p w14:paraId="48E7AD60" w14:textId="77777777" w:rsidR="0094169F" w:rsidRDefault="0013053D" w:rsidP="00D35FC7">
      <w:r>
        <w:t>Where</w:t>
      </w:r>
    </w:p>
    <w:p w14:paraId="671027E1" w14:textId="5040E2C5" w:rsidR="0094169F" w:rsidRDefault="0094169F" w:rsidP="00D35FC7">
      <w:r>
        <w:t>X</w:t>
      </w:r>
      <w:r w:rsidRPr="0094169F">
        <w:rPr>
          <w:vertAlign w:val="subscript"/>
        </w:rPr>
        <w:t>organic</w:t>
      </w:r>
      <w:r>
        <w:t xml:space="preserve"> = organic volume fraction</w:t>
      </w:r>
    </w:p>
    <w:p w14:paraId="16320605" w14:textId="51F00E19" w:rsidR="0013053D" w:rsidRDefault="0094169F" w:rsidP="00D35FC7">
      <w:r>
        <w:t>X</w:t>
      </w:r>
      <w:r w:rsidRPr="0094169F">
        <w:rPr>
          <w:vertAlign w:val="subscript"/>
        </w:rPr>
        <w:t>mineral</w:t>
      </w:r>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r w:rsidRPr="0013053D">
        <w:rPr>
          <w:sz w:val="28"/>
          <w:szCs w:val="28"/>
        </w:rPr>
        <w:t>ρ</w:t>
      </w:r>
      <w:r w:rsidRPr="0013053D">
        <w:rPr>
          <w:sz w:val="28"/>
          <w:szCs w:val="28"/>
          <w:vertAlign w:val="subscript"/>
        </w:rPr>
        <w:t>b</w:t>
      </w:r>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1.30 = typical  density of organic material</w:t>
      </w:r>
    </w:p>
    <w:p w14:paraId="740FC170" w14:textId="77777777" w:rsidR="0013053D" w:rsidRDefault="0013053D" w:rsidP="00D35FC7"/>
    <w:p w14:paraId="4EF6AF90" w14:textId="77777777" w:rsidR="005F3AE6" w:rsidRDefault="005F3AE6" w:rsidP="00D35FC7"/>
    <w:p w14:paraId="68B9FA8E" w14:textId="1758797B"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r w:rsidR="00EF25EF">
        <w:t>X</w:t>
      </w:r>
      <w:r w:rsidR="00187446">
        <w:rPr>
          <w:vertAlign w:val="subscript"/>
        </w:rPr>
        <w:t>water</w:t>
      </w:r>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r w:rsidR="00A178CF">
        <w:t>to</w:t>
      </w:r>
      <w:r>
        <w:t xml:space="preserve"> the porosity </w:t>
      </w:r>
      <w:r w:rsidR="00A178CF">
        <w:t xml:space="preserve">when </w:t>
      </w:r>
      <w:r w:rsidR="00CA158A">
        <w:t>the initial water content is greater than porosity</w:t>
      </w:r>
      <w:r w:rsidR="00663CC2">
        <w:t>.</w:t>
      </w:r>
      <w:r w:rsidR="00656A5D">
        <w:t xml:space="preserve">  The air </w:t>
      </w:r>
      <w:r w:rsidR="0013053D">
        <w:t>volume</w:t>
      </w:r>
      <w:r w:rsidR="00187446">
        <w:t xml:space="preserve"> fraction</w:t>
      </w:r>
      <w:r w:rsidR="00656A5D">
        <w:t xml:space="preserve"> (X</w:t>
      </w:r>
      <w:r w:rsidR="00187446">
        <w:rPr>
          <w:vertAlign w:val="subscript"/>
        </w:rPr>
        <w:t>Air</w:t>
      </w:r>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2224E6">
      <w:pPr>
        <w:tabs>
          <w:tab w:val="center" w:pos="4320"/>
        </w:tabs>
      </w:pPr>
    </w:p>
    <w:p w14:paraId="199DD91F" w14:textId="3611EA6E" w:rsidR="005F3AE6" w:rsidRDefault="00656A5D" w:rsidP="002224E6">
      <w:pPr>
        <w:tabs>
          <w:tab w:val="center" w:pos="4320"/>
          <w:tab w:val="right" w:pos="9360"/>
        </w:tabs>
      </w:pPr>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2224E6">
      <w:pPr>
        <w:tabs>
          <w:tab w:val="center" w:pos="4320"/>
          <w:tab w:val="right" w:pos="9360"/>
        </w:tabs>
      </w:pPr>
    </w:p>
    <w:p w14:paraId="0FBBE812" w14:textId="7AB97D26" w:rsidR="005F3AE6" w:rsidRDefault="00CD1D49" w:rsidP="002224E6">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D44F38">
        <w:rPr>
          <w:rFonts w:eastAsiaTheme="minorEastAsia"/>
        </w:rPr>
        <w:t>29</w:t>
      </w:r>
      <w:r w:rsidR="00C351C1">
        <w:rPr>
          <w:rFonts w:eastAsiaTheme="minorEastAsia"/>
        </w:rPr>
        <w:t>)</w:t>
      </w:r>
    </w:p>
    <w:p w14:paraId="36C2AA58" w14:textId="77777777" w:rsidR="00802DB7" w:rsidRDefault="00802DB7" w:rsidP="002224E6">
      <w:pPr>
        <w:tabs>
          <w:tab w:val="center" w:pos="4320"/>
          <w:tab w:val="right" w:pos="9360"/>
        </w:tabs>
      </w:pPr>
    </w:p>
    <w:p w14:paraId="650DC776" w14:textId="3DDCAA84" w:rsidR="005F3AE6" w:rsidRDefault="0012768F" w:rsidP="002224E6">
      <w:pPr>
        <w:tabs>
          <w:tab w:val="center" w:pos="4320"/>
          <w:tab w:val="right" w:pos="9360"/>
        </w:tabs>
      </w:pPr>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2224E6">
      <w:pPr>
        <w:tabs>
          <w:tab w:val="center" w:pos="4320"/>
          <w:tab w:val="right" w:pos="9360"/>
        </w:tabs>
      </w:pPr>
    </w:p>
    <w:p w14:paraId="7B9E67BD" w14:textId="478069DA" w:rsidR="005F3AE6" w:rsidRDefault="00CD1D49" w:rsidP="002224E6">
      <w:pPr>
        <w:tabs>
          <w:tab w:val="center" w:pos="4320"/>
          <w:tab w:val="right" w:pos="9360"/>
        </w:tabs>
      </w:pPr>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D44F38">
        <w:t>0</w:t>
      </w:r>
      <w:r w:rsidR="00C351C1">
        <w:t>)</w:t>
      </w:r>
    </w:p>
    <w:p w14:paraId="06FEC2E3" w14:textId="77777777" w:rsidR="005F3AE6" w:rsidRDefault="005F3AE6" w:rsidP="002224E6">
      <w:pPr>
        <w:tabs>
          <w:tab w:val="center" w:pos="4320"/>
          <w:tab w:val="right" w:pos="9360"/>
        </w:tabs>
      </w:pPr>
    </w:p>
    <w:p w14:paraId="76873070" w14:textId="1CE77427" w:rsidR="005F3AE6" w:rsidRDefault="0012768F" w:rsidP="002224E6">
      <w:pPr>
        <w:tabs>
          <w:tab w:val="center" w:pos="4320"/>
          <w:tab w:val="right" w:pos="9360"/>
        </w:tabs>
      </w:pPr>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2224E6">
      <w:pPr>
        <w:tabs>
          <w:tab w:val="center" w:pos="4320"/>
          <w:tab w:val="right" w:pos="9360"/>
        </w:tabs>
      </w:pPr>
    </w:p>
    <w:p w14:paraId="10286A70" w14:textId="059B8236" w:rsidR="00CD1D49" w:rsidRDefault="00CD1D49" w:rsidP="002224E6">
      <w:pPr>
        <w:tabs>
          <w:tab w:val="center" w:pos="4320"/>
          <w:tab w:val="right" w:pos="9360"/>
        </w:tabs>
        <w:rPr>
          <w:rFonts w:eastAsiaTheme="minorEastAsia"/>
        </w:rPr>
      </w:pPr>
      <w:r>
        <w:lastRenderedPageBreak/>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84"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84"/>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D44F38">
        <w:rPr>
          <w:rFonts w:eastAsiaTheme="minorEastAsia"/>
        </w:rPr>
        <w:t>1</w:t>
      </w:r>
      <w:r w:rsidR="00C351C1">
        <w:rPr>
          <w:rFonts w:eastAsiaTheme="minorEastAsia"/>
        </w:rPr>
        <w:t>)</w:t>
      </w:r>
    </w:p>
    <w:p w14:paraId="7987F8FD" w14:textId="310D3C64" w:rsidR="00CD1D49" w:rsidRDefault="00000000" w:rsidP="002224E6">
      <w:pPr>
        <w:tabs>
          <w:tab w:val="center" w:pos="4320"/>
          <w:tab w:val="right" w:pos="936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3C3D969B" w:rsidR="005F3AE6" w:rsidRDefault="00CD1D49" w:rsidP="002224E6">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D44F38">
        <w:rPr>
          <w:rFonts w:eastAsiaTheme="minorEastAsia"/>
        </w:rPr>
        <w:t>2</w:t>
      </w:r>
      <w:r w:rsidR="00C351C1">
        <w:rPr>
          <w:rFonts w:eastAsiaTheme="minorEastAsia"/>
        </w:rPr>
        <w:t>)</w:t>
      </w:r>
    </w:p>
    <w:p w14:paraId="629B9378" w14:textId="77777777" w:rsidR="00CD1D49" w:rsidRDefault="00CD1D49" w:rsidP="002224E6">
      <w:pPr>
        <w:tabs>
          <w:tab w:val="center" w:pos="4320"/>
          <w:tab w:val="right" w:pos="9360"/>
        </w:tabs>
      </w:pPr>
    </w:p>
    <w:p w14:paraId="05754461" w14:textId="4A277E41" w:rsidR="005F3AE6" w:rsidRDefault="002014C2" w:rsidP="002224E6">
      <w:pPr>
        <w:tabs>
          <w:tab w:val="center" w:pos="4320"/>
          <w:tab w:val="right" w:pos="9360"/>
        </w:tabs>
      </w:pPr>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2224E6">
      <w:pPr>
        <w:tabs>
          <w:tab w:val="center" w:pos="4320"/>
          <w:tab w:val="right" w:pos="9360"/>
        </w:tabs>
      </w:pPr>
    </w:p>
    <w:p w14:paraId="50C2F3DF" w14:textId="0052AC93" w:rsidR="0012586C" w:rsidRDefault="00CD1D49" w:rsidP="002224E6">
      <w:pPr>
        <w:tabs>
          <w:tab w:val="center" w:pos="4320"/>
          <w:tab w:val="right" w:pos="9360"/>
        </w:tabs>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w:t>
      </w:r>
      <w:r w:rsidR="00D44F38">
        <w:rPr>
          <w:rFonts w:ascii="Symbol" w:eastAsiaTheme="minorEastAsia"/>
        </w:rPr>
        <w:t>3</w:t>
      </w:r>
      <w:r w:rsidR="0012586C">
        <w:rPr>
          <w:rFonts w:ascii="Symbol" w:eastAsiaTheme="minorEastAsia"/>
        </w:rPr>
        <w:t>)</w:t>
      </w:r>
      <w:r w:rsidR="0012586C">
        <w:rPr>
          <w:rFonts w:eastAsiaTheme="minorEastAsia"/>
        </w:rPr>
        <w:br/>
      </w:r>
      <w:r>
        <w:rPr>
          <w:rFonts w:eastAsiaTheme="minorEastAsia"/>
        </w:rPr>
        <w:tab/>
      </w:r>
    </w:p>
    <w:p w14:paraId="1777CB70" w14:textId="77777777" w:rsidR="005F3AE6" w:rsidRDefault="00E91521" w:rsidP="002224E6">
      <w:pPr>
        <w:tabs>
          <w:tab w:val="center" w:pos="4320"/>
          <w:tab w:val="right" w:pos="9360"/>
        </w:tabs>
      </w:pPr>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2224E6">
      <w:pPr>
        <w:tabs>
          <w:tab w:val="center" w:pos="4320"/>
          <w:tab w:val="right" w:pos="9360"/>
        </w:tabs>
      </w:pPr>
    </w:p>
    <w:p w14:paraId="2C575B4E" w14:textId="3DA8F7C3" w:rsidR="005F3AE6" w:rsidRDefault="00CD1D49" w:rsidP="002224E6">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D44F38">
        <w:rPr>
          <w:rFonts w:eastAsiaTheme="minorEastAsia"/>
        </w:rPr>
        <w:t>4</w:t>
      </w:r>
      <w:r w:rsidR="00C351C1">
        <w:rPr>
          <w:rFonts w:eastAsiaTheme="minorEastAsia"/>
        </w:rPr>
        <w:t>)</w:t>
      </w:r>
    </w:p>
    <w:p w14:paraId="2E5689BE" w14:textId="77777777" w:rsidR="005F3AE6" w:rsidRDefault="005F3AE6" w:rsidP="002224E6">
      <w:pPr>
        <w:tabs>
          <w:tab w:val="center" w:pos="4320"/>
          <w:tab w:val="right" w:pos="9360"/>
        </w:tabs>
      </w:pPr>
    </w:p>
    <w:p w14:paraId="48EEFFA9" w14:textId="77777777" w:rsidR="005F3AE6" w:rsidRDefault="000E7297" w:rsidP="002224E6">
      <w:pPr>
        <w:tabs>
          <w:tab w:val="center" w:pos="4320"/>
          <w:tab w:val="right" w:pos="9360"/>
        </w:tabs>
      </w:pPr>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685F161E" w:rsidR="005F3AE6" w:rsidRDefault="00EF25EF" w:rsidP="002224E6">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D44F38">
        <w:rPr>
          <w:rFonts w:eastAsiaTheme="minorEastAsia"/>
        </w:rPr>
        <w:t>5</w:t>
      </w:r>
      <w:r w:rsidR="00C351C1" w:rsidRPr="00C351C1">
        <w:rPr>
          <w:rFonts w:eastAsiaTheme="minorEastAsia"/>
        </w:rPr>
        <w:t>)</w:t>
      </w:r>
    </w:p>
    <w:p w14:paraId="1A37D7B6" w14:textId="77777777" w:rsidR="005F3AE6" w:rsidRDefault="005F3AE6" w:rsidP="002224E6">
      <w:pPr>
        <w:tabs>
          <w:tab w:val="center" w:pos="4320"/>
          <w:tab w:val="right" w:pos="9360"/>
        </w:tabs>
      </w:pPr>
    </w:p>
    <w:p w14:paraId="7D7326BD" w14:textId="73FA9E5C" w:rsidR="0013053D" w:rsidRDefault="00EF25EF" w:rsidP="002224E6">
      <w:pPr>
        <w:tabs>
          <w:tab w:val="center" w:pos="4320"/>
          <w:tab w:val="right" w:pos="9360"/>
        </w:tabs>
      </w:pPr>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4ECFEBFE" w14:textId="77777777" w:rsidR="0013053D" w:rsidRDefault="0013053D" w:rsidP="002224E6">
      <w:pPr>
        <w:tabs>
          <w:tab w:val="center" w:pos="4320"/>
          <w:tab w:val="right" w:pos="9360"/>
        </w:tabs>
      </w:pPr>
    </w:p>
    <w:p w14:paraId="47AB9849" w14:textId="752A423E" w:rsidR="0013053D" w:rsidRDefault="0013053D" w:rsidP="002224E6">
      <w:pPr>
        <w:tabs>
          <w:tab w:val="center" w:pos="4320"/>
          <w:tab w:val="right" w:pos="9360"/>
        </w:tabs>
      </w:pPr>
      <w:r>
        <w:tab/>
        <w:t>VHTCAP = 0.46  X</w:t>
      </w:r>
      <w:r>
        <w:rPr>
          <w:vertAlign w:val="subscript"/>
        </w:rPr>
        <w:t>mineral</w:t>
      </w:r>
      <w:r>
        <w:t xml:space="preserve">  + 0.60 X</w:t>
      </w:r>
      <w:r>
        <w:rPr>
          <w:vertAlign w:val="subscript"/>
        </w:rPr>
        <w:t>organic</w:t>
      </w:r>
      <w:r>
        <w:t xml:space="preserve"> +</w:t>
      </w:r>
      <w:r w:rsidRPr="0072244E">
        <w:t xml:space="preserve"> X</w:t>
      </w:r>
      <w:r w:rsidRPr="0072244E">
        <w:rPr>
          <w:vertAlign w:val="subscript"/>
        </w:rPr>
        <w:t>water</w:t>
      </w:r>
      <w:r>
        <w:tab/>
        <w:t>(4-3</w:t>
      </w:r>
      <w:r w:rsidR="002224E6">
        <w:t>6</w:t>
      </w:r>
      <w:r>
        <w:t>)</w:t>
      </w:r>
    </w:p>
    <w:p w14:paraId="45327AF0" w14:textId="77777777" w:rsidR="005F3AE6" w:rsidRDefault="005F3AE6" w:rsidP="002224E6">
      <w:pPr>
        <w:tabs>
          <w:tab w:val="center" w:pos="4320"/>
          <w:tab w:val="right" w:pos="9360"/>
        </w:tabs>
      </w:pPr>
    </w:p>
    <w:p w14:paraId="3CA32786" w14:textId="0DB334C7" w:rsidR="005F3AE6" w:rsidRDefault="00686632" w:rsidP="002224E6">
      <w:pPr>
        <w:tabs>
          <w:tab w:val="center" w:pos="4320"/>
          <w:tab w:val="right" w:pos="9360"/>
        </w:tabs>
      </w:pPr>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r w:rsidR="00A770AA">
        <w:t xml:space="preserve">soil </w:t>
      </w:r>
      <w:r w:rsidR="00256E61">
        <w:t xml:space="preserve">organic </w:t>
      </w:r>
      <w:r w:rsidR="00A770AA">
        <w:t>matter</w:t>
      </w:r>
      <w:r w:rsidR="00256E61">
        <w:t>.</w:t>
      </w:r>
    </w:p>
    <w:p w14:paraId="5A300D74" w14:textId="77777777" w:rsidR="005F3AE6" w:rsidRDefault="005F3AE6" w:rsidP="002224E6">
      <w:pPr>
        <w:tabs>
          <w:tab w:val="center" w:pos="4320"/>
          <w:tab w:val="right" w:pos="9360"/>
        </w:tabs>
      </w:pPr>
    </w:p>
    <w:p w14:paraId="008109D0" w14:textId="77777777" w:rsidR="005F3AE6" w:rsidRDefault="00EF25EF" w:rsidP="002224E6">
      <w:pPr>
        <w:tabs>
          <w:tab w:val="center" w:pos="4320"/>
          <w:tab w:val="right" w:pos="936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2224E6">
      <w:pPr>
        <w:tabs>
          <w:tab w:val="center" w:pos="4320"/>
          <w:tab w:val="right" w:pos="9360"/>
        </w:tabs>
      </w:pPr>
    </w:p>
    <w:p w14:paraId="5EAE328D" w14:textId="2E4DFA87" w:rsidR="005F3AE6" w:rsidRDefault="00CD1D49" w:rsidP="002224E6">
      <w:pPr>
        <w:tabs>
          <w:tab w:val="center" w:pos="4320"/>
          <w:tab w:val="right" w:pos="936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2224E6">
        <w:t>7</w:t>
      </w:r>
      <w:r w:rsidR="00C351C1">
        <w:t>)</w:t>
      </w:r>
    </w:p>
    <w:p w14:paraId="5BD6407C" w14:textId="77777777" w:rsidR="005F3AE6" w:rsidRDefault="005F3AE6" w:rsidP="002224E6">
      <w:pPr>
        <w:tabs>
          <w:tab w:val="center" w:pos="4320"/>
        </w:tabs>
      </w:pPr>
    </w:p>
    <w:p w14:paraId="4574B927" w14:textId="77777777" w:rsidR="005F3AE6" w:rsidRDefault="0031526B" w:rsidP="00EB6DCA">
      <w:pPr>
        <w:pStyle w:val="Heading3"/>
      </w:pPr>
      <w:bookmarkStart w:id="85" w:name="_Toc157062479"/>
      <w:r w:rsidRPr="0031526B">
        <w:t xml:space="preserve">Upper </w:t>
      </w:r>
      <w:r w:rsidRPr="002D6560">
        <w:t>Boundary</w:t>
      </w:r>
      <w:r w:rsidRPr="0031526B">
        <w:t xml:space="preserve"> Temperature</w:t>
      </w:r>
      <w:bookmarkEnd w:id="85"/>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50BFCBBD" w:rsidR="005F3AE6" w:rsidRDefault="00CD1D49" w:rsidP="002224E6">
      <w:pPr>
        <w:tabs>
          <w:tab w:val="center" w:pos="4320"/>
          <w:tab w:val="right" w:pos="927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2224E6">
        <w:t>8</w:t>
      </w:r>
      <w:r w:rsidR="00C351C1">
        <w:t>)</w:t>
      </w:r>
    </w:p>
    <w:p w14:paraId="68E7ACA6" w14:textId="77777777" w:rsidR="005F3AE6" w:rsidRDefault="00EF25EF" w:rsidP="002224E6">
      <w:pPr>
        <w:tabs>
          <w:tab w:val="center" w:pos="4320"/>
          <w:tab w:val="right" w:pos="9270"/>
        </w:tabs>
      </w:pPr>
      <w:r>
        <w:t xml:space="preserve">  </w:t>
      </w:r>
    </w:p>
    <w:p w14:paraId="1AD73F36" w14:textId="77777777" w:rsidR="005F3AE6" w:rsidRDefault="00627613" w:rsidP="002224E6">
      <w:pPr>
        <w:tabs>
          <w:tab w:val="center" w:pos="4320"/>
          <w:tab w:val="right" w:pos="9270"/>
        </w:tabs>
      </w:pPr>
      <w:r>
        <w:t>The</w:t>
      </w:r>
      <w:r w:rsidR="00135674">
        <w:t>n the</w:t>
      </w:r>
      <w:r>
        <w:t xml:space="preserve"> heat transfer coefficient (HTC) at the air-surface interface (cm/d) is estimated as</w:t>
      </w:r>
      <w:r w:rsidR="00CF4AC8">
        <w:t>:</w:t>
      </w:r>
    </w:p>
    <w:p w14:paraId="4EA0CB77" w14:textId="77777777" w:rsidR="00802DB7" w:rsidRDefault="00802DB7" w:rsidP="002224E6">
      <w:pPr>
        <w:tabs>
          <w:tab w:val="center" w:pos="4320"/>
          <w:tab w:val="right" w:pos="9270"/>
        </w:tabs>
      </w:pPr>
    </w:p>
    <w:p w14:paraId="09AA6DB3" w14:textId="799CBB9B" w:rsidR="005F3AE6" w:rsidRDefault="002370A2" w:rsidP="002224E6">
      <w:pPr>
        <w:tabs>
          <w:tab w:val="center" w:pos="4320"/>
          <w:tab w:val="right" w:pos="9270"/>
        </w:tabs>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2224E6">
        <w:rPr>
          <w:rFonts w:eastAsiaTheme="minorEastAsia"/>
        </w:rPr>
        <w:t>39</w:t>
      </w:r>
      <w:r w:rsidR="006B50A9">
        <w:rPr>
          <w:rFonts w:eastAsiaTheme="minorEastAsia"/>
        </w:rPr>
        <w:t>)</w:t>
      </w:r>
    </w:p>
    <w:p w14:paraId="6A3F1ADB" w14:textId="77777777" w:rsidR="00802DB7" w:rsidRDefault="00802DB7" w:rsidP="002224E6">
      <w:pPr>
        <w:tabs>
          <w:tab w:val="center" w:pos="4320"/>
          <w:tab w:val="right" w:pos="9270"/>
        </w:tabs>
      </w:pPr>
    </w:p>
    <w:p w14:paraId="11F6318E" w14:textId="77777777" w:rsidR="005F3AE6" w:rsidRDefault="009802B8" w:rsidP="002224E6">
      <w:pPr>
        <w:tabs>
          <w:tab w:val="center" w:pos="4320"/>
          <w:tab w:val="right" w:pos="9270"/>
        </w:tabs>
      </w:pPr>
      <w:r>
        <w:t>W</w:t>
      </w:r>
      <w:r w:rsidR="0087371B">
        <w:t>here</w:t>
      </w:r>
      <w:r>
        <w:t xml:space="preserve"> </w:t>
      </w:r>
      <w:r w:rsidR="0087371B">
        <w:t xml:space="preserve">vonKarman = </w:t>
      </w:r>
      <w:r w:rsidR="005F7389">
        <w:t>von Karman constant used in boundary layer meteorology (0.39 or 0.40)</w:t>
      </w:r>
    </w:p>
    <w:p w14:paraId="2CD7E0F0" w14:textId="77777777" w:rsidR="005F3AE6" w:rsidRDefault="0087371B" w:rsidP="002224E6">
      <w:pPr>
        <w:tabs>
          <w:tab w:val="center" w:pos="4320"/>
          <w:tab w:val="right" w:pos="9270"/>
        </w:tabs>
      </w:pPr>
      <w:r>
        <w:t>WIND = Wind speed (cm/d)</w:t>
      </w:r>
    </w:p>
    <w:p w14:paraId="70DD348C" w14:textId="77777777" w:rsidR="005F3AE6" w:rsidRDefault="0087371B" w:rsidP="002224E6">
      <w:pPr>
        <w:tabs>
          <w:tab w:val="center" w:pos="4320"/>
          <w:tab w:val="right" w:pos="9270"/>
        </w:tabs>
      </w:pPr>
      <w:r>
        <w:lastRenderedPageBreak/>
        <w:t xml:space="preserve">WIND Ref Height = </w:t>
      </w:r>
      <w:r w:rsidR="00FB5CB0">
        <w:t xml:space="preserve">Wind reference height </w:t>
      </w:r>
      <w:r>
        <w:t>(m)</w:t>
      </w:r>
    </w:p>
    <w:p w14:paraId="7135C522" w14:textId="77777777" w:rsidR="005F3AE6" w:rsidRDefault="0087371B" w:rsidP="002224E6">
      <w:pPr>
        <w:tabs>
          <w:tab w:val="center" w:pos="4320"/>
          <w:tab w:val="right" w:pos="9270"/>
        </w:tabs>
      </w:pPr>
      <w:r>
        <w:t>D = Zero displacement height (m)</w:t>
      </w:r>
    </w:p>
    <w:p w14:paraId="36D8A74F" w14:textId="77777777" w:rsidR="005F3AE6" w:rsidRDefault="0087371B" w:rsidP="002224E6">
      <w:pPr>
        <w:tabs>
          <w:tab w:val="center" w:pos="4320"/>
          <w:tab w:val="right" w:pos="9270"/>
        </w:tabs>
      </w:pPr>
      <w:r>
        <w:t>Z</w:t>
      </w:r>
      <w:r w:rsidRPr="0087371B">
        <w:rPr>
          <w:vertAlign w:val="subscript"/>
        </w:rPr>
        <w:t>o</w:t>
      </w:r>
      <w:r>
        <w:t xml:space="preserve"> = Roughness length (m)</w:t>
      </w:r>
    </w:p>
    <w:p w14:paraId="30974237" w14:textId="77777777" w:rsidR="005F3AE6" w:rsidRDefault="005F3AE6" w:rsidP="002224E6">
      <w:pPr>
        <w:tabs>
          <w:tab w:val="center" w:pos="4320"/>
          <w:tab w:val="right" w:pos="9270"/>
        </w:tabs>
      </w:pPr>
    </w:p>
    <w:p w14:paraId="35D3FA85" w14:textId="77777777" w:rsidR="005F3AE6" w:rsidRDefault="00C12793" w:rsidP="002224E6">
      <w:pPr>
        <w:tabs>
          <w:tab w:val="center" w:pos="4320"/>
          <w:tab w:val="right" w:pos="9270"/>
        </w:tabs>
      </w:pPr>
      <w:r>
        <w:t>The Energy Balance equation at the air-soil interface is summarized as</w:t>
      </w:r>
      <w:r w:rsidR="00135674">
        <w:t>:</w:t>
      </w:r>
      <w:r>
        <w:t xml:space="preserve"> </w:t>
      </w:r>
    </w:p>
    <w:p w14:paraId="203E7F2F" w14:textId="77777777" w:rsidR="005F3AE6" w:rsidRDefault="005F3AE6" w:rsidP="002224E6">
      <w:pPr>
        <w:tabs>
          <w:tab w:val="center" w:pos="4320"/>
          <w:tab w:val="right" w:pos="9270"/>
        </w:tabs>
      </w:pPr>
    </w:p>
    <w:p w14:paraId="18A1F0C3" w14:textId="0B969FDC" w:rsidR="005F3AE6" w:rsidRDefault="002370A2" w:rsidP="002224E6">
      <w:pPr>
        <w:tabs>
          <w:tab w:val="center" w:pos="4320"/>
          <w:tab w:val="right" w:pos="9270"/>
        </w:tabs>
        <w:rPr>
          <w:vertAlign w:val="subscript"/>
        </w:rPr>
      </w:pPr>
      <w:r>
        <w:tab/>
      </w:r>
      <w:r w:rsidR="00C12793">
        <w:t>q</w:t>
      </w:r>
      <w:r w:rsidR="00C12793" w:rsidRPr="00C12793">
        <w:rPr>
          <w:vertAlign w:val="subscript"/>
        </w:rPr>
        <w:t>13</w:t>
      </w:r>
      <w:r w:rsidR="00C12793">
        <w:t xml:space="preserve"> = q</w:t>
      </w:r>
      <w:r w:rsidR="00C12793" w:rsidRPr="00C12793">
        <w:rPr>
          <w:vertAlign w:val="subscript"/>
        </w:rPr>
        <w:t>lw</w:t>
      </w:r>
      <w:r w:rsidR="00C12793">
        <w:t xml:space="preserve"> + q</w:t>
      </w:r>
      <w:r w:rsidR="00C12793" w:rsidRPr="00C12793">
        <w:rPr>
          <w:vertAlign w:val="subscript"/>
        </w:rPr>
        <w:t>e</w:t>
      </w:r>
      <w:r w:rsidR="00C12793">
        <w:t xml:space="preserve"> + q</w:t>
      </w:r>
      <w:r w:rsidR="00C12793" w:rsidRPr="00C12793">
        <w:rPr>
          <w:vertAlign w:val="subscript"/>
        </w:rPr>
        <w:t>c</w:t>
      </w:r>
      <w:r w:rsidR="00C12793">
        <w:t xml:space="preserve"> + q</w:t>
      </w:r>
      <w:r w:rsidR="00C12793" w:rsidRPr="00C12793">
        <w:rPr>
          <w:vertAlign w:val="subscript"/>
        </w:rPr>
        <w:t>s</w:t>
      </w:r>
      <w:r w:rsidR="00C351C1">
        <w:rPr>
          <w:vertAlign w:val="subscript"/>
        </w:rPr>
        <w:t xml:space="preserve"> </w:t>
      </w:r>
      <w:r>
        <w:rPr>
          <w:vertAlign w:val="subscript"/>
        </w:rPr>
        <w:tab/>
      </w:r>
      <w:r w:rsidR="00C351C1" w:rsidRPr="00C351C1">
        <w:t>(4-</w:t>
      </w:r>
      <w:r w:rsidR="006B50A9">
        <w:t>4</w:t>
      </w:r>
      <w:r w:rsidR="002224E6">
        <w:t>0</w:t>
      </w:r>
      <w:r w:rsidR="00C351C1" w:rsidRPr="00C351C1">
        <w:t>)</w:t>
      </w:r>
    </w:p>
    <w:p w14:paraId="179E35A5" w14:textId="77777777" w:rsidR="005F3AE6" w:rsidRDefault="005F3AE6" w:rsidP="002224E6">
      <w:pPr>
        <w:tabs>
          <w:tab w:val="center" w:pos="4320"/>
          <w:tab w:val="right" w:pos="9270"/>
        </w:tabs>
      </w:pPr>
    </w:p>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r>
        <w:t>q</w:t>
      </w:r>
      <w:r w:rsidRPr="00C12793">
        <w:rPr>
          <w:vertAlign w:val="subscript"/>
        </w:rPr>
        <w:t>lw</w:t>
      </w:r>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r>
        <w:t>q</w:t>
      </w:r>
      <w:r w:rsidRPr="00C12793">
        <w:rPr>
          <w:vertAlign w:val="subscript"/>
        </w:rPr>
        <w:t>e</w:t>
      </w:r>
      <w:r>
        <w:t xml:space="preserve"> = </w:t>
      </w:r>
      <w:r w:rsidR="00B23E9C">
        <w:t>E</w:t>
      </w:r>
      <w:r>
        <w:t>vaporative (water) heat flux</w:t>
      </w:r>
      <w:r w:rsidR="00E27ED2">
        <w:t>(</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r>
        <w:t>q</w:t>
      </w:r>
      <w:r w:rsidRPr="00C12793">
        <w:rPr>
          <w:vertAlign w:val="subscript"/>
        </w:rPr>
        <w:t>s</w:t>
      </w:r>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2224E6">
      <w:pPr>
        <w:jc w:val="both"/>
      </w:pPr>
    </w:p>
    <w:p w14:paraId="022F5309" w14:textId="6AB09617" w:rsidR="005F3AE6" w:rsidRDefault="002224E6" w:rsidP="002224E6">
      <w:pPr>
        <w:tabs>
          <w:tab w:val="left" w:pos="2970"/>
          <w:tab w:val="right" w:pos="9270"/>
        </w:tabs>
      </w:pPr>
      <w:r>
        <w:tab/>
      </w:r>
      <w:r w:rsidR="00B23E9C">
        <w:t>q</w:t>
      </w:r>
      <w:r w:rsidR="00B23E9C" w:rsidRPr="00C12793">
        <w:rPr>
          <w:vertAlign w:val="subscript"/>
        </w:rPr>
        <w:t>lw</w:t>
      </w:r>
      <w:r w:rsidR="00984BE1">
        <w:rPr>
          <w:vertAlign w:val="subscript"/>
        </w:rPr>
        <w:t>,atm</w:t>
      </w:r>
      <w:r>
        <w:rPr>
          <w:vertAlign w:val="subscript"/>
        </w:rPr>
        <w:t xml:space="preserve"> </w:t>
      </w:r>
      <w:r w:rsidR="00B23E9C">
        <w:t>= EMISS * 0.936e-5 * T</w:t>
      </w:r>
      <w:r w:rsidR="00B23E9C" w:rsidRPr="00B23E9C">
        <w:rPr>
          <w:vertAlign w:val="superscript"/>
        </w:rPr>
        <w:t>2</w:t>
      </w:r>
      <w:r w:rsidR="00B23E9C">
        <w:t xml:space="preserve"> * 11.7e-8</w:t>
      </w:r>
      <w:r>
        <w:tab/>
      </w:r>
      <w:r w:rsidR="00474FDC">
        <w:t>(4-4</w:t>
      </w:r>
      <w:r>
        <w:t>1</w:t>
      </w:r>
      <w:r w:rsidR="00474FDC">
        <w:t>)</w:t>
      </w:r>
    </w:p>
    <w:p w14:paraId="6C9138EA" w14:textId="577AD8C8" w:rsidR="005F3AE6" w:rsidRDefault="002224E6" w:rsidP="002224E6">
      <w:pPr>
        <w:tabs>
          <w:tab w:val="left" w:pos="2970"/>
          <w:tab w:val="right" w:pos="9270"/>
        </w:tabs>
      </w:pPr>
      <w:r>
        <w:tab/>
      </w:r>
      <w:r w:rsidR="00984BE1">
        <w:t>q</w:t>
      </w:r>
      <w:r w:rsidR="00984BE1" w:rsidRPr="00C12793">
        <w:rPr>
          <w:vertAlign w:val="subscript"/>
        </w:rPr>
        <w:t>lw</w:t>
      </w:r>
      <w:r w:rsidR="00984BE1">
        <w:rPr>
          <w:vertAlign w:val="subscript"/>
        </w:rPr>
        <w:t>,soil</w:t>
      </w:r>
      <w:r>
        <w:rPr>
          <w:vertAlign w:val="subscript"/>
        </w:rPr>
        <w:t xml:space="preserve">  </w:t>
      </w:r>
      <w:r w:rsidR="00984BE1">
        <w:t>= EMISS * 11.7e-8</w:t>
      </w:r>
      <w:r w:rsidR="00A325F2">
        <w:tab/>
      </w:r>
      <w:r w:rsidR="00474FDC">
        <w:t>(4-4</w:t>
      </w:r>
      <w:r w:rsidR="00457C0E">
        <w:t>2</w:t>
      </w:r>
      <w:r w:rsidR="00474FDC">
        <w:t>)</w:t>
      </w:r>
    </w:p>
    <w:p w14:paraId="1A414F24" w14:textId="5E35D6C3" w:rsidR="005F3AE6" w:rsidRDefault="002224E6" w:rsidP="002224E6">
      <w:pPr>
        <w:tabs>
          <w:tab w:val="left" w:pos="2970"/>
          <w:tab w:val="center" w:pos="4230"/>
          <w:tab w:val="right" w:pos="9270"/>
        </w:tabs>
      </w:pPr>
      <w:r>
        <w:tab/>
      </w:r>
      <w:r w:rsidR="00B23E9C">
        <w:t>q</w:t>
      </w:r>
      <w:r w:rsidR="00B23E9C" w:rsidRPr="00C12793">
        <w:rPr>
          <w:vertAlign w:val="subscript"/>
        </w:rPr>
        <w:t>e</w:t>
      </w:r>
      <w:r>
        <w:rPr>
          <w:vertAlign w:val="subscript"/>
        </w:rPr>
        <w:t xml:space="preserve"> </w:t>
      </w:r>
      <w:r w:rsidR="00B23E9C">
        <w:t>= 580.0 * EVAP * 1.0</w:t>
      </w:r>
      <w:r w:rsidR="00474FDC">
        <w:t xml:space="preserve"> </w:t>
      </w:r>
      <w:r w:rsidR="00474FDC">
        <w:tab/>
        <w:t>(4-4</w:t>
      </w:r>
      <w:r w:rsidR="00457C0E">
        <w:t>3</w:t>
      </w:r>
      <w:r w:rsidR="00474FDC">
        <w:t>)</w:t>
      </w:r>
    </w:p>
    <w:p w14:paraId="5685D24C" w14:textId="1DF61FFE" w:rsidR="005F3AE6" w:rsidRDefault="002224E6" w:rsidP="002224E6">
      <w:pPr>
        <w:tabs>
          <w:tab w:val="left" w:pos="2970"/>
          <w:tab w:val="center" w:pos="4230"/>
          <w:tab w:val="right" w:pos="9270"/>
        </w:tabs>
      </w:pPr>
      <w:r>
        <w:tab/>
      </w:r>
      <w:r w:rsidR="00984BE1">
        <w:t>q</w:t>
      </w:r>
      <w:r w:rsidR="00984BE1">
        <w:rPr>
          <w:vertAlign w:val="subscript"/>
        </w:rPr>
        <w:t>c</w:t>
      </w:r>
      <w:r>
        <w:rPr>
          <w:vertAlign w:val="subscript"/>
        </w:rPr>
        <w:t xml:space="preserve"> </w:t>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t>(4-4</w:t>
      </w:r>
      <w:r w:rsidR="00457C0E">
        <w:t>4</w:t>
      </w:r>
      <w:r w:rsidR="00474FDC">
        <w:t>)</w:t>
      </w:r>
    </w:p>
    <w:p w14:paraId="66E18C9E" w14:textId="61FB61EE" w:rsidR="005F3AE6" w:rsidRDefault="002224E6" w:rsidP="002224E6">
      <w:pPr>
        <w:tabs>
          <w:tab w:val="left" w:pos="2970"/>
          <w:tab w:val="center" w:pos="4230"/>
          <w:tab w:val="right" w:pos="9270"/>
        </w:tabs>
      </w:pPr>
      <w:r>
        <w:tab/>
      </w:r>
      <w:r w:rsidR="00984BE1">
        <w:t>q</w:t>
      </w:r>
      <w:r w:rsidR="00984BE1" w:rsidRPr="00C12793">
        <w:rPr>
          <w:vertAlign w:val="subscript"/>
        </w:rPr>
        <w:t>s</w:t>
      </w:r>
      <w:r>
        <w:rPr>
          <w:vertAlign w:val="subscript"/>
        </w:rPr>
        <w:t xml:space="preserve"> </w:t>
      </w:r>
      <w:r w:rsidR="00984BE1" w:rsidRPr="00C12793">
        <w:t>=</w:t>
      </w:r>
      <w:r w:rsidR="00984BE1">
        <w:t xml:space="preserve"> (1- ABSOIL) * SOLRAD</w:t>
      </w:r>
      <w:r>
        <w:tab/>
      </w:r>
      <w:r w:rsidR="00474FDC">
        <w:t>(4-4</w:t>
      </w:r>
      <w:r w:rsidR="00457C0E">
        <w:t>5</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86" w:name="_Toc157062480"/>
      <w:r w:rsidRPr="0031526B">
        <w:t>Temperature</w:t>
      </w:r>
      <w:r>
        <w:t xml:space="preserve"> </w:t>
      </w:r>
      <w:r w:rsidR="006A2AB0">
        <w:t>D</w:t>
      </w:r>
      <w:r>
        <w:t xml:space="preserve">ependent </w:t>
      </w:r>
      <w:r w:rsidR="006A2AB0">
        <w:t>D</w:t>
      </w:r>
      <w:r>
        <w:t>egradation</w:t>
      </w:r>
      <w:bookmarkEnd w:id="86"/>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13CDD2D4" w:rsidR="005F3AE6" w:rsidRDefault="002370A2" w:rsidP="00457C0E">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457C0E">
        <w:rPr>
          <w:rFonts w:eastAsiaTheme="minorEastAsia"/>
        </w:rPr>
        <w:t>6</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87" w:name="_Toc376441533"/>
      <w:bookmarkStart w:id="88" w:name="_Toc376441534"/>
      <w:bookmarkStart w:id="89" w:name="_Toc376441535"/>
      <w:bookmarkStart w:id="90" w:name="_Toc376441536"/>
      <w:bookmarkStart w:id="91" w:name="_Toc376441537"/>
      <w:bookmarkStart w:id="92" w:name="_Toc376441538"/>
      <w:bookmarkStart w:id="93" w:name="_Toc376441539"/>
      <w:bookmarkStart w:id="94" w:name="_Toc376441540"/>
      <w:bookmarkStart w:id="95" w:name="_Toc376441541"/>
      <w:bookmarkStart w:id="96" w:name="_Toc376441542"/>
      <w:bookmarkStart w:id="97" w:name="_Toc376441543"/>
      <w:bookmarkStart w:id="98" w:name="_Toc376441544"/>
      <w:bookmarkStart w:id="99" w:name="_Toc376441545"/>
      <w:bookmarkStart w:id="100" w:name="_Toc376441546"/>
      <w:bookmarkStart w:id="101" w:name="_Toc376441547"/>
      <w:bookmarkStart w:id="102" w:name="_Toc376441548"/>
      <w:bookmarkStart w:id="103" w:name="_Toc376441549"/>
      <w:bookmarkStart w:id="104" w:name="_Toc376441550"/>
      <w:bookmarkStart w:id="105" w:name="_Toc376441551"/>
      <w:bookmarkStart w:id="106" w:name="_Toc376441552"/>
      <w:bookmarkStart w:id="107" w:name="_Toc376441553"/>
      <w:bookmarkStart w:id="108" w:name="_Toc376441554"/>
      <w:bookmarkStart w:id="109" w:name="_Toc376441555"/>
      <w:bookmarkStart w:id="110" w:name="_Toc376441556"/>
      <w:bookmarkStart w:id="111" w:name="_Toc376441557"/>
      <w:bookmarkStart w:id="112" w:name="_Toc376441558"/>
      <w:bookmarkStart w:id="113" w:name="_Toc376441559"/>
      <w:bookmarkStart w:id="114" w:name="_Toc376441560"/>
      <w:bookmarkStart w:id="115" w:name="_Toc376441561"/>
      <w:bookmarkStart w:id="116" w:name="_Toc365363870"/>
      <w:bookmarkStart w:id="117" w:name="_Toc365363922"/>
      <w:bookmarkStart w:id="118" w:name="_Toc365363980"/>
      <w:bookmarkStart w:id="119" w:name="_Toc365528299"/>
      <w:bookmarkStart w:id="120" w:name="_Toc376441562"/>
      <w:bookmarkStart w:id="121" w:name="_Toc365363871"/>
      <w:bookmarkStart w:id="122" w:name="_Toc365363923"/>
      <w:bookmarkStart w:id="123" w:name="_Toc365363981"/>
      <w:bookmarkStart w:id="124" w:name="_Toc365528300"/>
      <w:bookmarkStart w:id="125" w:name="_Toc376441563"/>
      <w:bookmarkStart w:id="126" w:name="_Toc365363872"/>
      <w:bookmarkStart w:id="127" w:name="_Toc365363924"/>
      <w:bookmarkStart w:id="128" w:name="_Toc365363982"/>
      <w:bookmarkStart w:id="129" w:name="_Toc365528301"/>
      <w:bookmarkStart w:id="130" w:name="_Toc376441564"/>
      <w:bookmarkStart w:id="131" w:name="_Toc365363873"/>
      <w:bookmarkStart w:id="132" w:name="_Toc365363925"/>
      <w:bookmarkStart w:id="133" w:name="_Toc365363983"/>
      <w:bookmarkStart w:id="134" w:name="_Toc365528302"/>
      <w:bookmarkStart w:id="135" w:name="_Toc376441565"/>
      <w:bookmarkStart w:id="136" w:name="_Toc365363874"/>
      <w:bookmarkStart w:id="137" w:name="_Toc365363926"/>
      <w:bookmarkStart w:id="138" w:name="_Toc365363984"/>
      <w:bookmarkStart w:id="139" w:name="_Toc365528303"/>
      <w:bookmarkStart w:id="140" w:name="_Toc376441566"/>
      <w:bookmarkStart w:id="141" w:name="_Toc365363875"/>
      <w:bookmarkStart w:id="142" w:name="_Toc365363927"/>
      <w:bookmarkStart w:id="143" w:name="_Toc365363985"/>
      <w:bookmarkStart w:id="144" w:name="_Toc365528304"/>
      <w:bookmarkStart w:id="145" w:name="_Toc376441567"/>
      <w:bookmarkStart w:id="146" w:name="_Toc365363876"/>
      <w:bookmarkStart w:id="147" w:name="_Toc365363928"/>
      <w:bookmarkStart w:id="148" w:name="_Toc365363986"/>
      <w:bookmarkStart w:id="149" w:name="_Toc365528305"/>
      <w:bookmarkStart w:id="150" w:name="_Toc376441568"/>
      <w:bookmarkStart w:id="151" w:name="_Toc365363877"/>
      <w:bookmarkStart w:id="152" w:name="_Toc365363929"/>
      <w:bookmarkStart w:id="153" w:name="_Toc365363987"/>
      <w:bookmarkStart w:id="154" w:name="_Toc365528306"/>
      <w:bookmarkStart w:id="155" w:name="_Toc376441569"/>
      <w:bookmarkStart w:id="156" w:name="_Toc365363878"/>
      <w:bookmarkStart w:id="157" w:name="_Toc365363930"/>
      <w:bookmarkStart w:id="158" w:name="_Toc365363988"/>
      <w:bookmarkStart w:id="159" w:name="_Toc365528307"/>
      <w:bookmarkStart w:id="160" w:name="_Toc376441570"/>
      <w:bookmarkStart w:id="161" w:name="_Toc157062481"/>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r>
        <w:t xml:space="preserve">Chemical Application </w:t>
      </w:r>
      <w:r w:rsidR="00A630A0">
        <w:t xml:space="preserve">&amp; </w:t>
      </w:r>
      <w:r>
        <w:t>Foliar Washoff</w:t>
      </w:r>
      <w:bookmarkEnd w:id="161"/>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lastRenderedPageBreak/>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01A30363" w14:textId="509A1CBE" w:rsidR="006B092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689D8CC0" w14:textId="1880CDE9" w:rsidR="006B0926" w:rsidRDefault="006B0926" w:rsidP="00D35FC7"/>
    <w:p w14:paraId="168B8447" w14:textId="073435DE" w:rsidR="006B0926" w:rsidRDefault="006B0926" w:rsidP="00C05760">
      <w:pPr>
        <w:pStyle w:val="Heading2"/>
      </w:pPr>
      <w:bookmarkStart w:id="162" w:name="_Toc157062482"/>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162"/>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le named rain_limit in PRZM5)</w:t>
      </w:r>
      <w:r w:rsidR="00494C06" w:rsidRPr="00CD61C6">
        <w:t xml:space="preserve"> occurs within the acceptable window  as indicated by the yellow shaded range (intolerable_rain_window in PRZM5). If a hard rain occurs within the range, then the program proposes a new application date that is one day forward from the original date (orange hash mark in figure).  If the hard rain still occurs within the acceptable window </w:t>
      </w:r>
      <w:bookmarkStart w:id="163" w:name="_Hlk49243233"/>
      <w:r w:rsidR="00494C06" w:rsidRPr="00CD61C6">
        <w:t>(yellow shaded range)</w:t>
      </w:r>
      <w:bookmarkEnd w:id="163"/>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(optimum_application_window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lastRenderedPageBreak/>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164" w:name="_Toc157062483"/>
      <w:r>
        <w:t>Chemical Processes on Canopy</w:t>
      </w:r>
      <w:bookmarkEnd w:id="164"/>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165" w:name="_Toc157062484"/>
      <w:r>
        <w:t>Chemical Runoff &amp; Vertical Transport in Soil</w:t>
      </w:r>
      <w:bookmarkEnd w:id="165"/>
    </w:p>
    <w:p w14:paraId="19A7257C" w14:textId="77777777" w:rsidR="008D68F3" w:rsidRDefault="00E06673" w:rsidP="00EB6DCA">
      <w:pPr>
        <w:pStyle w:val="Heading3"/>
      </w:pPr>
      <w:bookmarkStart w:id="166" w:name="_Toc157062485"/>
      <w:r>
        <w:t>Transport Model</w:t>
      </w:r>
      <w:bookmarkEnd w:id="166"/>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439E433B"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167" w:name="_Hlk64374976"/>
        <m:r>
          <m:rPr>
            <m:sty m:val="p"/>
          </m:rPr>
          <w:rPr>
            <w:rFonts w:ascii="Cambria Math" w:hAnsi="Cambria Math"/>
          </w:rPr>
          <m:t>∆</m:t>
        </m:r>
        <m:r>
          <w:rPr>
            <w:rFonts w:ascii="Cambria Math" w:hAnsi="Cambria Math"/>
          </w:rPr>
          <m:t>z</m:t>
        </m:r>
        <w:bookmarkEnd w:id="167"/>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w:t>
      </w:r>
      <w:r w:rsidR="00457C0E">
        <w:t>7</w:t>
      </w:r>
      <w:r w:rsidR="00CD47FA">
        <w:t>)</w:t>
      </w:r>
    </w:p>
    <w:p w14:paraId="69F9D16A" w14:textId="77777777" w:rsidR="00CD47FA" w:rsidRDefault="00CD47FA" w:rsidP="00D35FC7"/>
    <w:p w14:paraId="66259192" w14:textId="131B381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w:t>
      </w:r>
      <w:r w:rsidR="00457C0E">
        <w:t>8</w:t>
      </w:r>
      <w:r>
        <w:t>)</w:t>
      </w:r>
    </w:p>
    <w:p w14:paraId="1872E3A6" w14:textId="77777777" w:rsidR="008D68F3" w:rsidRDefault="008D68F3" w:rsidP="00D35FC7"/>
    <w:p w14:paraId="418E2BF0" w14:textId="77777777" w:rsidR="00A325F2" w:rsidRDefault="008D68F3" w:rsidP="00D35FC7">
      <w:r w:rsidRPr="002E1265">
        <w:t>Where</w:t>
      </w:r>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that would be at equilibrium with Region</w:t>
      </w:r>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r w:rsidRPr="002E1265">
        <w:t>E</w:t>
      </w:r>
      <w:r w:rsidRPr="002E1265">
        <w:rPr>
          <w:vertAlign w:val="subscript"/>
        </w:rPr>
        <w:t>z</w:t>
      </w:r>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r w:rsidRPr="0005283B">
        <w:t>θ</w:t>
      </w:r>
      <w:r w:rsidRPr="0005283B">
        <w:rPr>
          <w:vertAlign w:val="subscript"/>
        </w:rPr>
        <w:t>g</w:t>
      </w:r>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043C60AC"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w:t>
      </w:r>
      <w:r w:rsidR="00457C0E">
        <w:t>49</w:t>
      </w:r>
      <w:r>
        <w:t>)</w:t>
      </w:r>
    </w:p>
    <w:p w14:paraId="3C04511E" w14:textId="32DF35C2"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w:t>
      </w:r>
      <w:r w:rsidR="00457C0E">
        <w:t>0</w:t>
      </w:r>
      <w:r>
        <w:t>)</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0B419F"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w:t>
      </w:r>
      <w:r w:rsidR="00457C0E">
        <w:t>1</w:t>
      </w:r>
      <w:r>
        <w:t>)</w:t>
      </w:r>
    </w:p>
    <w:p w14:paraId="04E3FCB8" w14:textId="77777777" w:rsidR="00E06673" w:rsidRDefault="00E06673" w:rsidP="00D35FC7"/>
    <w:p w14:paraId="3962D910" w14:textId="35EB17B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w:t>
      </w:r>
      <w:r w:rsidR="00457C0E">
        <w:t>2</w:t>
      </w:r>
      <w:r>
        <w:t>)</w:t>
      </w:r>
    </w:p>
    <w:p w14:paraId="202E19D3" w14:textId="77777777" w:rsidR="00E06673" w:rsidRDefault="00E06673" w:rsidP="00D35FC7"/>
    <w:p w14:paraId="23A1736B" w14:textId="00DCC1E8"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w:t>
      </w:r>
      <w:r w:rsidR="00457C0E">
        <w:t>3</w:t>
      </w:r>
      <w:r>
        <w:t>)</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2CE8936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w:t>
      </w:r>
      <w:r w:rsidR="00457C0E">
        <w:t>4</w:t>
      </w:r>
      <w:r>
        <w:t>)</w:t>
      </w:r>
    </w:p>
    <w:p w14:paraId="0491593F" w14:textId="77777777" w:rsidR="00E06673" w:rsidRDefault="00E06673" w:rsidP="00D35FC7"/>
    <w:p w14:paraId="571982CD" w14:textId="493AADE6"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w:t>
      </w:r>
      <w:r w:rsidR="00457C0E">
        <w:t>5</w:t>
      </w:r>
      <w:r>
        <w:t>)</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Region 1 is equal to same change in Region 2 except with a sign difference:</w:t>
      </w:r>
    </w:p>
    <w:p w14:paraId="742C4A5B" w14:textId="77777777" w:rsidR="00D26667" w:rsidRDefault="00D26667" w:rsidP="00D35FC7"/>
    <w:p w14:paraId="622D6AA9" w14:textId="6300CEAD"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6</w:t>
      </w:r>
      <w:r>
        <w:t>)</w:t>
      </w:r>
    </w:p>
    <w:p w14:paraId="0361BAED" w14:textId="77777777" w:rsidR="00073637" w:rsidRDefault="00073637" w:rsidP="00D35FC7">
      <w:r>
        <w:t>or</w:t>
      </w:r>
    </w:p>
    <w:p w14:paraId="574CCE4B" w14:textId="77777777" w:rsidR="00750A90" w:rsidRDefault="00750A90" w:rsidP="00D35FC7"/>
    <w:p w14:paraId="3892F5ED" w14:textId="406CD132"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7</w:t>
      </w:r>
      <w:r>
        <w:t>)</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4F60DE81"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w:t>
      </w:r>
      <w:r w:rsidR="00457C0E">
        <w:t>8</w:t>
      </w:r>
      <w:r>
        <w:t>)</w:t>
      </w:r>
    </w:p>
    <w:p w14:paraId="2BDADB39" w14:textId="77777777" w:rsidR="007F3027" w:rsidRDefault="007F3027" w:rsidP="00D35FC7"/>
    <w:p w14:paraId="0618F1D4" w14:textId="0B9CC6FE"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w:t>
      </w:r>
      <w:r w:rsidR="00457C0E">
        <w:t>59</w:t>
      </w:r>
      <w:r>
        <w:t>)</w:t>
      </w:r>
    </w:p>
    <w:p w14:paraId="0601F682" w14:textId="77777777" w:rsidR="007636ED" w:rsidRDefault="007636ED" w:rsidP="00D35FC7"/>
    <w:p w14:paraId="145A9E50" w14:textId="77777777" w:rsidR="007636ED" w:rsidRDefault="007636ED" w:rsidP="00D35FC7"/>
    <w:p w14:paraId="737828AB" w14:textId="1A5C353D"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0</w:t>
      </w:r>
      <w:r>
        <w:t>)</w:t>
      </w:r>
    </w:p>
    <w:p w14:paraId="63BD1E82" w14:textId="77777777" w:rsidR="007636ED" w:rsidRDefault="007636ED" w:rsidP="00D35FC7"/>
    <w:p w14:paraId="13034D5E" w14:textId="003FF9FF"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1</w:t>
      </w:r>
      <w:r>
        <w:t>)</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3CDD89EB"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457C0E">
        <w:tab/>
        <w:t>(</w:t>
      </w:r>
      <w:r w:rsidR="006717B7" w:rsidRPr="00457C0E">
        <w:t>4-</w:t>
      </w:r>
      <w:r w:rsidR="007F3027" w:rsidRPr="00457C0E">
        <w:t>6</w:t>
      </w:r>
      <w:r w:rsidR="00457C0E" w:rsidRPr="00457C0E">
        <w:t>2</w:t>
      </w:r>
      <w:r w:rsidRPr="00457C0E">
        <w:t>)</w:t>
      </w:r>
    </w:p>
    <w:p w14:paraId="35901F95" w14:textId="77777777" w:rsidR="007636ED" w:rsidRPr="00457C0E" w:rsidRDefault="007636ED" w:rsidP="00D35FC7"/>
    <w:p w14:paraId="75186880" w14:textId="2E5D1953" w:rsidR="007636ED" w:rsidRPr="00457C0E" w:rsidRDefault="007636ED" w:rsidP="00EC7D94">
      <w:pPr>
        <w:tabs>
          <w:tab w:val="center" w:pos="4320"/>
          <w:tab w:val="right" w:pos="9360"/>
        </w:tabs>
      </w:pPr>
      <w:r w:rsidRPr="00457C0E">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457C0E">
        <w:tab/>
        <w:t>(</w:t>
      </w:r>
      <w:r w:rsidR="006717B7" w:rsidRPr="00457C0E">
        <w:t>4-</w:t>
      </w:r>
      <w:r w:rsidR="007F3027" w:rsidRPr="00457C0E">
        <w:t>6</w:t>
      </w:r>
      <w:r w:rsidR="00457C0E" w:rsidRPr="00457C0E">
        <w:t>3</w:t>
      </w:r>
      <w:r w:rsidRPr="00457C0E">
        <w:t>)</w:t>
      </w:r>
    </w:p>
    <w:p w14:paraId="26315A92" w14:textId="77777777" w:rsidR="00A51FB3" w:rsidRPr="00457C0E" w:rsidRDefault="00A51FB3" w:rsidP="00D35FC7"/>
    <w:p w14:paraId="446DDA61" w14:textId="77777777" w:rsidR="007636ED" w:rsidRPr="00457C0E" w:rsidRDefault="007636ED" w:rsidP="00D35FC7">
      <w:r w:rsidRPr="00457C0E">
        <w:t>Equations (47) and (48) have the solution:</w:t>
      </w:r>
    </w:p>
    <w:p w14:paraId="7FA4A966" w14:textId="77777777" w:rsidR="007636ED" w:rsidRPr="00457C0E" w:rsidRDefault="007636ED" w:rsidP="00D35FC7"/>
    <w:p w14:paraId="6B03AA5C" w14:textId="7A3F708D" w:rsidR="007636ED" w:rsidRPr="00457C0E" w:rsidRDefault="007636ED" w:rsidP="00EC7D94">
      <w:pPr>
        <w:tabs>
          <w:tab w:val="center" w:pos="4320"/>
          <w:tab w:val="right" w:pos="9360"/>
        </w:tabs>
      </w:pPr>
      <w:r w:rsidRPr="00457C0E">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457C0E">
        <w:tab/>
        <w:t>(</w:t>
      </w:r>
      <w:r w:rsidR="006717B7" w:rsidRPr="00457C0E">
        <w:t>4-</w:t>
      </w:r>
      <w:r w:rsidR="007F3027" w:rsidRPr="00457C0E">
        <w:t>6</w:t>
      </w:r>
      <w:r w:rsidR="00457C0E" w:rsidRPr="00457C0E">
        <w:t>4</w:t>
      </w:r>
      <w:r w:rsidRPr="00457C0E">
        <w:t>)</w:t>
      </w:r>
    </w:p>
    <w:p w14:paraId="06AB7274" w14:textId="77777777" w:rsidR="007636ED" w:rsidRPr="00457C0E" w:rsidRDefault="007636ED" w:rsidP="00D35FC7"/>
    <w:p w14:paraId="7A527652" w14:textId="674A26F7" w:rsidR="007636ED" w:rsidRDefault="007636ED" w:rsidP="00EC7D94">
      <w:pPr>
        <w:tabs>
          <w:tab w:val="center" w:pos="4320"/>
          <w:tab w:val="right" w:pos="9360"/>
        </w:tabs>
        <w:rPr>
          <w:sz w:val="24"/>
        </w:rPr>
      </w:pPr>
      <w:r w:rsidRPr="00457C0E">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sidRPr="00457C0E">
        <w:tab/>
        <w:t xml:space="preserve"> </w:t>
      </w:r>
      <w:r w:rsidRPr="00457C0E">
        <w:t>(</w:t>
      </w:r>
      <w:r w:rsidR="006717B7" w:rsidRPr="00457C0E">
        <w:t>4-</w:t>
      </w:r>
      <w:r w:rsidR="007F3027" w:rsidRPr="00457C0E">
        <w:t>6</w:t>
      </w:r>
      <w:r w:rsidR="00457C0E" w:rsidRPr="00457C0E">
        <w:t>5</w:t>
      </w:r>
      <w:r w:rsidRPr="00457C0E">
        <w:t>)</w:t>
      </w:r>
    </w:p>
    <w:p w14:paraId="4892321B" w14:textId="77777777" w:rsidR="007636ED" w:rsidRPr="007636ED" w:rsidRDefault="007636ED" w:rsidP="00D35FC7"/>
    <w:p w14:paraId="2B991BA3" w14:textId="77777777" w:rsidR="007636ED" w:rsidRPr="007636ED" w:rsidRDefault="007636ED" w:rsidP="00D35FC7">
      <w:r w:rsidRPr="007636ED">
        <w:t>where</w:t>
      </w:r>
    </w:p>
    <w:p w14:paraId="2BC61049" w14:textId="5C823F70"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(4-67)</w:t>
      </w:r>
    </w:p>
    <w:p w14:paraId="686B92B7" w14:textId="0724B238"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(4-68)</w:t>
      </w:r>
    </w:p>
    <w:p w14:paraId="01E85A4A" w14:textId="77777777" w:rsidR="007636ED" w:rsidRPr="00457C0E" w:rsidRDefault="007636ED" w:rsidP="00457C0E">
      <w:pPr>
        <w:tabs>
          <w:tab w:val="right" w:pos="9360"/>
        </w:tabs>
      </w:pPr>
    </w:p>
    <w:p w14:paraId="49DC7A43" w14:textId="4F7A60DD"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(4-69)</w:t>
      </w:r>
    </w:p>
    <w:p w14:paraId="2A4B2AB8" w14:textId="77777777" w:rsidR="007636ED" w:rsidRPr="00457C0E" w:rsidRDefault="007636ED" w:rsidP="00457C0E">
      <w:pPr>
        <w:tabs>
          <w:tab w:val="right" w:pos="9360"/>
        </w:tabs>
      </w:pPr>
    </w:p>
    <w:p w14:paraId="20B29F2D" w14:textId="15A4B756" w:rsidR="007636ED" w:rsidRPr="007636ED" w:rsidRDefault="007F3027" w:rsidP="00457C0E">
      <w:pPr>
        <w:tabs>
          <w:tab w:val="center" w:pos="4320"/>
          <w:tab w:val="right" w:pos="9360"/>
        </w:tabs>
        <w:rPr>
          <w:sz w:val="24"/>
        </w:rPr>
      </w:pPr>
      <w:r w:rsidRPr="00457C0E">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(4-70)</w:t>
      </w:r>
    </w:p>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457C0E">
      <w:pPr>
        <w:tabs>
          <w:tab w:val="center" w:pos="4320"/>
          <w:tab w:val="right" w:pos="9360"/>
        </w:tabs>
      </w:pPr>
    </w:p>
    <w:p w14:paraId="47588F02" w14:textId="5D4ACAD9" w:rsidR="008C0F8C" w:rsidRDefault="008C0F8C" w:rsidP="00457C0E">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457C0E">
      <w:pPr>
        <w:tabs>
          <w:tab w:val="center" w:pos="4320"/>
          <w:tab w:val="right" w:pos="9360"/>
        </w:tabs>
      </w:pPr>
    </w:p>
    <w:p w14:paraId="095667A0" w14:textId="77777777" w:rsidR="008D68F3" w:rsidRPr="002E1265" w:rsidRDefault="008D68F3" w:rsidP="00457C0E">
      <w:pPr>
        <w:tabs>
          <w:tab w:val="center" w:pos="4320"/>
          <w:tab w:val="right" w:pos="9360"/>
        </w:tabs>
      </w:pPr>
      <w:r w:rsidRPr="002E1265">
        <w:t>Where K</w:t>
      </w:r>
      <w:r w:rsidRPr="002E1265">
        <w:rPr>
          <w:vertAlign w:val="subscript"/>
        </w:rPr>
        <w:t>d,C</w:t>
      </w:r>
      <w:r w:rsidRPr="002E1265">
        <w:t xml:space="preserve"> is the effective sorption coefficient (volume/mass).</w:t>
      </w:r>
    </w:p>
    <w:p w14:paraId="52D22231" w14:textId="77777777" w:rsidR="008D68F3" w:rsidRDefault="008D68F3" w:rsidP="00457C0E">
      <w:pPr>
        <w:tabs>
          <w:tab w:val="center" w:pos="4320"/>
          <w:tab w:val="right" w:pos="9360"/>
        </w:tabs>
      </w:pPr>
    </w:p>
    <w:p w14:paraId="62768D10" w14:textId="77777777" w:rsidR="0005283B" w:rsidRDefault="0005283B" w:rsidP="00457C0E">
      <w:pPr>
        <w:tabs>
          <w:tab w:val="center" w:pos="4320"/>
          <w:tab w:val="right" w:pos="9360"/>
        </w:tabs>
      </w:pPr>
      <w:r>
        <w:t>G</w:t>
      </w:r>
      <w:r w:rsidRPr="0005283B">
        <w:t>as partitioning is modeled with a Henry's Law Coefficient</w:t>
      </w:r>
    </w:p>
    <w:p w14:paraId="61213CF8" w14:textId="77777777" w:rsidR="00B16BBC" w:rsidRDefault="00B16BBC" w:rsidP="00457C0E">
      <w:pPr>
        <w:tabs>
          <w:tab w:val="center" w:pos="4320"/>
          <w:tab w:val="right" w:pos="9360"/>
        </w:tabs>
      </w:pPr>
    </w:p>
    <w:p w14:paraId="62F6DB5A" w14:textId="4E4E543D" w:rsidR="008C0F8C" w:rsidRDefault="008C0F8C" w:rsidP="00457C0E">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457C0E">
      <w:pPr>
        <w:tabs>
          <w:tab w:val="center" w:pos="4320"/>
          <w:tab w:val="right" w:pos="9360"/>
        </w:tabs>
      </w:pPr>
    </w:p>
    <w:p w14:paraId="00B6A30F" w14:textId="77777777" w:rsidR="0005283B" w:rsidRDefault="0005283B" w:rsidP="00457C0E">
      <w:pPr>
        <w:tabs>
          <w:tab w:val="center" w:pos="4320"/>
          <w:tab w:val="right" w:pos="9360"/>
        </w:tabs>
      </w:pPr>
      <w:r>
        <w:t>where H = Henry's law coefficient (dimensionless, volumetric reference)</w:t>
      </w:r>
    </w:p>
    <w:p w14:paraId="799A2E31" w14:textId="77777777" w:rsidR="0005283B" w:rsidRPr="002E1265" w:rsidRDefault="0005283B" w:rsidP="00457C0E">
      <w:pPr>
        <w:tabs>
          <w:tab w:val="center" w:pos="4320"/>
          <w:tab w:val="right" w:pos="9360"/>
        </w:tabs>
      </w:pPr>
    </w:p>
    <w:p w14:paraId="2AEB1367" w14:textId="77777777" w:rsidR="008D68F3" w:rsidRDefault="008D68F3" w:rsidP="00457C0E">
      <w:pPr>
        <w:tabs>
          <w:tab w:val="center" w:pos="4320"/>
          <w:tab w:val="right" w:pos="9360"/>
        </w:tabs>
      </w:pPr>
      <w:r w:rsidRPr="002E1265">
        <w:t>Making substitutions, dividing by total volume, and noting that θ and K</w:t>
      </w:r>
      <w:r w:rsidRPr="002E1265">
        <w:rPr>
          <w:vertAlign w:val="subscript"/>
        </w:rPr>
        <w:t>d,C</w:t>
      </w:r>
      <w:r w:rsidRPr="002E1265">
        <w:t xml:space="preserve"> vary with time gives:</w:t>
      </w:r>
    </w:p>
    <w:p w14:paraId="1693DB61" w14:textId="77777777" w:rsidR="008C0F8C" w:rsidRDefault="008C0F8C" w:rsidP="00457C0E">
      <w:pPr>
        <w:tabs>
          <w:tab w:val="center" w:pos="4320"/>
          <w:tab w:val="right" w:pos="9360"/>
        </w:tabs>
      </w:pPr>
    </w:p>
    <w:p w14:paraId="4153CC17" w14:textId="20FB3B5E" w:rsidR="008C0F8C" w:rsidRDefault="008C0F8C" w:rsidP="00457C0E">
      <w:pPr>
        <w:tabs>
          <w:tab w:val="center" w:pos="4320"/>
          <w:tab w:val="right" w:pos="9360"/>
        </w:tabs>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457C0E">
      <w:pPr>
        <w:tabs>
          <w:tab w:val="center" w:pos="4320"/>
          <w:tab w:val="right" w:pos="9360"/>
        </w:tabs>
      </w:pPr>
    </w:p>
    <w:p w14:paraId="34067CC4" w14:textId="7F0EAF2D" w:rsidR="008D68F3" w:rsidRDefault="008D68F3" w:rsidP="00457C0E">
      <w:pPr>
        <w:tabs>
          <w:tab w:val="center" w:pos="4320"/>
          <w:tab w:val="right" w:pos="9360"/>
        </w:tabs>
      </w:pPr>
      <w:r>
        <w:t>With an overall degradation term defined as</w:t>
      </w:r>
      <w:r w:rsidR="0012768F">
        <w:t>:</w:t>
      </w:r>
    </w:p>
    <w:p w14:paraId="5E034449" w14:textId="77777777" w:rsidR="00B16BBC" w:rsidRDefault="00B16BBC" w:rsidP="00457C0E">
      <w:pPr>
        <w:tabs>
          <w:tab w:val="center" w:pos="4320"/>
          <w:tab w:val="right" w:pos="9360"/>
        </w:tabs>
      </w:pPr>
    </w:p>
    <w:p w14:paraId="23CEDD27" w14:textId="673414A7" w:rsidR="008C0F8C" w:rsidRDefault="008C0F8C" w:rsidP="00457C0E">
      <w:pPr>
        <w:tabs>
          <w:tab w:val="center" w:pos="4320"/>
          <w:tab w:val="right" w:pos="9360"/>
        </w:tabs>
        <w:rPr>
          <w:sz w:val="24"/>
          <w:szCs w:val="24"/>
        </w:rPr>
      </w:pPr>
      <w:r>
        <w:rPr>
          <w:rFonts w:eastAsiaTheme="minorEastAsia"/>
        </w:rPr>
        <w:tab/>
      </w:r>
      <w:bookmarkStart w:id="168"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168"/>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r w:rsidRPr="002E1265">
        <w:t>Where</w:t>
      </w:r>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r w:rsidRPr="002E1265">
        <w:t>ρ</w:t>
      </w:r>
      <w:r w:rsidRPr="002E1265">
        <w:rPr>
          <w:vertAlign w:val="subscript"/>
        </w:rPr>
        <w:t xml:space="preserve">b </w:t>
      </w:r>
      <w:r w:rsidRPr="002E1265">
        <w:t>= bulk density (mas/volume).</w:t>
      </w:r>
    </w:p>
    <w:p w14:paraId="52F6A333" w14:textId="77777777" w:rsidR="008D68F3" w:rsidRPr="002E1265" w:rsidRDefault="008D68F3" w:rsidP="00D35FC7">
      <w:r w:rsidRPr="002E1265">
        <w:lastRenderedPageBreak/>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586E8E32" w14:textId="0A56A62E" w:rsidR="00B16BBC" w:rsidRPr="00457C0E" w:rsidRDefault="00000000" w:rsidP="00457C0E">
      <w:pPr>
        <w:jc w:val="both"/>
      </w:pPr>
      <m:oMathPara>
        <m:oMathParaPr>
          <m:jc m:val="left"/>
        </m:oMathParaPr>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66804BB6" w14:textId="77777777" w:rsidR="00B16BBC" w:rsidRDefault="00B16BBC" w:rsidP="00457C0E">
      <w:pPr>
        <w:jc w:val="both"/>
      </w:pPr>
    </w:p>
    <w:p w14:paraId="79CD83DF" w14:textId="32230E59" w:rsidR="00B16BBC" w:rsidRDefault="00000000" w:rsidP="00457C0E">
      <w:pPr>
        <w:jc w:val="both"/>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454D41A7" w:rsidR="008D68F3" w:rsidRPr="00B16BBC" w:rsidRDefault="008D68F3" w:rsidP="00457C0E">
      <w:pPr>
        <w:tabs>
          <w:tab w:val="right" w:pos="9360"/>
        </w:tabs>
      </w:pPr>
      <w:r>
        <w:t xml:space="preserve"> </w:t>
      </w:r>
      <w:r w:rsidR="00457C0E">
        <w:tab/>
      </w:r>
      <w:r w:rsidR="00B16BBC">
        <w:t>(4-7</w:t>
      </w:r>
      <w:r w:rsidR="00457C0E">
        <w:t>5</w:t>
      </w:r>
      <w:r w:rsidR="00B16BBC">
        <w:t>)</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0A93A136" w:rsidR="00B16BBC" w:rsidRDefault="00B16BBC" w:rsidP="00457C0E">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w:t>
      </w:r>
      <w:r w:rsidR="00457C0E">
        <w:rPr>
          <w:rFonts w:eastAsiaTheme="minorEastAsia"/>
        </w:rPr>
        <w:t>6</w:t>
      </w:r>
      <w:r>
        <w:rPr>
          <w:rFonts w:eastAsiaTheme="minorEastAsia"/>
        </w:rPr>
        <w:t>)</w:t>
      </w:r>
    </w:p>
    <w:p w14:paraId="7F5DCF9C" w14:textId="77777777" w:rsidR="008D68F3" w:rsidRPr="002E1265" w:rsidRDefault="008D68F3" w:rsidP="00457C0E">
      <w:pPr>
        <w:tabs>
          <w:tab w:val="center" w:pos="4320"/>
          <w:tab w:val="right" w:pos="9270"/>
        </w:tabs>
      </w:pPr>
    </w:p>
    <w:p w14:paraId="4CF2A302" w14:textId="77777777" w:rsidR="008D68F3" w:rsidRDefault="00413304" w:rsidP="00457C0E">
      <w:pPr>
        <w:tabs>
          <w:tab w:val="center" w:pos="4320"/>
          <w:tab w:val="right" w:pos="9360"/>
        </w:tabs>
      </w:pPr>
      <w:r>
        <w:t>W</w:t>
      </w:r>
      <w:r w:rsidR="008D68F3">
        <w:t>here</w:t>
      </w:r>
      <w:r>
        <w:t xml:space="preserve"> the coefficients are defined as</w:t>
      </w:r>
    </w:p>
    <w:p w14:paraId="4BC7745E" w14:textId="1BF51A6E" w:rsidR="008348AD" w:rsidRDefault="008348AD" w:rsidP="00457C0E">
      <w:pPr>
        <w:tabs>
          <w:tab w:val="center" w:pos="4320"/>
          <w:tab w:val="right" w:pos="9360"/>
        </w:tabs>
      </w:pPr>
      <w:r>
        <w:tab/>
      </w:r>
    </w:p>
    <w:p w14:paraId="1C863062" w14:textId="4118693E" w:rsidR="008348AD" w:rsidRDefault="008348AD" w:rsidP="00457C0E">
      <w:pPr>
        <w:tabs>
          <w:tab w:val="center" w:pos="4320"/>
          <w:tab w:val="right" w:pos="9360"/>
        </w:tabs>
      </w:pPr>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w:t>
      </w:r>
      <w:r w:rsidR="00457C0E">
        <w:rPr>
          <w:rFonts w:eastAsiaTheme="minorEastAsia"/>
        </w:rPr>
        <w:t>7</w:t>
      </w:r>
      <w:r>
        <w:rPr>
          <w:rFonts w:eastAsiaTheme="minorEastAsia"/>
        </w:rPr>
        <w:t>)</w:t>
      </w:r>
    </w:p>
    <w:p w14:paraId="62FAE37C" w14:textId="77777777" w:rsidR="008348AD" w:rsidRDefault="008348AD" w:rsidP="00457C0E">
      <w:pPr>
        <w:tabs>
          <w:tab w:val="center" w:pos="4320"/>
          <w:tab w:val="right" w:pos="9360"/>
        </w:tabs>
      </w:pPr>
    </w:p>
    <w:p w14:paraId="241D6176" w14:textId="324D3C0E"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w:t>
      </w:r>
      <w:r w:rsidR="00457C0E">
        <w:rPr>
          <w:rFonts w:eastAsiaTheme="minorEastAsia"/>
        </w:rPr>
        <w:t>8</w:t>
      </w:r>
      <w:r>
        <w:rPr>
          <w:rFonts w:eastAsiaTheme="minorEastAsia"/>
        </w:rPr>
        <w:t>)</w:t>
      </w:r>
    </w:p>
    <w:p w14:paraId="4D8900EB" w14:textId="77777777" w:rsidR="008348AD" w:rsidRDefault="008348AD" w:rsidP="00457C0E">
      <w:pPr>
        <w:tabs>
          <w:tab w:val="center" w:pos="4320"/>
          <w:tab w:val="right" w:pos="9360"/>
        </w:tabs>
      </w:pPr>
    </w:p>
    <w:p w14:paraId="7634E962" w14:textId="0AC286BB" w:rsidR="008348AD" w:rsidRPr="008348AD" w:rsidRDefault="008348AD" w:rsidP="00457C0E">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w:t>
      </w:r>
      <w:r w:rsidR="00457C0E">
        <w:rPr>
          <w:rFonts w:eastAsiaTheme="minorEastAsia"/>
        </w:rPr>
        <w:t>79</w:t>
      </w:r>
      <w:r>
        <w:rPr>
          <w:rFonts w:eastAsiaTheme="minorEastAsia"/>
        </w:rPr>
        <w:t>)</w:t>
      </w:r>
    </w:p>
    <w:p w14:paraId="66EA5C4B" w14:textId="77777777" w:rsidR="008348AD" w:rsidRDefault="008348AD" w:rsidP="00457C0E">
      <w:pPr>
        <w:tabs>
          <w:tab w:val="center" w:pos="4320"/>
          <w:tab w:val="right" w:pos="9360"/>
        </w:tabs>
      </w:pPr>
    </w:p>
    <w:p w14:paraId="11E17247" w14:textId="0E3216E1"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w:t>
      </w:r>
      <w:r w:rsidR="00457C0E">
        <w:rPr>
          <w:rFonts w:eastAsiaTheme="minorEastAsia"/>
        </w:rPr>
        <w:t>0</w:t>
      </w:r>
      <w:r>
        <w:rPr>
          <w:rFonts w:eastAsiaTheme="minorEastAsia"/>
        </w:rPr>
        <w:t>)</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When the Freundlich exponent is not equal to 1, an estimate must be made for the effective K</w:t>
      </w:r>
      <w:r w:rsidRPr="00FA24EE">
        <w:rPr>
          <w:vertAlign w:val="subscript"/>
        </w:rPr>
        <w:t>d</w:t>
      </w:r>
      <w:r w:rsidRPr="002E1265">
        <w:t xml:space="preserve"> at time = i+1.  This is accomplished by a predictor-corrector method sim</w:t>
      </w:r>
      <w:r w:rsidR="00FA24EE">
        <w:t>ilar to Douglas and Jones (1963</w:t>
      </w:r>
      <w:r w:rsidRPr="002E1265">
        <w:t>).  In this procedure, the current value of the effective K</w:t>
      </w:r>
      <w:r w:rsidRPr="002E1265">
        <w:rPr>
          <w:vertAlign w:val="subscript"/>
        </w:rPr>
        <w:t>d</w:t>
      </w:r>
      <w:r w:rsidRPr="002E1265">
        <w:t xml:space="preserve"> (at t = i) is used to predict a future concentration at a half time step (t = i+1/2) and the associated future effective K</w:t>
      </w:r>
      <w:r w:rsidRPr="00941B43">
        <w:rPr>
          <w:vertAlign w:val="subscript"/>
        </w:rPr>
        <w:t>d</w:t>
      </w:r>
      <w:r w:rsidRPr="002E1265">
        <w:t xml:space="preserve"> (t = i+1/2).  This half-step future K</w:t>
      </w:r>
      <w:r w:rsidRPr="00AE784F">
        <w:rPr>
          <w:vertAlign w:val="subscript"/>
        </w:rPr>
        <w:t>d</w:t>
      </w:r>
      <w:r w:rsidRPr="002E1265">
        <w:t xml:space="preserve"> is used in the corrector step to make a full time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r>
        <w:t>Subdaily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n a subdaily time step is used, the main</w:t>
      </w:r>
      <w:r>
        <w:t xml:space="preserve"> transport loop proceeds at the smaller specified time steps. </w:t>
      </w:r>
      <w:r w:rsidR="00AE784F">
        <w:t xml:space="preserve"> Hydrologic calculations (e.g, </w:t>
      </w:r>
      <w:r w:rsidR="00AE784F">
        <w:lastRenderedPageBreak/>
        <w:t xml:space="preserve">runoff) are simply direct fraction of total daily flow that are in proportion to the subdaily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169" w:name="_Toc157062486"/>
      <w:r>
        <w:t>Runoff Extraction of Chemical</w:t>
      </w:r>
      <w:bookmarkEnd w:id="169"/>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24473BFC"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457C0E">
        <w:rPr>
          <w:rFonts w:eastAsiaTheme="minorEastAsia"/>
        </w:rPr>
        <w:t>1</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4F8768AF" w:rsidR="005F3AE6" w:rsidRDefault="00660409" w:rsidP="006F0530">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w:t>
      </w:r>
      <w:r w:rsidR="006F0530">
        <w:rPr>
          <w:rFonts w:eastAsiaTheme="minorEastAsia"/>
        </w:rPr>
        <w:t>2</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r w:rsidRPr="002A6194">
        <w:rPr>
          <w:i/>
        </w:rPr>
        <w:t>Q</w:t>
      </w:r>
      <w:r w:rsidRPr="002A6194">
        <w:rPr>
          <w:i/>
          <w:vertAlign w:val="subscript"/>
        </w:rPr>
        <w:t>r</w:t>
      </w:r>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457C0E">
      <w:pPr>
        <w:tabs>
          <w:tab w:val="center" w:pos="4320"/>
        </w:tabs>
      </w:pPr>
    </w:p>
    <w:p w14:paraId="13B6E5C5" w14:textId="7B71D16E" w:rsidR="005F3AE6" w:rsidRDefault="009F2ED6" w:rsidP="00457C0E">
      <w:pPr>
        <w:tabs>
          <w:tab w:val="center" w:pos="4320"/>
        </w:tabs>
      </w:pPr>
      <w:r>
        <w:t>Equation 4-</w:t>
      </w:r>
      <w:r w:rsidR="00F477CB">
        <w:t>83</w:t>
      </w:r>
      <w:r>
        <w:t xml:space="preserve"> can be solved to determine the </w:t>
      </w:r>
      <w:r w:rsidR="000D6359">
        <w:t>surface runoff intensity as</w:t>
      </w:r>
      <w:r w:rsidR="0034349C">
        <w:t xml:space="preserve"> follows</w:t>
      </w:r>
      <w:r w:rsidR="000D6359">
        <w:t>:</w:t>
      </w:r>
    </w:p>
    <w:p w14:paraId="6A9961DF" w14:textId="49DC9947" w:rsidR="005F3AE6" w:rsidRDefault="0066040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w:t>
      </w:r>
      <w:r w:rsidR="006F0530">
        <w:t>3</w:t>
      </w:r>
      <w:r w:rsidR="000D6359">
        <w:t>)</w:t>
      </w:r>
    </w:p>
    <w:p w14:paraId="194CA7C4" w14:textId="77777777" w:rsidR="005F3AE6" w:rsidRDefault="005F3AE6" w:rsidP="006F0530">
      <w:pPr>
        <w:tabs>
          <w:tab w:val="center" w:pos="4320"/>
          <w:tab w:val="right" w:pos="9360"/>
        </w:tabs>
      </w:pPr>
    </w:p>
    <w:p w14:paraId="2CCCD86E" w14:textId="06CB1924" w:rsidR="005F3AE6" w:rsidRDefault="0034349C" w:rsidP="006F0530">
      <w:pPr>
        <w:tabs>
          <w:tab w:val="center" w:pos="4320"/>
          <w:tab w:val="right" w:pos="9360"/>
        </w:tabs>
      </w:pPr>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6F0530">
      <w:pPr>
        <w:tabs>
          <w:tab w:val="center" w:pos="4320"/>
          <w:tab w:val="right" w:pos="9360"/>
        </w:tabs>
      </w:pPr>
    </w:p>
    <w:p w14:paraId="5DA29B75" w14:textId="7272D65D"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w:t>
      </w:r>
      <w:r w:rsidR="006F0530">
        <w:rPr>
          <w:rFonts w:eastAsiaTheme="minorEastAsia"/>
        </w:rPr>
        <w:t>4</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lastRenderedPageBreak/>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170" w:name="_Toc157062487"/>
      <w:r>
        <w:t>Erosion Extraction of Chemical</w:t>
      </w:r>
      <w:bookmarkEnd w:id="170"/>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40FC9BE6" w:rsidR="005F3AE6" w:rsidRDefault="00660409" w:rsidP="006F0530">
      <w:pPr>
        <w:tabs>
          <w:tab w:val="center" w:pos="432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6F0530">
        <w:rPr>
          <w:rFonts w:eastAsiaTheme="minorEastAsia"/>
        </w:rPr>
        <w:t>5</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171" w:name="_Toc157062488"/>
      <w:r>
        <w:lastRenderedPageBreak/>
        <w:t>Chemical Vo</w:t>
      </w:r>
      <w:r w:rsidRPr="00975526">
        <w:t>l</w:t>
      </w:r>
      <w:r>
        <w:t>atilization</w:t>
      </w:r>
      <w:bookmarkEnd w:id="171"/>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172" w:name="_Toc15706248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172"/>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2E34D036"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w:t>
      </w:r>
      <w:r w:rsidR="006F0530">
        <w:rPr>
          <w:rFonts w:eastAsiaTheme="minorEastAsia"/>
        </w:rPr>
        <w:t>6</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(Wagenet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r>
        <w:t>C</w:t>
      </w:r>
      <w:r w:rsidRPr="00E15F69">
        <w:rPr>
          <w:vertAlign w:val="subscript"/>
        </w:rPr>
        <w:t>g,d</w:t>
      </w:r>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0053D087"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w:t>
      </w:r>
      <w:r w:rsidR="006F0530">
        <w:rPr>
          <w:rFonts w:eastAsiaTheme="minorEastAsia"/>
        </w:rPr>
        <w:t>7</w:t>
      </w:r>
      <w:r w:rsidR="007F1885">
        <w:rPr>
          <w:rFonts w:eastAsiaTheme="minorEastAsia"/>
        </w:rPr>
        <w:t>)</w:t>
      </w:r>
    </w:p>
    <w:p w14:paraId="2917AA51" w14:textId="77777777" w:rsidR="004703FA" w:rsidRDefault="004703FA" w:rsidP="006F0530">
      <w:pPr>
        <w:tabs>
          <w:tab w:val="center" w:pos="4320"/>
          <w:tab w:val="right" w:pos="9360"/>
        </w:tabs>
      </w:pPr>
    </w:p>
    <w:p w14:paraId="5074BB81" w14:textId="77777777" w:rsidR="005F3AE6" w:rsidRDefault="00DA0CD7" w:rsidP="006F0530">
      <w:pPr>
        <w:tabs>
          <w:tab w:val="center" w:pos="4320"/>
          <w:tab w:val="right" w:pos="9360"/>
        </w:tabs>
      </w:pPr>
      <w:r>
        <w:t xml:space="preserve"> </w:t>
      </w:r>
      <w:r w:rsidR="00E3757C">
        <w:t>Where J</w:t>
      </w:r>
      <w:r w:rsidR="00E3757C" w:rsidRPr="00E3757C">
        <w:rPr>
          <w:vertAlign w:val="subscript"/>
        </w:rPr>
        <w:t>z</w:t>
      </w:r>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6F0530">
      <w:pPr>
        <w:tabs>
          <w:tab w:val="center" w:pos="4320"/>
          <w:tab w:val="right" w:pos="9360"/>
        </w:tabs>
      </w:pPr>
      <w:r>
        <w:tab/>
        <w:t>dP/dz = pesticide concentration gradient (g m</w:t>
      </w:r>
      <w:r w:rsidRPr="00E3757C">
        <w:rPr>
          <w:vertAlign w:val="superscript"/>
        </w:rPr>
        <w:t>-2</w:t>
      </w:r>
      <w:r>
        <w:t>)</w:t>
      </w:r>
    </w:p>
    <w:p w14:paraId="1DC97864" w14:textId="77777777" w:rsidR="005F3AE6" w:rsidRDefault="00E3757C" w:rsidP="006F0530">
      <w:pPr>
        <w:tabs>
          <w:tab w:val="center" w:pos="4320"/>
          <w:tab w:val="right" w:pos="9360"/>
        </w:tabs>
      </w:pPr>
      <w:r>
        <w:tab/>
        <w:t>K</w:t>
      </w:r>
      <w:r w:rsidRPr="00E3757C">
        <w:rPr>
          <w:vertAlign w:val="subscript"/>
        </w:rPr>
        <w:t>z</w:t>
      </w:r>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6F0530">
      <w:pPr>
        <w:tabs>
          <w:tab w:val="center" w:pos="4320"/>
          <w:tab w:val="right" w:pos="9360"/>
        </w:tabs>
      </w:pPr>
    </w:p>
    <w:p w14:paraId="38FB7B82" w14:textId="77777777" w:rsidR="005F3AE6" w:rsidRDefault="00E16141" w:rsidP="006F0530">
      <w:pPr>
        <w:tabs>
          <w:tab w:val="center" w:pos="4320"/>
          <w:tab w:val="right" w:pos="9360"/>
        </w:tabs>
      </w:pPr>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K</w:t>
      </w:r>
      <w:r w:rsidR="00CB6300" w:rsidRPr="00CB6300">
        <w:rPr>
          <w:vertAlign w:val="subscript"/>
        </w:rPr>
        <w:t>z</w:t>
      </w:r>
      <w:r w:rsidR="006855A6">
        <w:t xml:space="preserve">, </w:t>
      </w:r>
      <w:r w:rsidR="00E93FF2">
        <w:t>which is</w:t>
      </w:r>
      <w:r w:rsidR="00CB6300">
        <w:t xml:space="preserve"> a function of height within the canopy</w:t>
      </w:r>
      <w:r w:rsidR="0058776E">
        <w:t xml:space="preserve"> (Mehlenbacher and Whitfield, 1977)</w:t>
      </w:r>
      <w:r w:rsidR="003B7ADD">
        <w:t>, so</w:t>
      </w:r>
      <w:r w:rsidR="007B6250">
        <w:t xml:space="preserve"> only the pesticide concentration gradient is needed for estimating J</w:t>
      </w:r>
      <w:r w:rsidR="007B6250" w:rsidRPr="007F1885">
        <w:rPr>
          <w:vertAlign w:val="subscript"/>
        </w:rPr>
        <w:t>z</w:t>
      </w:r>
      <w:r w:rsidR="007B6250">
        <w:t xml:space="preserve">(z).  </w:t>
      </w:r>
      <w:r w:rsidR="008878EC">
        <w:t>K</w:t>
      </w:r>
      <w:r w:rsidR="008878EC" w:rsidRPr="008878EC">
        <w:rPr>
          <w:vertAlign w:val="subscript"/>
        </w:rPr>
        <w:t>z</w:t>
      </w:r>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2C08C325"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w:t>
      </w:r>
      <w:r w:rsidR="006F0530">
        <w:rPr>
          <w:rFonts w:eastAsiaTheme="minorEastAsia"/>
        </w:rPr>
        <w:t>8</w:t>
      </w:r>
      <w:r w:rsidR="00F90777">
        <w:rPr>
          <w:rFonts w:eastAsiaTheme="minorEastAsia"/>
        </w:rPr>
        <w:t>)</w:t>
      </w:r>
    </w:p>
    <w:p w14:paraId="6E9D929F" w14:textId="77777777" w:rsidR="00941B43" w:rsidRDefault="00941B43" w:rsidP="006F0530">
      <w:pPr>
        <w:tabs>
          <w:tab w:val="center" w:pos="4320"/>
          <w:tab w:val="right" w:pos="9360"/>
        </w:tabs>
      </w:pPr>
    </w:p>
    <w:p w14:paraId="2E0ECFE1" w14:textId="709DA901"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6F0530">
        <w:rPr>
          <w:rFonts w:eastAsiaTheme="minorEastAsia"/>
        </w:rPr>
        <w:t>89</w:t>
      </w:r>
      <w:r w:rsidR="0063723E">
        <w:rPr>
          <w:rFonts w:eastAsiaTheme="minorEastAsia"/>
        </w:rPr>
        <w:t>)</w:t>
      </w:r>
    </w:p>
    <w:p w14:paraId="0949B6CB" w14:textId="77777777" w:rsidR="00941B43" w:rsidRDefault="00941B43" w:rsidP="006F0530">
      <w:pPr>
        <w:tabs>
          <w:tab w:val="center" w:pos="4320"/>
          <w:tab w:val="right" w:pos="9360"/>
        </w:tabs>
      </w:pPr>
    </w:p>
    <w:p w14:paraId="6BF64B3B" w14:textId="48FFA3BC" w:rsidR="005F3AE6" w:rsidRDefault="004703FA" w:rsidP="006F0530">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w:t>
      </w:r>
      <w:r w:rsidR="006F0530">
        <w:rPr>
          <w:rFonts w:eastAsiaTheme="minorEastAsia"/>
        </w:rPr>
        <w:t>0</w:t>
      </w:r>
      <w:r w:rsidR="0063723E">
        <w:rPr>
          <w:rFonts w:eastAsiaTheme="minorEastAsia"/>
        </w:rPr>
        <w:t>)</w:t>
      </w:r>
    </w:p>
    <w:p w14:paraId="62B10D31" w14:textId="77777777" w:rsidR="005F3AE6" w:rsidRDefault="005F3AE6" w:rsidP="00D35FC7"/>
    <w:p w14:paraId="3D540D42" w14:textId="77777777" w:rsidR="005F3AE6" w:rsidRDefault="006855A6" w:rsidP="00D35FC7">
      <w:r>
        <w:t>Where K</w:t>
      </w:r>
      <w:r w:rsidRPr="00E9604F">
        <w:rPr>
          <w:vertAlign w:val="subscript"/>
        </w:rPr>
        <w:t>z</w:t>
      </w:r>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t>K</w:t>
      </w:r>
      <w:r w:rsidRPr="00E9604F">
        <w:rPr>
          <w:vertAlign w:val="subscript"/>
        </w:rPr>
        <w:t>z</w:t>
      </w:r>
      <w:r>
        <w:t>(z</w:t>
      </w:r>
      <w:r w:rsidRPr="00E9604F">
        <w:rPr>
          <w:vertAlign w:val="subscript"/>
        </w:rPr>
        <w:t>ch</w:t>
      </w:r>
      <w:r>
        <w:t>) = thermal eddy diffusivity at canopy height</w:t>
      </w:r>
      <w:r w:rsidR="00E47F58">
        <w:t xml:space="preserve"> z</w:t>
      </w:r>
      <w:r w:rsidR="00E47F58" w:rsidRPr="00E47F58">
        <w:rPr>
          <w:vertAlign w:val="subscript"/>
        </w:rPr>
        <w:t>ch</w:t>
      </w:r>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t>z</w:t>
      </w:r>
      <w:r w:rsidRPr="008F3238">
        <w:rPr>
          <w:vertAlign w:val="subscript"/>
        </w:rPr>
        <w:t>ch</w:t>
      </w:r>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t>U</w:t>
      </w:r>
      <w:r w:rsidRPr="00E9604F">
        <w:rPr>
          <w:vertAlign w:val="subscript"/>
        </w:rPr>
        <w:t>ch</w:t>
      </w:r>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lastRenderedPageBreak/>
        <w:t>In agricultural applications, the canopy height</w:t>
      </w:r>
      <w:r w:rsidR="000B1980">
        <w:t xml:space="preserve"> (z</w:t>
      </w:r>
      <w:r w:rsidR="000B1980" w:rsidRPr="000B1980">
        <w:rPr>
          <w:vertAlign w:val="subscript"/>
        </w:rPr>
        <w:t>ch</w:t>
      </w:r>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(U</w:t>
      </w:r>
      <w:r w:rsidRPr="001F3FA6">
        <w:rPr>
          <w:vertAlign w:val="subscript"/>
        </w:rPr>
        <w:t>ch</w:t>
      </w:r>
      <w:r>
        <w:t xml:space="preserve">) </w:t>
      </w:r>
      <w:r w:rsidR="004358E1">
        <w:t>is</w:t>
      </w:r>
      <w:r>
        <w:t xml:space="preserve"> calculated as</w:t>
      </w:r>
      <w:r w:rsidR="009E1723">
        <w:t xml:space="preserve"> follows</w:t>
      </w:r>
      <w:r w:rsidR="005D1F87">
        <w:t>:</w:t>
      </w:r>
      <w:r>
        <w:t xml:space="preserve"> </w:t>
      </w:r>
    </w:p>
    <w:p w14:paraId="0F1B7A1F" w14:textId="206F5D1B"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w:t>
      </w:r>
      <w:r w:rsidR="006F0530">
        <w:rPr>
          <w:rFonts w:eastAsiaTheme="minorEastAsia"/>
        </w:rPr>
        <w:t>1</w:t>
      </w:r>
      <w:r w:rsidR="00EF5169">
        <w:rPr>
          <w:rFonts w:eastAsiaTheme="minorEastAsia"/>
        </w:rPr>
        <w:t>)</w:t>
      </w:r>
    </w:p>
    <w:p w14:paraId="026E9404" w14:textId="77777777" w:rsidR="004703FA" w:rsidRDefault="004703FA" w:rsidP="00D35FC7"/>
    <w:p w14:paraId="2C28B827" w14:textId="77777777" w:rsidR="005F3AE6" w:rsidRDefault="00E5077E" w:rsidP="00D35FC7">
      <w:r>
        <w:t>Where  U</w:t>
      </w:r>
      <w:r w:rsidRPr="00AA3193">
        <w:rPr>
          <w:vertAlign w:val="subscript"/>
        </w:rPr>
        <w:t>r</w:t>
      </w:r>
      <w:r>
        <w:t xml:space="preserve"> = wind speed (m s</w:t>
      </w:r>
      <w:r w:rsidRPr="00AA3193">
        <w:rPr>
          <w:vertAlign w:val="superscript"/>
        </w:rPr>
        <w:t>-1</w:t>
      </w:r>
      <w:r>
        <w:t xml:space="preserve">) at </w:t>
      </w:r>
      <w:r w:rsidR="00AA3193">
        <w:t>z</w:t>
      </w:r>
      <w:r w:rsidRPr="00AA3193">
        <w:rPr>
          <w:vertAlign w:val="subscript"/>
        </w:rPr>
        <w:t>r</w:t>
      </w:r>
      <w:r w:rsidR="004D3542" w:rsidRPr="004D3542">
        <w:t>,</w:t>
      </w:r>
      <w:r w:rsidR="001A1CB8">
        <w:t xml:space="preserve"> retrieved from meteorological file</w:t>
      </w:r>
    </w:p>
    <w:p w14:paraId="312D6F2F" w14:textId="77777777" w:rsidR="005F3AE6" w:rsidRDefault="00B4622B" w:rsidP="00D35FC7">
      <w:pPr>
        <w:rPr>
          <w:rFonts w:eastAsiaTheme="minorEastAsia"/>
        </w:rPr>
      </w:pPr>
      <w:r>
        <w:t>z</w:t>
      </w:r>
      <w:r w:rsidRPr="008F3238">
        <w:rPr>
          <w:vertAlign w:val="subscript"/>
        </w:rPr>
        <w:t>ch</w:t>
      </w:r>
      <w:r>
        <w:t xml:space="preserve"> = top of canopy height (m)</w:t>
      </w:r>
    </w:p>
    <w:p w14:paraId="370F2EB3" w14:textId="77777777" w:rsidR="005F3AE6" w:rsidRDefault="00655DF1" w:rsidP="00D35FC7">
      <w:r>
        <w:t>D</w:t>
      </w:r>
      <w:r w:rsidRPr="00AA3193">
        <w:rPr>
          <w:vertAlign w:val="subscript"/>
        </w:rPr>
        <w:t>ch</w:t>
      </w:r>
      <w:r>
        <w:t xml:space="preserve"> = zero plane displacement height (m) associated with canopy </w:t>
      </w:r>
    </w:p>
    <w:p w14:paraId="5C7F4D96" w14:textId="77777777" w:rsidR="005F3AE6" w:rsidRDefault="00655DF1" w:rsidP="00D35FC7">
      <w:r>
        <w:t>z</w:t>
      </w:r>
      <w:r w:rsidRPr="00AA3193">
        <w:rPr>
          <w:vertAlign w:val="subscript"/>
        </w:rPr>
        <w:t>o,ch</w:t>
      </w:r>
      <w:r>
        <w:t xml:space="preserve"> = roughness length (m) associated with canopy </w:t>
      </w:r>
    </w:p>
    <w:p w14:paraId="1AD0550D" w14:textId="77777777" w:rsidR="005F3AE6" w:rsidRDefault="00655DF1" w:rsidP="00D35FC7">
      <w:r>
        <w:t>z</w:t>
      </w:r>
      <w:r w:rsidRPr="004D3542">
        <w:rPr>
          <w:vertAlign w:val="subscript"/>
        </w:rPr>
        <w:t>r</w:t>
      </w:r>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r>
        <w:t>z</w:t>
      </w:r>
      <w:r w:rsidR="00E5077E" w:rsidRPr="00AA3193">
        <w:rPr>
          <w:vertAlign w:val="subscript"/>
        </w:rPr>
        <w:t>o,r</w:t>
      </w:r>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6F0530">
      <w:pPr>
        <w:tabs>
          <w:tab w:val="center" w:pos="4320"/>
        </w:tabs>
      </w:pPr>
    </w:p>
    <w:p w14:paraId="07389423" w14:textId="77777777" w:rsidR="005F3AE6" w:rsidRDefault="00EF5169" w:rsidP="006F0530">
      <w:pPr>
        <w:tabs>
          <w:tab w:val="center" w:pos="4320"/>
        </w:tabs>
      </w:pPr>
      <w:r>
        <w:t>For tall crops, z</w:t>
      </w:r>
      <w:r w:rsidRPr="00EF5169">
        <w:rPr>
          <w:vertAlign w:val="subscript"/>
        </w:rPr>
        <w:t>o</w:t>
      </w:r>
      <w:r>
        <w:t xml:space="preserve"> is related to canopy height (z</w:t>
      </w:r>
      <w:r w:rsidRPr="00EF5169">
        <w:rPr>
          <w:vertAlign w:val="subscript"/>
        </w:rPr>
        <w:t>ch</w:t>
      </w:r>
      <w:r>
        <w:t>) by:</w:t>
      </w:r>
    </w:p>
    <w:p w14:paraId="2097B405" w14:textId="77777777" w:rsidR="00941B43" w:rsidRDefault="00941B43" w:rsidP="006F0530">
      <w:pPr>
        <w:tabs>
          <w:tab w:val="center" w:pos="4320"/>
        </w:tabs>
      </w:pPr>
    </w:p>
    <w:p w14:paraId="76E1EB38" w14:textId="5F4DB826" w:rsidR="005F3AE6" w:rsidRDefault="004703FA" w:rsidP="006F0530">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w:t>
      </w:r>
      <w:r w:rsidR="006F0530">
        <w:rPr>
          <w:rFonts w:eastAsiaTheme="minorEastAsia"/>
        </w:rPr>
        <w:t>2</w:t>
      </w:r>
      <w:r w:rsidR="00EF5169">
        <w:rPr>
          <w:rFonts w:eastAsiaTheme="minorEastAsia"/>
        </w:rPr>
        <w:t>)</w:t>
      </w:r>
    </w:p>
    <w:p w14:paraId="5409C784" w14:textId="77777777" w:rsidR="005F3AE6" w:rsidRDefault="005F3AE6" w:rsidP="006F0530">
      <w:pPr>
        <w:tabs>
          <w:tab w:val="center" w:pos="4320"/>
        </w:tabs>
      </w:pPr>
    </w:p>
    <w:p w14:paraId="1637FCAE" w14:textId="5B130A87" w:rsidR="005F3AE6" w:rsidRDefault="001B185C" w:rsidP="006F0530">
      <w:pPr>
        <w:tabs>
          <w:tab w:val="center" w:pos="4320"/>
        </w:tabs>
      </w:pPr>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For a wider range of crops and heights (0.02 m &lt; z</w:t>
      </w:r>
      <w:r w:rsidR="00376248" w:rsidRPr="00376248">
        <w:rPr>
          <w:vertAlign w:val="subscript"/>
        </w:rPr>
        <w:t>ch</w:t>
      </w:r>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6F0530">
      <w:pPr>
        <w:tabs>
          <w:tab w:val="center" w:pos="4320"/>
        </w:tabs>
      </w:pPr>
    </w:p>
    <w:p w14:paraId="06540816" w14:textId="339186DE" w:rsidR="005F3AE6" w:rsidRDefault="004703FA" w:rsidP="006F0530">
      <w:pPr>
        <w:tabs>
          <w:tab w:val="center" w:pos="4320"/>
          <w:tab w:val="right" w:pos="9360"/>
        </w:tabs>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w:t>
      </w:r>
      <w:r w:rsidR="006F0530">
        <w:rPr>
          <w:rFonts w:eastAsiaTheme="minorEastAsia"/>
        </w:rPr>
        <w:t>3</w:t>
      </w:r>
      <w:r w:rsidR="001B185C">
        <w:rPr>
          <w:rFonts w:eastAsiaTheme="minorEastAsia"/>
        </w:rPr>
        <w:t>)</w:t>
      </w:r>
    </w:p>
    <w:p w14:paraId="60C6DEA0" w14:textId="77777777" w:rsidR="005F3AE6" w:rsidRDefault="005F3AE6" w:rsidP="006F0530">
      <w:pPr>
        <w:tabs>
          <w:tab w:val="center" w:pos="4320"/>
        </w:tabs>
      </w:pPr>
    </w:p>
    <w:p w14:paraId="48578787" w14:textId="77777777" w:rsidR="005F3AE6" w:rsidRDefault="00151447" w:rsidP="006F0530">
      <w:pPr>
        <w:tabs>
          <w:tab w:val="center" w:pos="4320"/>
        </w:tabs>
      </w:pPr>
      <w:r>
        <w:t>In PRZM3 w</w:t>
      </w:r>
      <w:r w:rsidR="008F4872">
        <w:t xml:space="preserve">hen </w:t>
      </w:r>
      <w:r w:rsidR="008F2983">
        <w:t>z</w:t>
      </w:r>
      <w:r w:rsidR="008F2983" w:rsidRPr="00376248">
        <w:rPr>
          <w:vertAlign w:val="subscript"/>
        </w:rPr>
        <w:t>ch</w:t>
      </w:r>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z</w:t>
      </w:r>
      <w:r w:rsidR="008F4872" w:rsidRPr="008F4872">
        <w:rPr>
          <w:vertAlign w:val="subscript"/>
        </w:rPr>
        <w:t>ch</w:t>
      </w:r>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6F0530">
      <w:pPr>
        <w:tabs>
          <w:tab w:val="center" w:pos="4320"/>
        </w:tabs>
      </w:pPr>
    </w:p>
    <w:p w14:paraId="01A08906" w14:textId="36D5D380" w:rsidR="005F3AE6" w:rsidRDefault="004703FA" w:rsidP="006F0530">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w:t>
      </w:r>
      <w:r w:rsidR="006F0530">
        <w:rPr>
          <w:rFonts w:eastAsiaTheme="minorEastAsia"/>
        </w:rPr>
        <w:t>4</w:t>
      </w:r>
      <w:r w:rsidR="00587B4D">
        <w:rPr>
          <w:rFonts w:eastAsiaTheme="minorEastAsia"/>
        </w:rPr>
        <w:t>)</w:t>
      </w:r>
    </w:p>
    <w:p w14:paraId="06B54A21" w14:textId="77777777" w:rsidR="005F3AE6" w:rsidRDefault="005F3AE6" w:rsidP="00D35FC7"/>
    <w:p w14:paraId="333E93AD" w14:textId="06C28128" w:rsidR="004703FA" w:rsidRDefault="000D1512" w:rsidP="00D35FC7">
      <w:r>
        <w:t xml:space="preserve">Where  </w:t>
      </w:r>
    </w:p>
    <w:p w14:paraId="20707413" w14:textId="77777777" w:rsidR="00412834" w:rsidRDefault="00412834" w:rsidP="00D35FC7">
      <w:r>
        <w:tab/>
        <w:t>T</w:t>
      </w:r>
      <w:r>
        <w:rPr>
          <w:vertAlign w:val="subscript"/>
        </w:rPr>
        <w:t>mean</w:t>
      </w:r>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lastRenderedPageBreak/>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6F0530">
      <w:pPr>
        <w:tabs>
          <w:tab w:val="center" w:pos="4320"/>
        </w:tabs>
      </w:pPr>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6F0530">
      <w:pPr>
        <w:tabs>
          <w:tab w:val="center" w:pos="4320"/>
        </w:tabs>
      </w:pPr>
    </w:p>
    <w:p w14:paraId="4CDD561D" w14:textId="77777777" w:rsidR="005F3AE6" w:rsidRDefault="00F4096E" w:rsidP="006F0530">
      <w:pPr>
        <w:tabs>
          <w:tab w:val="center" w:pos="4320"/>
        </w:tabs>
      </w:pPr>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0FE3DF47" w:rsidR="005F3AE6" w:rsidRDefault="00E9460B" w:rsidP="006F0530">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w:t>
      </w:r>
      <w:r w:rsidR="006F0530">
        <w:t>5</w:t>
      </w:r>
      <w:r w:rsidR="000D1512">
        <w:t>)</w:t>
      </w:r>
    </w:p>
    <w:p w14:paraId="6B183884" w14:textId="77777777" w:rsidR="005F3AE6" w:rsidRDefault="005F3AE6" w:rsidP="006F0530">
      <w:pPr>
        <w:tabs>
          <w:tab w:val="center" w:pos="4320"/>
        </w:tabs>
      </w:pPr>
    </w:p>
    <w:p w14:paraId="1B3D2015" w14:textId="77777777" w:rsidR="005F3AE6" w:rsidRDefault="00687B0A" w:rsidP="006F0530">
      <w:pPr>
        <w:tabs>
          <w:tab w:val="center" w:pos="4320"/>
        </w:tabs>
      </w:pPr>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6F0530">
      <w:pPr>
        <w:tabs>
          <w:tab w:val="center" w:pos="4320"/>
        </w:tabs>
      </w:pPr>
    </w:p>
    <w:p w14:paraId="3127AA22" w14:textId="0310F7D3" w:rsidR="005F3AE6" w:rsidRDefault="00920E34"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w:t>
      </w:r>
      <w:r w:rsidR="006F0530">
        <w:rPr>
          <w:rFonts w:eastAsiaTheme="minorEastAsia"/>
        </w:rPr>
        <w:t>6</w:t>
      </w:r>
      <w:r w:rsidR="001219CF">
        <w:rPr>
          <w:rFonts w:eastAsiaTheme="minorEastAsia"/>
        </w:rPr>
        <w:t>)</w:t>
      </w:r>
    </w:p>
    <w:p w14:paraId="59B69FF5" w14:textId="7AB73531" w:rsidR="005F3AE6" w:rsidRDefault="00920E34" w:rsidP="006F0530">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6F0530">
      <w:pPr>
        <w:tabs>
          <w:tab w:val="center" w:pos="4320"/>
        </w:tabs>
      </w:pPr>
    </w:p>
    <w:p w14:paraId="409B85DE" w14:textId="77777777" w:rsidR="005F3AE6" w:rsidRDefault="00D30B2E" w:rsidP="006F0530">
      <w:pPr>
        <w:tabs>
          <w:tab w:val="center" w:pos="4320"/>
        </w:tabs>
      </w:pPr>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Thibodeux (1996):</w:t>
      </w:r>
    </w:p>
    <w:p w14:paraId="296B71D0" w14:textId="77777777" w:rsidR="00920E34" w:rsidRDefault="00920E34" w:rsidP="006F0530">
      <w:pPr>
        <w:tabs>
          <w:tab w:val="center" w:pos="4320"/>
        </w:tabs>
      </w:pPr>
    </w:p>
    <w:p w14:paraId="19F9FC13" w14:textId="45ED7DB2" w:rsidR="005F3AE6" w:rsidRDefault="00920E34" w:rsidP="006F0530">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w:t>
      </w:r>
      <w:r w:rsidR="006F0530">
        <w:t>7</w:t>
      </w:r>
      <w:r w:rsidR="001219CF">
        <w:t>)</w:t>
      </w:r>
    </w:p>
    <w:p w14:paraId="264831A1" w14:textId="77777777" w:rsidR="00941B43" w:rsidRDefault="00941B43" w:rsidP="006F0530">
      <w:pPr>
        <w:tabs>
          <w:tab w:val="center" w:pos="4320"/>
        </w:tabs>
      </w:pPr>
    </w:p>
    <w:p w14:paraId="3AA4C754" w14:textId="77777777" w:rsidR="005F3AE6" w:rsidRDefault="009248BA" w:rsidP="006F0530">
      <w:pPr>
        <w:pStyle w:val="Heading4"/>
        <w:tabs>
          <w:tab w:val="center" w:pos="4320"/>
        </w:tabs>
      </w:pPr>
      <w:r>
        <w:t>Resistance Approach for Estimating Volatilization Flux from Soil</w:t>
      </w:r>
    </w:p>
    <w:p w14:paraId="5E7FB330" w14:textId="3CFD4D2C" w:rsidR="005F3AE6" w:rsidRDefault="0011216D" w:rsidP="006F0530">
      <w:pPr>
        <w:tabs>
          <w:tab w:val="center" w:pos="4320"/>
        </w:tabs>
      </w:pPr>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r w:rsidR="00A77ACE" w:rsidRPr="00261792">
        <w:t>is</w:t>
      </w:r>
      <w:r w:rsidRPr="00261792">
        <w:t xml:space="preserve"> estimated as follows (Mehlenbacher and Whitfield</w:t>
      </w:r>
      <w:r w:rsidR="009E1723">
        <w:t>,</w:t>
      </w:r>
      <w:r w:rsidRPr="00261792">
        <w:t xml:space="preserve"> 1977):</w:t>
      </w:r>
    </w:p>
    <w:p w14:paraId="5C867264" w14:textId="77777777" w:rsidR="00E9460B" w:rsidRDefault="00E9460B" w:rsidP="006F0530">
      <w:pPr>
        <w:tabs>
          <w:tab w:val="center" w:pos="4320"/>
        </w:tabs>
      </w:pPr>
    </w:p>
    <w:p w14:paraId="640A11D3" w14:textId="77777777" w:rsidR="00920E34" w:rsidRPr="00261792" w:rsidRDefault="00920E34" w:rsidP="006F0530">
      <w:pPr>
        <w:tabs>
          <w:tab w:val="center" w:pos="4320"/>
        </w:tabs>
      </w:pPr>
    </w:p>
    <w:p w14:paraId="715AC03D" w14:textId="63E06583" w:rsidR="005F3AE6" w:rsidRDefault="007928E9" w:rsidP="006F0530">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6F0530">
        <w:rPr>
          <w:rFonts w:eastAsiaTheme="minorEastAsia"/>
        </w:rPr>
        <w:t>98</w:t>
      </w:r>
      <w:r w:rsidR="001A6F5B">
        <w:rPr>
          <w:rFonts w:eastAsiaTheme="minorEastAsia"/>
        </w:rPr>
        <w:t>)</w:t>
      </w:r>
    </w:p>
    <w:p w14:paraId="0C70FA81" w14:textId="77777777" w:rsidR="00E9460B" w:rsidRDefault="00E9460B" w:rsidP="006F0530">
      <w:pPr>
        <w:tabs>
          <w:tab w:val="center" w:pos="4320"/>
          <w:tab w:val="right" w:pos="9360"/>
        </w:tabs>
      </w:pPr>
    </w:p>
    <w:p w14:paraId="418DD647" w14:textId="77777777" w:rsidR="007928E9" w:rsidRDefault="00261792" w:rsidP="006F0530">
      <w:pPr>
        <w:tabs>
          <w:tab w:val="center" w:pos="4320"/>
          <w:tab w:val="right" w:pos="9360"/>
        </w:tabs>
      </w:pPr>
      <w:r>
        <w:t>W</w:t>
      </w:r>
      <w:r w:rsidR="007928E9">
        <w:t>here</w:t>
      </w:r>
    </w:p>
    <w:p w14:paraId="79622DD8" w14:textId="313FC789"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w:t>
      </w:r>
      <w:r w:rsidR="006F0530">
        <w:t>99</w:t>
      </w:r>
      <w:r w:rsidRPr="007928E9">
        <w:t>)</w:t>
      </w:r>
    </w:p>
    <w:p w14:paraId="46859F52" w14:textId="2197F1A7"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w:t>
      </w:r>
      <w:r w:rsidR="006F0530">
        <w:t>0</w:t>
      </w:r>
      <w:r w:rsidRPr="007928E9">
        <w:t>)</w:t>
      </w:r>
    </w:p>
    <w:p w14:paraId="0F3DDD57" w14:textId="77777777" w:rsidR="005F3AE6" w:rsidRDefault="005F3AE6" w:rsidP="006F0530">
      <w:pPr>
        <w:tabs>
          <w:tab w:val="center" w:pos="4320"/>
        </w:tabs>
      </w:pPr>
    </w:p>
    <w:p w14:paraId="53611032" w14:textId="77777777" w:rsidR="005F3AE6" w:rsidRDefault="00B9088C" w:rsidP="006F0530">
      <w:pPr>
        <w:tabs>
          <w:tab w:val="center" w:pos="4320"/>
        </w:tabs>
      </w:pPr>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6F0530">
      <w:pPr>
        <w:tabs>
          <w:tab w:val="center" w:pos="4320"/>
        </w:tabs>
      </w:pPr>
      <w:r>
        <w:lastRenderedPageBreak/>
        <w:t>R</w:t>
      </w:r>
      <w:r w:rsidRPr="00B9088C">
        <w:rPr>
          <w:vertAlign w:val="subscript"/>
        </w:rPr>
        <w:t>bd</w:t>
      </w:r>
      <w:r>
        <w:t xml:space="preserve"> = boundary layer resistance (</w:t>
      </w:r>
      <w:r w:rsidR="00C02AD3">
        <w:t>day cm</w:t>
      </w:r>
      <w:r w:rsidR="00C02AD3" w:rsidRPr="00C02AD3">
        <w:rPr>
          <w:vertAlign w:val="superscript"/>
        </w:rPr>
        <w:t>-1</w:t>
      </w:r>
      <w:r>
        <w:t>)</w:t>
      </w:r>
    </w:p>
    <w:p w14:paraId="084CAB9B" w14:textId="77777777" w:rsidR="005F3AE6" w:rsidRDefault="00B9088C" w:rsidP="006F0530">
      <w:pPr>
        <w:tabs>
          <w:tab w:val="center" w:pos="4320"/>
        </w:tabs>
      </w:pPr>
      <w:r>
        <w:t>R</w:t>
      </w:r>
      <w:r w:rsidRPr="00B9088C">
        <w:rPr>
          <w:vertAlign w:val="subscript"/>
        </w:rPr>
        <w:t>pc</w:t>
      </w:r>
      <w:r>
        <w:t xml:space="preserve"> = plant canopy resistance (</w:t>
      </w:r>
      <w:r w:rsidR="00C02AD3">
        <w:t>day cm</w:t>
      </w:r>
      <w:r w:rsidR="00C02AD3" w:rsidRPr="00C02AD3">
        <w:rPr>
          <w:vertAlign w:val="superscript"/>
        </w:rPr>
        <w:t>-1</w:t>
      </w:r>
      <w:r>
        <w:t>)</w:t>
      </w:r>
    </w:p>
    <w:p w14:paraId="00600D63" w14:textId="77777777" w:rsidR="005F3AE6" w:rsidRDefault="005F3AE6" w:rsidP="006F0530">
      <w:pPr>
        <w:tabs>
          <w:tab w:val="center" w:pos="4320"/>
        </w:tabs>
      </w:pPr>
    </w:p>
    <w:p w14:paraId="7FEE4BA7" w14:textId="77777777" w:rsidR="005F3AE6" w:rsidRDefault="00E90D10" w:rsidP="006F0530">
      <w:pPr>
        <w:tabs>
          <w:tab w:val="center" w:pos="4320"/>
        </w:tabs>
      </w:pPr>
      <w:r>
        <w:t>The flux is then calculated as</w:t>
      </w:r>
      <w:r w:rsidR="009E1723">
        <w:t xml:space="preserve"> follows</w:t>
      </w:r>
      <w:r w:rsidR="00DE577D">
        <w:t>:</w:t>
      </w:r>
    </w:p>
    <w:p w14:paraId="73D94AD0" w14:textId="6F6DD329" w:rsidR="005F3AE6" w:rsidRDefault="007928E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w:t>
      </w:r>
      <w:r w:rsidR="006F0530">
        <w:rPr>
          <w:rFonts w:eastAsiaTheme="minorEastAsia"/>
        </w:rPr>
        <w:t>1</w:t>
      </w:r>
      <w:r w:rsidR="001A6F5B">
        <w:rPr>
          <w:rFonts w:eastAsiaTheme="minorEastAsia"/>
        </w:rPr>
        <w:t>)</w:t>
      </w:r>
    </w:p>
    <w:p w14:paraId="7218139B" w14:textId="77777777" w:rsidR="005F3AE6" w:rsidRDefault="005F3AE6" w:rsidP="006F0530">
      <w:pPr>
        <w:tabs>
          <w:tab w:val="center" w:pos="4320"/>
        </w:tabs>
      </w:pPr>
    </w:p>
    <w:p w14:paraId="20B51FDD" w14:textId="77777777" w:rsidR="005F3AE6" w:rsidRDefault="00E90D10" w:rsidP="006F0530">
      <w:pPr>
        <w:tabs>
          <w:tab w:val="center" w:pos="4320"/>
        </w:tabs>
      </w:pPr>
      <w:r>
        <w:t>Where J</w:t>
      </w:r>
      <w:r w:rsidRPr="00E90D10">
        <w:rPr>
          <w:vertAlign w:val="subscript"/>
        </w:rPr>
        <w:t>pc</w:t>
      </w:r>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6F0530">
      <w:pPr>
        <w:tabs>
          <w:tab w:val="center" w:pos="4320"/>
        </w:tabs>
      </w:pPr>
      <w:r>
        <w:tab/>
        <w:t>C</w:t>
      </w:r>
      <w:r w:rsidRPr="00E90D10">
        <w:rPr>
          <w:vertAlign w:val="subscript"/>
        </w:rPr>
        <w:t xml:space="preserve">g,l </w:t>
      </w:r>
      <w:r>
        <w:t>= pesticide vapor concentration in top soil layer (g cm</w:t>
      </w:r>
      <w:r w:rsidRPr="00E90D10">
        <w:rPr>
          <w:vertAlign w:val="superscript"/>
        </w:rPr>
        <w:t>-3</w:t>
      </w:r>
      <w:r>
        <w:t>)</w:t>
      </w:r>
    </w:p>
    <w:p w14:paraId="537C5A01" w14:textId="77777777" w:rsidR="005F3AE6" w:rsidRDefault="005F3AE6" w:rsidP="006F0530">
      <w:pPr>
        <w:tabs>
          <w:tab w:val="center" w:pos="4320"/>
        </w:tabs>
      </w:pPr>
    </w:p>
    <w:p w14:paraId="6495C096" w14:textId="77777777" w:rsidR="005F3AE6" w:rsidRDefault="00DE577D" w:rsidP="006F0530">
      <w:pPr>
        <w:tabs>
          <w:tab w:val="center" w:pos="4320"/>
        </w:tabs>
      </w:pPr>
      <w:r>
        <w:t>If the plant canopy acts as a significant source or sink, another approach should be taken, as described in the following section.</w:t>
      </w:r>
      <w:r w:rsidR="00294A1A">
        <w:t xml:space="preserve"> </w:t>
      </w:r>
    </w:p>
    <w:p w14:paraId="600A2DBB" w14:textId="77777777" w:rsidR="005F3AE6" w:rsidRDefault="00DE577D" w:rsidP="006F0530">
      <w:pPr>
        <w:pStyle w:val="Heading4"/>
        <w:tabs>
          <w:tab w:val="center" w:pos="4320"/>
        </w:tabs>
      </w:pPr>
      <w:r>
        <w:t>Volatilization Flux from Plant Surfaces</w:t>
      </w:r>
    </w:p>
    <w:p w14:paraId="018946B7" w14:textId="77777777" w:rsidR="005F3AE6" w:rsidRDefault="007A1982" w:rsidP="006F0530">
      <w:pPr>
        <w:tabs>
          <w:tab w:val="center" w:pos="4320"/>
        </w:tabs>
      </w:pPr>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523483F" w:rsidR="005F3AE6" w:rsidRDefault="007928E9" w:rsidP="006F0530">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w:t>
      </w:r>
      <w:r w:rsidR="006F0530">
        <w:rPr>
          <w:rFonts w:eastAsiaTheme="minorEastAsia"/>
        </w:rPr>
        <w:t>2</w:t>
      </w:r>
      <w:r w:rsidR="001A6F5B">
        <w:rPr>
          <w:rFonts w:eastAsiaTheme="minorEastAsia"/>
        </w:rPr>
        <w:t>)</w:t>
      </w:r>
    </w:p>
    <w:p w14:paraId="325F3E00" w14:textId="77777777" w:rsidR="005F3AE6" w:rsidRDefault="005F3AE6" w:rsidP="006F0530">
      <w:pPr>
        <w:tabs>
          <w:tab w:val="center" w:pos="4320"/>
        </w:tabs>
      </w:pPr>
    </w:p>
    <w:p w14:paraId="0ADA58B0" w14:textId="77777777" w:rsidR="005F3AE6" w:rsidRDefault="002103F7" w:rsidP="006F0530">
      <w:pPr>
        <w:tabs>
          <w:tab w:val="center" w:pos="4320"/>
        </w:tabs>
      </w:pPr>
      <w:r>
        <w:t xml:space="preserve">  Where J</w:t>
      </w:r>
      <w:r w:rsidRPr="002103F7">
        <w:rPr>
          <w:vertAlign w:val="subscript"/>
        </w:rPr>
        <w:t>pl</w:t>
      </w:r>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6F0530">
      <w:pPr>
        <w:tabs>
          <w:tab w:val="center" w:pos="4320"/>
        </w:tabs>
      </w:pPr>
      <w:r>
        <w:tab/>
        <w:t>M = foliar pesticide mass (g cm</w:t>
      </w:r>
      <w:r w:rsidRPr="002103F7">
        <w:rPr>
          <w:vertAlign w:val="superscript"/>
        </w:rPr>
        <w:t>-2</w:t>
      </w:r>
      <w:r>
        <w:t>)</w:t>
      </w:r>
    </w:p>
    <w:p w14:paraId="25300720" w14:textId="77777777" w:rsidR="005F3AE6" w:rsidRDefault="002103F7" w:rsidP="006F0530">
      <w:pPr>
        <w:tabs>
          <w:tab w:val="center" w:pos="4320"/>
        </w:tabs>
      </w:pPr>
      <w:r>
        <w:tab/>
        <w:t>K</w:t>
      </w:r>
      <w:r w:rsidRPr="002103F7">
        <w:rPr>
          <w:vertAlign w:val="subscript"/>
        </w:rPr>
        <w:t>f</w:t>
      </w:r>
      <w:r>
        <w:t xml:space="preserve"> = first-order volatilization rate (day</w:t>
      </w:r>
      <w:r w:rsidRPr="002103F7">
        <w:rPr>
          <w:vertAlign w:val="superscript"/>
        </w:rPr>
        <w:t>-1</w:t>
      </w:r>
      <w:r>
        <w:t>)</w:t>
      </w:r>
    </w:p>
    <w:p w14:paraId="3E8E2779" w14:textId="77777777" w:rsidR="005F3AE6" w:rsidRDefault="005F3AE6" w:rsidP="006F0530">
      <w:pPr>
        <w:tabs>
          <w:tab w:val="center" w:pos="4320"/>
        </w:tabs>
      </w:pPr>
    </w:p>
    <w:p w14:paraId="6E8D266B" w14:textId="77777777" w:rsidR="005F3AE6" w:rsidRDefault="00294A1A" w:rsidP="006F0530">
      <w:pPr>
        <w:tabs>
          <w:tab w:val="center" w:pos="4320"/>
        </w:tabs>
      </w:pPr>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6F0530">
      <w:pPr>
        <w:tabs>
          <w:tab w:val="center" w:pos="4320"/>
        </w:tabs>
      </w:pPr>
    </w:p>
    <w:p w14:paraId="1F208DAB" w14:textId="4DC5BEFE" w:rsidR="005F3AE6" w:rsidRDefault="007928E9" w:rsidP="006F0530">
      <w:pPr>
        <w:tabs>
          <w:tab w:val="center" w:pos="4320"/>
          <w:tab w:val="right" w:pos="927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w:t>
      </w:r>
      <w:r w:rsidR="006F0530">
        <w:t>3</w:t>
      </w:r>
      <w:r w:rsidR="001A6F5B">
        <w:t>)</w:t>
      </w:r>
    </w:p>
    <w:p w14:paraId="3EE7AC71" w14:textId="77777777" w:rsidR="00920E34" w:rsidRDefault="00920E34" w:rsidP="006F0530">
      <w:pPr>
        <w:tabs>
          <w:tab w:val="center" w:pos="4320"/>
        </w:tabs>
      </w:pPr>
    </w:p>
    <w:p w14:paraId="58CF444A" w14:textId="77777777" w:rsidR="005F3AE6" w:rsidRDefault="004035CA" w:rsidP="006F0530">
      <w:pPr>
        <w:tabs>
          <w:tab w:val="center" w:pos="4320"/>
        </w:tabs>
      </w:pPr>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6F0530">
      <w:pPr>
        <w:tabs>
          <w:tab w:val="center" w:pos="4320"/>
        </w:tabs>
      </w:pPr>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173" w:name="_Toc365363883"/>
      <w:bookmarkStart w:id="174" w:name="_Toc365363935"/>
      <w:bookmarkStart w:id="175" w:name="_Toc365363993"/>
      <w:bookmarkStart w:id="176" w:name="_Toc365363884"/>
      <w:bookmarkStart w:id="177" w:name="_Toc365363936"/>
      <w:bookmarkStart w:id="178" w:name="_Toc365363994"/>
      <w:bookmarkEnd w:id="173"/>
      <w:bookmarkEnd w:id="174"/>
      <w:bookmarkEnd w:id="175"/>
      <w:bookmarkEnd w:id="176"/>
      <w:bookmarkEnd w:id="177"/>
      <w:bookmarkEnd w:id="178"/>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3AA4A9F4" w:rsidR="00B92006" w:rsidRDefault="00167E51" w:rsidP="00D35FC7">
      <w:r>
        <w:t xml:space="preserve">Adjustment for implicit temporal scheme.  Use of analytical correction to give exact amount of degradation when soil degradation alone is in place. Soil degradation happens all the time regardless of rain, so it </w:t>
      </w:r>
      <w:r w:rsidR="006F72C9">
        <w:t xml:space="preserve">usually </w:t>
      </w:r>
      <w:r>
        <w:t xml:space="preserve">dominates </w:t>
      </w:r>
      <w:r w:rsidR="006F72C9">
        <w:t>any other dissipation process</w:t>
      </w:r>
      <w:r w:rsidR="00BF627E">
        <w:t>,</w:t>
      </w:r>
      <w:r>
        <w:t xml:space="preserve"> so </w:t>
      </w:r>
      <w:r w:rsidR="006F72C9">
        <w:t xml:space="preserve">the </w:t>
      </w:r>
      <w:r>
        <w:t xml:space="preserve">correction </w:t>
      </w:r>
      <w:r w:rsidR="006F72C9">
        <w:t xml:space="preserve">is </w:t>
      </w:r>
      <w:r>
        <w:t>only done here.  Other dissipation mechanisms are still numeric.</w:t>
      </w:r>
    </w:p>
    <w:p w14:paraId="3CBA5888" w14:textId="77777777" w:rsidR="00B92006" w:rsidRDefault="00B92006" w:rsidP="00D35FC7"/>
    <w:p w14:paraId="33613FB5" w14:textId="4558F120"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aq_rate_corrected = </w:t>
      </w:r>
      <w:r>
        <w:rPr>
          <w:rFonts w:ascii="Consolas" w:hAnsi="Consolas" w:cs="Consolas"/>
          <w:color w:val="0000FF"/>
          <w:sz w:val="19"/>
          <w:szCs w:val="19"/>
        </w:rPr>
        <w:t>exp</w:t>
      </w:r>
      <w:r>
        <w:rPr>
          <w:rFonts w:ascii="Consolas" w:hAnsi="Consolas" w:cs="Consolas"/>
          <w:color w:val="000000"/>
          <w:sz w:val="19"/>
          <w:szCs w:val="19"/>
        </w:rPr>
        <w:t>(aq_rate_input)-1.</w:t>
      </w:r>
      <w:r w:rsidR="00D200F7">
        <w:rPr>
          <w:rFonts w:ascii="Consolas" w:hAnsi="Consolas" w:cs="Consolas"/>
          <w:color w:val="000000"/>
          <w:sz w:val="19"/>
          <w:szCs w:val="19"/>
        </w:rPr>
        <w:t>0</w:t>
      </w:r>
      <w:r w:rsidR="006F0530">
        <w:rPr>
          <w:rFonts w:ascii="Consolas" w:hAnsi="Consolas" w:cs="Consolas"/>
          <w:color w:val="000000"/>
          <w:sz w:val="19"/>
          <w:szCs w:val="19"/>
        </w:rPr>
        <w:tab/>
        <w:t>(4-104)</w:t>
      </w:r>
    </w:p>
    <w:p w14:paraId="34D5D21B" w14:textId="00273624"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sorb_rate_corrected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(sorb_rate_input)-1.</w:t>
      </w:r>
      <w:r w:rsidR="00D200F7">
        <w:rPr>
          <w:rFonts w:ascii="Consolas" w:hAnsi="Consolas" w:cs="Consolas"/>
          <w:color w:val="000000"/>
          <w:sz w:val="19"/>
          <w:szCs w:val="19"/>
        </w:rPr>
        <w:t>0</w:t>
      </w:r>
      <w:r w:rsidR="006F0530">
        <w:rPr>
          <w:rFonts w:ascii="Consolas" w:hAnsi="Consolas" w:cs="Consolas"/>
          <w:color w:val="000000"/>
          <w:sz w:val="19"/>
          <w:szCs w:val="19"/>
        </w:rPr>
        <w:tab/>
        <w:t>(4-105)</w:t>
      </w:r>
    </w:p>
    <w:p w14:paraId="60D3EBB1" w14:textId="7B54B607" w:rsidR="00BF627E" w:rsidRDefault="00D032D1" w:rsidP="006F0530">
      <w:pPr>
        <w:tabs>
          <w:tab w:val="right" w:pos="9270"/>
        </w:tabs>
      </w:pPr>
      <w:r>
        <w:rPr>
          <w:rFonts w:ascii="Consolas" w:hAnsi="Consolas" w:cs="Consolas"/>
          <w:color w:val="000000"/>
          <w:sz w:val="19"/>
          <w:szCs w:val="19"/>
        </w:rPr>
        <w:t xml:space="preserve">             gas_rate_corrected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(gas_rate_input)-1.</w:t>
      </w:r>
      <w:r w:rsidR="00D200F7">
        <w:rPr>
          <w:rFonts w:ascii="Consolas" w:hAnsi="Consolas" w:cs="Consolas"/>
          <w:color w:val="000000"/>
          <w:sz w:val="19"/>
          <w:szCs w:val="19"/>
        </w:rPr>
        <w:t>0</w:t>
      </w:r>
      <w:r w:rsidR="006F0530">
        <w:rPr>
          <w:rFonts w:ascii="Consolas" w:hAnsi="Consolas" w:cs="Consolas"/>
          <w:color w:val="000000"/>
          <w:sz w:val="19"/>
          <w:szCs w:val="19"/>
        </w:rPr>
        <w:tab/>
        <w:t>(4-106)</w:t>
      </w:r>
    </w:p>
    <w:p w14:paraId="0EACADC1" w14:textId="77777777" w:rsidR="00D032D1" w:rsidRDefault="00D032D1" w:rsidP="00D35FC7"/>
    <w:p w14:paraId="67D53A79" w14:textId="6B9E6CB6" w:rsidR="00B92006" w:rsidRDefault="006F72C9" w:rsidP="00D35FC7">
      <w:r>
        <w:t xml:space="preserve">The effect is that given even a short </w:t>
      </w:r>
      <w:r w:rsidR="002905A1">
        <w:t xml:space="preserve">soil degradation </w:t>
      </w:r>
      <w:r>
        <w:t xml:space="preserve">halflife in comparison to the daily time step, the </w:t>
      </w:r>
      <w:r w:rsidR="002905A1">
        <w:t xml:space="preserve">pesticide </w:t>
      </w:r>
      <w:r>
        <w:t xml:space="preserve">mass </w:t>
      </w:r>
      <w:r w:rsidR="002905A1">
        <w:t xml:space="preserve">in the soil </w:t>
      </w:r>
      <w:r>
        <w:t xml:space="preserve">will exactly decrease to </w:t>
      </w:r>
      <w:r w:rsidR="002905A1">
        <w:t xml:space="preserve">precisely </w:t>
      </w:r>
      <w:r>
        <w:t xml:space="preserve">50% in one half life, whereas numerical solutions would vary from 50% with greater error for </w:t>
      </w:r>
      <w:r w:rsidR="002905A1">
        <w:t>shorter degradation half-lives</w:t>
      </w:r>
      <w:r>
        <w:t xml:space="preserve">. </w:t>
      </w:r>
    </w:p>
    <w:p w14:paraId="73960F14" w14:textId="7E4A71D9" w:rsidR="008B363D" w:rsidRPr="008B363D" w:rsidRDefault="00B92006" w:rsidP="00D35FC7">
      <w:pPr>
        <w:pStyle w:val="Heading1"/>
      </w:pPr>
      <w:bookmarkStart w:id="179" w:name="_Toc157062490"/>
      <w:r>
        <w:t>Waterbody Calculations (VVWM)</w:t>
      </w:r>
      <w:bookmarkEnd w:id="179"/>
    </w:p>
    <w:p w14:paraId="0A17BE12" w14:textId="296EB26E" w:rsidR="008B363D" w:rsidRPr="008B363D" w:rsidRDefault="008B363D" w:rsidP="00C05760">
      <w:pPr>
        <w:pStyle w:val="Heading2"/>
      </w:pPr>
      <w:bookmarkStart w:id="180" w:name="_Toc451238549"/>
      <w:bookmarkStart w:id="181" w:name="_Toc157062491"/>
      <w:r w:rsidRPr="008B363D">
        <w:lastRenderedPageBreak/>
        <w:t>Introduction</w:t>
      </w:r>
      <w:bookmarkEnd w:id="180"/>
      <w:bookmarkEnd w:id="181"/>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(Carsel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182" w:name="_Toc451238550"/>
      <w:r w:rsidRPr="008B363D">
        <w:tab/>
      </w:r>
      <w:bookmarkStart w:id="183" w:name="_Toc157062492"/>
      <w:r w:rsidRPr="008B363D">
        <w:t>The Varying Volume Water Body Model</w:t>
      </w:r>
      <w:bookmarkEnd w:id="182"/>
      <w:bookmarkEnd w:id="183"/>
    </w:p>
    <w:p w14:paraId="190A4E56" w14:textId="50C39CF3" w:rsidR="008B363D" w:rsidRPr="008B363D" w:rsidRDefault="008B363D" w:rsidP="00EB6DCA">
      <w:pPr>
        <w:pStyle w:val="Heading3"/>
      </w:pPr>
      <w:r w:rsidRPr="008B363D">
        <w:t xml:space="preserve"> </w:t>
      </w:r>
      <w:bookmarkStart w:id="184" w:name="_Toc451238551"/>
      <w:bookmarkStart w:id="185" w:name="_Toc157062493"/>
      <w:r w:rsidRPr="008B363D">
        <w:t>Conceptualization and Mathematics</w:t>
      </w:r>
      <w:bookmarkEnd w:id="184"/>
      <w:bookmarkEnd w:id="185"/>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5118F8B5"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r>
            <w:rPr>
              <w:rFonts w:ascii="Cambria Math" w:hAnsi="Cambria Math"/>
            </w:rPr>
            <m:t>+</m:t>
          </m:r>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2C23E198"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w:t>
      </w:r>
      <w:r w:rsidR="00D200F7">
        <w:t>5-</w:t>
      </w:r>
      <w:r w:rsidR="008B363D" w:rsidRPr="008B363D">
        <w:t>1)</w:t>
      </w:r>
    </w:p>
    <w:p w14:paraId="4C8D4DA3" w14:textId="77777777" w:rsidR="008B363D" w:rsidRPr="008B363D" w:rsidRDefault="008B363D" w:rsidP="00D35FC7">
      <w:r w:rsidRPr="008B363D">
        <w:t>and a mass balance on the benthic region:</w:t>
      </w:r>
    </w:p>
    <w:p w14:paraId="63E83676" w14:textId="43634BD0" w:rsidR="008B363D" w:rsidRPr="008B363D" w:rsidRDefault="008B363D" w:rsidP="00C67A6F">
      <w:pPr>
        <w:tabs>
          <w:tab w:val="right" w:pos="9360"/>
        </w:tabs>
      </w:pPr>
      <w:r w:rsidRPr="008B363D">
        <w:object w:dxaOrig="8760" w:dyaOrig="1380" w14:anchorId="492C2ACE">
          <v:shape id="_x0000_i1031" type="#_x0000_t75" style="width:419.4pt;height:66pt" o:ole="">
            <v:imagedata r:id="rId33" o:title=""/>
          </v:shape>
          <o:OLEObject Type="Embed" ProgID="Equation.3" ShapeID="_x0000_i1031" DrawAspect="Content" ObjectID="_1798355346" r:id="rId34"/>
        </w:object>
      </w:r>
      <w:r w:rsidRPr="008B363D">
        <w:tab/>
        <w:t>(</w:t>
      </w:r>
      <w:r w:rsidR="00D200F7">
        <w:t>5-</w:t>
      </w:r>
      <w:r w:rsidRPr="008B363D">
        <w:t>2)</w:t>
      </w:r>
    </w:p>
    <w:p w14:paraId="5E7E3B4F" w14:textId="77777777" w:rsidR="008B363D" w:rsidRPr="008B363D" w:rsidRDefault="008B363D" w:rsidP="00D35FC7"/>
    <w:p w14:paraId="2BB63BDD" w14:textId="77777777" w:rsidR="008B363D" w:rsidRPr="008B363D" w:rsidRDefault="008B363D" w:rsidP="00D35FC7">
      <w:r w:rsidRPr="008B363D">
        <w:t>Where</w:t>
      </w:r>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r w:rsidRPr="008B363D">
        <w:t>C</w:t>
      </w:r>
      <w:r w:rsidRPr="008B363D">
        <w:rPr>
          <w:vertAlign w:val="subscript"/>
        </w:rPr>
        <w:t>sed</w:t>
      </w:r>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m</w:t>
      </w:r>
      <w:r w:rsidRPr="008B363D">
        <w:rPr>
          <w:vertAlign w:val="subscript"/>
        </w:rPr>
        <w:t>DOC</w:t>
      </w:r>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r w:rsidRPr="008B363D">
        <w:t>C</w:t>
      </w:r>
      <w:r w:rsidRPr="008B363D">
        <w:rPr>
          <w:vertAlign w:val="subscript"/>
        </w:rPr>
        <w:t>bio</w:t>
      </w:r>
      <w:r w:rsidRPr="008B363D">
        <w:t xml:space="preserve"> = concentration of biota in water column = m</w:t>
      </w:r>
      <w:r w:rsidRPr="008B363D">
        <w:rPr>
          <w:vertAlign w:val="subscript"/>
        </w:rPr>
        <w:t>bio</w:t>
      </w:r>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lastRenderedPageBreak/>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10D0DC45"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r w:rsidR="00D200F7">
        <w:t>5-</w:t>
      </w:r>
      <w:r w:rsidRPr="008B363D">
        <w:t>3)</w:t>
      </w:r>
    </w:p>
    <w:p w14:paraId="5E71988B" w14:textId="77777777" w:rsidR="008B363D" w:rsidRPr="008B363D" w:rsidRDefault="008B363D" w:rsidP="00D35FC7"/>
    <w:p w14:paraId="46F5FCAA" w14:textId="6978F7C0"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bookmarkStart w:id="186" w:name="_Hlk165529966"/>
      <w:r w:rsidR="00D200F7">
        <w:t>5-</w:t>
      </w:r>
      <w:bookmarkEnd w:id="186"/>
      <w:r w:rsidRPr="008B363D">
        <w:t>4)</w:t>
      </w:r>
    </w:p>
    <w:p w14:paraId="65EADC5F" w14:textId="77777777" w:rsidR="008B363D" w:rsidRPr="008B363D" w:rsidRDefault="008B363D" w:rsidP="00D35FC7"/>
    <w:p w14:paraId="7E1527D0" w14:textId="77777777" w:rsidR="008B363D" w:rsidRPr="008B363D" w:rsidRDefault="008B363D" w:rsidP="00D35FC7">
      <w:r w:rsidRPr="008B363D">
        <w:t>where</w:t>
      </w:r>
    </w:p>
    <w:p w14:paraId="0CA547B5" w14:textId="025B4DE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w:t>
      </w:r>
      <w:r w:rsidR="00D200F7">
        <w:t>5-</w:t>
      </w:r>
      <w:r w:rsidRPr="008B363D">
        <w:t>5)</w:t>
      </w:r>
    </w:p>
    <w:p w14:paraId="3BBCA905" w14:textId="77777777" w:rsidR="008B363D" w:rsidRPr="008B363D" w:rsidRDefault="008B363D" w:rsidP="00D35FC7"/>
    <w:p w14:paraId="4FACFC7B" w14:textId="1AC1D167"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w:t>
      </w:r>
      <w:r w:rsidR="00D200F7">
        <w:t>5-</w:t>
      </w:r>
      <w:r w:rsidRPr="008B363D">
        <w:t>6)</w:t>
      </w:r>
    </w:p>
    <w:p w14:paraId="3A5EE874" w14:textId="77777777" w:rsidR="008B363D" w:rsidRPr="008B363D" w:rsidRDefault="008B363D" w:rsidP="00D35FC7"/>
    <w:p w14:paraId="660887F3" w14:textId="7C1692EB"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7)</w:t>
      </w:r>
    </w:p>
    <w:p w14:paraId="70545F00" w14:textId="77777777" w:rsidR="008B363D" w:rsidRPr="008B363D" w:rsidRDefault="008B363D" w:rsidP="00D35FC7"/>
    <w:p w14:paraId="6FCD6827" w14:textId="77777777" w:rsidR="008B363D" w:rsidRPr="008B363D" w:rsidRDefault="008B363D" w:rsidP="00D35FC7"/>
    <w:p w14:paraId="36218266" w14:textId="2950965B"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2BAAB7C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9)</w:t>
      </w:r>
    </w:p>
    <w:p w14:paraId="44BDE6A6" w14:textId="77777777" w:rsidR="008B363D" w:rsidRPr="008B363D" w:rsidRDefault="008B363D" w:rsidP="00D35FC7"/>
    <w:p w14:paraId="4446351D" w14:textId="1471870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187" w:name="_Toc451238552"/>
      <w:bookmarkStart w:id="188" w:name="_Toc157062494"/>
      <w:r w:rsidRPr="008B363D">
        <w:t>2.2</w:t>
      </w:r>
      <w:r w:rsidRPr="008B363D">
        <w:tab/>
        <w:t>Solute Holding Capacity Ratio (</w:t>
      </w:r>
      <w:r w:rsidRPr="008B363D">
        <w:sym w:font="Symbol" w:char="F051"/>
      </w:r>
      <w:r w:rsidRPr="008B363D">
        <w:t>)</w:t>
      </w:r>
      <w:bookmarkEnd w:id="187"/>
      <w:bookmarkEnd w:id="188"/>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(K</w:t>
      </w:r>
      <w:r w:rsidRPr="008B363D">
        <w:rPr>
          <w:vertAlign w:val="subscript"/>
        </w:rPr>
        <w:t>d_sed</w:t>
      </w:r>
      <w:r w:rsidRPr="008B363D">
        <w:t>, K</w:t>
      </w:r>
      <w:r w:rsidRPr="008B363D">
        <w:rPr>
          <w:vertAlign w:val="subscript"/>
        </w:rPr>
        <w:t>d_biota</w:t>
      </w:r>
      <w:r w:rsidRPr="008B363D">
        <w:t>, and K</w:t>
      </w:r>
      <w:r w:rsidRPr="008B363D">
        <w:rPr>
          <w:vertAlign w:val="subscript"/>
        </w:rPr>
        <w:t>d_DOC</w:t>
      </w:r>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(f</w:t>
      </w:r>
      <w:r w:rsidRPr="008B363D">
        <w:rPr>
          <w:vertAlign w:val="subscript"/>
        </w:rPr>
        <w:t>oc</w:t>
      </w:r>
      <w:r w:rsidRPr="008B363D">
        <w:t>) is assumed to be the same in the benthic and water column.  The sediment partitioning coefficients can thus be determined from the following equation:</w:t>
      </w:r>
    </w:p>
    <w:p w14:paraId="3B49F7F0" w14:textId="404AE76C" w:rsidR="008B363D" w:rsidRPr="008B363D" w:rsidRDefault="008B363D" w:rsidP="00D200F7">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D200F7">
        <w:tab/>
      </w:r>
      <w:r w:rsidRPr="008B363D">
        <w:t>(</w:t>
      </w:r>
      <w:r w:rsidR="00D200F7">
        <w:t>5-</w:t>
      </w:r>
      <w:r w:rsidRPr="008B363D">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r w:rsidRPr="008B363D">
        <w:t>f</w:t>
      </w:r>
      <w:r w:rsidRPr="008B363D">
        <w:rPr>
          <w:vertAlign w:val="subscript"/>
        </w:rPr>
        <w:t>oc</w:t>
      </w:r>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r w:rsidRPr="008B363D">
        <w:rPr>
          <w:i/>
        </w:rPr>
        <w:t>s.i</w:t>
      </w:r>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149CFF9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w:t>
      </w:r>
      <w:r w:rsidR="00D200F7">
        <w:t>5-</w:t>
      </w:r>
      <w:r w:rsidR="008B363D" w:rsidRPr="008B363D">
        <w:t>12)</w:t>
      </w:r>
    </w:p>
    <w:p w14:paraId="64541C94" w14:textId="6606FAA8" w:rsidR="008B363D" w:rsidRPr="008B363D" w:rsidRDefault="000873B0" w:rsidP="007F2C3E">
      <w:pPr>
        <w:tabs>
          <w:tab w:val="center" w:pos="4320"/>
          <w:tab w:val="right" w:pos="9360"/>
        </w:tabs>
      </w:pPr>
      <w:r>
        <w:lastRenderedPageBreak/>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w:t>
      </w:r>
      <w:r w:rsidR="00D200F7">
        <w:t>5-</w:t>
      </w:r>
      <w:r w:rsidR="008B363D" w:rsidRPr="008B363D">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34CAE9F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w:t>
      </w:r>
      <w:r w:rsidR="00D200F7">
        <w:t>5-</w:t>
      </w:r>
      <w:r w:rsidRPr="008B363D">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189" w:name="_Toc451238553"/>
      <w:bookmarkStart w:id="190" w:name="_Toc157062495"/>
      <w:r w:rsidRPr="008B363D">
        <w:t>Effective Water Column Dissipation (</w:t>
      </w:r>
      <w:r w:rsidRPr="008B363D">
        <w:sym w:font="Symbol" w:char="F047"/>
      </w:r>
      <w:r w:rsidRPr="008B363D">
        <w:rPr>
          <w:vertAlign w:val="subscript"/>
        </w:rPr>
        <w:t>1</w:t>
      </w:r>
      <w:r w:rsidRPr="008B363D">
        <w:t>)</w:t>
      </w:r>
      <w:bookmarkEnd w:id="189"/>
      <w:bookmarkEnd w:id="190"/>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191" w:name="_Toc451238554"/>
      <w:bookmarkStart w:id="192" w:name="_Toc157062496"/>
      <w:r w:rsidRPr="000873B0">
        <w:rPr>
          <w:rStyle w:val="Heading3Char"/>
        </w:rPr>
        <w:t xml:space="preserve">Hydrologic Washout </w:t>
      </w:r>
      <w:bookmarkEnd w:id="191"/>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192"/>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The washout term acts on all forms of pesticide (aqueous dissolved and sorbed to suspended matter), as is apparent from equation (1) and the definitions for X</w:t>
      </w:r>
      <w:r w:rsidRPr="008B363D">
        <w:rPr>
          <w:vertAlign w:val="subscript"/>
        </w:rPr>
        <w:t>sed</w:t>
      </w:r>
      <w:r w:rsidRPr="008B363D">
        <w:t>, X</w:t>
      </w:r>
      <w:r w:rsidRPr="008B363D">
        <w:rPr>
          <w:vertAlign w:val="subscript"/>
        </w:rPr>
        <w:t>bio</w:t>
      </w:r>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Flow is obtained from an input file or entered as a constant baseflow.  The input file provides a daily flow and is typically generated by the PRZM model as a zts file (see section 6.22)   Baseflow is additive to any flow from the zts file.</w:t>
      </w:r>
    </w:p>
    <w:p w14:paraId="2F834A03" w14:textId="77777777" w:rsidR="000873B0" w:rsidRPr="008B363D" w:rsidRDefault="000873B0" w:rsidP="00D35FC7"/>
    <w:p w14:paraId="3C85BE26" w14:textId="0FE4F293" w:rsidR="008B363D" w:rsidRPr="008B363D" w:rsidRDefault="008B363D" w:rsidP="00EB6DCA">
      <w:pPr>
        <w:pStyle w:val="Heading3"/>
      </w:pPr>
      <w:bookmarkStart w:id="193" w:name="_Toc451238555"/>
      <w:bookmarkStart w:id="194" w:name="_Toc157062497"/>
      <w:r w:rsidRPr="008B363D">
        <w:t>Metabolism (</w:t>
      </w:r>
      <w:r w:rsidRPr="008B363D">
        <w:sym w:font="Symbol" w:char="F06D"/>
      </w:r>
      <w:r w:rsidRPr="008B363D">
        <w:rPr>
          <w:vertAlign w:val="subscript"/>
        </w:rPr>
        <w:t>bio_1</w:t>
      </w:r>
      <w:r w:rsidRPr="008B363D">
        <w:t>)</w:t>
      </w:r>
      <w:bookmarkEnd w:id="193"/>
      <w:bookmarkEnd w:id="194"/>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7BECB2EA" w:rsidR="008B363D" w:rsidRPr="008B363D" w:rsidRDefault="00D200F7" w:rsidP="00D200F7">
      <w:pPr>
        <w:tabs>
          <w:tab w:val="center" w:pos="4320"/>
          <w:tab w:val="right" w:pos="9360"/>
        </w:tabs>
      </w:pPr>
      <w:r>
        <w:tab/>
      </w:r>
      <w:r w:rsidR="008B363D" w:rsidRPr="008B363D">
        <w:object w:dxaOrig="1980" w:dyaOrig="680" w14:anchorId="6AC20AD3">
          <v:shape id="_x0000_i1032" type="#_x0000_t75" style="width:102pt;height:36.6pt" o:ole="">
            <v:imagedata r:id="rId35" o:title=""/>
          </v:shape>
          <o:OLEObject Type="Embed" ProgID="Equation.3" ShapeID="_x0000_i1032" DrawAspect="Content" ObjectID="_1798355347" r:id="rId36"/>
        </w:object>
      </w:r>
      <w:r w:rsidR="008B363D" w:rsidRPr="008B363D">
        <w:tab/>
        <w:t>(</w:t>
      </w:r>
      <w:r>
        <w:t>5-</w:t>
      </w:r>
      <w:r w:rsidR="008B363D" w:rsidRPr="008B363D">
        <w:t>15)</w:t>
      </w:r>
    </w:p>
    <w:p w14:paraId="47D3755F" w14:textId="77777777" w:rsidR="008B363D" w:rsidRPr="008B363D" w:rsidRDefault="008B363D" w:rsidP="00D35FC7"/>
    <w:p w14:paraId="164A99E7" w14:textId="77777777" w:rsidR="008B363D" w:rsidRPr="008B363D" w:rsidRDefault="008B363D" w:rsidP="00D35FC7">
      <w:r w:rsidRPr="008B363D">
        <w:lastRenderedPageBreak/>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200F7">
      <w:pPr>
        <w:ind w:firstLine="720"/>
      </w:pPr>
      <w:r w:rsidRPr="008B363D">
        <w:t>T = temperature of modeled water body, [</w:t>
      </w:r>
      <w:r w:rsidRPr="008B363D">
        <w:sym w:font="Symbol" w:char="F0B0"/>
      </w:r>
      <w:r w:rsidRPr="008B363D">
        <w:t>C]</w:t>
      </w:r>
    </w:p>
    <w:p w14:paraId="3BA2E4D2" w14:textId="77777777" w:rsidR="008B363D" w:rsidRPr="008B363D" w:rsidRDefault="008B363D" w:rsidP="00D200F7">
      <w:pPr>
        <w:ind w:firstLine="720"/>
      </w:pPr>
      <w:r w:rsidRPr="008B363D">
        <w:t>T</w:t>
      </w:r>
      <w:r w:rsidRPr="008B363D">
        <w:rPr>
          <w:vertAlign w:val="subscript"/>
        </w:rPr>
        <w:t>ref</w:t>
      </w:r>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195" w:name="_Toc451238556"/>
      <w:bookmarkStart w:id="196" w:name="_Toc157062498"/>
      <w:r w:rsidRPr="008B363D">
        <w:t>Hydrolysis (</w:t>
      </w:r>
      <w:r w:rsidRPr="008B363D">
        <w:sym w:font="Symbol" w:char="F06D"/>
      </w:r>
      <w:r w:rsidRPr="008B363D">
        <w:rPr>
          <w:vertAlign w:val="subscript"/>
        </w:rPr>
        <w:t>hydr_1</w:t>
      </w:r>
      <w:r w:rsidRPr="008B363D">
        <w:t>)</w:t>
      </w:r>
      <w:bookmarkEnd w:id="195"/>
      <w:bookmarkEnd w:id="196"/>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06A7F3D3"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w:t>
      </w:r>
      <w:r w:rsidR="00D200F7">
        <w:t>5-</w:t>
      </w:r>
      <w:r w:rsidRPr="008B363D">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197" w:name="_Toc451238557"/>
      <w:bookmarkStart w:id="198" w:name="_Toc157062499"/>
      <w:r w:rsidRPr="008B363D">
        <w:t>Photolysis (</w:t>
      </w:r>
      <w:r w:rsidRPr="008B363D">
        <w:sym w:font="Symbol" w:char="F06D"/>
      </w:r>
      <w:r w:rsidRPr="008B363D">
        <w:rPr>
          <w:vertAlign w:val="subscript"/>
        </w:rPr>
        <w:t>photo</w:t>
      </w:r>
      <w:r w:rsidRPr="008B363D">
        <w:t>)</w:t>
      </w:r>
      <w:bookmarkEnd w:id="197"/>
      <w:bookmarkEnd w:id="198"/>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0D2AE0B9"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r>
      <w:bookmarkStart w:id="199" w:name="_Hlk165530483"/>
      <w:r w:rsidR="00D200F7">
        <w:t>(5-</w:t>
      </w:r>
      <w:r w:rsidR="00D200F7" w:rsidRPr="008B363D">
        <w:t xml:space="preserve"> </w:t>
      </w:r>
      <w:bookmarkEnd w:id="199"/>
      <w:r w:rsidRPr="008B363D">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r w:rsidRPr="008B363D">
        <w:t>f</w:t>
      </w:r>
      <w:r w:rsidRPr="008B363D">
        <w:rPr>
          <w:vertAlign w:val="subscript"/>
        </w:rPr>
        <w:t>cloud</w:t>
      </w:r>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lastRenderedPageBreak/>
        <w:t>Although cloudiness does not affect the current standard water bodies (f</w:t>
      </w:r>
      <w:r w:rsidRPr="008B363D">
        <w:rPr>
          <w:vertAlign w:val="subscript"/>
        </w:rPr>
        <w:t>cloud</w:t>
      </w:r>
      <w:r w:rsidRPr="008B363D">
        <w:t xml:space="preserve"> is set to a standard value of</w:t>
      </w:r>
      <w:r w:rsidR="003B0A76">
        <w:t xml:space="preserve"> </w:t>
      </w:r>
      <w:r w:rsidRPr="008B363D">
        <w:t>1), f</w:t>
      </w:r>
      <w:r w:rsidRPr="008B363D">
        <w:rPr>
          <w:vertAlign w:val="subscript"/>
        </w:rPr>
        <w:t>cloud</w:t>
      </w:r>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67B0D37C" w:rsidR="008B363D" w:rsidRPr="008B363D" w:rsidRDefault="008B363D" w:rsidP="00D200F7">
      <w:pPr>
        <w:tabs>
          <w:tab w:val="center" w:pos="4320"/>
          <w:tab w:val="right" w:pos="9360"/>
        </w:tabs>
      </w:pPr>
      <w:r w:rsidRPr="008B363D">
        <w:tab/>
      </w:r>
      <w:r w:rsidRPr="008B363D">
        <w:object w:dxaOrig="3940" w:dyaOrig="680" w14:anchorId="675A325C">
          <v:shape id="_x0000_i1033" type="#_x0000_t75" style="width:180pt;height:30pt" o:ole="">
            <v:imagedata r:id="rId37" o:title=""/>
          </v:shape>
          <o:OLEObject Type="Embed" ProgID="Equation.3" ShapeID="_x0000_i1033" DrawAspect="Content" ObjectID="_1798355348" r:id="rId38"/>
        </w:object>
      </w:r>
      <w:r w:rsidRPr="008B363D">
        <w:tab/>
      </w:r>
      <w:r w:rsidR="00D200F7">
        <w:t>(5-</w:t>
      </w:r>
      <w:r w:rsidRPr="008B363D">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t>L</w:t>
      </w:r>
      <w:r w:rsidRPr="008B363D">
        <w:rPr>
          <w:vertAlign w:val="subscript"/>
        </w:rPr>
        <w:t>ref</w:t>
      </w:r>
      <w:r w:rsidRPr="008B363D">
        <w:t xml:space="preserve"> = reference latitude at which the measured photolysis rate was determined, [degrees]</w:t>
      </w:r>
    </w:p>
    <w:p w14:paraId="78450D88" w14:textId="77777777" w:rsidR="008B363D" w:rsidRPr="008B363D" w:rsidRDefault="008B363D" w:rsidP="00D35FC7">
      <w:r w:rsidRPr="008B363D">
        <w:tab/>
        <w:t>L</w:t>
      </w:r>
      <w:r w:rsidRPr="008B363D">
        <w:rPr>
          <w:vertAlign w:val="subscript"/>
        </w:rPr>
        <w:t>sim</w:t>
      </w:r>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07A65C4C" w:rsidR="008B363D" w:rsidRPr="008B363D" w:rsidRDefault="008B363D" w:rsidP="00D200F7">
      <w:pPr>
        <w:tabs>
          <w:tab w:val="center" w:pos="4320"/>
          <w:tab w:val="right" w:pos="9270"/>
        </w:tabs>
      </w:pPr>
      <w:r w:rsidRPr="008B363D">
        <w:tab/>
      </w:r>
      <w:r w:rsidRPr="008B363D">
        <w:object w:dxaOrig="2860" w:dyaOrig="760" w14:anchorId="0A4AD2F6">
          <v:shape id="_x0000_i1034" type="#_x0000_t75" style="width:132pt;height:35.4pt" o:ole="">
            <v:imagedata r:id="rId39" o:title=""/>
          </v:shape>
          <o:OLEObject Type="Embed" ProgID="Equation.3" ShapeID="_x0000_i1034" DrawAspect="Content" ObjectID="_1798355349" r:id="rId40"/>
        </w:object>
      </w:r>
      <w:r w:rsidRPr="008B363D">
        <w:tab/>
      </w:r>
      <w:r w:rsidR="00D200F7">
        <w:t>(5-</w:t>
      </w:r>
      <w:r w:rsidR="00D200F7" w:rsidRPr="008B363D">
        <w:t xml:space="preserve"> </w:t>
      </w:r>
      <w:r w:rsidRPr="008B363D">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t>D</w:t>
      </w:r>
      <w:r w:rsidRPr="008B363D">
        <w:rPr>
          <w:vertAlign w:val="subscript"/>
        </w:rPr>
        <w:t>fac</w:t>
      </w:r>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93A2436" w:rsidR="008B363D" w:rsidRPr="008B363D" w:rsidRDefault="008B363D" w:rsidP="00D200F7">
      <w:pPr>
        <w:tabs>
          <w:tab w:val="center" w:pos="4320"/>
          <w:tab w:val="right" w:pos="9270"/>
        </w:tabs>
      </w:pPr>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r>
      <w:r w:rsidR="00D200F7">
        <w:t>(5-</w:t>
      </w:r>
      <w:r w:rsidR="00D200F7" w:rsidRPr="008B363D">
        <w:t xml:space="preserve"> </w:t>
      </w:r>
      <w:r w:rsidRPr="008B363D">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C</w:t>
      </w:r>
      <w:r w:rsidRPr="008B363D">
        <w:rPr>
          <w:vertAlign w:val="subscript"/>
        </w:rPr>
        <w:t>Sed</w:t>
      </w:r>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200" w:name="_Toc451238558"/>
      <w:bookmarkStart w:id="201" w:name="_Toc157062500"/>
      <w:r w:rsidRPr="008B363D">
        <w:t>Volatilization (</w:t>
      </w:r>
      <w:r w:rsidRPr="008B363D">
        <w:sym w:font="Symbol" w:char="F06D"/>
      </w:r>
      <w:r w:rsidRPr="008B363D">
        <w:rPr>
          <w:vertAlign w:val="subscript"/>
        </w:rPr>
        <w:t>volatilization</w:t>
      </w:r>
      <w:r w:rsidRPr="008B363D">
        <w:t>)</w:t>
      </w:r>
      <w:bookmarkEnd w:id="200"/>
      <w:bookmarkEnd w:id="201"/>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584DC2B6" w:rsidR="008B363D" w:rsidRPr="008B363D" w:rsidRDefault="008B363D" w:rsidP="008B4DD1">
      <w:pPr>
        <w:tabs>
          <w:tab w:val="center" w:pos="4320"/>
          <w:tab w:val="right" w:pos="9360"/>
        </w:tabs>
      </w:pPr>
      <w:r w:rsidRPr="008B363D">
        <w:lastRenderedPageBreak/>
        <w:tab/>
      </w:r>
      <w:r w:rsidRPr="008B363D">
        <w:object w:dxaOrig="1219" w:dyaOrig="680" w14:anchorId="738BCB2E">
          <v:shape id="_x0000_i1035" type="#_x0000_t75" style="width:60pt;height:36.6pt" o:ole="">
            <v:imagedata r:id="rId41" o:title=""/>
          </v:shape>
          <o:OLEObject Type="Embed" ProgID="Equation.3" ShapeID="_x0000_i1035" DrawAspect="Content" ObjectID="_1798355350" r:id="rId42"/>
        </w:object>
      </w:r>
      <w:r w:rsidRPr="008B363D">
        <w:tab/>
      </w:r>
      <w:r w:rsidR="008B4DD1">
        <w:t>(5-</w:t>
      </w:r>
      <w:r w:rsidR="008B4DD1" w:rsidRPr="008B363D">
        <w:t xml:space="preserve"> </w:t>
      </w:r>
      <w:r w:rsidRPr="008B363D">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r w:rsidRPr="008B363D">
        <w:t>k</w:t>
      </w:r>
      <w:r w:rsidRPr="008B363D">
        <w:rPr>
          <w:vertAlign w:val="subscript"/>
        </w:rPr>
        <w:t>vol</w:t>
      </w:r>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2147FAB" w:rsidR="008B363D" w:rsidRPr="008B363D" w:rsidRDefault="008B363D" w:rsidP="008B4DD1">
      <w:pPr>
        <w:tabs>
          <w:tab w:val="center" w:pos="4320"/>
          <w:tab w:val="right" w:pos="9270"/>
        </w:tabs>
      </w:pPr>
      <w:r w:rsidRPr="008B363D">
        <w:tab/>
      </w:r>
      <w:r w:rsidRPr="008B363D">
        <w:object w:dxaOrig="1880" w:dyaOrig="680" w14:anchorId="54FE9D2B">
          <v:shape id="_x0000_i1036" type="#_x0000_t75" style="width:96pt;height:36.6pt" o:ole="">
            <v:imagedata r:id="rId43" o:title=""/>
          </v:shape>
          <o:OLEObject Type="Embed" ProgID="Equation.3" ShapeID="_x0000_i1036" DrawAspect="Content" ObjectID="_1798355351" r:id="rId44"/>
        </w:object>
      </w:r>
      <w:r w:rsidRPr="008B363D">
        <w:tab/>
      </w:r>
      <w:r w:rsidR="008B4DD1">
        <w:t>(5-</w:t>
      </w:r>
      <w:r w:rsidR="008B4DD1" w:rsidRPr="008B363D">
        <w:t xml:space="preserve"> </w:t>
      </w:r>
      <w:r w:rsidRPr="008B363D">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29996EDE" w:rsidR="008B363D" w:rsidRPr="008B363D" w:rsidRDefault="008B363D" w:rsidP="008B4DD1">
      <w:pPr>
        <w:tabs>
          <w:tab w:val="center" w:pos="4320"/>
          <w:tab w:val="right" w:pos="9360"/>
        </w:tabs>
      </w:pPr>
      <w:r w:rsidRPr="008B363D">
        <w:tab/>
      </w:r>
      <w:r w:rsidRPr="008B363D">
        <w:object w:dxaOrig="1540" w:dyaOrig="700" w14:anchorId="46E06565">
          <v:shape id="_x0000_i1037" type="#_x0000_t75" style="width:78pt;height:36pt" o:ole="">
            <v:imagedata r:id="rId45" o:title=""/>
          </v:shape>
          <o:OLEObject Type="Embed" ProgID="Equation.3" ShapeID="_x0000_i1037" DrawAspect="Content" ObjectID="_1798355352" r:id="rId46"/>
        </w:object>
      </w:r>
      <w:r w:rsidRPr="008B363D">
        <w:t xml:space="preserve"> </w:t>
      </w:r>
      <w:r w:rsidRPr="008B363D">
        <w:tab/>
      </w:r>
      <w:r w:rsidR="008B4DD1">
        <w:t>(5-</w:t>
      </w:r>
      <w:r w:rsidR="008B4DD1" w:rsidRPr="008B363D">
        <w:t xml:space="preserve"> </w:t>
      </w:r>
      <w:r w:rsidRPr="008B363D">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C for the Banks (1975) relationship, it is not clear from Banks (1975) what the actual reference temperature should be.  Schwarzenbach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(v</w:t>
      </w:r>
      <w:r w:rsidRPr="008B363D">
        <w:rPr>
          <w:vertAlign w:val="subscript"/>
        </w:rPr>
        <w:t>wind</w:t>
      </w:r>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3F7FFFE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m:t>
        </m:r>
        <m:d>
          <m:dPr>
            <m:ctrlPr>
              <w:rPr>
                <w:rFonts w:ascii="Cambria Math" w:hAnsi="Cambria Math"/>
                <w:i/>
              </w:rPr>
            </m:ctrlPr>
          </m:dPr>
          <m:e>
            <m:r>
              <w:rPr>
                <w:rFonts w:ascii="Cambria Math"/>
              </w:rPr>
              <m:t>4.19</m:t>
            </m:r>
            <m:r>
              <m:rPr>
                <m:nor/>
              </m:rPr>
              <w:rPr>
                <w:rFonts w:ascii="Cambria Math"/>
              </w:rPr>
              <m:t xml:space="preserve">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6</m:t>
                </m:r>
                <m:ctrlPr>
                  <w:rPr>
                    <w:rFonts w:ascii="Cambria Math" w:hAnsi="Cambria Math"/>
                    <w:i/>
                  </w:rPr>
                </m:ctrlPr>
              </m:sup>
            </m:sSup>
            <m:rad>
              <m:radPr>
                <m:degHide m:val="1"/>
                <m:ctrlPr>
                  <w:rPr>
                    <w:rFonts w:ascii="Cambria Math" w:hAnsi="Cambria Math"/>
                    <w:i/>
                  </w:rPr>
                </m:ctrlPr>
              </m:radPr>
              <m:deg/>
              <m:e>
                <m:sSub>
                  <m:sSubPr>
                    <m:ctrlPr>
                      <w:rPr>
                        <w:rFonts w:ascii="Cambria Math" w:hAnsi="Cambria Math"/>
                        <w:i/>
                      </w:rPr>
                    </m:ctrlPr>
                  </m:sSubPr>
                  <m:e>
                    <m:r>
                      <w:rPr>
                        <w:rFonts w:ascii="Cambria Math"/>
                      </w:rPr>
                      <m:t>u</m:t>
                    </m:r>
                  </m:e>
                  <m:sub>
                    <m:r>
                      <w:rPr>
                        <w:rFonts w:ascii="Cambria Math"/>
                      </w:rPr>
                      <m:t>10</m:t>
                    </m:r>
                  </m:sub>
                </m:sSub>
              </m:e>
            </m:rad>
          </m:e>
        </m:d>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 xml:space="preserve"> </w:t>
      </w:r>
      <w:r w:rsidR="003B0A76" w:rsidRPr="008B363D">
        <w:t xml:space="preserve"> </w:t>
      </w:r>
      <w:r w:rsidR="003B0A76">
        <w:tab/>
      </w:r>
      <w:r w:rsidR="008B4DD1">
        <w:t>(5-</w:t>
      </w:r>
      <w:r w:rsidR="008B4DD1" w:rsidRPr="008B363D">
        <w:t xml:space="preserve"> </w:t>
      </w:r>
      <w:r w:rsidRPr="008B363D">
        <w:t>24)</w:t>
      </w:r>
    </w:p>
    <w:p w14:paraId="5A888F90" w14:textId="77777777" w:rsidR="008B363D" w:rsidRPr="008B363D" w:rsidRDefault="008B363D" w:rsidP="008B4DD1">
      <w:pPr>
        <w:tabs>
          <w:tab w:val="right" w:pos="9270"/>
        </w:tabs>
      </w:pPr>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4DD1">
      <w:pPr>
        <w:tabs>
          <w:tab w:val="right" w:pos="9270"/>
        </w:tabs>
      </w:pPr>
    </w:p>
    <w:p w14:paraId="2A8BA8A7" w14:textId="357C886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=3</m:t>
        </m:r>
        <m:r>
          <m:rPr>
            <m:nor/>
          </m:rPr>
          <w:rPr>
            <w:rFonts w:ascii="Cambria Math"/>
          </w:rPr>
          <m:t xml:space="preserve">.2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7</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u</m:t>
                    </m:r>
                  </m:e>
                  <m:sub>
                    <m:r>
                      <w:rPr>
                        <w:rFonts w:ascii="Cambria Math"/>
                      </w:rPr>
                      <m:t>10</m:t>
                    </m:r>
                  </m:sub>
                </m:sSub>
              </m:e>
            </m:d>
          </m:e>
          <m:sup>
            <m:r>
              <w:rPr>
                <w:rFonts w:ascii="Cambria Math"/>
              </w:rPr>
              <m:t>2</m:t>
            </m:r>
          </m:sup>
        </m:sSup>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ab/>
      </w:r>
      <w:r w:rsidR="008B4DD1">
        <w:t>(5-</w:t>
      </w:r>
      <w:r w:rsidR="008B4DD1" w:rsidRPr="008B363D">
        <w:t xml:space="preserve"> </w:t>
      </w:r>
      <w:r w:rsidRPr="008B363D">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1B997A33" w:rsidR="008B363D" w:rsidRPr="008B363D" w:rsidRDefault="008B363D" w:rsidP="00214B27">
      <w:pPr>
        <w:tabs>
          <w:tab w:val="center" w:pos="4320"/>
          <w:tab w:val="right" w:pos="9360"/>
        </w:tabs>
      </w:pPr>
      <w:r w:rsidRPr="008B363D">
        <w:lastRenderedPageBreak/>
        <w:tab/>
      </w:r>
      <m:oMath>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1</m:t>
                </m:r>
              </m:sub>
            </m:sSub>
          </m:num>
          <m:den>
            <m:sSub>
              <m:sSubPr>
                <m:ctrlPr>
                  <w:rPr>
                    <w:rFonts w:ascii="Cambria Math" w:hAnsi="Cambria Math"/>
                    <w:i/>
                  </w:rPr>
                </m:ctrlPr>
              </m:sSubPr>
              <m:e>
                <m:r>
                  <w:rPr>
                    <w:rFonts w:ascii="Cambria Math"/>
                  </w:rPr>
                  <m:t>u</m:t>
                </m:r>
              </m:e>
              <m:sub>
                <m:r>
                  <w:rPr>
                    <w:rFonts w:ascii="Cambria Math"/>
                  </w:rPr>
                  <m:t>2</m:t>
                </m:r>
              </m:sub>
            </m:sSub>
          </m:den>
        </m:f>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2</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den>
        </m:f>
      </m:oMath>
      <w:r w:rsidRPr="008B363D">
        <w:tab/>
      </w:r>
      <w:r w:rsidR="008B4DD1">
        <w:t>(5-</w:t>
      </w:r>
      <w:r w:rsidR="008B4DD1" w:rsidRPr="008B363D">
        <w:t xml:space="preserve"> </w:t>
      </w:r>
      <w:r w:rsidRPr="008B363D">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3B390EAC" w:rsidR="008B363D" w:rsidRPr="008B363D" w:rsidRDefault="008B363D" w:rsidP="00214B27">
      <w:pPr>
        <w:tabs>
          <w:tab w:val="center" w:pos="4320"/>
          <w:tab w:val="right" w:pos="9360"/>
        </w:tabs>
      </w:pPr>
      <w:r w:rsidRPr="008B363D">
        <w:tab/>
      </w:r>
      <m:oMath>
        <m:sSub>
          <m:sSubPr>
            <m:ctrlPr>
              <w:rPr>
                <w:rFonts w:ascii="Cambria Math" w:hAnsi="Cambria Math"/>
                <w:i/>
              </w:rPr>
            </m:ctrlPr>
          </m:sSubPr>
          <m:e>
            <m:r>
              <w:rPr>
                <w:rFonts w:ascii="Cambria Math"/>
              </w:rPr>
              <m:t>u</m:t>
            </m:r>
          </m:e>
          <m:sub>
            <m:r>
              <m:rPr>
                <m:nor/>
              </m:rPr>
              <w:rPr>
                <w:rFonts w:ascii="Cambria Math"/>
              </w:rPr>
              <m:t>0.1</m:t>
            </m:r>
            <m:ctrlPr>
              <w:rPr>
                <w:rFonts w:ascii="Cambria Math" w:hAnsi="Cambria Math"/>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0.1/0.001</m:t>
                    </m:r>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10/0.001</m:t>
                    </m:r>
                  </m:e>
                </m:d>
              </m:e>
            </m:func>
          </m:den>
        </m:f>
        <m:sSub>
          <m:sSubPr>
            <m:ctrlPr>
              <w:rPr>
                <w:rFonts w:ascii="Cambria Math" w:hAnsi="Cambria Math"/>
                <w:i/>
              </w:rPr>
            </m:ctrlPr>
          </m:sSubPr>
          <m:e>
            <m:r>
              <w:rPr>
                <w:rFonts w:ascii="Cambria Math"/>
              </w:rPr>
              <m:t>u</m:t>
            </m:r>
          </m:e>
          <m:sub>
            <m:r>
              <w:rPr>
                <w:rFonts w:ascii="Cambria Math"/>
              </w:rPr>
              <m:t>10</m:t>
            </m:r>
          </m:sub>
        </m:sSub>
        <m:r>
          <w:rPr>
            <w:rFonts w:ascii="Cambria Math"/>
          </w:rPr>
          <m:t>=0.5</m:t>
        </m:r>
        <m:sSub>
          <m:sSubPr>
            <m:ctrlPr>
              <w:rPr>
                <w:rFonts w:ascii="Cambria Math" w:hAnsi="Cambria Math"/>
                <w:i/>
              </w:rPr>
            </m:ctrlPr>
          </m:sSubPr>
          <m:e>
            <m:r>
              <w:rPr>
                <w:rFonts w:ascii="Cambria Math"/>
              </w:rPr>
              <m:t>u</m:t>
            </m:r>
          </m:e>
          <m:sub>
            <m:r>
              <w:rPr>
                <w:rFonts w:ascii="Cambria Math"/>
              </w:rPr>
              <m:t>10</m:t>
            </m:r>
          </m:sub>
        </m:sSub>
      </m:oMath>
      <w:r w:rsidRPr="008B363D">
        <w:tab/>
      </w:r>
      <w:r w:rsidR="008B4DD1">
        <w:t>(5-</w:t>
      </w:r>
      <w:r w:rsidR="008B4DD1" w:rsidRPr="008B363D">
        <w:t xml:space="preserve"> </w:t>
      </w:r>
      <w:r w:rsidRPr="008B363D">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The gas-phase resistance is referred to as water vapor resistance, and an empirical relationship based on a linear regression of laboratory-derived data from Liss (1973) relates the water vapor exchange velocity to wind speed:</w:t>
      </w:r>
    </w:p>
    <w:p w14:paraId="7532CD7F" w14:textId="6A725EC8" w:rsidR="008B363D" w:rsidRPr="008B363D" w:rsidRDefault="008B363D" w:rsidP="008B4DD1">
      <w:pPr>
        <w:tabs>
          <w:tab w:val="center" w:pos="4320"/>
          <w:tab w:val="right" w:pos="9360"/>
        </w:tabs>
      </w:pPr>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r w:rsidR="008B4DD1">
        <w:rPr>
          <w:rFonts w:eastAsiaTheme="minorEastAsia"/>
        </w:rPr>
        <w:tab/>
        <w:t>(5-28)</w:t>
      </w:r>
    </w:p>
    <w:p w14:paraId="390265FE" w14:textId="77777777" w:rsidR="008B363D" w:rsidRPr="008B363D" w:rsidRDefault="008B363D" w:rsidP="00D35FC7"/>
    <w:p w14:paraId="2C0F87A2" w14:textId="77777777" w:rsidR="008B363D" w:rsidRPr="008B363D" w:rsidRDefault="008B363D" w:rsidP="00D35FC7">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47657A97" w:rsidR="008B363D" w:rsidRPr="008B363D" w:rsidRDefault="008B363D" w:rsidP="008B4DD1">
      <w:pPr>
        <w:tabs>
          <w:tab w:val="center" w:pos="4320"/>
          <w:tab w:val="right" w:pos="9360"/>
        </w:tabs>
      </w:pPr>
      <w:r w:rsidRPr="008B363D">
        <w:tab/>
      </w:r>
      <w:r w:rsidRPr="008B363D">
        <w:object w:dxaOrig="2079" w:dyaOrig="880" w14:anchorId="6DFACAAC">
          <v:shape id="_x0000_i1038" type="#_x0000_t75" style="width:102pt;height:42pt" o:ole="">
            <v:imagedata r:id="rId47" o:title=""/>
          </v:shape>
          <o:OLEObject Type="Embed" ProgID="Equation.3" ShapeID="_x0000_i1038" DrawAspect="Content" ObjectID="_1798355353" r:id="rId48"/>
        </w:object>
      </w:r>
      <w:r w:rsidRPr="008B363D">
        <w:tab/>
      </w:r>
      <w:r w:rsidR="008B4DD1">
        <w:t>(5-</w:t>
      </w:r>
      <w:r w:rsidR="008B4DD1" w:rsidRPr="008B363D">
        <w:t xml:space="preserve"> </w:t>
      </w:r>
      <w:r w:rsidRPr="008B363D">
        <w:t>2</w:t>
      </w:r>
      <w:r w:rsidR="008B4DD1">
        <w:t>9</w:t>
      </w:r>
      <w:r w:rsidRPr="008B363D">
        <w:t>)</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Schwarzenbach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Schwarzenbach et al., 1993):</w:t>
      </w:r>
    </w:p>
    <w:p w14:paraId="48DDA922" w14:textId="77777777" w:rsidR="008B363D" w:rsidRPr="008B363D" w:rsidRDefault="008B363D" w:rsidP="00D35FC7"/>
    <w:p w14:paraId="7AAE5E61" w14:textId="0BB93A49" w:rsidR="008B363D" w:rsidRPr="008B363D" w:rsidRDefault="008B363D" w:rsidP="008B4DD1">
      <w:pPr>
        <w:tabs>
          <w:tab w:val="center" w:pos="4320"/>
          <w:tab w:val="right" w:pos="9360"/>
        </w:tabs>
      </w:pPr>
      <w:r w:rsidRPr="008B363D">
        <w:tab/>
      </w:r>
      <w:r w:rsidRPr="008B363D">
        <w:object w:dxaOrig="1840" w:dyaOrig="800" w14:anchorId="493E2DB5">
          <v:shape id="_x0000_i1039" type="#_x0000_t75" style="width:96pt;height:42pt" o:ole="">
            <v:imagedata r:id="rId49" o:title=""/>
          </v:shape>
          <o:OLEObject Type="Embed" ProgID="Equation.3" ShapeID="_x0000_i1039" DrawAspect="Content" ObjectID="_1798355354" r:id="rId50"/>
        </w:object>
      </w:r>
      <w:r w:rsidRPr="008B363D">
        <w:tab/>
      </w:r>
      <w:r w:rsidR="008B4DD1">
        <w:t>(5-</w:t>
      </w:r>
      <w:r w:rsidR="008B4DD1" w:rsidRPr="008B363D">
        <w:t xml:space="preserve"> </w:t>
      </w:r>
      <w:r w:rsidR="008B4DD1">
        <w:t>30</w:t>
      </w:r>
      <w:r w:rsidRPr="008B363D">
        <w:t>)</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2EBA6F21" w:rsidR="008B363D" w:rsidRPr="008B363D" w:rsidRDefault="008B363D" w:rsidP="008B4DD1">
      <w:pPr>
        <w:tabs>
          <w:tab w:val="center" w:pos="4320"/>
          <w:tab w:val="right" w:pos="9360"/>
        </w:tabs>
      </w:pPr>
      <w:r w:rsidRPr="008B363D">
        <w:tab/>
      </w:r>
      <w:r w:rsidRPr="008B363D">
        <w:object w:dxaOrig="2020" w:dyaOrig="740" w14:anchorId="716C5C7B">
          <v:shape id="_x0000_i1040" type="#_x0000_t75" style="width:102pt;height:36pt" o:ole="">
            <v:imagedata r:id="rId51" o:title=""/>
          </v:shape>
          <o:OLEObject Type="Embed" ProgID="Equation.3" ShapeID="_x0000_i1040" DrawAspect="Content" ObjectID="_1798355355" r:id="rId52"/>
        </w:object>
      </w:r>
      <w:r w:rsidRPr="008B363D">
        <w:tab/>
      </w:r>
      <w:r w:rsidR="008B4DD1">
        <w:t>(5-</w:t>
      </w:r>
      <w:r w:rsidR="008B4DD1" w:rsidRPr="008B363D">
        <w:t xml:space="preserve"> </w:t>
      </w:r>
      <w:r w:rsidRPr="008B363D">
        <w:t>3</w:t>
      </w:r>
      <w:r w:rsidR="008B4DD1">
        <w:t>1</w:t>
      </w:r>
      <w:r w:rsidRPr="008B363D">
        <w:t>)</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64069F2F" w:rsidR="008B363D" w:rsidRPr="008B363D" w:rsidRDefault="008B363D" w:rsidP="008B4DD1">
      <w:pPr>
        <w:tabs>
          <w:tab w:val="center" w:pos="4320"/>
          <w:tab w:val="right" w:pos="9360"/>
        </w:tabs>
      </w:pPr>
      <w:r w:rsidRPr="008B363D">
        <w:lastRenderedPageBreak/>
        <w:tab/>
      </w:r>
      <w:r w:rsidRPr="008B363D">
        <w:object w:dxaOrig="3300" w:dyaOrig="700" w14:anchorId="6524D1D1">
          <v:shape id="_x0000_i1041" type="#_x0000_t75" style="width:168pt;height:36pt" o:ole="">
            <v:imagedata r:id="rId53" o:title=""/>
          </v:shape>
          <o:OLEObject Type="Embed" ProgID="Equation.3" ShapeID="_x0000_i1041" DrawAspect="Content" ObjectID="_1798355356" r:id="rId54"/>
        </w:object>
      </w:r>
      <w:r w:rsidRPr="008B363D">
        <w:tab/>
        <w:t>(</w:t>
      </w:r>
      <w:r w:rsidR="008B4DD1">
        <w:t>5-</w:t>
      </w:r>
      <w:r w:rsidRPr="008B363D">
        <w:t>3</w:t>
      </w:r>
      <w:r w:rsidR="008B4DD1">
        <w:t>2</w:t>
      </w:r>
      <w:r w:rsidRPr="008B363D">
        <w:t>)</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3AFD7112" w:rsidR="008B363D" w:rsidRPr="008B363D" w:rsidRDefault="008B363D" w:rsidP="008B4DD1">
      <w:pPr>
        <w:tabs>
          <w:tab w:val="center" w:pos="4230"/>
          <w:tab w:val="right" w:pos="9360"/>
        </w:tabs>
      </w:pPr>
      <w:r w:rsidRPr="008B363D">
        <w:tab/>
      </w:r>
      <w:r w:rsidRPr="008B363D">
        <w:object w:dxaOrig="1500" w:dyaOrig="660" w14:anchorId="509237EF">
          <v:shape id="_x0000_i1042" type="#_x0000_t75" style="width:1in;height:36.6pt" o:ole="">
            <v:imagedata r:id="rId55" o:title=""/>
          </v:shape>
          <o:OLEObject Type="Embed" ProgID="Equation.3" ShapeID="_x0000_i1042" DrawAspect="Content" ObjectID="_1798355357" r:id="rId56"/>
        </w:object>
      </w:r>
      <w:r w:rsidRPr="008B363D">
        <w:tab/>
        <w:t>(</w:t>
      </w:r>
      <w:r w:rsidR="008B4DD1">
        <w:t>5-3</w:t>
      </w:r>
      <w:r w:rsidRPr="008B363D">
        <w:t>3)</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t>vp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202" w:name="_Toc451238559"/>
      <w:bookmarkStart w:id="203" w:name="_Toc157062501"/>
      <w:r w:rsidRPr="008B363D">
        <w:t>2.4</w:t>
      </w:r>
      <w:r w:rsidRPr="008B363D">
        <w:tab/>
        <w:t>Effective Benthic Region Dissipation (</w:t>
      </w:r>
      <w:r w:rsidRPr="008B363D">
        <w:sym w:font="Symbol" w:char="F047"/>
      </w:r>
      <w:r w:rsidRPr="008B363D">
        <w:rPr>
          <w:vertAlign w:val="subscript"/>
        </w:rPr>
        <w:t>2</w:t>
      </w:r>
      <w:r w:rsidRPr="008B363D">
        <w:t>)</w:t>
      </w:r>
      <w:bookmarkEnd w:id="202"/>
      <w:bookmarkEnd w:id="203"/>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Dissipation by sediment flow is caused by the sediemt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204" w:name="_Toc451238560"/>
      <w:bookmarkStart w:id="205" w:name="_Toc157062502"/>
      <w:r w:rsidRPr="008B363D">
        <w:t>Benthic Hydrolysis (</w:t>
      </w:r>
      <w:r w:rsidRPr="008B363D">
        <w:sym w:font="Symbol" w:char="F06D"/>
      </w:r>
      <w:r w:rsidRPr="008B363D">
        <w:t>hydr_2)</w:t>
      </w:r>
      <w:bookmarkEnd w:id="204"/>
      <w:bookmarkEnd w:id="205"/>
    </w:p>
    <w:p w14:paraId="2769F59A" w14:textId="77777777" w:rsidR="008B363D" w:rsidRPr="008B363D" w:rsidRDefault="008B363D" w:rsidP="00D35FC7">
      <w:r w:rsidRPr="008B363D">
        <w:tab/>
        <w:t>In the current standard water bodies, the pH of the entire system (benthic and water column) are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434A68C3" w14:textId="1F750D7D" w:rsidR="008B363D" w:rsidRPr="008B363D" w:rsidRDefault="008B363D" w:rsidP="008B4DD1">
      <w:pPr>
        <w:tabs>
          <w:tab w:val="center" w:pos="4320"/>
          <w:tab w:val="right" w:pos="9360"/>
        </w:tabs>
      </w:pPr>
      <w:r w:rsidRPr="008B363D">
        <w:tab/>
      </w:r>
      <w:r w:rsidRPr="008B363D">
        <w:object w:dxaOrig="1400" w:dyaOrig="380" w14:anchorId="1478B314">
          <v:shape id="_x0000_i1043" type="#_x0000_t75" style="width:1in;height:24pt" o:ole="">
            <v:imagedata r:id="rId57" o:title=""/>
          </v:shape>
          <o:OLEObject Type="Embed" ProgID="Equation.3" ShapeID="_x0000_i1043" DrawAspect="Content" ObjectID="_1798355358" r:id="rId58"/>
        </w:object>
      </w:r>
      <w:r w:rsidRPr="008B363D">
        <w:tab/>
        <w:t>(</w:t>
      </w:r>
      <w:r w:rsidR="008B4DD1">
        <w:t>5-</w:t>
      </w:r>
      <w:r w:rsidRPr="008B363D">
        <w:t>3</w:t>
      </w:r>
      <w:r w:rsidR="008B4DD1">
        <w:t>4</w:t>
      </w:r>
      <w:r w:rsidRPr="008B363D">
        <w:t>)</w:t>
      </w:r>
    </w:p>
    <w:p w14:paraId="18A1CF71" w14:textId="37BD78F4" w:rsidR="008B363D" w:rsidRPr="008B363D" w:rsidRDefault="002905A1" w:rsidP="00EB6DCA">
      <w:pPr>
        <w:pStyle w:val="Heading3"/>
      </w:pPr>
      <w:bookmarkStart w:id="206" w:name="_Toc451238561"/>
      <w:r>
        <w:t xml:space="preserve"> </w:t>
      </w:r>
      <w:bookmarkStart w:id="207" w:name="_Toc157062503"/>
      <w:r w:rsidR="008B363D" w:rsidRPr="008B363D">
        <w:t>Benthic Metabolism (</w:t>
      </w:r>
      <w:r w:rsidR="008B363D" w:rsidRPr="008B363D">
        <w:sym w:font="Symbol" w:char="F06D"/>
      </w:r>
      <w:r w:rsidR="008B363D" w:rsidRPr="008B363D">
        <w:rPr>
          <w:vertAlign w:val="subscript"/>
        </w:rPr>
        <w:t>bio_2</w:t>
      </w:r>
      <w:r w:rsidR="008B363D" w:rsidRPr="008B363D">
        <w:t>)</w:t>
      </w:r>
      <w:bookmarkEnd w:id="206"/>
      <w:bookmarkEnd w:id="207"/>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437B0C70" w:rsidR="008B363D" w:rsidRPr="008B363D" w:rsidRDefault="008B363D" w:rsidP="008B4DD1">
      <w:pPr>
        <w:tabs>
          <w:tab w:val="center" w:pos="4320"/>
          <w:tab w:val="right" w:pos="9360"/>
        </w:tabs>
      </w:pPr>
      <w:r w:rsidRPr="008B363D">
        <w:tab/>
      </w:r>
      <w:r w:rsidRPr="008B363D">
        <w:object w:dxaOrig="2240" w:dyaOrig="460" w14:anchorId="757AC547">
          <v:shape id="_x0000_i1044" type="#_x0000_t75" style="width:114pt;height:24pt" o:ole="">
            <v:imagedata r:id="rId59" o:title=""/>
          </v:shape>
          <o:OLEObject Type="Embed" ProgID="Equation.3" ShapeID="_x0000_i1044" DrawAspect="Content" ObjectID="_1798355359" r:id="rId60"/>
        </w:object>
      </w:r>
      <w:r w:rsidRPr="008B363D">
        <w:tab/>
        <w:t>(</w:t>
      </w:r>
      <w:r w:rsidR="008B4DD1">
        <w:t>5-</w:t>
      </w:r>
      <w:r w:rsidRPr="008B363D">
        <w:t>3</w:t>
      </w:r>
      <w:r w:rsidR="008B4DD1">
        <w:t>5</w:t>
      </w:r>
      <w:r w:rsidRPr="008B363D">
        <w:t>)</w:t>
      </w:r>
    </w:p>
    <w:p w14:paraId="75F5A766" w14:textId="77777777" w:rsidR="008B363D" w:rsidRPr="008B363D" w:rsidRDefault="008B363D" w:rsidP="00D35FC7"/>
    <w:p w14:paraId="6C23FC1F" w14:textId="77777777" w:rsidR="008B363D" w:rsidRPr="008B363D" w:rsidRDefault="008B363D" w:rsidP="00D35FC7">
      <w:r w:rsidRPr="008B363D">
        <w:lastRenderedPageBreak/>
        <w:t xml:space="preserve">where </w:t>
      </w:r>
      <w:r w:rsidRPr="008B363D">
        <w:tab/>
      </w:r>
      <w:r w:rsidRPr="008B363D">
        <w:sym w:font="Symbol" w:char="F06D"/>
      </w:r>
      <w:r w:rsidRPr="008B363D">
        <w:rPr>
          <w:vertAlign w:val="subscript"/>
        </w:rPr>
        <w:t xml:space="preserve">measured  </w:t>
      </w:r>
      <w:r w:rsidRPr="008B363D">
        <w:t>= laboratory measured anaerobic metabolism rate at T</w:t>
      </w:r>
      <w:r w:rsidRPr="008B363D">
        <w:rPr>
          <w:vertAlign w:val="subscript"/>
        </w:rPr>
        <w:t>ref</w:t>
      </w:r>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r w:rsidRPr="008B363D">
        <w:t>T</w:t>
      </w:r>
      <w:r w:rsidRPr="008B363D">
        <w:rPr>
          <w:vertAlign w:val="subscript"/>
        </w:rPr>
        <w:t>ref</w:t>
      </w:r>
      <w:r w:rsidRPr="008B363D">
        <w:t xml:space="preserve"> = temperature at which anaerobic laboratory study was conducted [</w:t>
      </w:r>
      <w:r w:rsidRPr="008B363D">
        <w:sym w:font="Symbol" w:char="F0B0"/>
      </w:r>
      <w:r w:rsidRPr="008B363D">
        <w:t>C].</w:t>
      </w:r>
    </w:p>
    <w:p w14:paraId="60740637" w14:textId="77777777" w:rsidR="008B363D" w:rsidRPr="008B363D" w:rsidRDefault="008B363D" w:rsidP="00D35FC7"/>
    <w:p w14:paraId="5E1F4F7C" w14:textId="5522A6BD" w:rsidR="008B363D" w:rsidRPr="008B363D" w:rsidRDefault="008B363D" w:rsidP="00EB6DCA">
      <w:pPr>
        <w:pStyle w:val="Heading3"/>
      </w:pPr>
      <w:bookmarkStart w:id="208" w:name="_Toc157062504"/>
      <w:r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208"/>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209" w:name="_Toc451238562"/>
    </w:p>
    <w:p w14:paraId="28E01303" w14:textId="2AFBA085" w:rsidR="008B363D" w:rsidRPr="008B363D" w:rsidRDefault="008B363D" w:rsidP="00D35FC7">
      <w:pPr>
        <w:pStyle w:val="Heading3"/>
      </w:pPr>
      <w:bookmarkStart w:id="210" w:name="_Toc157062505"/>
      <w:r w:rsidRPr="008B363D">
        <w:t>2.5</w:t>
      </w:r>
      <w:r w:rsidRPr="008B363D">
        <w:tab/>
        <w:t>Mass Transfer Coefficient (</w:t>
      </w:r>
      <w:r w:rsidRPr="008B363D">
        <w:sym w:font="Symbol" w:char="F057"/>
      </w:r>
      <w:r w:rsidRPr="008B363D">
        <w:t>)</w:t>
      </w:r>
      <w:bookmarkEnd w:id="209"/>
      <w:bookmarkEnd w:id="210"/>
    </w:p>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Fickian-type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2CE528A8" w:rsidR="008B363D" w:rsidRPr="008B363D" w:rsidRDefault="008B363D" w:rsidP="008B4DD1">
      <w:pPr>
        <w:tabs>
          <w:tab w:val="center" w:pos="4320"/>
          <w:tab w:val="right" w:pos="9360"/>
        </w:tabs>
      </w:pPr>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w:t>
      </w:r>
      <w:r w:rsidR="008B4DD1">
        <w:t>4-</w:t>
      </w:r>
      <w:r w:rsidRPr="008B363D">
        <w:t>3</w:t>
      </w:r>
      <w:r w:rsidR="008B4DD1">
        <w:t>6</w:t>
      </w:r>
      <w:r w:rsidRPr="008B363D">
        <w:t>)</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5" type="#_x0000_t75" style="width:12pt;height:12pt" o:ole="" o:bullet="t">
            <v:imagedata r:id="rId61" o:title=""/>
          </v:shape>
          <o:OLEObject Type="Embed" ProgID="Equation.3" ShapeID="_x0000_i1045" DrawAspect="Content" ObjectID="_1798355360" r:id="rId62"/>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347C40B2" w:rsidR="008B363D" w:rsidRPr="008B363D" w:rsidRDefault="008B4DD1" w:rsidP="008B4DD1">
      <w:pPr>
        <w:tabs>
          <w:tab w:val="center" w:pos="4320"/>
          <w:tab w:val="right" w:pos="9360"/>
        </w:tabs>
      </w:pPr>
      <w:r>
        <w:lastRenderedPageBreak/>
        <w:tab/>
      </w:r>
      <w:r w:rsidR="008B363D" w:rsidRPr="008B363D">
        <w:object w:dxaOrig="2439" w:dyaOrig="740" w14:anchorId="7E318B89">
          <v:shape id="_x0000_i1046" type="#_x0000_t75" style="width:120pt;height:36pt" o:ole="">
            <v:imagedata r:id="rId63" o:title=""/>
          </v:shape>
          <o:OLEObject Type="Embed" ProgID="Equation.3" ShapeID="_x0000_i1046" DrawAspect="Content" ObjectID="_1798355361" r:id="rId64"/>
        </w:object>
      </w:r>
      <w:r>
        <w:tab/>
      </w:r>
      <w:r w:rsidR="008B363D" w:rsidRPr="008B363D">
        <w:t>(</w:t>
      </w:r>
      <w:r>
        <w:t>5-</w:t>
      </w:r>
      <w:r w:rsidR="008B363D" w:rsidRPr="008B363D">
        <w:t>3</w:t>
      </w:r>
      <w:r>
        <w:t>7</w:t>
      </w:r>
      <w:r w:rsidR="008B363D" w:rsidRPr="008B363D">
        <w:t>)</w:t>
      </w:r>
    </w:p>
    <w:p w14:paraId="6C1A757E" w14:textId="77777777" w:rsidR="008B363D" w:rsidRPr="008B363D" w:rsidRDefault="008B363D" w:rsidP="008B4DD1"/>
    <w:p w14:paraId="4E1A4B99" w14:textId="1DCAB5CC" w:rsidR="008B363D" w:rsidRDefault="008B4DD1" w:rsidP="008B4DD1">
      <w:pPr>
        <w:tabs>
          <w:tab w:val="center" w:pos="4320"/>
          <w:tab w:val="right" w:pos="9360"/>
        </w:tabs>
      </w:pPr>
      <w:r>
        <w:tab/>
      </w:r>
      <w:r w:rsidR="008B363D" w:rsidRPr="008B363D">
        <w:object w:dxaOrig="2659" w:dyaOrig="740" w14:anchorId="4DC30AA5">
          <v:shape id="_x0000_i1047" type="#_x0000_t75" style="width:132pt;height:36pt" o:ole="">
            <v:imagedata r:id="rId65" o:title=""/>
          </v:shape>
          <o:OLEObject Type="Embed" ProgID="Equation.3" ShapeID="_x0000_i1047" DrawAspect="Content" ObjectID="_1798355362" r:id="rId66"/>
        </w:object>
      </w:r>
      <w:r w:rsidR="008B363D" w:rsidRPr="008B363D">
        <w:tab/>
        <w:t>(</w:t>
      </w:r>
      <w:r>
        <w:t>5-</w:t>
      </w:r>
      <w:r w:rsidR="008B363D" w:rsidRPr="008B363D">
        <w:t>3</w:t>
      </w:r>
      <w:r>
        <w:t>8</w:t>
      </w:r>
      <w:r w:rsidR="008B363D" w:rsidRPr="008B363D">
        <w:t>)</w:t>
      </w:r>
    </w:p>
    <w:p w14:paraId="7E80678A" w14:textId="77777777" w:rsidR="008B4DD1" w:rsidRPr="008B363D" w:rsidRDefault="008B4DD1" w:rsidP="008B4DD1">
      <w:pPr>
        <w:tabs>
          <w:tab w:val="center" w:pos="4320"/>
          <w:tab w:val="right" w:pos="9360"/>
        </w:tabs>
      </w:pP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are short-hand notation for the sum of all solid masses and the respective K</w:t>
      </w:r>
      <w:r w:rsidRPr="008B363D">
        <w:rPr>
          <w:vertAlign w:val="subscript"/>
        </w:rPr>
        <w:t>d</w:t>
      </w:r>
      <w:r w:rsidRPr="008B363D">
        <w:t>s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7A214249" w:rsidR="008B363D" w:rsidRPr="008B363D" w:rsidRDefault="008B363D" w:rsidP="00C34767">
      <w:pPr>
        <w:tabs>
          <w:tab w:val="center" w:pos="4320"/>
          <w:tab w:val="right" w:pos="9360"/>
        </w:tabs>
      </w:pPr>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w:t>
      </w:r>
      <w:r w:rsidR="008B4DD1">
        <w:t>5-</w:t>
      </w:r>
      <w:r w:rsidRPr="008B363D">
        <w:t>3</w:t>
      </w:r>
      <w:r w:rsidR="008B4DD1">
        <w:t>9</w:t>
      </w:r>
      <w:r w:rsidRPr="008B363D">
        <w:t>)</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2FE246CB" w:rsidR="008B363D" w:rsidRDefault="008B363D" w:rsidP="00C34767">
      <w:pPr>
        <w:tabs>
          <w:tab w:val="center" w:pos="4410"/>
          <w:tab w:val="right" w:pos="9360"/>
        </w:tabs>
      </w:pPr>
      <w:r w:rsidRPr="008B363D">
        <w:tab/>
      </w:r>
      <w:r w:rsidRPr="008B363D">
        <w:object w:dxaOrig="900" w:dyaOrig="680" w14:anchorId="0C5C2006">
          <v:shape id="_x0000_i1048" type="#_x0000_t75" style="width:42pt;height:36.6pt" o:ole="">
            <v:imagedata r:id="rId67" o:title=""/>
          </v:shape>
          <o:OLEObject Type="Embed" ProgID="Equation.3" ShapeID="_x0000_i1048" DrawAspect="Content" ObjectID="_1798355363" r:id="rId68"/>
        </w:object>
      </w:r>
      <w:r w:rsidRPr="008B363D">
        <w:t xml:space="preserve"> (when benthic region is at equilibrium with water column)</w:t>
      </w:r>
      <w:r w:rsidRPr="008B363D">
        <w:tab/>
        <w:t>(</w:t>
      </w:r>
      <w:r w:rsidR="008B4DD1">
        <w:t>5-40</w:t>
      </w:r>
      <w:r w:rsidRPr="008B363D">
        <w:t>)</w:t>
      </w:r>
    </w:p>
    <w:p w14:paraId="1177515D" w14:textId="77777777" w:rsidR="00D200F7" w:rsidRPr="008B363D" w:rsidRDefault="00D200F7" w:rsidP="00D200F7">
      <w:pPr>
        <w:tabs>
          <w:tab w:val="center" w:pos="4410"/>
        </w:tabs>
      </w:pP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64AF55F4" w:rsidR="008B363D" w:rsidRPr="008B363D" w:rsidRDefault="008B363D" w:rsidP="00C34767">
      <w:pPr>
        <w:tabs>
          <w:tab w:val="center" w:pos="4320"/>
          <w:tab w:val="right" w:pos="9360"/>
        </w:tabs>
      </w:pPr>
      <w:r w:rsidRPr="008B363D">
        <w:tab/>
      </w:r>
      <w:r w:rsidRPr="008B363D">
        <w:object w:dxaOrig="2480" w:dyaOrig="760" w14:anchorId="45454066">
          <v:shape id="_x0000_i1049" type="#_x0000_t75" style="width:120pt;height:35.4pt" o:ole="">
            <v:imagedata r:id="rId69" o:title=""/>
          </v:shape>
          <o:OLEObject Type="Embed" ProgID="Equation.3" ShapeID="_x0000_i1049" DrawAspect="Content" ObjectID="_1798355364" r:id="rId70"/>
        </w:object>
      </w:r>
      <w:r w:rsidRPr="008B363D">
        <w:tab/>
        <w:t>(</w:t>
      </w:r>
      <w:r w:rsidR="008B4DD1">
        <w:t>5-</w:t>
      </w:r>
      <w:r w:rsidRPr="008B363D">
        <w:t>4</w:t>
      </w:r>
      <w:r w:rsidR="008B4DD1">
        <w:t>1</w:t>
      </w:r>
      <w:r w:rsidRPr="008B363D">
        <w:t>)</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1DB6C0DC" w:rsidR="008B363D" w:rsidRPr="008B363D" w:rsidRDefault="008B363D" w:rsidP="00C34767">
      <w:pPr>
        <w:tabs>
          <w:tab w:val="center" w:pos="4320"/>
          <w:tab w:val="right" w:pos="9360"/>
        </w:tabs>
      </w:pPr>
      <w:r w:rsidRPr="008B363D">
        <w:tab/>
      </w:r>
      <w:r w:rsidRPr="008B363D">
        <w:object w:dxaOrig="3540" w:dyaOrig="740" w14:anchorId="0CC46811">
          <v:shape id="_x0000_i1050" type="#_x0000_t75" style="width:180.6pt;height:36pt" o:ole="">
            <v:imagedata r:id="rId71" o:title=""/>
          </v:shape>
          <o:OLEObject Type="Embed" ProgID="Equation.3" ShapeID="_x0000_i1050" DrawAspect="Content" ObjectID="_1798355365" r:id="rId72"/>
        </w:object>
      </w:r>
      <w:r w:rsidRPr="008B363D">
        <w:tab/>
        <w:t>(</w:t>
      </w:r>
      <w:r w:rsidR="008B4DD1">
        <w:t>5-</w:t>
      </w:r>
      <w:r w:rsidRPr="008B363D">
        <w:t>4</w:t>
      </w:r>
      <w:r w:rsidR="008B4DD1">
        <w:t>2</w:t>
      </w:r>
      <w:r w:rsidRPr="008B363D">
        <w:t>)</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26802909" w:rsidR="008B363D" w:rsidRPr="008B363D" w:rsidRDefault="008B363D" w:rsidP="00C34767">
      <w:pPr>
        <w:tabs>
          <w:tab w:val="center" w:pos="4320"/>
          <w:tab w:val="right" w:pos="9360"/>
        </w:tabs>
      </w:pPr>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w:t>
      </w:r>
      <w:r w:rsidR="008B4DD1">
        <w:t>5-</w:t>
      </w:r>
      <w:r w:rsidRPr="008B363D">
        <w:t>4</w:t>
      </w:r>
      <w:r w:rsidR="008B4DD1">
        <w:t>3</w:t>
      </w:r>
      <w:r w:rsidRPr="008B363D">
        <w:t>)</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5D55CE61" w:rsidR="008B363D" w:rsidRPr="008B363D" w:rsidRDefault="008B363D" w:rsidP="00C34767">
      <w:pPr>
        <w:tabs>
          <w:tab w:val="center" w:pos="4320"/>
          <w:tab w:val="right" w:pos="9360"/>
        </w:tabs>
      </w:pPr>
      <w:r w:rsidRPr="008B363D">
        <w:tab/>
      </w:r>
      <w:r w:rsidRPr="008B363D">
        <w:object w:dxaOrig="1160" w:dyaOrig="680" w14:anchorId="53DECE21">
          <v:shape id="_x0000_i1051" type="#_x0000_t75" style="width:60pt;height:36.6pt" o:ole="">
            <v:imagedata r:id="rId73" o:title=""/>
          </v:shape>
          <o:OLEObject Type="Embed" ProgID="Equation.3" ShapeID="_x0000_i1051" DrawAspect="Content" ObjectID="_1798355366" r:id="rId74"/>
        </w:object>
      </w:r>
      <w:r w:rsidRPr="008B363D">
        <w:tab/>
        <w:t>(</w:t>
      </w:r>
      <w:r w:rsidR="008B4DD1">
        <w:t>5-</w:t>
      </w:r>
      <w:r w:rsidRPr="008B363D">
        <w:t>4</w:t>
      </w:r>
      <w:r w:rsidR="008B4DD1">
        <w:t>4</w:t>
      </w:r>
      <w:r w:rsidRPr="008B363D">
        <w:t>)</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lastRenderedPageBreak/>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Fickian-type dispersion coefficients in sediments, as observed in field studies reported in the EXAMS documentation. Although equation (42) implies a mechanistic meaning to </w:t>
      </w:r>
      <w:r w:rsidRPr="008B363D">
        <w:sym w:font="Symbol" w:char="F061"/>
      </w:r>
      <w:r w:rsidRPr="008B363D">
        <w:t>, it is difficult to adequately transform Fickian-type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211" w:name="_Toc451238563"/>
      <w:bookmarkStart w:id="212" w:name="_Toc157062506"/>
      <w:r w:rsidRPr="008B363D">
        <w:t>Daily Piecewise Calculations</w:t>
      </w:r>
      <w:bookmarkEnd w:id="211"/>
      <w:bookmarkEnd w:id="212"/>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213" w:name="_Toc451238564"/>
      <w:bookmarkStart w:id="214" w:name="_Toc157062507"/>
      <w:r w:rsidRPr="008B363D">
        <w:t>Volume Calculations</w:t>
      </w:r>
      <w:bookmarkEnd w:id="213"/>
      <w:bookmarkEnd w:id="214"/>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680DDFBD"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w:t>
      </w:r>
      <w:r w:rsidR="00C34767">
        <w:t>5-</w:t>
      </w:r>
      <w:r w:rsidR="008B363D" w:rsidRPr="008B363D">
        <w:t>4</w:t>
      </w:r>
      <w:r w:rsidR="00C34767">
        <w:t>5</w:t>
      </w:r>
      <w:r w:rsidR="008B363D" w:rsidRPr="008B363D">
        <w:t>)</w:t>
      </w:r>
    </w:p>
    <w:p w14:paraId="06295F13" w14:textId="77777777" w:rsidR="008B363D" w:rsidRPr="008B363D" w:rsidRDefault="008B363D" w:rsidP="00D35FC7"/>
    <w:p w14:paraId="489CE92B" w14:textId="77777777" w:rsidR="00B917EA" w:rsidRDefault="008B363D" w:rsidP="00A92BF8">
      <w:pPr>
        <w:tabs>
          <w:tab w:val="right" w:pos="9360"/>
        </w:tabs>
      </w:pPr>
      <w:r w:rsidRPr="008B363D">
        <w:t xml:space="preserve">where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7F08C31"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t>(</w:t>
      </w:r>
      <w:r w:rsidR="00C34767">
        <w:rPr>
          <w:rFonts w:eastAsiaTheme="minorEastAsia"/>
        </w:rPr>
        <w:t>5-46</w:t>
      </w:r>
      <w:r>
        <w:rPr>
          <w:rFonts w:eastAsiaTheme="minorEastAsia"/>
        </w:rPr>
        <w:t>)</w:t>
      </w:r>
    </w:p>
    <w:p w14:paraId="58295BB9" w14:textId="06C7E00C" w:rsidR="002905A1" w:rsidRDefault="002905A1" w:rsidP="00D35FC7"/>
    <w:p w14:paraId="3CEAD26C" w14:textId="374C687F" w:rsidR="002905A1" w:rsidRDefault="002905A1" w:rsidP="00D35FC7">
      <w:r>
        <w:t>Where</w:t>
      </w:r>
    </w:p>
    <w:p w14:paraId="0951AABB" w14:textId="6DEB7323" w:rsidR="002905A1" w:rsidRDefault="002905A1" w:rsidP="002905A1">
      <w:pPr>
        <w:ind w:left="720"/>
      </w:pPr>
      <w:r>
        <w:t>E</w:t>
      </w:r>
      <w:r w:rsidRPr="002905A1">
        <w:rPr>
          <w:vertAlign w:val="subscript"/>
        </w:rPr>
        <w:t>input</w:t>
      </w:r>
      <w:r>
        <w:t xml:space="preserve"> = the evaporation in the input weather file</w:t>
      </w:r>
    </w:p>
    <w:p w14:paraId="7CAD022B" w14:textId="409A058D" w:rsidR="002905A1" w:rsidRDefault="002905A1" w:rsidP="002905A1">
      <w:pPr>
        <w:ind w:left="720"/>
      </w:pPr>
      <w:r>
        <w:t>A</w:t>
      </w:r>
      <w:r w:rsidRPr="002905A1">
        <w:rPr>
          <w:vertAlign w:val="subscript"/>
        </w:rPr>
        <w:t>evap</w:t>
      </w:r>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r>
        <w:lastRenderedPageBreak/>
        <w:t>Typically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t>Seepage at this time is not considered, as in EXAMS.  If the newly calculated volume (v</w:t>
      </w:r>
      <w:r w:rsidRPr="008B363D">
        <w:rPr>
          <w:vertAlign w:val="subscript"/>
        </w:rPr>
        <w:t>1</w:t>
      </w:r>
      <w:r w:rsidRPr="008B363D">
        <w:t>) is greater than v</w:t>
      </w:r>
      <w:r w:rsidRPr="008B363D">
        <w:rPr>
          <w:vertAlign w:val="subscript"/>
        </w:rPr>
        <w:t>max</w:t>
      </w:r>
      <w:r w:rsidRPr="008B363D">
        <w:t>, then the volume for the day is set to v</w:t>
      </w:r>
      <w:r w:rsidRPr="008B363D">
        <w:rPr>
          <w:vertAlign w:val="subscript"/>
        </w:rPr>
        <w:t>max</w:t>
      </w:r>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215" w:name="_Toc451238565"/>
      <w:bookmarkStart w:id="216" w:name="_Toc157062508"/>
      <w:r w:rsidRPr="008B363D">
        <w:t>Initial Conditions</w:t>
      </w:r>
      <w:bookmarkEnd w:id="215"/>
      <w:bookmarkEnd w:id="216"/>
    </w:p>
    <w:p w14:paraId="552FA8A8" w14:textId="0617DAAB" w:rsidR="008B363D" w:rsidRPr="008B363D" w:rsidRDefault="008B363D" w:rsidP="00D35FC7">
      <w:r w:rsidRPr="008B363D">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784207F4" w14:textId="0C8C86B1" w:rsidR="008B363D" w:rsidRPr="008B363D" w:rsidRDefault="008B363D" w:rsidP="00D35FC7">
      <w:pPr>
        <w:pStyle w:val="Heading3"/>
      </w:pPr>
      <w:bookmarkStart w:id="217" w:name="_Toc157062509"/>
      <w:r w:rsidRPr="008B363D">
        <w:t>Fixed Fraction of Eroded Pesticide</w:t>
      </w:r>
      <w:bookmarkEnd w:id="217"/>
    </w:p>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6B716D54" w:rsidR="008B363D" w:rsidRPr="008B363D" w:rsidRDefault="008B363D" w:rsidP="00C34767">
      <w:pPr>
        <w:tabs>
          <w:tab w:val="center" w:pos="4320"/>
          <w:tab w:val="right" w:pos="9360"/>
        </w:tabs>
      </w:pPr>
      <w:r w:rsidRPr="008B363D">
        <w:tab/>
      </w:r>
      <w:r w:rsidRPr="008B363D">
        <w:object w:dxaOrig="6420" w:dyaOrig="800" w14:anchorId="20ED3B1E">
          <v:shape id="_x0000_i1052" type="#_x0000_t75" style="width:318pt;height:42pt" o:ole="">
            <v:imagedata r:id="rId75" o:title=""/>
          </v:shape>
          <o:OLEObject Type="Embed" ProgID="Equation.3" ShapeID="_x0000_i1052" DrawAspect="Content" ObjectID="_1798355367" r:id="rId76"/>
        </w:object>
      </w:r>
      <w:r w:rsidRPr="008B363D">
        <w:t xml:space="preserve"> </w:t>
      </w:r>
      <w:r w:rsidRPr="008B363D">
        <w:tab/>
        <w:t>(</w:t>
      </w:r>
      <w:r w:rsidR="00C34767">
        <w:t>5-47</w:t>
      </w:r>
      <w:r w:rsidRPr="008B363D">
        <w:t>)</w:t>
      </w:r>
    </w:p>
    <w:p w14:paraId="5F067C10" w14:textId="77777777" w:rsidR="008B363D" w:rsidRPr="008B363D" w:rsidRDefault="008B363D" w:rsidP="00D35FC7"/>
    <w:p w14:paraId="16D25EE9" w14:textId="466ED8B6" w:rsidR="008B363D" w:rsidRPr="008B363D" w:rsidRDefault="008B363D" w:rsidP="00C34767">
      <w:pPr>
        <w:tabs>
          <w:tab w:val="center" w:pos="4320"/>
          <w:tab w:val="right" w:pos="9360"/>
        </w:tabs>
      </w:pPr>
      <w:r w:rsidRPr="008B363D">
        <w:tab/>
      </w:r>
      <w:r w:rsidRPr="008B363D">
        <w:object w:dxaOrig="3340" w:dyaOrig="700" w14:anchorId="4801B78E">
          <v:shape id="_x0000_i1053" type="#_x0000_t75" style="width:168pt;height:36pt" o:ole="">
            <v:imagedata r:id="rId77" o:title=""/>
          </v:shape>
          <o:OLEObject Type="Embed" ProgID="Equation.3" ShapeID="_x0000_i1053" DrawAspect="Content" ObjectID="_1798355368" r:id="rId78"/>
        </w:object>
      </w:r>
      <w:r w:rsidRPr="008B363D">
        <w:tab/>
        <w:t>(</w:t>
      </w:r>
      <w:r w:rsidR="00C34767">
        <w:t>5-48</w:t>
      </w:r>
      <w:r w:rsidRPr="008B363D">
        <w:t>)</w:t>
      </w:r>
    </w:p>
    <w:p w14:paraId="1F8FD61B" w14:textId="77777777" w:rsidR="008B363D" w:rsidRPr="008B363D" w:rsidRDefault="008B363D" w:rsidP="00D35FC7"/>
    <w:p w14:paraId="6C158BE5" w14:textId="77777777" w:rsidR="008B363D" w:rsidRPr="008B363D" w:rsidRDefault="008B363D" w:rsidP="00D35FC7">
      <w:r w:rsidRPr="008B363D">
        <w:t>where M</w:t>
      </w:r>
      <w:r w:rsidRPr="008B363D">
        <w:rPr>
          <w:vertAlign w:val="subscript"/>
        </w:rPr>
        <w:t>runoff</w:t>
      </w:r>
      <w:r w:rsidRPr="008B363D">
        <w:t xml:space="preserve"> = mass of pesticide entering water body via runoff (kg)</w:t>
      </w:r>
    </w:p>
    <w:p w14:paraId="11A4B1FA" w14:textId="77777777" w:rsidR="008B363D" w:rsidRPr="008B363D" w:rsidRDefault="008B363D" w:rsidP="00D35FC7">
      <w:r w:rsidRPr="008B363D">
        <w:tab/>
        <w:t>M</w:t>
      </w:r>
      <w:r w:rsidRPr="008B363D">
        <w:rPr>
          <w:vertAlign w:val="subscript"/>
        </w:rPr>
        <w:t>erosion</w:t>
      </w:r>
      <w:r w:rsidRPr="008B363D">
        <w:t xml:space="preserve"> = mass of pesticide entering water body via erosion (kg)</w:t>
      </w:r>
    </w:p>
    <w:p w14:paraId="764C78F1" w14:textId="77777777" w:rsidR="008B363D" w:rsidRPr="008B363D" w:rsidRDefault="008B363D" w:rsidP="00D35FC7">
      <w:r w:rsidRPr="008B363D">
        <w:tab/>
        <w:t>M</w:t>
      </w:r>
      <w:r w:rsidRPr="008B363D">
        <w:rPr>
          <w:vertAlign w:val="subscript"/>
        </w:rPr>
        <w:t>drift</w:t>
      </w:r>
      <w:r w:rsidRPr="008B363D">
        <w:t xml:space="preserve"> = mass of pesticide entering water body via spray drift (kg)</w:t>
      </w:r>
    </w:p>
    <w:p w14:paraId="6EC8AD6F" w14:textId="77777777" w:rsidR="008B363D" w:rsidRPr="008B363D" w:rsidRDefault="008B363D" w:rsidP="00D35FC7">
      <w:r w:rsidRPr="008B363D">
        <w:tab/>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r w:rsidRPr="008B363D">
        <w:lastRenderedPageBreak/>
        <w:t>X</w:t>
      </w:r>
      <w:r w:rsidRPr="008B363D">
        <w:rPr>
          <w:vertAlign w:val="subscript"/>
        </w:rPr>
        <w:t>fixed</w:t>
      </w:r>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218" w:name="_Toc157062510"/>
      <w:r w:rsidRPr="008B363D">
        <w:t>Initial Distribution of Eroded Pesticide</w:t>
      </w:r>
      <w:bookmarkEnd w:id="218"/>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45159F4" w:rsidR="008B363D" w:rsidRPr="008B363D" w:rsidRDefault="008B363D" w:rsidP="00C34767">
      <w:pPr>
        <w:tabs>
          <w:tab w:val="center" w:pos="4320"/>
          <w:tab w:val="right" w:pos="9360"/>
        </w:tabs>
      </w:pPr>
      <w:r w:rsidRPr="008B363D">
        <w:tab/>
      </w:r>
      <w:r w:rsidRPr="008B363D">
        <w:object w:dxaOrig="6540" w:dyaOrig="800" w14:anchorId="04EB8B45">
          <v:shape id="_x0000_i1054" type="#_x0000_t75" style="width:324.6pt;height:42pt" o:ole="">
            <v:imagedata r:id="rId79" o:title=""/>
          </v:shape>
          <o:OLEObject Type="Embed" ProgID="Equation.3" ShapeID="_x0000_i1054" DrawAspect="Content" ObjectID="_1798355369" r:id="rId80"/>
        </w:object>
      </w:r>
      <w:r w:rsidRPr="008B363D">
        <w:t xml:space="preserve"> </w:t>
      </w:r>
      <w:r w:rsidRPr="008B363D">
        <w:tab/>
        <w:t>(</w:t>
      </w:r>
      <w:r w:rsidR="00C34767">
        <w:t>5-49</w:t>
      </w:r>
      <w:r w:rsidRPr="008B363D">
        <w:t>)</w:t>
      </w:r>
    </w:p>
    <w:p w14:paraId="1A318D03" w14:textId="77777777" w:rsidR="008B363D" w:rsidRPr="008B363D" w:rsidRDefault="008B363D" w:rsidP="00D35FC7"/>
    <w:p w14:paraId="79FB72D2" w14:textId="2A13DC69" w:rsidR="008B363D" w:rsidRPr="008B363D" w:rsidRDefault="008B363D" w:rsidP="00C34767">
      <w:pPr>
        <w:tabs>
          <w:tab w:val="center" w:pos="4320"/>
          <w:tab w:val="right" w:pos="9360"/>
        </w:tabs>
      </w:pPr>
      <w:r w:rsidRPr="008B363D">
        <w:tab/>
      </w:r>
      <w:r w:rsidRPr="008B363D">
        <w:object w:dxaOrig="5160" w:dyaOrig="700" w14:anchorId="5B4A90E2">
          <v:shape id="_x0000_i1055" type="#_x0000_t75" style="width:258pt;height:36pt" o:ole="">
            <v:imagedata r:id="rId81" o:title=""/>
          </v:shape>
          <o:OLEObject Type="Embed" ProgID="Equation.3" ShapeID="_x0000_i1055" DrawAspect="Content" ObjectID="_1798355370" r:id="rId82"/>
        </w:object>
      </w:r>
      <w:r w:rsidRPr="008B363D">
        <w:tab/>
        <w:t>(</w:t>
      </w:r>
      <w:r w:rsidR="00C34767">
        <w:t>5-50</w:t>
      </w:r>
      <w:r w:rsidRPr="008B363D">
        <w:t>)</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r w:rsidRPr="008B363D">
        <w:rPr>
          <w:i/>
        </w:rPr>
        <w:t>X</w:t>
      </w:r>
      <w:r w:rsidRPr="008B363D">
        <w:rPr>
          <w:i/>
          <w:vertAlign w:val="subscript"/>
        </w:rPr>
        <w:t>variable</w:t>
      </w:r>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0D44B364" w:rsidR="008B363D" w:rsidRPr="008B363D" w:rsidRDefault="008B363D" w:rsidP="00C34767">
      <w:pPr>
        <w:tabs>
          <w:tab w:val="center" w:pos="4320"/>
          <w:tab w:val="right" w:pos="9360"/>
        </w:tabs>
      </w:pPr>
      <w:r w:rsidRPr="008B363D">
        <w:tab/>
      </w:r>
      <w:r w:rsidRPr="008B363D">
        <w:object w:dxaOrig="7060" w:dyaOrig="740" w14:anchorId="56A51E7E">
          <v:shape id="_x0000_i1056" type="#_x0000_t75" style="width:336pt;height:36pt" o:ole="">
            <v:imagedata r:id="rId83" o:title=""/>
          </v:shape>
          <o:OLEObject Type="Embed" ProgID="Equation.3" ShapeID="_x0000_i1056" DrawAspect="Content" ObjectID="_1798355371" r:id="rId84"/>
        </w:object>
      </w:r>
      <w:r w:rsidRPr="008B363D">
        <w:tab/>
        <w:t>(</w:t>
      </w:r>
      <w:r w:rsidR="00C34767">
        <w:t>5-51</w:t>
      </w:r>
      <w:r w:rsidRPr="008B363D">
        <w:t>)</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Where m</w:t>
      </w:r>
      <w:r w:rsidRPr="008B363D">
        <w:rPr>
          <w:vertAlign w:val="subscript"/>
        </w:rPr>
        <w:t>erosion</w:t>
      </w:r>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219" w:name="_Toc451238566"/>
      <w:bookmarkStart w:id="220" w:name="_Toc157062511"/>
      <w:r w:rsidRPr="008B363D">
        <w:t>Analytical Solution</w:t>
      </w:r>
      <w:bookmarkEnd w:id="219"/>
      <w:bookmarkEnd w:id="220"/>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80BC84D" w:rsidR="008B363D" w:rsidRPr="008B363D" w:rsidRDefault="008B363D" w:rsidP="007F72C8">
      <w:pPr>
        <w:tabs>
          <w:tab w:val="center" w:pos="4320"/>
          <w:tab w:val="right" w:pos="9360"/>
        </w:tabs>
      </w:pPr>
      <w:r w:rsidRPr="008B363D">
        <w:tab/>
      </w:r>
      <w:r w:rsidRPr="008B363D">
        <w:object w:dxaOrig="1579" w:dyaOrig="620" w14:anchorId="178FB34C">
          <v:shape id="_x0000_i1057" type="#_x0000_t75" style="width:1in;height:30pt" o:ole="">
            <v:imagedata r:id="rId85" o:title=""/>
          </v:shape>
          <o:OLEObject Type="Embed" ProgID="Equation.3" ShapeID="_x0000_i1057" DrawAspect="Content" ObjectID="_1798355372" r:id="rId86"/>
        </w:object>
      </w:r>
      <w:r w:rsidRPr="008B363D">
        <w:tab/>
        <w:t>(</w:t>
      </w:r>
      <w:r w:rsidR="00C34767">
        <w:t>5-</w:t>
      </w:r>
      <w:r w:rsidRPr="008B363D">
        <w:t>5</w:t>
      </w:r>
      <w:r w:rsidR="00C34767">
        <w:t>2</w:t>
      </w:r>
      <w:r w:rsidRPr="008B363D">
        <w:t>)</w:t>
      </w:r>
    </w:p>
    <w:p w14:paraId="27873E33" w14:textId="77777777" w:rsidR="008B363D" w:rsidRPr="008B363D" w:rsidRDefault="008B363D" w:rsidP="007F72C8">
      <w:pPr>
        <w:tabs>
          <w:tab w:val="center" w:pos="4320"/>
          <w:tab w:val="right" w:pos="9360"/>
        </w:tabs>
      </w:pPr>
    </w:p>
    <w:p w14:paraId="0A69DFCE" w14:textId="2342FB01" w:rsidR="008B363D" w:rsidRPr="008B363D" w:rsidRDefault="008B363D" w:rsidP="007F72C8">
      <w:pPr>
        <w:tabs>
          <w:tab w:val="center" w:pos="4320"/>
          <w:tab w:val="right" w:pos="9360"/>
        </w:tabs>
      </w:pPr>
      <w:r w:rsidRPr="008B363D">
        <w:tab/>
      </w:r>
      <w:r w:rsidRPr="008B363D">
        <w:object w:dxaOrig="1560" w:dyaOrig="620" w14:anchorId="7EDE372F">
          <v:shape id="_x0000_i1058" type="#_x0000_t75" style="width:1in;height:30pt" o:ole="">
            <v:imagedata r:id="rId87" o:title=""/>
          </v:shape>
          <o:OLEObject Type="Embed" ProgID="Equation.3" ShapeID="_x0000_i1058" DrawAspect="Content" ObjectID="_1798355373" r:id="rId88"/>
        </w:object>
      </w:r>
      <w:r w:rsidRPr="008B363D">
        <w:tab/>
        <w:t>(</w:t>
      </w:r>
      <w:r w:rsidR="00C34767">
        <w:t>5-</w:t>
      </w:r>
      <w:r w:rsidRPr="008B363D">
        <w:t>5</w:t>
      </w:r>
      <w:r w:rsidR="00C34767">
        <w:t>3</w:t>
      </w:r>
      <w:r w:rsidRPr="008B363D">
        <w:t>)</w:t>
      </w:r>
    </w:p>
    <w:p w14:paraId="1ABB9AEF" w14:textId="77777777" w:rsidR="008B363D" w:rsidRPr="008B363D" w:rsidRDefault="008B363D" w:rsidP="00D200F7">
      <w:pPr>
        <w:tabs>
          <w:tab w:val="center" w:pos="4320"/>
        </w:tabs>
      </w:pPr>
    </w:p>
    <w:p w14:paraId="2A338609" w14:textId="77777777" w:rsidR="008B363D" w:rsidRPr="008B363D" w:rsidRDefault="008B363D" w:rsidP="00D200F7">
      <w:pPr>
        <w:tabs>
          <w:tab w:val="center" w:pos="4320"/>
        </w:tabs>
      </w:pPr>
      <w:r w:rsidRPr="008B363D">
        <w:t xml:space="preserve"> where</w:t>
      </w:r>
    </w:p>
    <w:p w14:paraId="30C9255F" w14:textId="2FBC794B" w:rsidR="008B363D" w:rsidRPr="007F72C8" w:rsidRDefault="007F72C8" w:rsidP="007F72C8">
      <w:pPr>
        <w:tabs>
          <w:tab w:val="left" w:pos="3600"/>
          <w:tab w:val="right" w:pos="9360"/>
        </w:tabs>
      </w:pPr>
      <w:r w:rsidRPr="007F72C8">
        <w:tab/>
      </w:r>
      <w:r w:rsidR="008B363D" w:rsidRPr="007F72C8">
        <w:object w:dxaOrig="1420" w:dyaOrig="340" w14:anchorId="2DF7F857">
          <v:shape id="_x0000_i1059" type="#_x0000_t75" style="width:66pt;height:12pt" o:ole="">
            <v:imagedata r:id="rId89" o:title=""/>
          </v:shape>
          <o:OLEObject Type="Embed" ProgID="Equation.3" ShapeID="_x0000_i1059" DrawAspect="Content" ObjectID="_1798355374" r:id="rId90"/>
        </w:object>
      </w:r>
      <w:r>
        <w:tab/>
        <w:t>(5-54)</w:t>
      </w:r>
    </w:p>
    <w:p w14:paraId="61018A0C" w14:textId="48B05512" w:rsidR="008B363D" w:rsidRPr="007F72C8" w:rsidRDefault="007F72C8" w:rsidP="007F72C8">
      <w:pPr>
        <w:tabs>
          <w:tab w:val="left" w:pos="3600"/>
          <w:tab w:val="right" w:pos="9360"/>
        </w:tabs>
      </w:pPr>
      <w:r w:rsidRPr="007F72C8">
        <w:tab/>
      </w:r>
      <w:r w:rsidR="008B363D" w:rsidRPr="007F72C8">
        <w:object w:dxaOrig="840" w:dyaOrig="279" w14:anchorId="1CFEFB99">
          <v:shape id="_x0000_i1060" type="#_x0000_t75" style="width:42pt;height:12pt" o:ole="">
            <v:imagedata r:id="rId91" o:title=""/>
          </v:shape>
          <o:OLEObject Type="Embed" ProgID="Equation.3" ShapeID="_x0000_i1060" DrawAspect="Content" ObjectID="_1798355375" r:id="rId92"/>
        </w:object>
      </w:r>
      <w:r>
        <w:tab/>
        <w:t>(5-55)</w:t>
      </w:r>
    </w:p>
    <w:p w14:paraId="5BF0AA27" w14:textId="0E9A18A6" w:rsidR="007F72C8" w:rsidRPr="007F72C8" w:rsidRDefault="007F72C8" w:rsidP="007F72C8">
      <w:pPr>
        <w:tabs>
          <w:tab w:val="left" w:pos="3600"/>
          <w:tab w:val="right" w:pos="9360"/>
        </w:tabs>
      </w:pPr>
      <w:r w:rsidRPr="007F72C8">
        <w:tab/>
      </w:r>
      <w:r w:rsidR="008B363D" w:rsidRPr="007F72C8">
        <w:object w:dxaOrig="660" w:dyaOrig="260" w14:anchorId="7D06D5D3">
          <v:shape id="_x0000_i1061" type="#_x0000_t75" style="width:36.6pt;height:12pt" o:ole="">
            <v:imagedata r:id="rId93" o:title=""/>
          </v:shape>
          <o:OLEObject Type="Embed" ProgID="Equation.3" ShapeID="_x0000_i1061" DrawAspect="Content" ObjectID="_1798355376" r:id="rId94"/>
        </w:object>
      </w:r>
      <w:r w:rsidR="008B363D" w:rsidRPr="007F72C8">
        <w:tab/>
      </w:r>
      <w:r>
        <w:t>(5-56)</w:t>
      </w:r>
    </w:p>
    <w:p w14:paraId="40067E93" w14:textId="45B48C15" w:rsidR="008B363D" w:rsidRPr="008B363D" w:rsidRDefault="007F72C8" w:rsidP="007F72C8">
      <w:pPr>
        <w:tabs>
          <w:tab w:val="left" w:pos="3600"/>
          <w:tab w:val="right" w:pos="9360"/>
        </w:tabs>
      </w:pPr>
      <w:r w:rsidRPr="007F72C8">
        <w:lastRenderedPageBreak/>
        <w:tab/>
      </w:r>
      <w:r w:rsidR="008B363D" w:rsidRPr="007F72C8">
        <w:object w:dxaOrig="1200" w:dyaOrig="340" w14:anchorId="0A45F72B">
          <v:shape id="_x0000_i1062" type="#_x0000_t75" style="width:60pt;height:12pt" o:ole="">
            <v:imagedata r:id="rId95" o:title=""/>
          </v:shape>
          <o:OLEObject Type="Embed" ProgID="Equation.3" ShapeID="_x0000_i1062" DrawAspect="Content" ObjectID="_1798355377" r:id="rId96"/>
        </w:object>
      </w:r>
      <w:r>
        <w:tab/>
        <w:t>(5-57)</w:t>
      </w:r>
    </w:p>
    <w:p w14:paraId="5432A465" w14:textId="77777777" w:rsidR="008B363D" w:rsidRPr="008B363D" w:rsidRDefault="008B363D" w:rsidP="00D200F7">
      <w:pPr>
        <w:tabs>
          <w:tab w:val="center" w:pos="4320"/>
        </w:tabs>
      </w:pPr>
    </w:p>
    <w:p w14:paraId="35D98C1C" w14:textId="092652CD" w:rsidR="008B363D" w:rsidRPr="008B363D" w:rsidRDefault="008B363D" w:rsidP="00D200F7">
      <w:pPr>
        <w:tabs>
          <w:tab w:val="center" w:pos="4320"/>
        </w:tabs>
      </w:pPr>
      <w:r w:rsidRPr="008B363D">
        <w:t>Equations (</w:t>
      </w:r>
      <w:r w:rsidR="007F72C8">
        <w:t>5-52</w:t>
      </w:r>
      <w:r w:rsidRPr="008B363D">
        <w:t>) and (</w:t>
      </w:r>
      <w:r w:rsidR="007F72C8">
        <w:t>5-53</w:t>
      </w:r>
      <w:r w:rsidRPr="008B363D">
        <w:t>) have the solution</w:t>
      </w:r>
      <w:r w:rsidR="007F72C8">
        <w:t>s</w:t>
      </w:r>
      <w:r w:rsidRPr="008B363D">
        <w:t>:</w:t>
      </w:r>
    </w:p>
    <w:p w14:paraId="75E0EAB5" w14:textId="77777777" w:rsidR="008B363D" w:rsidRPr="008B363D" w:rsidRDefault="008B363D" w:rsidP="00D200F7">
      <w:pPr>
        <w:tabs>
          <w:tab w:val="center" w:pos="4320"/>
        </w:tabs>
      </w:pPr>
    </w:p>
    <w:p w14:paraId="5099081B" w14:textId="77777777" w:rsidR="008B363D" w:rsidRPr="008B363D" w:rsidRDefault="008B363D" w:rsidP="007F72C8">
      <w:pPr>
        <w:tabs>
          <w:tab w:val="center" w:pos="4320"/>
          <w:tab w:val="right" w:pos="9360"/>
        </w:tabs>
      </w:pPr>
    </w:p>
    <w:p w14:paraId="19D8D272" w14:textId="36F70778" w:rsidR="008B363D" w:rsidRPr="008B363D" w:rsidRDefault="008B363D" w:rsidP="007F72C8">
      <w:pPr>
        <w:tabs>
          <w:tab w:val="center" w:pos="4320"/>
          <w:tab w:val="right" w:pos="9360"/>
        </w:tabs>
      </w:pPr>
      <w:r w:rsidRPr="008B363D">
        <w:tab/>
      </w:r>
      <w:r w:rsidRPr="008B363D">
        <w:object w:dxaOrig="1800" w:dyaOrig="360" w14:anchorId="3927D54F">
          <v:shape id="_x0000_i1063" type="#_x0000_t75" style="width:96pt;height:24pt" o:ole="">
            <v:imagedata r:id="rId97" o:title=""/>
          </v:shape>
          <o:OLEObject Type="Embed" ProgID="Equation.3" ShapeID="_x0000_i1063" DrawAspect="Content" ObjectID="_1798355378" r:id="rId98"/>
        </w:object>
      </w:r>
      <w:r w:rsidRPr="008B363D">
        <w:tab/>
        <w:t>(</w:t>
      </w:r>
      <w:r w:rsidR="007F72C8">
        <w:t>5-</w:t>
      </w:r>
      <w:r w:rsidRPr="008B363D">
        <w:t>5</w:t>
      </w:r>
      <w:r w:rsidR="007F72C8">
        <w:t>8</w:t>
      </w:r>
      <w:r w:rsidRPr="008B363D">
        <w:t>)</w:t>
      </w:r>
    </w:p>
    <w:p w14:paraId="2E0E22B3" w14:textId="77777777" w:rsidR="008B363D" w:rsidRPr="008B363D" w:rsidRDefault="008B363D" w:rsidP="007F72C8">
      <w:pPr>
        <w:tabs>
          <w:tab w:val="center" w:pos="4320"/>
          <w:tab w:val="right" w:pos="9360"/>
        </w:tabs>
      </w:pPr>
    </w:p>
    <w:p w14:paraId="6F560B36" w14:textId="15131DB5" w:rsidR="008B363D" w:rsidRDefault="008B363D" w:rsidP="007F72C8">
      <w:pPr>
        <w:tabs>
          <w:tab w:val="center" w:pos="4320"/>
          <w:tab w:val="right" w:pos="9360"/>
        </w:tabs>
      </w:pPr>
      <w:r w:rsidRPr="008B363D">
        <w:tab/>
      </w:r>
      <w:r w:rsidRPr="008B363D">
        <w:object w:dxaOrig="3580" w:dyaOrig="620" w14:anchorId="482F0360">
          <v:shape id="_x0000_i1064" type="#_x0000_t75" style="width:180pt;height:30pt" o:ole="">
            <v:imagedata r:id="rId99" o:title=""/>
          </v:shape>
          <o:OLEObject Type="Embed" ProgID="Equation.3" ShapeID="_x0000_i1064" DrawAspect="Content" ObjectID="_1798355379" r:id="rId100"/>
        </w:object>
      </w:r>
      <w:r w:rsidRPr="008B363D">
        <w:tab/>
        <w:t>(</w:t>
      </w:r>
      <w:r w:rsidR="007F72C8">
        <w:t>5-59</w:t>
      </w:r>
      <w:r w:rsidRPr="008B363D">
        <w:t>)</w:t>
      </w:r>
    </w:p>
    <w:p w14:paraId="52C4CE3E" w14:textId="77777777" w:rsidR="00F93560" w:rsidRPr="008B363D" w:rsidRDefault="00F93560" w:rsidP="007F72C8">
      <w:pPr>
        <w:tabs>
          <w:tab w:val="center" w:pos="4320"/>
          <w:tab w:val="right" w:pos="9360"/>
        </w:tabs>
      </w:pPr>
    </w:p>
    <w:p w14:paraId="3D6D6025" w14:textId="1E24403B" w:rsidR="007F72C8" w:rsidRDefault="007F72C8" w:rsidP="007F72C8">
      <w:pPr>
        <w:tabs>
          <w:tab w:val="center" w:pos="4320"/>
          <w:tab w:val="right" w:pos="9360"/>
        </w:tabs>
      </w:pPr>
      <w:r w:rsidRPr="008B363D">
        <w:t>W</w:t>
      </w:r>
      <w:r w:rsidR="008B363D" w:rsidRPr="008B363D">
        <w:t>here</w:t>
      </w:r>
    </w:p>
    <w:p w14:paraId="4400C9CC" w14:textId="77777777" w:rsidR="007F72C8" w:rsidRPr="008B363D" w:rsidRDefault="007F72C8" w:rsidP="007F72C8">
      <w:pPr>
        <w:tabs>
          <w:tab w:val="center" w:pos="4320"/>
          <w:tab w:val="right" w:pos="9360"/>
        </w:tabs>
      </w:pPr>
    </w:p>
    <w:p w14:paraId="2149D027" w14:textId="19D1BBF4" w:rsidR="007F72C8" w:rsidRDefault="007F72C8" w:rsidP="007F72C8">
      <w:pPr>
        <w:tabs>
          <w:tab w:val="center" w:pos="4320"/>
          <w:tab w:val="right" w:pos="9360"/>
        </w:tabs>
      </w:pPr>
      <w:r>
        <w:tab/>
      </w:r>
      <w:r w:rsidR="008B363D" w:rsidRPr="008B363D">
        <w:object w:dxaOrig="3600" w:dyaOrig="720" w14:anchorId="4EA1653F">
          <v:shape id="_x0000_i1065" type="#_x0000_t75" style="width:180.6pt;height:36pt" o:ole="">
            <v:imagedata r:id="rId101" o:title=""/>
          </v:shape>
          <o:OLEObject Type="Embed" ProgID="Equation.3" ShapeID="_x0000_i1065" DrawAspect="Content" ObjectID="_1798355380" r:id="rId102"/>
        </w:object>
      </w:r>
      <w:r>
        <w:tab/>
      </w:r>
      <w:r w:rsidR="008B363D" w:rsidRPr="008B363D">
        <w:t>(5</w:t>
      </w:r>
      <w:r>
        <w:t>-60)</w:t>
      </w:r>
    </w:p>
    <w:p w14:paraId="05B19BF8" w14:textId="77777777" w:rsidR="007F72C8" w:rsidRDefault="007F72C8" w:rsidP="007F72C8">
      <w:pPr>
        <w:tabs>
          <w:tab w:val="center" w:pos="4320"/>
          <w:tab w:val="right" w:pos="9360"/>
        </w:tabs>
      </w:pPr>
    </w:p>
    <w:p w14:paraId="1D3AEDE2" w14:textId="77777777" w:rsidR="007F72C8" w:rsidRPr="008B363D" w:rsidRDefault="007F72C8" w:rsidP="007F72C8">
      <w:pPr>
        <w:tabs>
          <w:tab w:val="center" w:pos="4320"/>
          <w:tab w:val="right" w:pos="9360"/>
        </w:tabs>
      </w:pPr>
    </w:p>
    <w:p w14:paraId="087CF9B3" w14:textId="4F6C691E" w:rsidR="008B363D" w:rsidRPr="008B363D" w:rsidRDefault="007F72C8" w:rsidP="007F72C8">
      <w:pPr>
        <w:tabs>
          <w:tab w:val="center" w:pos="4320"/>
          <w:tab w:val="right" w:pos="9360"/>
        </w:tabs>
      </w:pPr>
      <w:r>
        <w:tab/>
      </w:r>
      <w:r w:rsidR="008B363D" w:rsidRPr="008B363D">
        <w:object w:dxaOrig="3620" w:dyaOrig="720" w14:anchorId="20B606E4">
          <v:shape id="_x0000_i1066" type="#_x0000_t75" style="width:180pt;height:36pt" o:ole="">
            <v:imagedata r:id="rId103" o:title=""/>
          </v:shape>
          <o:OLEObject Type="Embed" ProgID="Equation.3" ShapeID="_x0000_i1066" DrawAspect="Content" ObjectID="_1798355381" r:id="rId104"/>
        </w:object>
      </w:r>
      <w:r>
        <w:tab/>
      </w:r>
      <w:r w:rsidR="008B363D" w:rsidRPr="008B363D">
        <w:t>(5</w:t>
      </w:r>
      <w:r>
        <w:t>-61</w:t>
      </w:r>
      <w:r w:rsidR="008B363D" w:rsidRPr="008B363D">
        <w:t>)</w:t>
      </w:r>
    </w:p>
    <w:p w14:paraId="3D840758" w14:textId="77777777" w:rsidR="008B363D" w:rsidRPr="008B363D" w:rsidRDefault="008B363D" w:rsidP="007F72C8">
      <w:pPr>
        <w:tabs>
          <w:tab w:val="center" w:pos="4320"/>
          <w:tab w:val="right" w:pos="9360"/>
        </w:tabs>
      </w:pPr>
    </w:p>
    <w:p w14:paraId="0D1A811B" w14:textId="40408C4C" w:rsidR="008B363D" w:rsidRPr="008B363D" w:rsidRDefault="007F72C8" w:rsidP="007F72C8">
      <w:pPr>
        <w:tabs>
          <w:tab w:val="center" w:pos="4320"/>
          <w:tab w:val="right" w:pos="9360"/>
        </w:tabs>
      </w:pPr>
      <w:r>
        <w:tab/>
      </w:r>
      <w:r w:rsidR="008B363D" w:rsidRPr="008B363D">
        <w:object w:dxaOrig="3360" w:dyaOrig="760" w14:anchorId="02332CFA">
          <v:shape id="_x0000_i1067" type="#_x0000_t75" style="width:168pt;height:35.4pt" o:ole="">
            <v:imagedata r:id="rId105" o:title=""/>
          </v:shape>
          <o:OLEObject Type="Embed" ProgID="Equation.3" ShapeID="_x0000_i1067" DrawAspect="Content" ObjectID="_1798355382" r:id="rId106"/>
        </w:object>
      </w:r>
      <w:r w:rsidR="008B363D" w:rsidRPr="008B363D">
        <w:tab/>
        <w:t>(5</w:t>
      </w:r>
      <w:r>
        <w:t>-62</w:t>
      </w:r>
      <w:r w:rsidR="008B363D" w:rsidRPr="008B363D">
        <w:t>)</w:t>
      </w:r>
    </w:p>
    <w:p w14:paraId="4CD79CE2" w14:textId="77777777" w:rsidR="008B363D" w:rsidRPr="008B363D" w:rsidRDefault="008B363D" w:rsidP="007F72C8">
      <w:pPr>
        <w:tabs>
          <w:tab w:val="center" w:pos="4320"/>
          <w:tab w:val="right" w:pos="9360"/>
        </w:tabs>
      </w:pPr>
    </w:p>
    <w:p w14:paraId="06AA6D29" w14:textId="1AC1D9EB" w:rsidR="008B363D" w:rsidRPr="008B363D" w:rsidRDefault="007F72C8" w:rsidP="007F72C8">
      <w:pPr>
        <w:tabs>
          <w:tab w:val="center" w:pos="4320"/>
          <w:tab w:val="right" w:pos="9360"/>
        </w:tabs>
      </w:pPr>
      <w:r>
        <w:tab/>
      </w:r>
      <w:r w:rsidR="008B363D" w:rsidRPr="008B363D">
        <w:object w:dxaOrig="3240" w:dyaOrig="760" w14:anchorId="005125A0">
          <v:shape id="_x0000_i1068" type="#_x0000_t75" style="width:168pt;height:35.4pt" o:ole="">
            <v:imagedata r:id="rId107" o:title=""/>
          </v:shape>
          <o:OLEObject Type="Embed" ProgID="Equation.3" ShapeID="_x0000_i1068" DrawAspect="Content" ObjectID="_1798355383" r:id="rId108"/>
        </w:object>
      </w:r>
      <w:r w:rsidR="008B363D" w:rsidRPr="008B363D">
        <w:tab/>
        <w:t>(5</w:t>
      </w:r>
      <w:r>
        <w:t>-63</w:t>
      </w:r>
      <w:r w:rsidR="008B363D" w:rsidRPr="008B363D">
        <w:t>)</w:t>
      </w:r>
    </w:p>
    <w:p w14:paraId="532A7651" w14:textId="77777777" w:rsidR="008B363D" w:rsidRPr="008B363D" w:rsidRDefault="008B363D" w:rsidP="00D200F7">
      <w:pPr>
        <w:tabs>
          <w:tab w:val="center" w:pos="4320"/>
        </w:tabs>
      </w:pPr>
    </w:p>
    <w:p w14:paraId="1F09D2A6" w14:textId="77777777" w:rsidR="008B363D" w:rsidRPr="008B363D" w:rsidRDefault="008B363D" w:rsidP="00D200F7">
      <w:pPr>
        <w:tabs>
          <w:tab w:val="center" w:pos="4320"/>
        </w:tabs>
      </w:pPr>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200F7">
      <w:pPr>
        <w:tabs>
          <w:tab w:val="center" w:pos="4320"/>
        </w:tabs>
      </w:pPr>
    </w:p>
    <w:p w14:paraId="5D8D57D6" w14:textId="482C7E8F" w:rsidR="008B363D" w:rsidRPr="008B363D" w:rsidRDefault="008B363D" w:rsidP="00F03C38">
      <w:pPr>
        <w:tabs>
          <w:tab w:val="center" w:pos="4320"/>
          <w:tab w:val="right" w:pos="9360"/>
        </w:tabs>
      </w:pPr>
      <w:r w:rsidRPr="008B363D">
        <w:tab/>
      </w:r>
      <m:oMath>
        <m:sSub>
          <m:sSubPr>
            <m:ctrlPr>
              <w:rPr>
                <w:rFonts w:ascii="Cambria Math" w:hAnsi="Cambria Math"/>
                <w:i/>
              </w:rPr>
            </m:ctrlPr>
          </m:sSubPr>
          <m:e>
            <m:sSub>
              <m:sSubPr>
                <m:ctrlPr>
                  <w:rPr>
                    <w:rFonts w:ascii="Cambria Math" w:hAnsi="Cambria Math"/>
                    <w:i/>
                  </w:rPr>
                </m:ctrlPr>
              </m:sSubPr>
              <m:e>
                <m:r>
                  <w:rPr>
                    <w:rFonts w:ascii="Cambria Math"/>
                  </w:rPr>
                  <m:t>C</m:t>
                </m:r>
              </m:e>
              <m:sub>
                <m:r>
                  <w:rPr>
                    <w:rFonts w:ascii="Cambria Math"/>
                  </w:rPr>
                  <m:t>1</m:t>
                </m:r>
              </m:sub>
            </m:sSub>
          </m:e>
          <m:sub>
            <m:r>
              <w:rPr>
                <w:rFonts w:ascii="Cambria Math"/>
              </w:rPr>
              <m:t>,avg</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sSub>
                  <m:sSubPr>
                    <m:ctrlPr>
                      <w:rPr>
                        <w:rFonts w:ascii="Cambria Math" w:hAnsi="Cambria Math"/>
                        <w:i/>
                      </w:rPr>
                    </m:ctrlPr>
                  </m:sSubPr>
                  <m:e>
                    <m:r>
                      <w:rPr>
                        <w:rFonts w:ascii="Cambria Math"/>
                      </w:rPr>
                      <m:t>λ</m:t>
                    </m:r>
                  </m:e>
                  <m:sub>
                    <m:r>
                      <w:rPr>
                        <w:rFonts w:ascii="Cambria Math"/>
                      </w:rPr>
                      <m:t>1</m:t>
                    </m:r>
                  </m:sub>
                </m:sSub>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w:bookmarkStart w:id="221" w:name="_Hlk181178673"/>
            <m:sSub>
              <m:sSubPr>
                <m:ctrlPr>
                  <w:rPr>
                    <w:rFonts w:ascii="Cambria Math" w:hAnsi="Cambria Math"/>
                    <w:i/>
                  </w:rPr>
                </m:ctrlPr>
              </m:sSubPr>
              <m:e>
                <m:r>
                  <w:rPr>
                    <w:rFonts w:ascii="Cambria Math"/>
                  </w:rPr>
                  <m:t>λ</m:t>
                </m:r>
              </m:e>
              <m:sub>
                <m:r>
                  <w:rPr>
                    <w:rFonts w:ascii="Cambria Math"/>
                  </w:rPr>
                  <m:t>1</m:t>
                </m:r>
              </m:sub>
            </m:sSub>
            <w:bookmarkEnd w:id="221"/>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t1</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t1</m:t>
            </m:r>
          </m:sup>
        </m:sSup>
      </m:oMath>
      <w:r w:rsidR="007F72C8">
        <w:tab/>
      </w:r>
      <w:r w:rsidRPr="008B363D">
        <w:t>(5</w:t>
      </w:r>
      <w:r w:rsidR="007F72C8">
        <w:t>-64</w:t>
      </w:r>
      <w:r w:rsidRPr="008B363D">
        <w:t>)</w:t>
      </w:r>
    </w:p>
    <w:p w14:paraId="126F9C9D" w14:textId="34B50C8E" w:rsidR="008B363D" w:rsidRPr="008B363D" w:rsidRDefault="007F72C8" w:rsidP="00D35FC7">
      <w:r>
        <w:tab/>
      </w:r>
    </w:p>
    <w:p w14:paraId="5ED7EDC7" w14:textId="77777777" w:rsidR="008B363D" w:rsidRPr="008B363D" w:rsidRDefault="008B363D" w:rsidP="00D35FC7">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92899">
      <w:pPr>
        <w:ind w:firstLine="720"/>
      </w:pPr>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222" w:name="_Toc451238567"/>
      <w:bookmarkStart w:id="223" w:name="_Toc157062512"/>
      <w:r w:rsidRPr="008B363D">
        <w:t>The USEPA Standard Water Bodies</w:t>
      </w:r>
      <w:bookmarkEnd w:id="222"/>
      <w:bookmarkEnd w:id="223"/>
    </w:p>
    <w:p w14:paraId="4927CF70" w14:textId="2817CCE9" w:rsidR="008B363D" w:rsidRPr="008B363D" w:rsidRDefault="008B363D" w:rsidP="00D35FC7">
      <w:r w:rsidRPr="008B363D">
        <w:t>All parameters in the above equations, except for the pesticide-specific parameters, have standard values set by the USEPA for the standard farm pond and  reservoir scenarios (Table 1).   Many of these values have no documentation and simply have evolved over many years of repeated, unquestioned use.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CB2D3E6" w:rsidR="008B363D" w:rsidRPr="008B363D" w:rsidRDefault="008B363D" w:rsidP="00D35FC7">
            <w:r w:rsidRPr="008B363D">
              <w:t>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r w:rsidRPr="008B363D">
              <w:t>f</w:t>
            </w:r>
            <w:r w:rsidRPr="008B363D">
              <w:rPr>
                <w:vertAlign w:val="subscript"/>
              </w:rPr>
              <w:t>oc</w:t>
            </w:r>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r w:rsidRPr="008B363D">
              <w:t>C</w:t>
            </w:r>
            <w:r w:rsidRPr="008B363D">
              <w:rPr>
                <w:vertAlign w:val="subscript"/>
              </w:rPr>
              <w:t>bio</w:t>
            </w:r>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VOL2*BULKD*(1.-100./PCTWA)</w:t>
      </w:r>
    </w:p>
    <w:p w14:paraId="1150E9C1" w14:textId="77777777" w:rsidR="008B363D" w:rsidRPr="008B363D" w:rsidRDefault="008B363D" w:rsidP="00D35FC7">
      <w:r w:rsidRPr="008B363D">
        <w:rPr>
          <w:vertAlign w:val="superscript"/>
        </w:rPr>
        <w:t>(b)</w:t>
      </w:r>
      <w:r w:rsidRPr="008B363D">
        <w:t xml:space="preserve"> calculated from: (BULKD)(VOL2)(100000)/PCTWA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45D73A88" w14:textId="77777777" w:rsidR="00F93560" w:rsidRDefault="00F93560" w:rsidP="00D35FC7">
      <w:bookmarkStart w:id="224" w:name="_Toc451238568"/>
    </w:p>
    <w:p w14:paraId="6E95830F" w14:textId="59A17B7B" w:rsidR="008B363D" w:rsidRPr="008B363D" w:rsidRDefault="00D92899" w:rsidP="00EB6DCA">
      <w:pPr>
        <w:pStyle w:val="Heading3"/>
      </w:pPr>
      <w:bookmarkStart w:id="225" w:name="_Toc157062513"/>
      <w:r>
        <w:t xml:space="preserve">Standard </w:t>
      </w:r>
      <w:r w:rsidR="008B363D" w:rsidRPr="008B363D">
        <w:t>Farm Pond</w:t>
      </w:r>
      <w:bookmarkEnd w:id="224"/>
      <w:bookmarkEnd w:id="225"/>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203A7280" w:rsidR="008B363D" w:rsidRPr="008B363D" w:rsidRDefault="00D92899" w:rsidP="00EB6DCA">
      <w:pPr>
        <w:pStyle w:val="Heading3"/>
      </w:pPr>
      <w:bookmarkStart w:id="226" w:name="_Toc451238569"/>
      <w:bookmarkStart w:id="227" w:name="_Toc157062514"/>
      <w:r>
        <w:lastRenderedPageBreak/>
        <w:t>Standard</w:t>
      </w:r>
      <w:r w:rsidR="008B363D" w:rsidRPr="008B363D">
        <w:t xml:space="preserve"> Reservoir</w:t>
      </w:r>
      <w:bookmarkEnd w:id="226"/>
      <w:bookmarkEnd w:id="227"/>
    </w:p>
    <w:p w14:paraId="01C2B770" w14:textId="4F29B272" w:rsidR="008B363D" w:rsidRPr="008B363D" w:rsidRDefault="008B363D" w:rsidP="00D35FC7">
      <w:r w:rsidRPr="008B363D">
        <w:tab/>
        <w:t xml:space="preserve">The </w:t>
      </w:r>
      <w:r w:rsidR="00D92899">
        <w:t>standard</w:t>
      </w:r>
      <w:r w:rsidRPr="008B363D">
        <w:t xml:space="preserve">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228" w:name="_Toc451238570"/>
      <w:bookmarkStart w:id="229" w:name="_Toc157062515"/>
      <w:r w:rsidRPr="008B363D">
        <w:t>Custom Water Body</w:t>
      </w:r>
      <w:bookmarkEnd w:id="228"/>
      <w:bookmarkEnd w:id="229"/>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230" w:name="_Toc451238571"/>
      <w:bookmarkStart w:id="231" w:name="_Toc157062516"/>
      <w:r w:rsidRPr="008B363D">
        <w:t>VVWM Evaluations</w:t>
      </w:r>
      <w:bookmarkEnd w:id="230"/>
      <w:bookmarkEnd w:id="231"/>
    </w:p>
    <w:p w14:paraId="68F130B7" w14:textId="7E7EA8B6" w:rsidR="008B363D" w:rsidRPr="008B363D" w:rsidRDefault="008B363D" w:rsidP="00EB6DCA">
      <w:pPr>
        <w:pStyle w:val="Heading3"/>
      </w:pPr>
      <w:bookmarkStart w:id="232" w:name="_Toc451238572"/>
      <w:bookmarkStart w:id="233" w:name="_Toc157062517"/>
      <w:r w:rsidRPr="008B363D">
        <w:t>Solute Holding Capacity Ratio Sensitivity</w:t>
      </w:r>
      <w:bookmarkEnd w:id="232"/>
      <w:bookmarkEnd w:id="233"/>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234" w:name="_Toc451238573"/>
      <w:bookmarkStart w:id="235" w:name="_Toc157062518"/>
      <w:r w:rsidRPr="008B363D">
        <w:t>Washout and Overflow Sensitivity</w:t>
      </w:r>
      <w:bookmarkEnd w:id="234"/>
      <w:bookmarkEnd w:id="235"/>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Figure 5.   Effective half-life of pesticide due to washout in the standard pond as currently parameterized (1 hA area, 2 m deep). Range of flow rates are for the current standard field size (10 hA).</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Figure 6.   Effective half-life of pesticide due to washout in the standard reservoir as currently parameterized (5.26 hA, 2 m deep). Range of flow rates are for the current standard field size (10 hA).</w:t>
      </w:r>
    </w:p>
    <w:p w14:paraId="68B72DB4" w14:textId="6B8C4914" w:rsidR="008B363D" w:rsidRPr="008B363D" w:rsidRDefault="008B363D" w:rsidP="00EB6DCA">
      <w:pPr>
        <w:pStyle w:val="Heading3"/>
      </w:pPr>
      <w:bookmarkStart w:id="236" w:name="_Toc451238574"/>
      <w:bookmarkStart w:id="237" w:name="_Toc157062519"/>
      <w:r w:rsidRPr="008B363D">
        <w:t>Photolysis Sensitivity</w:t>
      </w:r>
      <w:bookmarkEnd w:id="236"/>
      <w:bookmarkEnd w:id="237"/>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131CC46C" w:rsidR="008B363D" w:rsidRPr="008B363D" w:rsidRDefault="008B363D" w:rsidP="00D200F7">
      <w:pPr>
        <w:tabs>
          <w:tab w:val="center" w:pos="4320"/>
        </w:tabs>
      </w:pPr>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w:t>
      </w:r>
      <w:r w:rsidR="00D92899">
        <w:t>-65</w:t>
      </w:r>
      <w:r w:rsidRPr="008B363D">
        <w:t>)</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f</w:t>
      </w:r>
      <w:r w:rsidRPr="008B363D">
        <w:rPr>
          <w:vertAlign w:val="subscript"/>
        </w:rPr>
        <w:t>w</w:t>
      </w:r>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4"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5"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238" w:name="_Toc451238575"/>
      <w:bookmarkStart w:id="239" w:name="_Toc157062520"/>
      <w:r w:rsidRPr="008B363D">
        <w:t>Volatilization</w:t>
      </w:r>
      <w:bookmarkEnd w:id="238"/>
      <w:bookmarkEnd w:id="239"/>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7"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50A8E7AB" w14:textId="7FDC70AF" w:rsidR="008B363D" w:rsidRDefault="008B363D" w:rsidP="00D35FC7"/>
    <w:p w14:paraId="2AEB922C" w14:textId="77777777" w:rsidR="00366BF4" w:rsidRPr="008B363D" w:rsidRDefault="00366BF4" w:rsidP="00D35FC7"/>
    <w:p w14:paraId="22220E1D" w14:textId="28FC2B5E" w:rsidR="008B363D" w:rsidRPr="00EB6DCA" w:rsidRDefault="00366BF4" w:rsidP="00EB6DCA">
      <w:pPr>
        <w:pStyle w:val="Heading3"/>
      </w:pPr>
      <w:bookmarkStart w:id="240" w:name="_Toc451238584"/>
      <w:r w:rsidRPr="00EB6DCA">
        <w:t xml:space="preserve"> </w:t>
      </w:r>
      <w:bookmarkStart w:id="241" w:name="_Toc157062521"/>
      <w:r w:rsidR="008B363D" w:rsidRPr="00EB6DCA">
        <w:t>Regulatory Summary Output File</w:t>
      </w:r>
      <w:bookmarkEnd w:id="240"/>
      <w:bookmarkEnd w:id="241"/>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r w:rsidRPr="008B363D">
        <w:t>where</w:t>
      </w:r>
    </w:p>
    <w:p w14:paraId="47533631" w14:textId="77777777" w:rsidR="008B363D" w:rsidRPr="008B363D" w:rsidRDefault="008B363D" w:rsidP="00D35FC7">
      <w:r w:rsidRPr="008B363D">
        <w:rPr>
          <w:i/>
        </w:rPr>
        <w:t xml:space="preserve">outputfilename </w:t>
      </w:r>
      <w:r w:rsidRPr="008B363D">
        <w:t>- as specified in Line 1 of input file.</w:t>
      </w:r>
    </w:p>
    <w:p w14:paraId="5E52C11A" w14:textId="77777777" w:rsidR="008B363D" w:rsidRPr="008B363D" w:rsidRDefault="008B363D" w:rsidP="00D35FC7">
      <w:r w:rsidRPr="008B363D">
        <w:rPr>
          <w:i/>
        </w:rPr>
        <w:t xml:space="preserve">scenario_ID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r w:rsidRPr="008B363D">
        <w:rPr>
          <w:i/>
        </w:rPr>
        <w:t>waterbodytext</w:t>
      </w:r>
      <w:r w:rsidRPr="008B363D">
        <w:t xml:space="preserve"> - Depending on the water body simulated, this will be "Custom", "Pond", or "Reservoir" if </w:t>
      </w:r>
      <w:r w:rsidRPr="008B363D">
        <w:rPr>
          <w:i/>
        </w:rPr>
        <w:t>simtypeflag</w:t>
      </w:r>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 xml:space="preserve">The content of this output file contains frequency occurrences of concentrations (e.g., 1-in-10 year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200F7">
      <w:pPr>
        <w:tabs>
          <w:tab w:val="center" w:pos="4320"/>
        </w:tabs>
      </w:pPr>
    </w:p>
    <w:p w14:paraId="54B681B1" w14:textId="2E53AB1B"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w:r>
        <w:rPr>
          <w:rFonts w:eastAsiaTheme="minorEastAsia"/>
        </w:rPr>
        <w:tab/>
        <w:t>(5-66)</w:t>
      </w:r>
    </w:p>
    <w:p w14:paraId="789A42E8" w14:textId="77777777" w:rsidR="008B363D" w:rsidRPr="008B363D" w:rsidRDefault="008B363D" w:rsidP="00D200F7">
      <w:pPr>
        <w:tabs>
          <w:tab w:val="center" w:pos="4320"/>
        </w:tabs>
      </w:pPr>
    </w:p>
    <w:p w14:paraId="5105B5CB" w14:textId="77777777" w:rsidR="008B363D" w:rsidRPr="008B363D" w:rsidRDefault="008B363D" w:rsidP="00D200F7">
      <w:pPr>
        <w:tabs>
          <w:tab w:val="center" w:pos="4320"/>
        </w:tabs>
      </w:pPr>
    </w:p>
    <w:p w14:paraId="631BFBCB" w14:textId="77777777" w:rsidR="008B363D" w:rsidRPr="008B363D" w:rsidRDefault="008B363D" w:rsidP="00D200F7">
      <w:pPr>
        <w:tabs>
          <w:tab w:val="center" w:pos="4320"/>
        </w:tabs>
      </w:pPr>
      <w:r w:rsidRPr="008B363D">
        <w:t>Where R is the return years</w:t>
      </w:r>
    </w:p>
    <w:p w14:paraId="43978CC9" w14:textId="77777777" w:rsidR="008B363D" w:rsidRPr="008B363D" w:rsidRDefault="008B363D" w:rsidP="00D200F7">
      <w:pPr>
        <w:tabs>
          <w:tab w:val="center" w:pos="4320"/>
        </w:tabs>
      </w:pPr>
      <w:r w:rsidRPr="008B363D">
        <w:tab/>
        <w:t>N is the number of years</w:t>
      </w:r>
    </w:p>
    <w:p w14:paraId="2800E665" w14:textId="77777777" w:rsidR="008B363D" w:rsidRPr="008B363D" w:rsidRDefault="008B363D" w:rsidP="00D200F7">
      <w:pPr>
        <w:tabs>
          <w:tab w:val="center" w:pos="4320"/>
        </w:tabs>
      </w:pPr>
    </w:p>
    <w:p w14:paraId="3C21AAC9" w14:textId="30BE838C" w:rsidR="00D92899" w:rsidRDefault="008B363D" w:rsidP="00D92899">
      <w:pPr>
        <w:tabs>
          <w:tab w:val="center" w:pos="4320"/>
          <w:tab w:val="right" w:pos="9360"/>
        </w:tabs>
      </w:pPr>
      <w:r w:rsidRPr="008B363D">
        <w:t>For example, if the return frequency is 10 years and there are 30 years in the simulation, then</w:t>
      </w:r>
      <w:r w:rsidR="00D92899">
        <w:t>:</w:t>
      </w:r>
    </w:p>
    <w:p w14:paraId="45936F55" w14:textId="58E45931"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m:rPr>
            <m:sty m:val="p"/>
          </m:rPr>
          <w:rPr>
            <w:rFonts w:ascii="Cambria Math" w:hAnsi="Cambria Math"/>
          </w:rPr>
          <m:t xml:space="preserve">=27.9  </m:t>
        </m:r>
        <m:r>
          <w:rPr>
            <w:rFonts w:ascii="Cambria Math" w:hAnsi="Cambria Math"/>
          </w:rPr>
          <m:t xml:space="preserve"> </m:t>
        </m:r>
      </m:oMath>
    </w:p>
    <w:p w14:paraId="572B76A7" w14:textId="379FEAFF" w:rsidR="008B363D" w:rsidRPr="008B363D" w:rsidRDefault="008B363D" w:rsidP="00D92899">
      <w:pPr>
        <w:tabs>
          <w:tab w:val="center" w:pos="4320"/>
        </w:tabs>
      </w:pPr>
    </w:p>
    <w:p w14:paraId="3973BCC9" w14:textId="597820E5" w:rsidR="008B363D" w:rsidRPr="008B363D" w:rsidRDefault="008B363D" w:rsidP="00D35FC7">
      <w:r w:rsidRPr="008B363D">
        <w:t>The value used would be the one ranked in the 27.9 position in the order, with linear interpolation used to address the fractional part.</w:t>
      </w:r>
      <w:r w:rsidR="003C2BF7">
        <w:t xml:space="preserve"> See Appendix B for description of the columns in the summary file.</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242" w:name="_Toc451238585"/>
      <w:bookmarkStart w:id="243" w:name="_Toc157062522"/>
      <w:r w:rsidRPr="008B363D">
        <w:t>Daily Values Output File</w:t>
      </w:r>
      <w:bookmarkEnd w:id="242"/>
      <w:bookmarkEnd w:id="243"/>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244" w:name="_Toc157062523"/>
      <w:r>
        <w:t>Single Mixing Cell (</w:t>
      </w:r>
      <w:r w:rsidR="001A1867">
        <w:t>TPEZ</w:t>
      </w:r>
      <w:r>
        <w:t>)</w:t>
      </w:r>
      <w:r w:rsidR="001A1867">
        <w:t xml:space="preserve"> Calculations</w:t>
      </w:r>
      <w:bookmarkEnd w:id="244"/>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and like the VVWM it sits adjacent to an agricultural field accepting runoff, erosion and spraydrift.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245" w:name="_Toc157062524"/>
      <w:r>
        <w:t>Water Balance</w:t>
      </w:r>
      <w:bookmarkEnd w:id="245"/>
    </w:p>
    <w:p w14:paraId="4D2BDB4E" w14:textId="79C8B67D"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21BD5C1C" w:rsidR="00B917EA" w:rsidRDefault="00975B90" w:rsidP="00D35FC7">
      <w:pPr>
        <w:tabs>
          <w:tab w:val="center" w:pos="4320"/>
          <w:tab w:val="right" w:pos="9360"/>
        </w:tabs>
      </w:pPr>
      <w:bookmarkStart w:id="246"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246"/>
        <m:r>
          <m:rPr>
            <m:sty m:val="p"/>
          </m:rPr>
          <w:rPr>
            <w:rFonts w:ascii="Cambria Math" w:hAnsi="Cambria Math" w:hint="cs"/>
          </w:rPr>
          <m:t>=</m:t>
        </m:r>
        <w:bookmarkStart w:id="247"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247"/>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r>
      <w:bookmarkStart w:id="248" w:name="_Hlk165532743"/>
      <w:r w:rsidR="00D92899">
        <w:t>(6-1)</w:t>
      </w:r>
      <w:bookmarkEnd w:id="248"/>
    </w:p>
    <w:p w14:paraId="7ECD3B50" w14:textId="77777777" w:rsidR="00DE5E78" w:rsidRDefault="00DE5E78" w:rsidP="00D35FC7">
      <w:pPr>
        <w:rPr>
          <w:vertAlign w:val="subscript"/>
        </w:rPr>
      </w:pPr>
    </w:p>
    <w:p w14:paraId="1E659211" w14:textId="55AE169B" w:rsidR="00DE5E78" w:rsidRDefault="00DE5E78" w:rsidP="00D35FC7">
      <w:r>
        <w:t>where</w:t>
      </w:r>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27FBB24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And the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4873068B"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92899">
        <w:t>(6-2)</w:t>
      </w:r>
    </w:p>
    <w:p w14:paraId="300C8F80" w14:textId="77777777" w:rsidR="00A974B3" w:rsidRDefault="00A974B3" w:rsidP="00D35FC7"/>
    <w:p w14:paraId="33E5AB58" w14:textId="3C245538"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249"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249"/>
      <w:r>
        <w:rPr>
          <w:rFonts w:eastAsiaTheme="minorEastAsia"/>
        </w:rPr>
        <w:tab/>
      </w:r>
      <w:r w:rsidR="00D92899">
        <w:t>(6-3)</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r>
        <w:t xml:space="preserve">where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0E726952"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r>
      <w:r w:rsidR="00D92899">
        <w:t>(6-4)</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r>
        <w:rPr>
          <w:rFonts w:eastAsiaTheme="minorEastAsia"/>
        </w:rPr>
        <w:t xml:space="preserve">where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521B526F" w14:textId="2863B3D4"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4EB66083"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r>
      <w:r w:rsidR="00D92899">
        <w:t>(6-5)</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5CB00070"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r>
      <w:r w:rsidR="00D92899">
        <w:t>(6-6)</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56AE03FE" w14:textId="12993EFB" w:rsidR="00BA7F15" w:rsidRDefault="00BA7F15" w:rsidP="00C05760">
      <w:pPr>
        <w:pStyle w:val="Heading2"/>
      </w:pPr>
      <w:bookmarkStart w:id="250" w:name="_Toc157062525"/>
      <w:r>
        <w:t>Sediment Balance</w:t>
      </w:r>
      <w:bookmarkEnd w:id="250"/>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146840F4" w:rsidR="008B0C4F" w:rsidRDefault="008B0C4F" w:rsidP="008B0C4F">
      <w:pPr>
        <w:tabs>
          <w:tab w:val="center" w:pos="4320"/>
          <w:tab w:val="right" w:pos="9360"/>
        </w:tabs>
      </w:pPr>
      <w:r>
        <w:tab/>
        <w:t>B</w:t>
      </w:r>
      <w:r w:rsidRPr="008B0C4F">
        <w:rPr>
          <w:vertAlign w:val="subscript"/>
        </w:rPr>
        <w:t>TPEZ</w:t>
      </w:r>
      <w:r>
        <w:rPr>
          <w:vertAlign w:val="subscript"/>
        </w:rPr>
        <w:t xml:space="preserve"> </w:t>
      </w:r>
      <w:r w:rsidRPr="008B0C4F">
        <w:t xml:space="preserve"> = </w:t>
      </w:r>
      <w:r>
        <w:t>B</w:t>
      </w:r>
      <w:r w:rsidRPr="008B0C4F">
        <w:rPr>
          <w:vertAlign w:val="subscript"/>
        </w:rPr>
        <w:t xml:space="preserve">Field </w:t>
      </w:r>
      <w:r>
        <w:rPr>
          <w:vertAlign w:val="subscript"/>
        </w:rPr>
        <w:tab/>
      </w:r>
      <w:r w:rsidR="00D92899">
        <w:t>(6-7)</w:t>
      </w:r>
    </w:p>
    <w:p w14:paraId="775015EE" w14:textId="56663868" w:rsidR="00BA7F15" w:rsidRDefault="00BA7F15" w:rsidP="00D35FC7"/>
    <w:p w14:paraId="2A8ECBD1" w14:textId="23B1635F" w:rsidR="00BA7F15" w:rsidRDefault="008B0C4F" w:rsidP="00D35FC7">
      <w:r>
        <w:t>Where</w:t>
      </w:r>
    </w:p>
    <w:p w14:paraId="32231C7C" w14:textId="673DEBC8" w:rsidR="008B0C4F" w:rsidRDefault="00861BCA" w:rsidP="00861BCA">
      <w:pPr>
        <w:tabs>
          <w:tab w:val="left" w:pos="900"/>
        </w:tabs>
      </w:pPr>
      <w:r>
        <w:tab/>
      </w:r>
      <w:r w:rsidR="008B0C4F">
        <w:t>B</w:t>
      </w:r>
      <w:r w:rsidR="008B0C4F" w:rsidRPr="008B0C4F">
        <w:rPr>
          <w:vertAlign w:val="subscript"/>
        </w:rPr>
        <w:t>TPEZ</w:t>
      </w:r>
      <w:r w:rsidR="008B0C4F">
        <w:t xml:space="preserve"> = </w:t>
      </w:r>
      <w:r w:rsidR="00CB54DB">
        <w:t xml:space="preserve">rate of </w:t>
      </w:r>
      <w:r w:rsidR="008B0C4F">
        <w:t xml:space="preserve">solid mass </w:t>
      </w:r>
      <w:r w:rsidR="00CB54DB">
        <w:t>leaving</w:t>
      </w:r>
      <w:r w:rsidR="008B0C4F">
        <w:t xml:space="preserve"> TPEZ [kg/d]</w:t>
      </w:r>
    </w:p>
    <w:p w14:paraId="7E63AC1A" w14:textId="33B76E3D" w:rsidR="008B0C4F" w:rsidRDefault="00861BCA" w:rsidP="00861BCA">
      <w:pPr>
        <w:tabs>
          <w:tab w:val="left" w:pos="900"/>
        </w:tabs>
      </w:pPr>
      <w:r>
        <w:tab/>
      </w:r>
      <w:r w:rsidR="008B0C4F">
        <w:t>B</w:t>
      </w:r>
      <w:r w:rsidR="008B0C4F" w:rsidRPr="008B0C4F">
        <w:rPr>
          <w:vertAlign w:val="subscript"/>
        </w:rPr>
        <w:t>Field</w:t>
      </w:r>
      <w:r w:rsidR="008B0C4F">
        <w:t xml:space="preserve"> = </w:t>
      </w:r>
      <w:r w:rsidR="00CB54DB">
        <w:t xml:space="preserve">rate of </w:t>
      </w:r>
      <w:r w:rsidR="008B0C4F">
        <w:t xml:space="preserve">eroded mass from the adjacent field </w:t>
      </w:r>
      <w:r w:rsidR="00CB54DB">
        <w:t>entering</w:t>
      </w:r>
      <w:r w:rsidR="008B0C4F">
        <w:t xml:space="preserve"> the TPEZ [kg/d]</w:t>
      </w:r>
    </w:p>
    <w:p w14:paraId="4817D6E3" w14:textId="77777777" w:rsidR="00B917EA" w:rsidRDefault="00B917EA" w:rsidP="00D35FC7"/>
    <w:p w14:paraId="4D7D715F" w14:textId="29F0A91D" w:rsidR="00B917EA" w:rsidRDefault="00BA7F15" w:rsidP="00C05760">
      <w:pPr>
        <w:pStyle w:val="Heading2"/>
      </w:pPr>
      <w:bookmarkStart w:id="251" w:name="_Toc157062526"/>
      <w:r>
        <w:t>Solute Mass Balance</w:t>
      </w:r>
      <w:bookmarkEnd w:id="251"/>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46CF7549"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r>
      <w:r w:rsidR="00D92899">
        <w:t>(6-8)</w:t>
      </w:r>
    </w:p>
    <w:p w14:paraId="6E69E9AF" w14:textId="77777777" w:rsidR="00846C8E" w:rsidRDefault="00846C8E" w:rsidP="00D35FC7"/>
    <w:p w14:paraId="10C9113E" w14:textId="01868738" w:rsidR="00854E86" w:rsidRDefault="00846C8E" w:rsidP="00D35FC7">
      <w:r>
        <w:t>w</w:t>
      </w:r>
      <w:r w:rsidR="0079544B">
        <w:t xml:space="preserve">here </w:t>
      </w:r>
    </w:p>
    <w:p w14:paraId="6E3A6031" w14:textId="0A96DC39" w:rsidR="0079544B" w:rsidRDefault="00861BCA" w:rsidP="00861BCA">
      <w:pPr>
        <w:tabs>
          <w:tab w:val="left" w:pos="720"/>
        </w:tabs>
        <w:ind w:firstLine="720"/>
      </w:pPr>
      <w:r>
        <w:t>m</w:t>
      </w:r>
      <w:r w:rsidR="00854E86" w:rsidRPr="00854E86">
        <w:rPr>
          <w:vertAlign w:val="subscript"/>
        </w:rPr>
        <w:t>TPEZ</w:t>
      </w:r>
      <w:r w:rsidR="0079544B">
        <w:t xml:space="preserve"> </w:t>
      </w:r>
      <w:r w:rsidR="00854E86">
        <w:t xml:space="preserve">= </w:t>
      </w:r>
      <w:r w:rsidR="0079544B">
        <w:t>the mass of solute in the TPEZ in any phase</w:t>
      </w:r>
      <w:r w:rsidR="00854E86">
        <w:t xml:space="preserve">, </w:t>
      </w:r>
      <w:r w:rsidR="0079544B">
        <w:t>aqueous or sorbed</w:t>
      </w:r>
      <w:r w:rsidR="00854E86">
        <w:t xml:space="preserve"> [kg]</w:t>
      </w:r>
    </w:p>
    <w:p w14:paraId="03EA3385" w14:textId="5CE79C44" w:rsidR="00854E86" w:rsidRDefault="00861BCA" w:rsidP="00861BCA">
      <w:pPr>
        <w:tabs>
          <w:tab w:val="left" w:pos="720"/>
        </w:tabs>
        <w:ind w:firstLine="720"/>
      </w:pPr>
      <w:r>
        <w:t>t</w:t>
      </w:r>
      <w:r w:rsidR="00854E86">
        <w:t xml:space="preserve"> = time [day]</w:t>
      </w:r>
    </w:p>
    <w:p w14:paraId="56AB5056" w14:textId="0B7D063C" w:rsidR="00854E86" w:rsidRDefault="00854E86" w:rsidP="00861BCA">
      <w:pPr>
        <w:tabs>
          <w:tab w:val="left" w:pos="720"/>
        </w:tabs>
        <w:ind w:firstLine="720"/>
      </w:pPr>
      <w:r>
        <w:t>Q = water flow out of TPEZ [m</w:t>
      </w:r>
      <w:r w:rsidRPr="00854E86">
        <w:rPr>
          <w:vertAlign w:val="superscript"/>
        </w:rPr>
        <w:t>3</w:t>
      </w:r>
      <w:r>
        <w:t>/day]</w:t>
      </w:r>
    </w:p>
    <w:p w14:paraId="5664E6EA" w14:textId="4ECB4EFF" w:rsidR="00854E86" w:rsidRDefault="00861BCA" w:rsidP="00861BCA">
      <w:pPr>
        <w:tabs>
          <w:tab w:val="left" w:pos="720"/>
        </w:tabs>
      </w:pPr>
      <w:r>
        <w:lastRenderedPageBreak/>
        <w:tab/>
      </w:r>
      <w:r w:rsidR="00854E86">
        <w:t>B</w:t>
      </w:r>
      <w:r w:rsidR="0019575A" w:rsidRPr="0019575A">
        <w:rPr>
          <w:vertAlign w:val="subscript"/>
        </w:rPr>
        <w:t>TPEZ</w:t>
      </w:r>
      <w:r w:rsidR="00854E86">
        <w:t xml:space="preserve"> = the sediment outflow rate </w:t>
      </w:r>
      <w:bookmarkStart w:id="252" w:name="_Hlk138940628"/>
      <w:r w:rsidR="00854E86">
        <w:t>[kg/day]</w:t>
      </w:r>
      <w:bookmarkEnd w:id="252"/>
    </w:p>
    <w:p w14:paraId="3FB00433" w14:textId="77A94B13" w:rsidR="00854E86" w:rsidRDefault="00861BCA" w:rsidP="00861BCA">
      <w:pPr>
        <w:tabs>
          <w:tab w:val="left" w:pos="720"/>
        </w:tabs>
      </w:pPr>
      <w:r>
        <w:rPr>
          <w:rFonts w:eastAsiaTheme="minorEastAsia"/>
        </w:rPr>
        <w:tab/>
      </w:r>
      <m:oMath>
        <m:r>
          <w:rPr>
            <w:rFonts w:ascii="Cambria Math" w:hAnsi="Cambria Math"/>
          </w:rPr>
          <m:t>v</m:t>
        </m:r>
      </m:oMath>
      <w:r w:rsidR="00854E86">
        <w:t xml:space="preserve"> = volume of water in TPEZ</w:t>
      </w:r>
      <w:r w:rsidR="0019575A">
        <w:t xml:space="preserve"> [m</w:t>
      </w:r>
      <w:r w:rsidR="0019575A" w:rsidRPr="00854E86">
        <w:rPr>
          <w:vertAlign w:val="superscript"/>
        </w:rPr>
        <w:t>3</w:t>
      </w:r>
      <w:r w:rsidR="0019575A">
        <w:t>]</w:t>
      </w:r>
    </w:p>
    <w:p w14:paraId="3A770D1D" w14:textId="34B20C1E" w:rsidR="00854E86" w:rsidRDefault="00861BCA" w:rsidP="00861BCA">
      <w:pPr>
        <w:tabs>
          <w:tab w:val="left" w:pos="720"/>
        </w:tabs>
      </w:pPr>
      <w:r>
        <w:tab/>
      </w:r>
      <w:r w:rsidR="0019575A">
        <w:t>M</w:t>
      </w:r>
      <w:r w:rsidR="00854E86">
        <w:t xml:space="preserve"> = mass of soil in TPEZ</w:t>
      </w:r>
      <w:r w:rsidR="0019575A">
        <w:t xml:space="preserve"> [kg]</w:t>
      </w:r>
    </w:p>
    <w:p w14:paraId="7658A944" w14:textId="2D87AA40" w:rsidR="00854E86" w:rsidRDefault="00861BCA" w:rsidP="00861BCA">
      <w:pPr>
        <w:tabs>
          <w:tab w:val="left" w:pos="720"/>
        </w:tabs>
      </w:pPr>
      <w:r>
        <w:tab/>
      </w:r>
      <w:r w:rsidR="00854E86">
        <w:t>c = aqueous concentration in TPEZ [kg/m</w:t>
      </w:r>
      <w:r w:rsidR="00854E86" w:rsidRPr="00854E86">
        <w:rPr>
          <w:vertAlign w:val="superscript"/>
        </w:rPr>
        <w:t>3</w:t>
      </w:r>
      <w:r w:rsidR="00854E86">
        <w:t>]</w:t>
      </w:r>
    </w:p>
    <w:p w14:paraId="1D562B70" w14:textId="489B1A70" w:rsidR="00854E86" w:rsidRDefault="00861BCA" w:rsidP="00861BCA">
      <w:pPr>
        <w:tabs>
          <w:tab w:val="left" w:pos="720"/>
        </w:tabs>
      </w:pPr>
      <w:r>
        <w:tab/>
      </w:r>
      <w:r w:rsidR="00854E86">
        <w:t>s = sorbed concentration in TPEZ [kg/kg]</w:t>
      </w:r>
    </w:p>
    <w:p w14:paraId="512C9ECF" w14:textId="01521594" w:rsidR="00854E86" w:rsidRPr="00854E86" w:rsidRDefault="00861BCA" w:rsidP="00861BCA">
      <w:pPr>
        <w:tabs>
          <w:tab w:val="left" w:pos="720"/>
        </w:tabs>
        <w:rPr>
          <w:iCs/>
        </w:rPr>
      </w:pPr>
      <w:r>
        <w:rPr>
          <w:rFonts w:eastAsiaTheme="minorEastAsia"/>
        </w:rPr>
        <w:tab/>
      </w: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As with other parts of PRZM5-VVWM, linear sorption is assumed where</w:t>
      </w:r>
    </w:p>
    <w:p w14:paraId="68DFC99D" w14:textId="3D4CA7BA" w:rsidR="00846C8E" w:rsidRDefault="00846C8E" w:rsidP="00D35FC7"/>
    <w:p w14:paraId="40CB6F46" w14:textId="1BBCE0AB" w:rsidR="00846C8E" w:rsidRDefault="00D92899" w:rsidP="00861BCA">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(6-9)</w:t>
      </w:r>
    </w:p>
    <w:p w14:paraId="3798B9C1" w14:textId="1B263F89" w:rsidR="0079544B" w:rsidRDefault="00846C8E" w:rsidP="00D92899">
      <w:r>
        <w:t>Thus,</w:t>
      </w:r>
    </w:p>
    <w:p w14:paraId="0CAEB8C1" w14:textId="77777777" w:rsidR="001A1867" w:rsidRDefault="001A1867" w:rsidP="00D92899"/>
    <w:p w14:paraId="60531F81" w14:textId="498134B8" w:rsidR="001A1867" w:rsidRPr="00861BCA" w:rsidRDefault="00861BCA" w:rsidP="00861BCA">
      <w:pPr>
        <w:tabs>
          <w:tab w:val="center" w:pos="4320"/>
          <w:tab w:val="right" w:pos="9360"/>
        </w:tabs>
      </w:pPr>
      <w:r>
        <w:rPr>
          <w:rFonts w:eastAsiaTheme="minorEastAsia"/>
        </w:rPr>
        <w:tab/>
      </w:r>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oMath>
      <w:r>
        <w:rPr>
          <w:rFonts w:eastAsiaTheme="minorEastAsia"/>
        </w:rPr>
        <w:tab/>
        <w:t>(6-10)</w:t>
      </w:r>
      <m:oMath>
        <m:r>
          <m:rPr>
            <m:sty m:val="p"/>
          </m:rPr>
          <w:rPr>
            <w:rFonts w:ascii="Cambria Math" w:hAnsi="Cambria Math"/>
          </w:rPr>
          <w:br/>
        </m:r>
      </m:oMath>
      <m:oMathPara>
        <m:oMathParaPr>
          <m:jc m:val="left"/>
        </m:oMathParaPr>
        <m:oMath>
          <m:r>
            <m:rPr>
              <m:sty m:val="p"/>
            </m:rPr>
            <w:rPr>
              <w:rFonts w:ascii="Cambria Math" w:hAnsi="Cambria Math"/>
            </w:rPr>
            <m:t>                     </m:t>
          </m:r>
        </m:oMath>
      </m:oMathPara>
    </w:p>
    <w:p w14:paraId="5C5CFD5D" w14:textId="2E19C8DE" w:rsidR="001A1867" w:rsidRDefault="001A1867" w:rsidP="00861BCA">
      <w:pPr>
        <w:tabs>
          <w:tab w:val="center" w:pos="4320"/>
        </w:tabs>
      </w:pPr>
    </w:p>
    <w:p w14:paraId="2E3BC344" w14:textId="49ED508C" w:rsidR="00BA7F15" w:rsidRPr="00E614F1" w:rsidRDefault="003D1E0B" w:rsidP="00861BCA">
      <w:pPr>
        <w:tabs>
          <w:tab w:val="center" w:pos="4320"/>
          <w:tab w:val="right" w:pos="9360"/>
        </w:tabs>
        <w:rPr>
          <w:rFonts w:eastAsiaTheme="minorEastAsia"/>
        </w:rPr>
      </w:pPr>
      <w:r>
        <w:rPr>
          <w:rFonts w:eastAsiaTheme="minorEastAsia"/>
        </w:rPr>
        <w:tab/>
      </w:r>
      <w:bookmarkStart w:id="253"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253"/>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r>
      <w:r w:rsidR="00D92899">
        <w:t>(6-1</w:t>
      </w:r>
      <w:r w:rsidR="00861BCA">
        <w:t>1</w:t>
      </w:r>
      <w:r w:rsidR="00D92899">
        <w:t>)</w:t>
      </w:r>
    </w:p>
    <w:p w14:paraId="043ADC42" w14:textId="13132B37" w:rsidR="00E614F1" w:rsidRDefault="00E614F1" w:rsidP="00861BCA">
      <w:pPr>
        <w:tabs>
          <w:tab w:val="center" w:pos="4320"/>
        </w:tabs>
      </w:pPr>
    </w:p>
    <w:p w14:paraId="616D94CD" w14:textId="693ECBA0" w:rsidR="003D1E0B" w:rsidRDefault="003D1E0B" w:rsidP="00861BCA">
      <w:pPr>
        <w:tabs>
          <w:tab w:val="center" w:pos="4320"/>
        </w:tabs>
      </w:pPr>
      <w:r>
        <w:t>The parenthetical term is the overall first-order dissipation coefficient for the TPEZ (k</w:t>
      </w:r>
      <w:r w:rsidRPr="003D1E0B">
        <w:rPr>
          <w:vertAlign w:val="subscript"/>
        </w:rPr>
        <w:t>TPEZ</w:t>
      </w:r>
      <w:r>
        <w:t>), defined as</w:t>
      </w:r>
    </w:p>
    <w:p w14:paraId="36CD3169" w14:textId="78ED4E86" w:rsidR="00E614F1" w:rsidRDefault="00E614F1" w:rsidP="00861BCA">
      <w:pPr>
        <w:tabs>
          <w:tab w:val="center" w:pos="4320"/>
        </w:tabs>
      </w:pPr>
    </w:p>
    <w:p w14:paraId="6362041A" w14:textId="23B71225" w:rsidR="003D1E0B" w:rsidRPr="0079544B" w:rsidRDefault="002F26C9" w:rsidP="00861BC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w:t>
      </w:r>
      <w:r w:rsidR="00D92899">
        <w:rPr>
          <w:rFonts w:eastAsiaTheme="minorEastAsia"/>
        </w:rPr>
        <w:t>6-1</w:t>
      </w:r>
      <w:r w:rsidR="00861BCA">
        <w:rPr>
          <w:rFonts w:eastAsiaTheme="minorEastAsia"/>
        </w:rPr>
        <w:t>2</w:t>
      </w:r>
      <w:r>
        <w:rPr>
          <w:rFonts w:eastAsiaTheme="minorEastAsia"/>
        </w:rPr>
        <w:t>)</w:t>
      </w:r>
    </w:p>
    <w:p w14:paraId="30B63785" w14:textId="437FBA65" w:rsidR="003D1E0B" w:rsidRDefault="003D1E0B" w:rsidP="00861BCA">
      <w:pPr>
        <w:tabs>
          <w:tab w:val="center" w:pos="4320"/>
          <w:tab w:val="right" w:pos="9360"/>
        </w:tabs>
      </w:pPr>
    </w:p>
    <w:p w14:paraId="161E9919" w14:textId="3CB95261" w:rsidR="003D1E0B" w:rsidRDefault="003D1E0B" w:rsidP="00861BCA">
      <w:pPr>
        <w:tabs>
          <w:tab w:val="center" w:pos="4320"/>
          <w:tab w:val="right" w:pos="9360"/>
        </w:tabs>
      </w:pPr>
      <w:r>
        <w:t xml:space="preserve">For a given initial concentration, equation </w:t>
      </w:r>
      <w:r w:rsidR="00861BCA">
        <w:t>6-11</w:t>
      </w:r>
      <w:r>
        <w:t xml:space="preserve"> has the following </w:t>
      </w:r>
      <w:r w:rsidR="002F26C9">
        <w:t>solution:</w:t>
      </w:r>
    </w:p>
    <w:p w14:paraId="1F8EC747" w14:textId="77777777" w:rsidR="003D1E0B" w:rsidRDefault="003D1E0B" w:rsidP="00861BCA">
      <w:pPr>
        <w:tabs>
          <w:tab w:val="center" w:pos="4320"/>
          <w:tab w:val="right" w:pos="9360"/>
        </w:tabs>
      </w:pPr>
    </w:p>
    <w:p w14:paraId="001D0A7B" w14:textId="23A6E846" w:rsidR="0079544B" w:rsidRPr="00CB54DB" w:rsidRDefault="00CB54DB" w:rsidP="00861BCA">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w:t>
      </w:r>
      <w:r w:rsidR="00D92899">
        <w:rPr>
          <w:rFonts w:eastAsiaTheme="minorEastAsia"/>
        </w:rPr>
        <w:t>6-1</w:t>
      </w:r>
      <w:r w:rsidR="00861BCA">
        <w:rPr>
          <w:rFonts w:eastAsiaTheme="minorEastAsia"/>
        </w:rPr>
        <w:t>3</w:t>
      </w:r>
      <w:r w:rsidR="003D1E0B">
        <w:rPr>
          <w:rFonts w:eastAsiaTheme="minorEastAsia"/>
        </w:rPr>
        <w:t>)</w:t>
      </w:r>
    </w:p>
    <w:p w14:paraId="6615F11A" w14:textId="4C7D2256" w:rsidR="003D1E0B" w:rsidRDefault="003D1E0B" w:rsidP="00861BCA">
      <w:pPr>
        <w:tabs>
          <w:tab w:val="center" w:pos="4320"/>
        </w:tabs>
      </w:pPr>
    </w:p>
    <w:p w14:paraId="30B1F618" w14:textId="7345696C" w:rsidR="00861BCA" w:rsidRDefault="00861BCA" w:rsidP="00F47EE8">
      <w:pPr>
        <w:tabs>
          <w:tab w:val="center" w:pos="4320"/>
        </w:tabs>
      </w:pPr>
      <w:r>
        <w:t>Where c</w:t>
      </w:r>
      <w:r w:rsidRPr="00861BCA">
        <w:rPr>
          <w:vertAlign w:val="subscript"/>
        </w:rPr>
        <w:t>0</w:t>
      </w:r>
      <w:r>
        <w:t xml:space="preserve"> is the initial aqueous concentrations</w:t>
      </w:r>
      <w:r w:rsidR="00F47EE8">
        <w:t xml:space="preserve"> defined in next section.</w:t>
      </w:r>
    </w:p>
    <w:p w14:paraId="779B08D7" w14:textId="11AF2AE0" w:rsidR="00D52500" w:rsidRDefault="00D52500" w:rsidP="00861BCA">
      <w:pPr>
        <w:tabs>
          <w:tab w:val="center" w:pos="4320"/>
        </w:tabs>
      </w:pPr>
    </w:p>
    <w:p w14:paraId="080C9624" w14:textId="2C980CC9" w:rsidR="00D52500" w:rsidRDefault="00D52500" w:rsidP="00861BCA">
      <w:pPr>
        <w:tabs>
          <w:tab w:val="center" w:pos="4320"/>
        </w:tabs>
      </w:pPr>
      <w:r>
        <w:t>For TPEZ, total mass per area is the desired output and that I calculated by</w:t>
      </w:r>
    </w:p>
    <w:p w14:paraId="602F5827" w14:textId="1355C7E8" w:rsidR="00D52500" w:rsidRDefault="00D52500" w:rsidP="00861BCA">
      <w:pPr>
        <w:tabs>
          <w:tab w:val="center" w:pos="4320"/>
        </w:tabs>
      </w:pPr>
    </w:p>
    <w:p w14:paraId="5CE2CCCC" w14:textId="78562737" w:rsidR="00D52500" w:rsidRPr="00D52500" w:rsidRDefault="00861BCA" w:rsidP="00861BCA">
      <w:pPr>
        <w:tabs>
          <w:tab w:val="center" w:pos="4320"/>
          <w:tab w:val="right" w:pos="9360"/>
        </w:tabs>
        <w:rPr>
          <w:rFonts w:eastAsiaTheme="minorEastAsia"/>
        </w:rPr>
      </w:pPr>
      <w:r>
        <w:rPr>
          <w:rFonts w:eastAsiaTheme="minorEastAsia"/>
        </w:rPr>
        <w:tab/>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w:r w:rsidR="00D92899">
        <w:rPr>
          <w:rFonts w:eastAsiaTheme="minorEastAsia"/>
        </w:rPr>
        <w:tab/>
      </w:r>
      <w:r w:rsidR="00D92899">
        <w:t>(6-1</w:t>
      </w:r>
      <w:r>
        <w:t>4</w:t>
      </w:r>
      <w:r w:rsidR="00D92899">
        <w:t>)</w:t>
      </w:r>
    </w:p>
    <w:p w14:paraId="03225F18" w14:textId="6A8CCD4D" w:rsidR="00D52500" w:rsidRDefault="00F47EE8" w:rsidP="00D35FC7">
      <w:pPr>
        <w:rPr>
          <w:rFonts w:eastAsiaTheme="minorEastAsia"/>
        </w:rPr>
      </w:pPr>
      <w:r>
        <w:rPr>
          <w:rFonts w:eastAsiaTheme="minorEastAsia"/>
        </w:rPr>
        <w:t>where</w:t>
      </w:r>
    </w:p>
    <w:p w14:paraId="13A3B49E" w14:textId="4EE0E03A" w:rsidR="00D52500" w:rsidRDefault="00D52500" w:rsidP="00F47EE8">
      <w:pPr>
        <w:ind w:firstLine="720"/>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F47EE8">
      <w:pPr>
        <w:ind w:firstLine="720"/>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F47EE8">
      <w:pPr>
        <w:ind w:firstLine="720"/>
        <w:rPr>
          <w:rFonts w:eastAsiaTheme="minorEastAsia"/>
        </w:rPr>
      </w:pPr>
      <w:r>
        <w:rPr>
          <w:rFonts w:eastAsiaTheme="minorEastAsia"/>
        </w:rPr>
        <w:t>θ = fractional water content in TPEZ</w:t>
      </w:r>
    </w:p>
    <w:p w14:paraId="2406EC69" w14:textId="459F9936" w:rsidR="00D52500" w:rsidRDefault="00B83793" w:rsidP="00F47EE8">
      <w:pPr>
        <w:ind w:firstLine="720"/>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bookmarkStart w:id="254" w:name="_Toc157062527"/>
      <w:r>
        <w:t>Initial Conditions</w:t>
      </w:r>
      <w:bookmarkEnd w:id="254"/>
    </w:p>
    <w:p w14:paraId="64699671" w14:textId="1437410D" w:rsidR="00585374" w:rsidRDefault="003D1E0B" w:rsidP="003D1E0B">
      <w:r>
        <w:t xml:space="preserve">Equation </w:t>
      </w:r>
      <w:r w:rsidR="00F47EE8">
        <w:t xml:space="preserve">6-14 </w:t>
      </w:r>
      <w:r>
        <w:t>is solved every day in a piecewise manner.  Each day, K</w:t>
      </w:r>
      <w:r w:rsidRPr="003D1E0B">
        <w:rPr>
          <w:vertAlign w:val="subscript"/>
        </w:rPr>
        <w:t>TPEZ</w:t>
      </w:r>
      <w:r>
        <w:t xml:space="preserve"> and  c0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1FB4B118" w:rsidR="00585374" w:rsidRDefault="00F47EE8" w:rsidP="00F47EE8">
      <w:pPr>
        <w:tabs>
          <w:tab w:val="center" w:pos="4320"/>
          <w:tab w:val="right" w:pos="9360"/>
        </w:tabs>
      </w:pPr>
      <w:r>
        <w:rPr>
          <w:rFonts w:eastAsiaTheme="minorEastAsia"/>
        </w:rPr>
        <w:tab/>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w:r>
        <w:rPr>
          <w:rFonts w:eastAsiaTheme="minorEastAsia"/>
        </w:rPr>
        <w:tab/>
        <w:t>(6-15)</w:t>
      </w:r>
    </w:p>
    <w:p w14:paraId="193DBD7F" w14:textId="77777777" w:rsidR="00585374" w:rsidRDefault="00585374" w:rsidP="003D1E0B"/>
    <w:p w14:paraId="37A0F986" w14:textId="4328E8DF" w:rsidR="00585374" w:rsidRDefault="00585374" w:rsidP="003D1E0B"/>
    <w:p w14:paraId="137A8F1A" w14:textId="72BBD899" w:rsidR="00C2348E" w:rsidRDefault="00C2348E" w:rsidP="003D1E0B">
      <w:r>
        <w:t>Where</w:t>
      </w:r>
    </w:p>
    <w:p w14:paraId="76B21C9C" w14:textId="790CBB8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41334738" w14:textId="71FAB537" w:rsidR="003D1E0B" w:rsidRDefault="00C2348E" w:rsidP="00D35FC7">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46B15FEE" w14:textId="2CB0EC3E" w:rsidR="001A1867" w:rsidRDefault="00E10A36" w:rsidP="00C05760">
      <w:pPr>
        <w:pStyle w:val="Heading2"/>
      </w:pPr>
      <w:bookmarkStart w:id="255" w:name="_Toc157062528"/>
      <w:r>
        <w:t xml:space="preserve">Time </w:t>
      </w:r>
      <w:r w:rsidR="00FD454F">
        <w:t>Intervals</w:t>
      </w:r>
      <w:bookmarkEnd w:id="255"/>
    </w:p>
    <w:p w14:paraId="5858FE87" w14:textId="3A06F478"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75CC3C86" w14:textId="1D14461A" w:rsidR="001A1867" w:rsidRDefault="00A33D0C" w:rsidP="00C05760">
      <w:pPr>
        <w:pStyle w:val="Heading2"/>
      </w:pPr>
      <w:bookmarkStart w:id="256" w:name="_Toc157062529"/>
      <w:r>
        <w:t>Parameterization of TPEZ</w:t>
      </w:r>
      <w:bookmarkEnd w:id="256"/>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Vmin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r>
        <w:t>Kd is a user input</w:t>
      </w:r>
    </w:p>
    <w:p w14:paraId="73260293" w14:textId="73D62D74" w:rsidR="006A5264" w:rsidRDefault="006A5264" w:rsidP="00D35FC7">
      <w:r>
        <w:t>Input masses are taken from the PRZM calculations from a 10 ha field</w:t>
      </w:r>
    </w:p>
    <w:p w14:paraId="44E25796" w14:textId="3A46FFE4" w:rsidR="00173927" w:rsidRDefault="00173927" w:rsidP="00D35FC7"/>
    <w:p w14:paraId="14EF90DE" w14:textId="77777777" w:rsidR="00173927" w:rsidRDefault="00173927" w:rsidP="00D35FC7">
      <w:pPr>
        <w:pStyle w:val="Heading1"/>
      </w:pPr>
      <w:bookmarkStart w:id="257" w:name="_Toc157062530"/>
      <w:r>
        <w:t>Computer Implementation</w:t>
      </w:r>
      <w:bookmarkEnd w:id="257"/>
    </w:p>
    <w:p w14:paraId="6FE03433" w14:textId="39B2A784" w:rsidR="007F2C3E" w:rsidRDefault="00173927" w:rsidP="00D35FC7">
      <w:r>
        <w:t>PRZM5</w:t>
      </w:r>
      <w:r w:rsidR="007F2C3E">
        <w:t>-VVWM</w:t>
      </w:r>
      <w:r>
        <w:t xml:space="preserve"> is written with the standards of Fortran 2003. Subroutines </w:t>
      </w:r>
      <w:r w:rsidR="00F47EE8">
        <w:t>are</w:t>
      </w:r>
      <w:r>
        <w:t xml:space="preserve">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 xml:space="preserve">C:&gt;  PRZM-VVWM.exe. </w:t>
      </w:r>
      <w:bookmarkStart w:id="258" w:name="_Hlk139282617"/>
      <w:r>
        <w:t xml:space="preserve"> </w:t>
      </w:r>
      <w:r w:rsidRPr="00F64A0C">
        <w:rPr>
          <w:i/>
          <w:iCs/>
        </w:rPr>
        <w:t>input</w:t>
      </w:r>
      <w:r>
        <w:rPr>
          <w:i/>
          <w:iCs/>
        </w:rPr>
        <w:t>-</w:t>
      </w:r>
      <w:r w:rsidRPr="00F64A0C">
        <w:rPr>
          <w:i/>
          <w:iCs/>
        </w:rPr>
        <w:t>filename</w:t>
      </w:r>
      <w:bookmarkEnd w:id="258"/>
    </w:p>
    <w:p w14:paraId="48CE187C" w14:textId="33F6A591" w:rsidR="00F64A0C" w:rsidRDefault="00F64A0C" w:rsidP="00D35FC7"/>
    <w:p w14:paraId="28CF8BE9" w14:textId="23ACD3E1" w:rsidR="00173927" w:rsidRDefault="00173927" w:rsidP="00D35FC7">
      <w:r>
        <w:t xml:space="preserve">Daily output is delivered to </w:t>
      </w:r>
      <w:r w:rsidR="00F47EE8">
        <w:t>text files</w:t>
      </w:r>
      <w:r>
        <w:t>,</w:t>
      </w:r>
      <w:r w:rsidR="00F47EE8">
        <w:t xml:space="preserve"> in which its contents are </w:t>
      </w:r>
      <w:r>
        <w:t>specified by the user in the input file.  A file that records run status and errors is created as</w:t>
      </w:r>
      <w:r w:rsidR="00F47EE8">
        <w:t xml:space="preserve"> run_staus.txt</w:t>
      </w:r>
      <w:r>
        <w:t>.  All files are delivered to the default working directory.</w:t>
      </w:r>
    </w:p>
    <w:p w14:paraId="3D37322D" w14:textId="77777777" w:rsidR="00173927" w:rsidRDefault="00173927" w:rsidP="00D35FC7">
      <w:pPr>
        <w:pStyle w:val="Heading1"/>
      </w:pPr>
      <w:bookmarkStart w:id="259" w:name="_Toc157062531"/>
      <w:r>
        <w:lastRenderedPageBreak/>
        <w:t>References</w:t>
      </w:r>
      <w:bookmarkEnd w:id="259"/>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0E56B03A" w14:textId="77777777" w:rsidR="002E6EAE" w:rsidRDefault="002E6EAE" w:rsidP="00D35FC7"/>
    <w:p w14:paraId="3390D012" w14:textId="2F41AA3B" w:rsidR="002E6EAE" w:rsidRDefault="002E6EAE" w:rsidP="00D35FC7">
      <w:r w:rsidRPr="008B363D">
        <w:t>Banks, R. B., 1975.  Some Features of Wind Action on Shallow Lakes</w:t>
      </w:r>
      <w:r w:rsidRPr="008B363D">
        <w:rPr>
          <w:i/>
        </w:rPr>
        <w:t>. Journal of the Environmental Engineering Division., ASCE</w:t>
      </w:r>
      <w:r w:rsidRPr="008B363D">
        <w:t>. 101(EE5), 813-827.</w:t>
      </w:r>
    </w:p>
    <w:p w14:paraId="7705887D" w14:textId="77777777" w:rsidR="00173927" w:rsidRDefault="00173927" w:rsidP="00D35FC7"/>
    <w:p w14:paraId="2A520E2F" w14:textId="77777777" w:rsidR="00173927" w:rsidRDefault="00173927" w:rsidP="00D35FC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r>
        <w:t xml:space="preserve">Brutsaert, W., 1982. Evaporation into the Atmosphere: Theory, History, and Applications. D. Reidel </w:t>
      </w:r>
      <w:r w:rsidRPr="00773C14">
        <w:t>Publishing Co., Dordrecht, Holland.</w:t>
      </w:r>
    </w:p>
    <w:p w14:paraId="4B066591" w14:textId="77777777" w:rsidR="00173927" w:rsidRDefault="00173927" w:rsidP="00D35FC7"/>
    <w:p w14:paraId="26C48B78" w14:textId="502CB5FE" w:rsidR="002E6EAE" w:rsidRDefault="002E6EAE"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431CD44A" w14:textId="77777777" w:rsidR="002E6EAE" w:rsidRDefault="002E6EAE" w:rsidP="00D35FC7"/>
    <w:p w14:paraId="6BC32030" w14:textId="77777777" w:rsidR="002E6EAE" w:rsidRPr="008B363D" w:rsidRDefault="002E6EAE" w:rsidP="002E6EAE">
      <w:r w:rsidRPr="008B363D">
        <w:t>Burns, L.A., Cline, D.M., and Lassiter, R.P., 1982. Exposure Analysis Modeling System (EXAMS): User Manual and System Documentation.  EPA-600/3-82-023, U.S. EPA.</w:t>
      </w:r>
    </w:p>
    <w:p w14:paraId="37B6B265" w14:textId="77777777" w:rsidR="002E6EAE" w:rsidRPr="008B363D" w:rsidRDefault="002E6EAE" w:rsidP="002E6EAE"/>
    <w:p w14:paraId="246DC83B" w14:textId="76E6A853" w:rsidR="002E6EAE" w:rsidRDefault="002E6EAE" w:rsidP="002E6EAE">
      <w:r w:rsidRPr="008B363D">
        <w:t>Burns, L.A., 1997. Exposure Analysis Modeling System (EXAMS II) Users Guide to Version 2.97.5, EPA/600R-97/047, U.S. EPA</w:t>
      </w:r>
    </w:p>
    <w:p w14:paraId="475529B7" w14:textId="77777777" w:rsidR="002E6EAE" w:rsidRDefault="002E6EAE"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74F9168E" w14:textId="51137D91" w:rsidR="002E6EAE" w:rsidRDefault="002E6EAE" w:rsidP="00D35FC7">
      <w:r w:rsidRPr="008B363D">
        <w:t>Carsel, R., J. Imhoff, P. Hummel, J. Cheplick, and A. Donigan, 1997.  PRZM 3.1 User’s Manual, National Exposure Research Lab, Office of Research and Development, U.S. Environmental Protection Agency, Athens, Georgia.</w:t>
      </w:r>
    </w:p>
    <w:p w14:paraId="31A0633C" w14:textId="77777777" w:rsidR="002E6EAE" w:rsidRDefault="002E6EAE" w:rsidP="00D35FC7"/>
    <w:p w14:paraId="519B94FB" w14:textId="77777777" w:rsidR="00173927" w:rsidRDefault="00173927" w:rsidP="00D35FC7">
      <w:r>
        <w:t>Collins, W.D., 1925. Temperature of water available for industrial use in the United States: U.S. Geol. Survey Water-Supply, Paper 520-F, p. 97-104.</w:t>
      </w:r>
    </w:p>
    <w:p w14:paraId="0B69DF02" w14:textId="77777777" w:rsidR="002E6EAE" w:rsidRDefault="002E6EAE" w:rsidP="00D35FC7"/>
    <w:p w14:paraId="5EE6C42C" w14:textId="5600ADC4" w:rsidR="002E6EAE" w:rsidRDefault="002E6EAE" w:rsidP="00D35FC7">
      <w:r w:rsidRPr="008B363D">
        <w:t xml:space="preserve">Cusler, E.L., 1984. </w:t>
      </w:r>
      <w:r w:rsidRPr="008B363D">
        <w:rPr>
          <w:i/>
          <w:iCs/>
        </w:rPr>
        <w:t>Diffusion: Mass Transfer in Fluid Systems</w:t>
      </w:r>
      <w:r w:rsidRPr="008B363D">
        <w:t>, Cambridge University Press, New York</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an Wijk,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lastRenderedPageBreak/>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Hanks, R. J., D. D. Austin, and W. T. Ondrechen,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r>
        <w:t>Kinnell,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674B7C1F" w:rsidR="00173927" w:rsidRDefault="00173927" w:rsidP="00D35FC7">
      <w:r>
        <w:t xml:space="preserve">Knisel, W. G., R. A. Leonard, and F. M. Davis, 1994. GLEAMS: Version 2.10 -- Part I: Nutrient Component Documentation. U.S. Department of Agriculture, Agricultural Research Service, Tifton, Georgia, USA, </w:t>
      </w:r>
      <w:hyperlink r:id="rId118" w:history="1">
        <w:r w:rsidR="002E6EAE" w:rsidRPr="00CE1353">
          <w:rPr>
            <w:rStyle w:val="Hyperlink"/>
          </w:rPr>
          <w:t>http://www.tifton.uga.edu/sewrl/Gleams/glmspub.htm</w:t>
        </w:r>
      </w:hyperlink>
    </w:p>
    <w:p w14:paraId="45789A91" w14:textId="77777777" w:rsidR="002E6EAE" w:rsidRDefault="002E6EAE" w:rsidP="00D35FC7"/>
    <w:p w14:paraId="2528A379" w14:textId="1F5D11C7" w:rsidR="002E6EAE" w:rsidRDefault="002E6EAE" w:rsidP="00D35FC7">
      <w:r w:rsidRPr="008B363D">
        <w:t xml:space="preserve">Liss, P.S., 1973. Processes of Gas Exchange Across an Air-Water Interface.  </w:t>
      </w:r>
      <w:r w:rsidRPr="008B363D">
        <w:rPr>
          <w:i/>
        </w:rPr>
        <w:t>Deep Sea Research</w:t>
      </w:r>
      <w:r w:rsidRPr="008B363D">
        <w:t>, 20(3), 221-238.</w:t>
      </w:r>
    </w:p>
    <w:p w14:paraId="48B4781B" w14:textId="77777777" w:rsidR="00173927" w:rsidRDefault="00173927" w:rsidP="00D35FC7"/>
    <w:p w14:paraId="4E708A4F" w14:textId="77777777" w:rsidR="00173927" w:rsidRDefault="00173927" w:rsidP="00D35FC7">
      <w:r w:rsidRPr="00773C14">
        <w:t>Mehlenbacher,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B319196" w14:textId="77777777" w:rsidR="002E6EAE" w:rsidRPr="008B363D" w:rsidRDefault="002E6EAE" w:rsidP="002E6EAE"/>
    <w:p w14:paraId="66EF0F01" w14:textId="67AB078C" w:rsidR="00173927" w:rsidRDefault="002E6EAE" w:rsidP="002E6EAE">
      <w:r w:rsidRPr="008B363D">
        <w:t xml:space="preserve">Shwarzenbach, R.P., Gschwend, P.M., and Dieter, D.M., 1993. </w:t>
      </w:r>
      <w:r w:rsidRPr="008B363D">
        <w:rPr>
          <w:i/>
          <w:iCs/>
        </w:rPr>
        <w:t>Environmental Organic Chemistry</w:t>
      </w:r>
      <w:r w:rsidRPr="008B363D">
        <w:t>, John Wiley &amp; Sons, New York.</w:t>
      </w:r>
    </w:p>
    <w:p w14:paraId="63596E47" w14:textId="77777777" w:rsidR="002E6EAE" w:rsidRDefault="002E6EAE" w:rsidP="002E6EAE"/>
    <w:p w14:paraId="7C1F881B" w14:textId="77777777" w:rsidR="00173927" w:rsidRDefault="00173927" w:rsidP="00D35FC7">
      <w:r>
        <w:lastRenderedPageBreak/>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Stamper, J. H., H. N. Nigg,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Stewart, B. A., D. A. Woolhiser, W. H. Wischmeier,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Stewart, B. A., D. A. Woolhiser, W. H. Wischmeier,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Thibodeaux, L. J., 1996. Environmental Chemodynamics: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place">
        <w:smartTag w:uri="urn:schemas-microsoft-com:office:smarttags" w:element="country-region">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Bavel,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van Wijk,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r w:rsidRPr="00472CAD">
        <w:t>Wagenet,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r>
        <w:t xml:space="preserve">Wischmeier,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3F610841" w14:textId="570D3590" w:rsidR="008B363D" w:rsidRPr="008B363D" w:rsidRDefault="008B363D" w:rsidP="002E6EAE">
      <w:pPr>
        <w:pStyle w:val="Heading1"/>
        <w:numPr>
          <w:ilvl w:val="0"/>
          <w:numId w:val="0"/>
        </w:numPr>
      </w:pPr>
    </w:p>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lb/acre, then the effective application rate to the TPEZ would be (10 lb/acre) x 0.3194 = 3.194 lb/acre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p w14:paraId="4C442F67" w14:textId="77777777" w:rsidR="003C2BF7" w:rsidRDefault="003C2BF7" w:rsidP="002A1CC0">
      <w:bookmarkStart w:id="260" w:name="_Hlk180500464"/>
    </w:p>
    <w:p w14:paraId="71C81220" w14:textId="0477CCC6" w:rsidR="003C2BF7" w:rsidRDefault="003C2BF7" w:rsidP="002A1CC0">
      <w:pPr>
        <w:rPr>
          <w:b/>
          <w:bCs/>
          <w:color w:val="4F81BD" w:themeColor="accent1"/>
          <w:sz w:val="28"/>
          <w:szCs w:val="28"/>
        </w:rPr>
      </w:pPr>
      <w:r w:rsidRPr="00A33D0C">
        <w:rPr>
          <w:b/>
          <w:bCs/>
          <w:color w:val="4F81BD" w:themeColor="accent1"/>
          <w:sz w:val="28"/>
          <w:szCs w:val="28"/>
        </w:rPr>
        <w:t xml:space="preserve">Appendix </w:t>
      </w:r>
      <w:r>
        <w:rPr>
          <w:b/>
          <w:bCs/>
          <w:color w:val="4F81BD" w:themeColor="accent1"/>
          <w:sz w:val="28"/>
          <w:szCs w:val="28"/>
        </w:rPr>
        <w:t xml:space="preserve">B. Description of Columns </w:t>
      </w:r>
      <w:r w:rsidR="00BC6E55">
        <w:rPr>
          <w:b/>
          <w:bCs/>
          <w:color w:val="4F81BD" w:themeColor="accent1"/>
          <w:sz w:val="28"/>
          <w:szCs w:val="28"/>
        </w:rPr>
        <w:t>in Summary</w:t>
      </w:r>
      <w:r>
        <w:rPr>
          <w:b/>
          <w:bCs/>
          <w:color w:val="4F81BD" w:themeColor="accent1"/>
          <w:sz w:val="28"/>
          <w:szCs w:val="28"/>
        </w:rPr>
        <w:t xml:space="preserve"> Output File</w:t>
      </w:r>
    </w:p>
    <w:p w14:paraId="5A015B87" w14:textId="6C11CCEE" w:rsidR="003C2BF7" w:rsidRDefault="003C2BF7" w:rsidP="002A1CC0">
      <w:r>
        <w:t xml:space="preserve">The content of the summary output file mentioned in Section 5.4.5 is described more fully here.  PWC3 generates this file at the end of a run and will name it </w:t>
      </w:r>
      <w:r w:rsidR="00ED69A7">
        <w:t xml:space="preserve">with </w:t>
      </w:r>
      <w:r w:rsidR="00A6628B">
        <w:t xml:space="preserve">this text </w:t>
      </w:r>
      <w:r w:rsidR="00A6628B">
        <w:rPr>
          <w:i/>
          <w:iCs/>
        </w:rPr>
        <w:t>“</w:t>
      </w:r>
      <w:r w:rsidRPr="00A6628B">
        <w:rPr>
          <w:i/>
          <w:iCs/>
        </w:rPr>
        <w:t>_summary.txt”</w:t>
      </w:r>
      <w:r>
        <w:t xml:space="preserve"> appended. The first line in the file gives a “Benthic Conversion Factor” which is a factor that will the convert pore water concentrations given in this file into a bulk concentration.  Some toxicology studies are reported with bulk </w:t>
      </w:r>
      <w:r w:rsidR="00ED69A7">
        <w:t>concentration,</w:t>
      </w:r>
      <w:r>
        <w:t xml:space="preserve"> so this factor </w:t>
      </w:r>
      <w:r w:rsidR="00ED69A7">
        <w:t>allows users to make an easy conversion if needed. The second line gives the organic carbon content of the benthic region in the water body. Some toxicologists like to compare organic carbon concentrations rather than the pore water concentrations</w:t>
      </w:r>
      <w:r w:rsidR="00A6628B">
        <w:t>,</w:t>
      </w:r>
      <w:r w:rsidR="00ED69A7">
        <w:t xml:space="preserve"> and this value will allow them to convert pore water concentrations to concentrations in terms of carbon. Because the benthic system is at equilibrium</w:t>
      </w:r>
      <w:r w:rsidR="00A6628B">
        <w:t>,</w:t>
      </w:r>
      <w:r w:rsidR="00ED69A7">
        <w:t xml:space="preserve"> it makes no difference which medium is chosen for toxicology comparisons. Choose which ever is most convenient.</w:t>
      </w:r>
    </w:p>
    <w:p w14:paraId="3D6D1F10" w14:textId="1F748883" w:rsidR="00ED69A7" w:rsidRDefault="00ED69A7" w:rsidP="002A1CC0"/>
    <w:p w14:paraId="4EF425CC" w14:textId="0DA6198A" w:rsidR="00ED69A7" w:rsidRDefault="00ED69A7" w:rsidP="002A1CC0">
      <w:r>
        <w:lastRenderedPageBreak/>
        <w:t>The third line denotes the beginning of the summary of the model runs. Runs are summarized in a table with the first row being a header and subsequent rows summarizing each run.  The column</w:t>
      </w:r>
      <w:r w:rsidR="00A6628B">
        <w:t>s</w:t>
      </w:r>
      <w:r>
        <w:t xml:space="preserve"> are described as follows:</w:t>
      </w:r>
    </w:p>
    <w:p w14:paraId="75AD5F4E" w14:textId="77777777" w:rsidR="00280614" w:rsidRDefault="00280614" w:rsidP="002A1CC0"/>
    <w:p w14:paraId="4AEE17CA" w14:textId="440231C6" w:rsidR="00280614" w:rsidRDefault="00280614" w:rsidP="002A1CC0">
      <w:r>
        <w:t xml:space="preserve">Run Information:  description of the run, including the scenario ID, the waterbody </w:t>
      </w:r>
      <w:r w:rsidR="008B4B19">
        <w:t>description,</w:t>
      </w:r>
      <w:r>
        <w:t xml:space="preserve"> and the application window index.</w:t>
      </w:r>
    </w:p>
    <w:p w14:paraId="262D83E8" w14:textId="77777777" w:rsidR="00280614" w:rsidRDefault="00280614" w:rsidP="002A1CC0"/>
    <w:p w14:paraId="7A101045" w14:textId="67F48392" w:rsidR="00ED69A7" w:rsidRDefault="00280614" w:rsidP="002A1CC0">
      <w:r>
        <w:t>1-d avg: the 1-in-10 year high concentration for the 1-day average</w:t>
      </w:r>
      <w:bookmarkStart w:id="261" w:name="_Hlk180498857"/>
      <w:r>
        <w:t xml:space="preserve"> in the water column</w:t>
      </w:r>
      <w:bookmarkEnd w:id="261"/>
    </w:p>
    <w:p w14:paraId="71EF12B4" w14:textId="34C15E78" w:rsidR="00ED69A7" w:rsidRDefault="00280614" w:rsidP="002A1CC0">
      <w:r>
        <w:t>365-d avg: the 1-in-10 year high concentration for the 365-day average in the water column</w:t>
      </w:r>
    </w:p>
    <w:p w14:paraId="4895FE60" w14:textId="7EEAF371" w:rsidR="00ED69A7" w:rsidRDefault="00280614" w:rsidP="002A1CC0">
      <w:r>
        <w:t>Total avg: the average concentration for the entire simulation in the water column</w:t>
      </w:r>
    </w:p>
    <w:p w14:paraId="4D17D15C" w14:textId="168A2D0A" w:rsidR="00280614" w:rsidRDefault="00280614" w:rsidP="002A1CC0">
      <w:r>
        <w:t>4-d avg: the 1-in-10 year high concentration for the 4day average in the water column</w:t>
      </w:r>
    </w:p>
    <w:p w14:paraId="76EFE9BD" w14:textId="4DEE9D31" w:rsidR="00280614" w:rsidRDefault="00280614" w:rsidP="002A1CC0">
      <w:r>
        <w:t>21-d avg: the 1-in-10 year high concentration for the 21-day average in the water column</w:t>
      </w:r>
    </w:p>
    <w:p w14:paraId="70FF6ACA" w14:textId="110F867F" w:rsidR="00280614" w:rsidRDefault="00280614" w:rsidP="002A1CC0">
      <w:r>
        <w:t>60-d avg: the 1-in-10 year high concentration for the 60-day average in the water column</w:t>
      </w:r>
    </w:p>
    <w:p w14:paraId="721A1DEF" w14:textId="77777777" w:rsidR="00280614" w:rsidRDefault="00280614" w:rsidP="002A1CC0"/>
    <w:p w14:paraId="4402ACF7" w14:textId="21D75D41" w:rsidR="00280614" w:rsidRDefault="00280614" w:rsidP="002A1CC0">
      <w:r>
        <w:t>B 1-d avg: the 1-in-10 year high concentration for the 1-day average in the benthic region</w:t>
      </w:r>
    </w:p>
    <w:p w14:paraId="1762195C" w14:textId="708377DA" w:rsidR="00280614" w:rsidRDefault="00280614" w:rsidP="002A1CC0">
      <w:r>
        <w:t>B 21-d avg: the 1-in-10 year high concentration for the 21-day average in the benthic region</w:t>
      </w:r>
    </w:p>
    <w:p w14:paraId="3C940676" w14:textId="77777777" w:rsidR="00280614" w:rsidRDefault="00280614" w:rsidP="002A1CC0"/>
    <w:p w14:paraId="50218EE8" w14:textId="36B36DF9" w:rsidR="00280614" w:rsidRDefault="00280614" w:rsidP="002A1CC0">
      <w:r>
        <w:t>Off-Field</w:t>
      </w:r>
      <w:r w:rsidR="00584AC2">
        <w:t xml:space="preserve">: </w:t>
      </w:r>
      <w:r>
        <w:t>the fraction of applied pesticide that left the field by runoff, leaching, and drift</w:t>
      </w:r>
    </w:p>
    <w:p w14:paraId="397B9E6E" w14:textId="0DB06F59" w:rsidR="00280614" w:rsidRDefault="00280614" w:rsidP="002A1CC0">
      <w:r>
        <w:t>Runoff Frac</w:t>
      </w:r>
      <w:r w:rsidR="00584AC2">
        <w:t xml:space="preserve">: </w:t>
      </w:r>
      <w:r>
        <w:t>the fraction of the Off Field due to runoff</w:t>
      </w:r>
    </w:p>
    <w:p w14:paraId="0A1983FB" w14:textId="57A0C6A1" w:rsidR="00280614" w:rsidRDefault="00280614" w:rsidP="002A1CC0">
      <w:r>
        <w:t>Erosn Frac</w:t>
      </w:r>
      <w:r w:rsidR="00584AC2">
        <w:t xml:space="preserve">: </w:t>
      </w:r>
      <w:r>
        <w:t xml:space="preserve">the fraction of the Off Field due to </w:t>
      </w:r>
      <w:r w:rsidR="00584AC2">
        <w:t>erosion</w:t>
      </w:r>
    </w:p>
    <w:p w14:paraId="7AC5B5A9" w14:textId="25251124" w:rsidR="00584AC2" w:rsidRDefault="00584AC2" w:rsidP="002A1CC0">
      <w:r>
        <w:t>Drift Frac : the fraction of the Off Field due to drift</w:t>
      </w:r>
    </w:p>
    <w:p w14:paraId="58D4D445" w14:textId="77777777" w:rsidR="00584AC2" w:rsidRDefault="00584AC2" w:rsidP="002A1CC0"/>
    <w:p w14:paraId="7387C9D7" w14:textId="14229AAF" w:rsidR="00584AC2" w:rsidRDefault="00584AC2" w:rsidP="002A1CC0">
      <w:r>
        <w:t>Note: Runff Frac + Erosn Frac + Drift Frac = 1</w:t>
      </w:r>
    </w:p>
    <w:p w14:paraId="038DC13F" w14:textId="77777777" w:rsidR="00584AC2" w:rsidRDefault="00584AC2" w:rsidP="002A1CC0"/>
    <w:p w14:paraId="2DFF2AAC" w14:textId="7A0BDF41" w:rsidR="00584AC2" w:rsidRDefault="00584AC2" w:rsidP="002A1CC0">
      <w:r>
        <w:t xml:space="preserve">col washout: </w:t>
      </w:r>
      <w:bookmarkStart w:id="262" w:name="_Hlk180499571"/>
      <w:r>
        <w:t xml:space="preserve">effective washout halflife in the waterbody, averaged over the entire simulation. </w:t>
      </w:r>
      <w:bookmarkEnd w:id="262"/>
      <w:r>
        <w:t>Washout is the removal of solute by flow out of the waterbody.</w:t>
      </w:r>
    </w:p>
    <w:p w14:paraId="7ADCEF1C" w14:textId="77214291" w:rsidR="00584AC2" w:rsidRDefault="00584AC2" w:rsidP="002A1CC0">
      <w:r>
        <w:t>col metab:</w:t>
      </w:r>
      <w:r w:rsidRPr="00584AC2">
        <w:t xml:space="preserve"> </w:t>
      </w:r>
      <w:r>
        <w:t>effective metabolism halflife in the waterbody, averaged over the entire simulation. Note that metabolism may change day to day due to temperature</w:t>
      </w:r>
    </w:p>
    <w:p w14:paraId="549F120F" w14:textId="27BE5D53" w:rsidR="00584AC2" w:rsidRDefault="00584AC2" w:rsidP="002A1CC0">
      <w:r w:rsidRPr="00584AC2">
        <w:t>col hydro</w:t>
      </w:r>
      <w:r>
        <w:t>:</w:t>
      </w:r>
      <w:r w:rsidRPr="00584AC2">
        <w:t xml:space="preserve"> </w:t>
      </w:r>
      <w:r>
        <w:t xml:space="preserve">effective hydrolysis halflife in the waterbody, averaged over the entire simulation. </w:t>
      </w:r>
    </w:p>
    <w:p w14:paraId="7B344E2A" w14:textId="01D12604" w:rsidR="00584AC2" w:rsidRDefault="00584AC2" w:rsidP="002A1CC0">
      <w:r w:rsidRPr="00584AC2">
        <w:t>col photo</w:t>
      </w:r>
      <w:r>
        <w:t>:</w:t>
      </w:r>
      <w:r w:rsidRPr="00584AC2">
        <w:t xml:space="preserve">  </w:t>
      </w:r>
      <w:r>
        <w:t>effective photolysis halflife in the waterbody, averaged over the entire simulation. Note that photolysis may change day to day due to temperature and depth</w:t>
      </w:r>
    </w:p>
    <w:p w14:paraId="5AA7B514" w14:textId="38A1DE42" w:rsidR="00584AC2" w:rsidRDefault="00584AC2" w:rsidP="002A1CC0">
      <w:r w:rsidRPr="00584AC2">
        <w:t>col volat</w:t>
      </w:r>
      <w:r>
        <w:t>:</w:t>
      </w:r>
      <w:r w:rsidRPr="00584AC2">
        <w:t xml:space="preserve">  </w:t>
      </w:r>
      <w:r>
        <w:t>effective volatilization halflife in the waterbody, averaged over the entire simulation. Note that volatilization may change day to day due to temperature and depth</w:t>
      </w:r>
    </w:p>
    <w:p w14:paraId="53CCAA2D" w14:textId="2E41AE38" w:rsidR="00584AC2" w:rsidRDefault="00584AC2" w:rsidP="002A1CC0">
      <w:r w:rsidRPr="00584AC2">
        <w:t>col total</w:t>
      </w:r>
      <w:r>
        <w:t>:</w:t>
      </w:r>
      <w:r w:rsidRPr="00584AC2">
        <w:t xml:space="preserve"> </w:t>
      </w:r>
      <w:r>
        <w:t>effective overa</w:t>
      </w:r>
      <w:r w:rsidR="00BC6E55">
        <w:t>l</w:t>
      </w:r>
      <w:r>
        <w:t xml:space="preserve">l halflife in the waterbody, averaged over the entire simulation. </w:t>
      </w:r>
    </w:p>
    <w:p w14:paraId="18540E50" w14:textId="043917B8" w:rsidR="00584AC2" w:rsidRDefault="00584AC2" w:rsidP="002A1CC0">
      <w:r w:rsidRPr="00584AC2">
        <w:t>ben sed rem</w:t>
      </w:r>
      <w:r>
        <w:t>:</w:t>
      </w:r>
      <w:r w:rsidRPr="00584AC2">
        <w:t xml:space="preserve">  </w:t>
      </w:r>
      <w:r>
        <w:t xml:space="preserve">effective </w:t>
      </w:r>
      <w:r w:rsidR="00BC6E55">
        <w:t>solute washout halflife due to sediment removal in the benthic region</w:t>
      </w:r>
      <w:r>
        <w:t xml:space="preserve">, averaged over the entire simulation. </w:t>
      </w:r>
    </w:p>
    <w:p w14:paraId="3BF53B1C" w14:textId="278033E4" w:rsidR="00584AC2" w:rsidRDefault="00584AC2" w:rsidP="002A1CC0">
      <w:r w:rsidRPr="00584AC2">
        <w:t>ben metab</w:t>
      </w:r>
      <w:r>
        <w:t>:</w:t>
      </w:r>
      <w:r w:rsidRPr="00584AC2">
        <w:t xml:space="preserve">  </w:t>
      </w:r>
      <w:r w:rsidR="00BC6E55">
        <w:t>effective metabolism halflife in the benthic region, averaged over the entire simulation.</w:t>
      </w:r>
    </w:p>
    <w:p w14:paraId="1C747B86" w14:textId="1E9FB2D2" w:rsidR="00584AC2" w:rsidRDefault="00584AC2" w:rsidP="002A1CC0">
      <w:r w:rsidRPr="00584AC2">
        <w:t>ben hydro</w:t>
      </w:r>
      <w:r>
        <w:t>:</w:t>
      </w:r>
      <w:r w:rsidRPr="00584AC2">
        <w:t xml:space="preserve"> </w:t>
      </w:r>
      <w:r w:rsidR="00BC6E55">
        <w:t>effective hydrolysis halflife in the benthic region, averaged over the entire simulation.</w:t>
      </w:r>
    </w:p>
    <w:p w14:paraId="760BCED1" w14:textId="047421FE" w:rsidR="00BC6E55" w:rsidRDefault="00584AC2" w:rsidP="00BC6E55">
      <w:r w:rsidRPr="00584AC2">
        <w:t>ben total</w:t>
      </w:r>
      <w:r>
        <w:t>:</w:t>
      </w:r>
      <w:r w:rsidRPr="00584AC2">
        <w:t xml:space="preserve">  </w:t>
      </w:r>
      <w:r w:rsidR="00BC6E55">
        <w:t xml:space="preserve">effective overalkl halflife in the benthic region, averaged over the entire simulation. </w:t>
      </w:r>
    </w:p>
    <w:p w14:paraId="716D2E7D" w14:textId="3E0A171F" w:rsidR="00584AC2" w:rsidRDefault="00584AC2" w:rsidP="002A1CC0">
      <w:r w:rsidRPr="00584AC2">
        <w:t xml:space="preserve">   </w:t>
      </w:r>
    </w:p>
    <w:p w14:paraId="27EB5C79" w14:textId="529A6F61" w:rsidR="00584AC2" w:rsidRDefault="00584AC2" w:rsidP="002A1CC0">
      <w:r w:rsidRPr="00584AC2">
        <w:t>gw_peak</w:t>
      </w:r>
      <w:r>
        <w:t>:</w:t>
      </w:r>
      <w:r w:rsidRPr="00584AC2">
        <w:t xml:space="preserve">  </w:t>
      </w:r>
      <w:r w:rsidR="00BC6E55">
        <w:t>highest concentration in the pore water of the lowest layer for the entire simulation</w:t>
      </w:r>
    </w:p>
    <w:p w14:paraId="4A271428" w14:textId="15A489BD" w:rsidR="00584AC2" w:rsidRDefault="00584AC2" w:rsidP="002A1CC0">
      <w:r w:rsidRPr="00584AC2">
        <w:t>post_bt_avg</w:t>
      </w:r>
      <w:r w:rsidR="00BC6E55">
        <w:t>:</w:t>
      </w:r>
      <w:r w:rsidRPr="00584AC2">
        <w:t xml:space="preserve">  </w:t>
      </w:r>
      <w:r w:rsidR="00BC6E55">
        <w:t>the average concentration after breakthrough occurs (as defined by NAFTA groundwater)</w:t>
      </w:r>
    </w:p>
    <w:p w14:paraId="3BA717FC" w14:textId="331FFFB2" w:rsidR="00584AC2" w:rsidRDefault="00584AC2" w:rsidP="002A1CC0">
      <w:r w:rsidRPr="00584AC2">
        <w:t>throughput</w:t>
      </w:r>
      <w:r>
        <w:t>:</w:t>
      </w:r>
      <w:r w:rsidRPr="00584AC2">
        <w:t xml:space="preserve">   </w:t>
      </w:r>
      <w:r w:rsidR="00BC6E55">
        <w:t xml:space="preserve">As defined by NAFTA groundwater, this is an indicator to determine if the simulation ran long enough to produce useable groundwater results. Throughputs well over 1 will assure that the simulation has reached a dynamic steady state and that concentrations will not steadily rise thereafter, </w:t>
      </w:r>
    </w:p>
    <w:p w14:paraId="32F6981F" w14:textId="1B791D17" w:rsidR="00584AC2" w:rsidRDefault="00584AC2" w:rsidP="002A1CC0">
      <w:r w:rsidRPr="00584AC2">
        <w:t>sim_avg_gw</w:t>
      </w:r>
      <w:r>
        <w:t>:</w:t>
      </w:r>
      <w:r w:rsidR="00BC6E55">
        <w:t xml:space="preserve"> the average concentration in groundwater for the entire simulation, including the time before the solute arrive in the aquifer.</w:t>
      </w:r>
      <w:bookmarkEnd w:id="260"/>
    </w:p>
    <w:sectPr w:rsidR="00584AC2" w:rsidSect="00A3000E">
      <w:footerReference w:type="default" r:id="rId119"/>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ADE8B" w14:textId="77777777" w:rsidR="005241F8" w:rsidRDefault="005241F8" w:rsidP="00D35FC7">
      <w:r>
        <w:separator/>
      </w:r>
    </w:p>
  </w:endnote>
  <w:endnote w:type="continuationSeparator" w:id="0">
    <w:p w14:paraId="14DEC5E8" w14:textId="77777777" w:rsidR="005241F8" w:rsidRDefault="005241F8" w:rsidP="00D35FC7">
      <w:r>
        <w:continuationSeparator/>
      </w:r>
    </w:p>
  </w:endnote>
  <w:endnote w:type="continuationNotice" w:id="1">
    <w:p w14:paraId="5D8E1F16" w14:textId="77777777" w:rsidR="005241F8" w:rsidRDefault="005241F8"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rotesque">
    <w:charset w:val="00"/>
    <w:family w:val="swiss"/>
    <w:pitch w:val="variable"/>
    <w:sig w:usb0="8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CCFFA" w14:textId="77777777" w:rsidR="005241F8" w:rsidRDefault="005241F8" w:rsidP="00D35FC7">
      <w:r>
        <w:separator/>
      </w:r>
    </w:p>
  </w:footnote>
  <w:footnote w:type="continuationSeparator" w:id="0">
    <w:p w14:paraId="394506FE" w14:textId="77777777" w:rsidR="005241F8" w:rsidRDefault="005241F8" w:rsidP="00D35FC7">
      <w:r>
        <w:continuationSeparator/>
      </w:r>
    </w:p>
  </w:footnote>
  <w:footnote w:type="continuationNotice" w:id="1">
    <w:p w14:paraId="6F651F4E" w14:textId="77777777" w:rsidR="005241F8" w:rsidRDefault="005241F8" w:rsidP="00D35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1D24C7C"/>
    <w:multiLevelType w:val="hybridMultilevel"/>
    <w:tmpl w:val="BCE2E4DA"/>
    <w:lvl w:ilvl="0" w:tplc="88B03766">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9"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8"/>
  </w:num>
  <w:num w:numId="3" w16cid:durableId="281494929">
    <w:abstractNumId w:val="18"/>
  </w:num>
  <w:num w:numId="4" w16cid:durableId="1208179797">
    <w:abstractNumId w:val="18"/>
  </w:num>
  <w:num w:numId="5" w16cid:durableId="577638399">
    <w:abstractNumId w:val="18"/>
  </w:num>
  <w:num w:numId="6" w16cid:durableId="2014991502">
    <w:abstractNumId w:val="18"/>
  </w:num>
  <w:num w:numId="7" w16cid:durableId="883490944">
    <w:abstractNumId w:val="18"/>
  </w:num>
  <w:num w:numId="8" w16cid:durableId="216599147">
    <w:abstractNumId w:val="18"/>
  </w:num>
  <w:num w:numId="9" w16cid:durableId="329337347">
    <w:abstractNumId w:val="18"/>
  </w:num>
  <w:num w:numId="10" w16cid:durableId="897327063">
    <w:abstractNumId w:val="18"/>
  </w:num>
  <w:num w:numId="11" w16cid:durableId="1391539885">
    <w:abstractNumId w:val="2"/>
  </w:num>
  <w:num w:numId="12" w16cid:durableId="106127032">
    <w:abstractNumId w:val="8"/>
  </w:num>
  <w:num w:numId="13" w16cid:durableId="585041592">
    <w:abstractNumId w:val="12"/>
  </w:num>
  <w:num w:numId="14" w16cid:durableId="702176731">
    <w:abstractNumId w:val="11"/>
  </w:num>
  <w:num w:numId="15" w16cid:durableId="1440106733">
    <w:abstractNumId w:val="20"/>
  </w:num>
  <w:num w:numId="16" w16cid:durableId="1426027455">
    <w:abstractNumId w:val="14"/>
  </w:num>
  <w:num w:numId="17" w16cid:durableId="1755855350">
    <w:abstractNumId w:val="7"/>
  </w:num>
  <w:num w:numId="18" w16cid:durableId="122966094">
    <w:abstractNumId w:val="22"/>
  </w:num>
  <w:num w:numId="19" w16cid:durableId="680549022">
    <w:abstractNumId w:val="24"/>
  </w:num>
  <w:num w:numId="20" w16cid:durableId="2113477100">
    <w:abstractNumId w:val="15"/>
  </w:num>
  <w:num w:numId="21" w16cid:durableId="1998533799">
    <w:abstractNumId w:val="16"/>
  </w:num>
  <w:num w:numId="22" w16cid:durableId="1511523715">
    <w:abstractNumId w:val="9"/>
  </w:num>
  <w:num w:numId="23" w16cid:durableId="717166810">
    <w:abstractNumId w:val="6"/>
  </w:num>
  <w:num w:numId="24" w16cid:durableId="2036612389">
    <w:abstractNumId w:val="19"/>
  </w:num>
  <w:num w:numId="25" w16cid:durableId="1118186628">
    <w:abstractNumId w:val="17"/>
  </w:num>
  <w:num w:numId="26" w16cid:durableId="729429342">
    <w:abstractNumId w:val="26"/>
  </w:num>
  <w:num w:numId="27" w16cid:durableId="873270401">
    <w:abstractNumId w:val="3"/>
  </w:num>
  <w:num w:numId="28" w16cid:durableId="2136752612">
    <w:abstractNumId w:val="21"/>
  </w:num>
  <w:num w:numId="29" w16cid:durableId="966198454">
    <w:abstractNumId w:val="13"/>
  </w:num>
  <w:num w:numId="30" w16cid:durableId="315687833">
    <w:abstractNumId w:val="23"/>
  </w:num>
  <w:num w:numId="31" w16cid:durableId="501970252">
    <w:abstractNumId w:val="1"/>
  </w:num>
  <w:num w:numId="32" w16cid:durableId="1279409185">
    <w:abstractNumId w:val="4"/>
  </w:num>
  <w:num w:numId="33" w16cid:durableId="580406144">
    <w:abstractNumId w:val="10"/>
  </w:num>
  <w:num w:numId="34" w16cid:durableId="630286098">
    <w:abstractNumId w:val="27"/>
  </w:num>
  <w:num w:numId="35" w16cid:durableId="824474593">
    <w:abstractNumId w:val="25"/>
  </w:num>
  <w:num w:numId="36" w16cid:durableId="15530072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6446450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0C57"/>
    <w:rsid w:val="00011CEA"/>
    <w:rsid w:val="00011E1C"/>
    <w:rsid w:val="00013282"/>
    <w:rsid w:val="0001352C"/>
    <w:rsid w:val="00013C40"/>
    <w:rsid w:val="000145C4"/>
    <w:rsid w:val="00015163"/>
    <w:rsid w:val="000153B8"/>
    <w:rsid w:val="00015737"/>
    <w:rsid w:val="0001588E"/>
    <w:rsid w:val="00015A1A"/>
    <w:rsid w:val="000160CE"/>
    <w:rsid w:val="00016C92"/>
    <w:rsid w:val="0001747C"/>
    <w:rsid w:val="0002022D"/>
    <w:rsid w:val="00020424"/>
    <w:rsid w:val="00020476"/>
    <w:rsid w:val="00020671"/>
    <w:rsid w:val="00021106"/>
    <w:rsid w:val="00021429"/>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45987"/>
    <w:rsid w:val="00050258"/>
    <w:rsid w:val="00050449"/>
    <w:rsid w:val="00050D18"/>
    <w:rsid w:val="000512E3"/>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AA6"/>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45D0"/>
    <w:rsid w:val="000856F6"/>
    <w:rsid w:val="0008612A"/>
    <w:rsid w:val="00086248"/>
    <w:rsid w:val="000863D8"/>
    <w:rsid w:val="000869E4"/>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3DA5"/>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7F4"/>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39E8"/>
    <w:rsid w:val="00104FEF"/>
    <w:rsid w:val="00106238"/>
    <w:rsid w:val="00106C57"/>
    <w:rsid w:val="00107280"/>
    <w:rsid w:val="00107757"/>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911"/>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60C6"/>
    <w:rsid w:val="001774A5"/>
    <w:rsid w:val="00177873"/>
    <w:rsid w:val="00180D4B"/>
    <w:rsid w:val="00181844"/>
    <w:rsid w:val="001818BB"/>
    <w:rsid w:val="00181BF8"/>
    <w:rsid w:val="00181DDB"/>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5ECC"/>
    <w:rsid w:val="001E67E8"/>
    <w:rsid w:val="001E7A29"/>
    <w:rsid w:val="001E7A51"/>
    <w:rsid w:val="001E7B62"/>
    <w:rsid w:val="001F002A"/>
    <w:rsid w:val="001F05EB"/>
    <w:rsid w:val="001F0C92"/>
    <w:rsid w:val="001F218D"/>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39BE"/>
    <w:rsid w:val="0021400A"/>
    <w:rsid w:val="00214625"/>
    <w:rsid w:val="00214B27"/>
    <w:rsid w:val="0021552D"/>
    <w:rsid w:val="00215F0E"/>
    <w:rsid w:val="00221CF4"/>
    <w:rsid w:val="00221FC1"/>
    <w:rsid w:val="002224E6"/>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0614"/>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C40"/>
    <w:rsid w:val="00294908"/>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6EAE"/>
    <w:rsid w:val="002E712A"/>
    <w:rsid w:val="002E7AF7"/>
    <w:rsid w:val="002F0155"/>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0E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26"/>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78F"/>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957"/>
    <w:rsid w:val="00392A48"/>
    <w:rsid w:val="00393029"/>
    <w:rsid w:val="003938A2"/>
    <w:rsid w:val="00393C6F"/>
    <w:rsid w:val="00396077"/>
    <w:rsid w:val="003964E8"/>
    <w:rsid w:val="00397B21"/>
    <w:rsid w:val="003A03DE"/>
    <w:rsid w:val="003A0548"/>
    <w:rsid w:val="003A1E5F"/>
    <w:rsid w:val="003A6117"/>
    <w:rsid w:val="003A6574"/>
    <w:rsid w:val="003B0799"/>
    <w:rsid w:val="003B0A76"/>
    <w:rsid w:val="003B1A50"/>
    <w:rsid w:val="003B224E"/>
    <w:rsid w:val="003B4475"/>
    <w:rsid w:val="003B615A"/>
    <w:rsid w:val="003B725A"/>
    <w:rsid w:val="003B75B0"/>
    <w:rsid w:val="003B7935"/>
    <w:rsid w:val="003B7ADD"/>
    <w:rsid w:val="003C19F5"/>
    <w:rsid w:val="003C2BF7"/>
    <w:rsid w:val="003C4368"/>
    <w:rsid w:val="003C5270"/>
    <w:rsid w:val="003C5B87"/>
    <w:rsid w:val="003C6C00"/>
    <w:rsid w:val="003C6C7F"/>
    <w:rsid w:val="003C7EAA"/>
    <w:rsid w:val="003D1501"/>
    <w:rsid w:val="003D1E0B"/>
    <w:rsid w:val="003D2783"/>
    <w:rsid w:val="003D29B8"/>
    <w:rsid w:val="003D3125"/>
    <w:rsid w:val="003D3AE0"/>
    <w:rsid w:val="003D455F"/>
    <w:rsid w:val="003D5063"/>
    <w:rsid w:val="003D5398"/>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17B34"/>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3AE"/>
    <w:rsid w:val="004547FE"/>
    <w:rsid w:val="004557F8"/>
    <w:rsid w:val="00455EC6"/>
    <w:rsid w:val="00456763"/>
    <w:rsid w:val="00456AA7"/>
    <w:rsid w:val="0045785C"/>
    <w:rsid w:val="00457C0E"/>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40C"/>
    <w:rsid w:val="00481822"/>
    <w:rsid w:val="00483AD2"/>
    <w:rsid w:val="00485244"/>
    <w:rsid w:val="00485E44"/>
    <w:rsid w:val="0048640F"/>
    <w:rsid w:val="004865B2"/>
    <w:rsid w:val="00486ED2"/>
    <w:rsid w:val="004879D6"/>
    <w:rsid w:val="0049022B"/>
    <w:rsid w:val="00490638"/>
    <w:rsid w:val="00490ABD"/>
    <w:rsid w:val="004913D0"/>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035E"/>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2F9F"/>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3A90"/>
    <w:rsid w:val="005241F8"/>
    <w:rsid w:val="00524F0C"/>
    <w:rsid w:val="00524FCE"/>
    <w:rsid w:val="00525750"/>
    <w:rsid w:val="00526408"/>
    <w:rsid w:val="00530D32"/>
    <w:rsid w:val="00530E48"/>
    <w:rsid w:val="005311A2"/>
    <w:rsid w:val="00531554"/>
    <w:rsid w:val="005325BE"/>
    <w:rsid w:val="00532F0E"/>
    <w:rsid w:val="005334BB"/>
    <w:rsid w:val="005344C6"/>
    <w:rsid w:val="00535DE3"/>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4AC2"/>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3877"/>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0EB1"/>
    <w:rsid w:val="00661031"/>
    <w:rsid w:val="00662B78"/>
    <w:rsid w:val="00662DB9"/>
    <w:rsid w:val="00663CC2"/>
    <w:rsid w:val="0066471A"/>
    <w:rsid w:val="006650ED"/>
    <w:rsid w:val="00666F89"/>
    <w:rsid w:val="00667673"/>
    <w:rsid w:val="00667D33"/>
    <w:rsid w:val="0067016B"/>
    <w:rsid w:val="00670B48"/>
    <w:rsid w:val="006717B7"/>
    <w:rsid w:val="00674350"/>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B6C4A"/>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530"/>
    <w:rsid w:val="006F084E"/>
    <w:rsid w:val="006F0F64"/>
    <w:rsid w:val="006F2742"/>
    <w:rsid w:val="006F33B3"/>
    <w:rsid w:val="006F352D"/>
    <w:rsid w:val="006F40EB"/>
    <w:rsid w:val="006F4142"/>
    <w:rsid w:val="006F5BDA"/>
    <w:rsid w:val="006F5DD2"/>
    <w:rsid w:val="006F5F27"/>
    <w:rsid w:val="006F6AD6"/>
    <w:rsid w:val="006F72C9"/>
    <w:rsid w:val="006F7DE7"/>
    <w:rsid w:val="00701622"/>
    <w:rsid w:val="00701C05"/>
    <w:rsid w:val="00703DD1"/>
    <w:rsid w:val="00704139"/>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C8F"/>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38E"/>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524"/>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CAE"/>
    <w:rsid w:val="007C4F06"/>
    <w:rsid w:val="007C639E"/>
    <w:rsid w:val="007C6428"/>
    <w:rsid w:val="007C6C9B"/>
    <w:rsid w:val="007C77AF"/>
    <w:rsid w:val="007D1037"/>
    <w:rsid w:val="007D178A"/>
    <w:rsid w:val="007D1F38"/>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E707B"/>
    <w:rsid w:val="007F1885"/>
    <w:rsid w:val="007F19C1"/>
    <w:rsid w:val="007F1F7F"/>
    <w:rsid w:val="007F28FE"/>
    <w:rsid w:val="007F2C3E"/>
    <w:rsid w:val="007F3027"/>
    <w:rsid w:val="007F3614"/>
    <w:rsid w:val="007F42D6"/>
    <w:rsid w:val="007F4FC0"/>
    <w:rsid w:val="007F719B"/>
    <w:rsid w:val="007F72C8"/>
    <w:rsid w:val="0080005B"/>
    <w:rsid w:val="00800A6D"/>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376C6"/>
    <w:rsid w:val="00840160"/>
    <w:rsid w:val="008413E8"/>
    <w:rsid w:val="008422FE"/>
    <w:rsid w:val="00844B1B"/>
    <w:rsid w:val="00845078"/>
    <w:rsid w:val="00846C8E"/>
    <w:rsid w:val="00847EF0"/>
    <w:rsid w:val="0085039E"/>
    <w:rsid w:val="00850BA9"/>
    <w:rsid w:val="00852734"/>
    <w:rsid w:val="00852C26"/>
    <w:rsid w:val="00853592"/>
    <w:rsid w:val="00854A44"/>
    <w:rsid w:val="00854E86"/>
    <w:rsid w:val="00855734"/>
    <w:rsid w:val="00855CE3"/>
    <w:rsid w:val="00857927"/>
    <w:rsid w:val="008608B1"/>
    <w:rsid w:val="00861BCA"/>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87D6E"/>
    <w:rsid w:val="00890111"/>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5"/>
    <w:rsid w:val="008B00DB"/>
    <w:rsid w:val="008B036F"/>
    <w:rsid w:val="008B0C4F"/>
    <w:rsid w:val="008B16B5"/>
    <w:rsid w:val="008B3209"/>
    <w:rsid w:val="008B3597"/>
    <w:rsid w:val="008B363D"/>
    <w:rsid w:val="008B37A6"/>
    <w:rsid w:val="008B4B19"/>
    <w:rsid w:val="008B4DD1"/>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1689"/>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42B5"/>
    <w:rsid w:val="009248BA"/>
    <w:rsid w:val="00927E8D"/>
    <w:rsid w:val="00930E11"/>
    <w:rsid w:val="009325B5"/>
    <w:rsid w:val="00933C0C"/>
    <w:rsid w:val="00933CC9"/>
    <w:rsid w:val="00933E37"/>
    <w:rsid w:val="0093412A"/>
    <w:rsid w:val="0094086A"/>
    <w:rsid w:val="00940A14"/>
    <w:rsid w:val="0094169F"/>
    <w:rsid w:val="0094195E"/>
    <w:rsid w:val="00941B43"/>
    <w:rsid w:val="0094323C"/>
    <w:rsid w:val="00945C8E"/>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6C3"/>
    <w:rsid w:val="00971E8C"/>
    <w:rsid w:val="0097216E"/>
    <w:rsid w:val="00972567"/>
    <w:rsid w:val="00972C6D"/>
    <w:rsid w:val="00974EFA"/>
    <w:rsid w:val="00975526"/>
    <w:rsid w:val="00975565"/>
    <w:rsid w:val="0097594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97C23"/>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2F9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885"/>
    <w:rsid w:val="00A6011A"/>
    <w:rsid w:val="00A6047C"/>
    <w:rsid w:val="00A60769"/>
    <w:rsid w:val="00A6078C"/>
    <w:rsid w:val="00A6193B"/>
    <w:rsid w:val="00A622C0"/>
    <w:rsid w:val="00A622CE"/>
    <w:rsid w:val="00A622E0"/>
    <w:rsid w:val="00A62DF0"/>
    <w:rsid w:val="00A630A0"/>
    <w:rsid w:val="00A63D35"/>
    <w:rsid w:val="00A6552E"/>
    <w:rsid w:val="00A6628B"/>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104"/>
    <w:rsid w:val="00A9279B"/>
    <w:rsid w:val="00A928C7"/>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2553"/>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05C"/>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5783F"/>
    <w:rsid w:val="00B60712"/>
    <w:rsid w:val="00B60A12"/>
    <w:rsid w:val="00B63415"/>
    <w:rsid w:val="00B66E76"/>
    <w:rsid w:val="00B67AC0"/>
    <w:rsid w:val="00B70DA4"/>
    <w:rsid w:val="00B71516"/>
    <w:rsid w:val="00B72017"/>
    <w:rsid w:val="00B724D6"/>
    <w:rsid w:val="00B72DD4"/>
    <w:rsid w:val="00B73CC5"/>
    <w:rsid w:val="00B73CE9"/>
    <w:rsid w:val="00B74393"/>
    <w:rsid w:val="00B747BC"/>
    <w:rsid w:val="00B765C3"/>
    <w:rsid w:val="00B76E86"/>
    <w:rsid w:val="00B77470"/>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336C"/>
    <w:rsid w:val="00B9407A"/>
    <w:rsid w:val="00B94416"/>
    <w:rsid w:val="00B9567D"/>
    <w:rsid w:val="00B95919"/>
    <w:rsid w:val="00B96623"/>
    <w:rsid w:val="00B9756E"/>
    <w:rsid w:val="00B97801"/>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6E55"/>
    <w:rsid w:val="00BC7088"/>
    <w:rsid w:val="00BD015D"/>
    <w:rsid w:val="00BD0196"/>
    <w:rsid w:val="00BD1382"/>
    <w:rsid w:val="00BD266B"/>
    <w:rsid w:val="00BD2F27"/>
    <w:rsid w:val="00BD3CC0"/>
    <w:rsid w:val="00BD44A5"/>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4767"/>
    <w:rsid w:val="00C350B7"/>
    <w:rsid w:val="00C351C1"/>
    <w:rsid w:val="00C3636D"/>
    <w:rsid w:val="00C36522"/>
    <w:rsid w:val="00C37868"/>
    <w:rsid w:val="00C41262"/>
    <w:rsid w:val="00C41529"/>
    <w:rsid w:val="00C42742"/>
    <w:rsid w:val="00C4317A"/>
    <w:rsid w:val="00C45F66"/>
    <w:rsid w:val="00C45FA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463F"/>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00F7"/>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4F38"/>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5E1"/>
    <w:rsid w:val="00D8265B"/>
    <w:rsid w:val="00D828BA"/>
    <w:rsid w:val="00D82974"/>
    <w:rsid w:val="00D82FD3"/>
    <w:rsid w:val="00D83652"/>
    <w:rsid w:val="00D837F8"/>
    <w:rsid w:val="00D858B8"/>
    <w:rsid w:val="00D90362"/>
    <w:rsid w:val="00D9233D"/>
    <w:rsid w:val="00D92899"/>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6DF2"/>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505"/>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0900"/>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421"/>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69A7"/>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3C38"/>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0912"/>
    <w:rsid w:val="00F31026"/>
    <w:rsid w:val="00F311D0"/>
    <w:rsid w:val="00F32943"/>
    <w:rsid w:val="00F33068"/>
    <w:rsid w:val="00F33137"/>
    <w:rsid w:val="00F33362"/>
    <w:rsid w:val="00F33894"/>
    <w:rsid w:val="00F34EA8"/>
    <w:rsid w:val="00F350EF"/>
    <w:rsid w:val="00F352F6"/>
    <w:rsid w:val="00F3672F"/>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47D08"/>
    <w:rsid w:val="00F47EE8"/>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0A4B"/>
    <w:rsid w:val="00F814CE"/>
    <w:rsid w:val="00F8222A"/>
    <w:rsid w:val="00F84390"/>
    <w:rsid w:val="00F84D38"/>
    <w:rsid w:val="00F85BEE"/>
    <w:rsid w:val="00F85DFE"/>
    <w:rsid w:val="00F85E5F"/>
    <w:rsid w:val="00F86452"/>
    <w:rsid w:val="00F86911"/>
    <w:rsid w:val="00F869D5"/>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image" Target="media/image63.emf"/><Relationship Id="rId21" Type="http://schemas.openxmlformats.org/officeDocument/2006/relationships/image" Target="media/image9.wmf"/><Relationship Id="rId42" Type="http://schemas.openxmlformats.org/officeDocument/2006/relationships/oleObject" Target="embeddings/oleObject11.bin"/><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image" Target="media/image45.wmf"/><Relationship Id="rId112" Type="http://schemas.openxmlformats.org/officeDocument/2006/relationships/image" Target="media/image58.emf"/><Relationship Id="rId16" Type="http://schemas.openxmlformats.org/officeDocument/2006/relationships/image" Target="media/image6.wmf"/><Relationship Id="rId107" Type="http://schemas.openxmlformats.org/officeDocument/2006/relationships/image" Target="media/image54.wmf"/><Relationship Id="rId11" Type="http://schemas.openxmlformats.org/officeDocument/2006/relationships/hyperlink" Target="http://www.epa.gov/athens/learn2model/part-two/onsite/tempmap.html" TargetMode="External"/><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0.wmf"/><Relationship Id="rId102" Type="http://schemas.openxmlformats.org/officeDocument/2006/relationships/oleObject" Target="embeddings/oleObject41.bin"/><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12.wmf"/><Relationship Id="rId43" Type="http://schemas.openxmlformats.org/officeDocument/2006/relationships/image" Target="media/image22.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5.wmf"/><Relationship Id="rId113" Type="http://schemas.openxmlformats.org/officeDocument/2006/relationships/image" Target="media/image59.emf"/><Relationship Id="rId118" Type="http://schemas.openxmlformats.org/officeDocument/2006/relationships/hyperlink" Target="http://www.tifton.uga.edu/sewrl/Gleams/glmspub.htm" TargetMode="External"/><Relationship Id="rId80" Type="http://schemas.openxmlformats.org/officeDocument/2006/relationships/oleObject" Target="embeddings/oleObject30.bin"/><Relationship Id="rId85" Type="http://schemas.openxmlformats.org/officeDocument/2006/relationships/image" Target="media/image43.wmf"/><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7.wmf"/><Relationship Id="rId38" Type="http://schemas.openxmlformats.org/officeDocument/2006/relationships/oleObject" Target="embeddings/oleObject9.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oleObject" Target="embeddings/oleObject44.bin"/><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6.bin"/><Relationship Id="rId49" Type="http://schemas.openxmlformats.org/officeDocument/2006/relationships/image" Target="media/image25.wmf"/><Relationship Id="rId114" Type="http://schemas.openxmlformats.org/officeDocument/2006/relationships/image" Target="media/image60.emf"/><Relationship Id="rId119" Type="http://schemas.openxmlformats.org/officeDocument/2006/relationships/footer" Target="footer2.xml"/><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33.wmf"/><Relationship Id="rId81" Type="http://schemas.openxmlformats.org/officeDocument/2006/relationships/image" Target="media/image41.wmf"/><Relationship Id="rId86" Type="http://schemas.openxmlformats.org/officeDocument/2006/relationships/oleObject" Target="embeddings/oleObject33.bin"/><Relationship Id="rId4" Type="http://schemas.openxmlformats.org/officeDocument/2006/relationships/settings" Target="settings.xml"/><Relationship Id="rId9" Type="http://schemas.openxmlformats.org/officeDocument/2006/relationships/hyperlink" Target="http://www.epa.gov/athens/learn2model/part-two/onsite/tempmap.html" TargetMode="External"/><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5.e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8.wmf"/><Relationship Id="rId76" Type="http://schemas.openxmlformats.org/officeDocument/2006/relationships/oleObject" Target="embeddings/oleObject28.bin"/><Relationship Id="rId97" Type="http://schemas.openxmlformats.org/officeDocument/2006/relationships/image" Target="media/image49.wmf"/><Relationship Id="rId104" Type="http://schemas.openxmlformats.org/officeDocument/2006/relationships/oleObject" Target="embeddings/oleObject42.bin"/><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4.wmf"/><Relationship Id="rId110" Type="http://schemas.openxmlformats.org/officeDocument/2006/relationships/image" Target="media/image56.emf"/><Relationship Id="rId115" Type="http://schemas.openxmlformats.org/officeDocument/2006/relationships/image" Target="media/image61.emf"/><Relationship Id="rId61" Type="http://schemas.openxmlformats.org/officeDocument/2006/relationships/image" Target="media/image31.wmf"/><Relationship Id="rId82" Type="http://schemas.openxmlformats.org/officeDocument/2006/relationships/oleObject" Target="embeddings/oleObject31.bin"/><Relationship Id="rId19" Type="http://schemas.openxmlformats.org/officeDocument/2006/relationships/image" Target="media/image8.wmf"/><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8.wmf"/><Relationship Id="rId56" Type="http://schemas.openxmlformats.org/officeDocument/2006/relationships/oleObject" Target="embeddings/oleObject18.bin"/><Relationship Id="rId77" Type="http://schemas.openxmlformats.org/officeDocument/2006/relationships/image" Target="media/image39.wmf"/><Relationship Id="rId100" Type="http://schemas.openxmlformats.org/officeDocument/2006/relationships/oleObject" Target="embeddings/oleObject40.bin"/><Relationship Id="rId105" Type="http://schemas.openxmlformats.org/officeDocument/2006/relationships/image" Target="media/image53.wmf"/><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6.bin"/><Relationship Id="rId93" Type="http://schemas.openxmlformats.org/officeDocument/2006/relationships/image" Target="media/image47.wmf"/><Relationship Id="rId98" Type="http://schemas.openxmlformats.org/officeDocument/2006/relationships/oleObject" Target="embeddings/oleObject39.bin"/><Relationship Id="rId121" Type="http://schemas.microsoft.com/office/2011/relationships/people" Target="people.xml"/><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4.wmf"/><Relationship Id="rId116" Type="http://schemas.openxmlformats.org/officeDocument/2006/relationships/image" Target="media/image62.emf"/><Relationship Id="rId20" Type="http://schemas.openxmlformats.org/officeDocument/2006/relationships/oleObject" Target="embeddings/oleObject2.bin"/><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image" Target="media/image42.wmf"/><Relationship Id="rId88" Type="http://schemas.openxmlformats.org/officeDocument/2006/relationships/oleObject" Target="embeddings/oleObject34.bin"/><Relationship Id="rId111" Type="http://schemas.openxmlformats.org/officeDocument/2006/relationships/image" Target="media/image57.emf"/><Relationship Id="rId15" Type="http://schemas.openxmlformats.org/officeDocument/2006/relationships/image" Target="media/image5.wmf"/><Relationship Id="rId36" Type="http://schemas.openxmlformats.org/officeDocument/2006/relationships/oleObject" Target="embeddings/oleObject8.bin"/><Relationship Id="rId57" Type="http://schemas.openxmlformats.org/officeDocument/2006/relationships/image" Target="media/image29.wmf"/><Relationship Id="rId106" Type="http://schemas.openxmlformats.org/officeDocument/2006/relationships/oleObject" Target="embeddings/oleObject43.bin"/><Relationship Id="rId10" Type="http://schemas.openxmlformats.org/officeDocument/2006/relationships/image" Target="media/image1.gif"/><Relationship Id="rId31" Type="http://schemas.openxmlformats.org/officeDocument/2006/relationships/image" Target="media/image15.emf"/><Relationship Id="rId52" Type="http://schemas.openxmlformats.org/officeDocument/2006/relationships/oleObject" Target="embeddings/oleObject16.bin"/><Relationship Id="rId73" Type="http://schemas.openxmlformats.org/officeDocument/2006/relationships/image" Target="media/image37.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15634</TotalTime>
  <Pages>95</Pages>
  <Words>28540</Words>
  <Characters>162680</Characters>
  <Application>Microsoft Office Word</Application>
  <DocSecurity>0</DocSecurity>
  <Lines>1355</Lines>
  <Paragraphs>381</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190839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74</cp:revision>
  <cp:lastPrinted>2013-05-14T18:29:00Z</cp:lastPrinted>
  <dcterms:created xsi:type="dcterms:W3CDTF">2022-05-13T12:50:00Z</dcterms:created>
  <dcterms:modified xsi:type="dcterms:W3CDTF">2025-01-14T15:22:00Z</dcterms:modified>
</cp:coreProperties>
</file>