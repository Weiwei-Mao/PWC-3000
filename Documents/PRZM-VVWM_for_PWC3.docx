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738C58DD" w:rsidR="00D41AA4" w:rsidRPr="00D35FC7" w:rsidRDefault="00883B9D" w:rsidP="00D35FC7">
      <w:r w:rsidRPr="00D35FC7">
        <w:t>PRZM5 and VVWM have been compiled into a single program</w:t>
      </w:r>
      <w:r w:rsidR="0048140C">
        <w:t xml:space="preserve"> that will be referred to as </w:t>
      </w:r>
      <w:r w:rsidR="0048140C" w:rsidRPr="0048140C">
        <w:rPr>
          <w:i/>
          <w:iCs/>
        </w:rPr>
        <w:t>PRZM-VVWM</w:t>
      </w:r>
      <w:r w:rsidR="0048140C">
        <w:t xml:space="preserve"> here</w:t>
      </w:r>
      <w:r w:rsidRPr="00D35FC7">
        <w:t>.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w:t>
      </w:r>
      <w:r w:rsidR="0009385E">
        <w:t xml:space="preserve"> </w:t>
      </w:r>
      <w:r w:rsidR="0048140C">
        <w:t>Additionally,</w:t>
      </w:r>
      <w:r w:rsidR="0009385E">
        <w:t xml:space="preserve"> a single compart receiving area option was added for simulations of the US EPA terrestrial exposure zone (TPEZ) which is used for terrestrial plant exposures.</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w:t>
      </w:r>
      <w:proofErr w:type="gramStart"/>
      <w:r w:rsidR="004A346B">
        <w:t>added</w:t>
      </w:r>
      <w:proofErr w:type="gramEnd"/>
    </w:p>
    <w:p w14:paraId="5C8BE188" w14:textId="6699D35C" w:rsidR="00864872" w:rsidRDefault="00864872" w:rsidP="00D35FC7">
      <w:r>
        <w:t>Application schemes</w:t>
      </w:r>
      <w:r w:rsidR="004A346B">
        <w:t xml:space="preserve"> are </w:t>
      </w:r>
      <w:proofErr w:type="gramStart"/>
      <w:r w:rsidR="004A346B">
        <w:t>added</w:t>
      </w:r>
      <w:proofErr w:type="gramEnd"/>
    </w:p>
    <w:p w14:paraId="7ED3E75A" w14:textId="41F5EA0F" w:rsidR="000C0922" w:rsidRDefault="000C0922" w:rsidP="00D35FC7">
      <w:r>
        <w:t>Rain restriction options</w:t>
      </w:r>
      <w:r w:rsidR="004A346B">
        <w:t xml:space="preserve"> </w:t>
      </w:r>
      <w:proofErr w:type="gramStart"/>
      <w:r w:rsidR="004A346B">
        <w:t>added</w:t>
      </w:r>
      <w:proofErr w:type="gramEnd"/>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03DFA6B0" w:rsidR="004A346B" w:rsidRDefault="004A346B" w:rsidP="00D35FC7">
      <w:r>
        <w:t xml:space="preserve">Temperature routine was rewritten to fix a </w:t>
      </w:r>
      <w:r w:rsidR="0009385E">
        <w:t>mis-conceptualization</w:t>
      </w:r>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Default="0008612A" w:rsidP="00D35FC7">
      <w:r>
        <w:t xml:space="preserve">Only reads WEA formatted weather </w:t>
      </w:r>
      <w:proofErr w:type="gramStart"/>
      <w:r>
        <w:t>files</w:t>
      </w:r>
      <w:proofErr w:type="gramEnd"/>
    </w:p>
    <w:p w14:paraId="1D81C2D5" w14:textId="73413B0E" w:rsidR="0009385E" w:rsidRPr="00D41AA4" w:rsidRDefault="0009385E" w:rsidP="00D35FC7">
      <w:r>
        <w:t>Addition of TPEZ</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proofErr w:type="gramStart"/>
      <w:r w:rsidR="00624057">
        <w:t>are</w:t>
      </w:r>
      <w:proofErr w:type="gramEnd"/>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D35FC7">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D35FC7">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D35FC7">
      <w:r>
        <w:t>[REAL, REAL, REAL, REAL, REAL</w:t>
      </w:r>
      <w:r w:rsidR="00685DEE">
        <w:t>, LOGICAL</w:t>
      </w:r>
      <w:r>
        <w:t>]</w:t>
      </w:r>
    </w:p>
    <w:p w14:paraId="3784FB8B" w14:textId="464F752E" w:rsidR="00662B78" w:rsidRDefault="00662B78" w:rsidP="00D35FC7">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D35FC7">
      <w:proofErr w:type="spellStart"/>
      <w:r w:rsidRPr="00565863">
        <w:rPr>
          <w:color w:val="000000" w:themeColor="text1"/>
        </w:rPr>
        <w:lastRenderedPageBreak/>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D35FC7">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w:t>
      </w:r>
      <w:proofErr w:type="gramStart"/>
      <w:r w:rsidRPr="00565863">
        <w:t>23</w:t>
      </w:r>
      <w:proofErr w:type="gramEnd"/>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w:t>
      </w:r>
      <w:proofErr w:type="gramStart"/>
      <w:r>
        <w:t>granddaughter</w:t>
      </w:r>
      <w:bookmarkEnd w:id="28"/>
      <w:proofErr w:type="gramEnd"/>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lastRenderedPageBreak/>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ramp1</w:t>
      </w:r>
      <w:r>
        <w:t xml:space="preserve">  first plateau depth (cm), surface degradation rate is constant to this </w:t>
      </w:r>
      <w:proofErr w:type="gramStart"/>
      <w:r>
        <w:t>depth</w:t>
      </w:r>
      <w:proofErr w:type="gramEnd"/>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w:t>
      </w:r>
      <w:proofErr w:type="gramStart"/>
      <w:r>
        <w:t>starts</w:t>
      </w:r>
      <w:proofErr w:type="gramEnd"/>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lastRenderedPageBreak/>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xml:space="preserve">. </w:t>
      </w:r>
      <w:proofErr w:type="gramStart"/>
      <w:r w:rsidR="005A3F36">
        <w:t>Chemical</w:t>
      </w:r>
      <w:proofErr w:type="gramEnd"/>
      <w:r w:rsidR="005A3F36">
        <w:t xml:space="preserve">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lastRenderedPageBreak/>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 xml:space="preserve">3 </w:t>
      </w:r>
      <w:proofErr w:type="gramStart"/>
      <w:r w:rsidR="00251CE1">
        <w:t>indicate</w:t>
      </w:r>
      <w:proofErr w:type="gramEnd"/>
      <w:r w:rsidR="00251CE1">
        <w:t xml:space="preserv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lastRenderedPageBreak/>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w:t>
      </w:r>
      <w:proofErr w:type="gramStart"/>
      <w:r w:rsidRPr="00F1618B">
        <w:t>point</w:t>
      </w:r>
      <w:proofErr w:type="spellEnd"/>
      <w:proofErr w:type="gram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77777777" w:rsidR="00381DC7" w:rsidRDefault="00381DC7"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r>
        <w:t xml:space="preserve">1  </w:t>
      </w:r>
      <w:proofErr w:type="spellStart"/>
      <w:r>
        <w:t>scenario_id</w:t>
      </w:r>
      <w:proofErr w:type="spellEnd"/>
    </w:p>
    <w:p w14:paraId="0521AA4A" w14:textId="60E624B5" w:rsidR="00C81965" w:rsidRDefault="00C81965" w:rsidP="00C81965">
      <w:pPr>
        <w:ind w:firstLine="720"/>
      </w:pPr>
      <w:r>
        <w:t>[</w:t>
      </w:r>
      <w:r>
        <w:t>TEXT]</w:t>
      </w:r>
      <w:r>
        <w:t xml:space="preserve"> descriptive identification </w:t>
      </w:r>
    </w:p>
    <w:p w14:paraId="76C0F031" w14:textId="3D8A4351" w:rsidR="00916980" w:rsidRDefault="00916980" w:rsidP="008F175E">
      <w:r>
        <w:t xml:space="preserve">2 </w:t>
      </w:r>
      <w:proofErr w:type="spellStart"/>
      <w:r>
        <w:t>weatherfilename</w:t>
      </w:r>
      <w:proofErr w:type="spellEnd"/>
    </w:p>
    <w:p w14:paraId="43EA8F1A" w14:textId="5C16308B" w:rsidR="00C81965" w:rsidRDefault="00C81965" w:rsidP="008F175E">
      <w:r>
        <w:tab/>
      </w:r>
      <w:r>
        <w:t xml:space="preserve">[TEXT] </w:t>
      </w:r>
      <w:r>
        <w:t>filename of weather file</w:t>
      </w:r>
    </w:p>
    <w:p w14:paraId="3B0A73BF" w14:textId="0529AECA" w:rsidR="00916980" w:rsidRDefault="00916980" w:rsidP="008F175E">
      <w:r>
        <w:t xml:space="preserve">3 </w:t>
      </w:r>
      <w:proofErr w:type="gramStart"/>
      <w:r>
        <w:t>latitude</w:t>
      </w:r>
      <w:proofErr w:type="gramEnd"/>
    </w:p>
    <w:p w14:paraId="792A4B31" w14:textId="73060100" w:rsidR="00C81965" w:rsidRDefault="00C81965" w:rsidP="008F175E">
      <w:r>
        <w:tab/>
        <w:t>[REAL] latitude of scenario</w:t>
      </w:r>
    </w:p>
    <w:p w14:paraId="3591FBA9" w14:textId="48614826" w:rsidR="00916980" w:rsidRDefault="00916980" w:rsidP="008F175E">
      <w:r>
        <w:t>4 – 27 Unused</w:t>
      </w:r>
      <w:r w:rsidR="00616E5A">
        <w:t xml:space="preserve"> </w:t>
      </w:r>
      <w:r w:rsidR="00C81965">
        <w:t>L</w:t>
      </w:r>
      <w:r w:rsidR="00616E5A">
        <w:t>ines</w:t>
      </w:r>
    </w:p>
    <w:p w14:paraId="7ADC5B09" w14:textId="684D299F" w:rsidR="00916980" w:rsidRDefault="00916980" w:rsidP="008F175E">
      <w:r>
        <w:t>28</w:t>
      </w:r>
      <w:r w:rsidR="00C81965">
        <w:t xml:space="preserve"> Unused Text, may state “</w:t>
      </w:r>
      <w:r>
        <w:t xml:space="preserve"> </w:t>
      </w:r>
      <w:r w:rsidRPr="00916980">
        <w:t>******** start of PRZM information ******************</w:t>
      </w:r>
      <w:r w:rsidR="00C81965">
        <w:t>”</w:t>
      </w:r>
    </w:p>
    <w:p w14:paraId="3DB5621F" w14:textId="41E362A5" w:rsidR="00916980" w:rsidRDefault="00916980" w:rsidP="008F175E">
      <w:r>
        <w:t xml:space="preserve">29 </w:t>
      </w:r>
      <w:proofErr w:type="gramStart"/>
      <w:r>
        <w:t>dummy</w:t>
      </w:r>
      <w:proofErr w:type="gramEnd"/>
      <w:r>
        <w:t>, evergreen</w:t>
      </w:r>
    </w:p>
    <w:p w14:paraId="603D7EBB" w14:textId="3950E80C" w:rsidR="00C81965" w:rsidRDefault="00C81965" w:rsidP="008F175E">
      <w:r>
        <w:tab/>
        <w:t>[TEXT, LOGICAL]</w:t>
      </w:r>
    </w:p>
    <w:p w14:paraId="6E889B54" w14:textId="20E96B92" w:rsidR="00B31337" w:rsidRDefault="00B31337" w:rsidP="008F175E">
      <w:r>
        <w:tab/>
        <w:t xml:space="preserve">Dummy signifies a </w:t>
      </w:r>
      <w:proofErr w:type="gramStart"/>
      <w:r>
        <w:t>placeholder</w:t>
      </w:r>
      <w:proofErr w:type="gramEnd"/>
    </w:p>
    <w:p w14:paraId="1DEB9294" w14:textId="0A087488" w:rsidR="00B31337" w:rsidRDefault="00B31337" w:rsidP="00B31337">
      <w:r>
        <w:tab/>
        <w:t xml:space="preserve">Evergreen – specifies that the crop has a constant canopy and root depth, and no growth </w:t>
      </w:r>
      <w:proofErr w:type="gramStart"/>
      <w:r>
        <w:t>stages</w:t>
      </w:r>
      <w:proofErr w:type="gramEnd"/>
    </w:p>
    <w:p w14:paraId="7CF5BB13" w14:textId="0A7E4205" w:rsidR="002E178C" w:rsidRDefault="002E178C" w:rsidP="00B31337">
      <w:pPr>
        <w:rPr>
          <w:rFonts w:ascii="Consolas" w:hAnsi="Consolas" w:cs="Consolas"/>
          <w:color w:val="000000"/>
          <w:sz w:val="19"/>
          <w:szCs w:val="19"/>
        </w:rPr>
      </w:pPr>
      <w:r>
        <w:t>30</w:t>
      </w:r>
      <w:r w:rsidRPr="002E178C">
        <w:rPr>
          <w:rFonts w:ascii="Consolas" w:hAnsi="Consolas" w:cs="Consolas"/>
          <w:color w:val="000000"/>
          <w:sz w:val="19"/>
          <w:szCs w:val="19"/>
        </w:rPr>
        <w:t xml:space="preserve"> </w:t>
      </w:r>
      <w:proofErr w:type="spellStart"/>
      <w:r>
        <w:rPr>
          <w:rFonts w:ascii="Consolas" w:hAnsi="Consolas" w:cs="Consolas"/>
          <w:color w:val="000000"/>
          <w:sz w:val="19"/>
          <w:szCs w:val="19"/>
        </w:rPr>
        <w:t>num_crop_periods_input</w:t>
      </w:r>
      <w:proofErr w:type="spellEnd"/>
    </w:p>
    <w:p w14:paraId="0B85CFDA" w14:textId="40DD098F" w:rsidR="00B31337" w:rsidRDefault="00B31337" w:rsidP="00B31337">
      <w:pPr>
        <w:ind w:firstLine="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p>
    <w:p w14:paraId="10BD8357" w14:textId="77777777" w:rsidR="00B31337" w:rsidRDefault="00B31337" w:rsidP="008F175E">
      <w:pPr>
        <w:rPr>
          <w:rFonts w:ascii="Consolas" w:hAnsi="Consolas" w:cs="Consolas"/>
          <w:color w:val="000000"/>
          <w:sz w:val="19"/>
          <w:szCs w:val="19"/>
        </w:rPr>
      </w:pPr>
    </w:p>
    <w:p w14:paraId="749E0457" w14:textId="097BDDE2" w:rsidR="002E178C" w:rsidRDefault="002E178C" w:rsidP="0009085B">
      <w:r>
        <w:t>31</w:t>
      </w:r>
      <w:r w:rsidR="002C0473" w:rsidRPr="002C0473">
        <w:t xml:space="preserve"> </w:t>
      </w:r>
      <w:bookmarkStart w:id="49" w:name="_Hlk139521406"/>
      <w:r w:rsidR="002C0473">
        <w:t xml:space="preserve">crop period #1 </w:t>
      </w:r>
      <w:proofErr w:type="spellStart"/>
      <w:r w:rsidR="002C0473">
        <w:t>emd,emm,mad,mam,had,ham</w:t>
      </w:r>
      <w:proofErr w:type="spellEnd"/>
      <w:r w:rsidR="002C0473">
        <w:t>,</w:t>
      </w:r>
      <w:bookmarkStart w:id="50" w:name="_Hlk139522136"/>
      <w:r w:rsidR="00000578" w:rsidRPr="00000578">
        <w:t xml:space="preserve"> </w:t>
      </w:r>
      <w:proofErr w:type="spellStart"/>
      <w:r w:rsidR="00000578">
        <w:t>foliar_disposition</w:t>
      </w:r>
      <w:proofErr w:type="spellEnd"/>
      <w:r w:rsidR="00000578">
        <w:t xml:space="preserve">, </w:t>
      </w:r>
      <w:proofErr w:type="spellStart"/>
      <w:r w:rsidR="002C0473">
        <w:t>crop_periodicity</w:t>
      </w:r>
      <w:proofErr w:type="spellEnd"/>
      <w:r w:rsidR="002C0473">
        <w:t xml:space="preserve">, </w:t>
      </w:r>
      <w:proofErr w:type="spellStart"/>
      <w:r w:rsidR="002C0473">
        <w:t>crop_</w:t>
      </w:r>
      <w:proofErr w:type="gramStart"/>
      <w:r w:rsidR="002C0473">
        <w:t>lag</w:t>
      </w:r>
      <w:bookmarkEnd w:id="49"/>
      <w:bookmarkEnd w:id="50"/>
      <w:proofErr w:type="spellEnd"/>
      <w:proofErr w:type="gramEnd"/>
    </w:p>
    <w:p w14:paraId="147B7B29" w14:textId="77777777" w:rsidR="00616E5A" w:rsidRDefault="002C0473" w:rsidP="0009085B">
      <w:r>
        <w:t>32</w:t>
      </w:r>
      <w:r w:rsidRPr="002C0473">
        <w:t xml:space="preserve"> </w:t>
      </w:r>
      <w:r>
        <w:t>crop period #</w:t>
      </w:r>
      <w:r>
        <w:t>2</w:t>
      </w:r>
      <w:r>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r w:rsidR="00000578">
        <w:t xml:space="preserve"> </w:t>
      </w:r>
    </w:p>
    <w:p w14:paraId="34033B9F" w14:textId="1A8FAA0D" w:rsidR="002C0473" w:rsidRDefault="002C0473" w:rsidP="0009085B">
      <w:r>
        <w:t>33</w:t>
      </w:r>
      <w:r w:rsidRPr="002C0473">
        <w:t xml:space="preserve"> </w:t>
      </w:r>
      <w:r>
        <w:t>crop period #</w:t>
      </w:r>
      <w:r>
        <w:t>3</w:t>
      </w:r>
      <w:r>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p>
    <w:p w14:paraId="077EC429" w14:textId="0F3EE087" w:rsidR="002C0473" w:rsidRDefault="002C0473" w:rsidP="0009085B">
      <w:r>
        <w:t>34</w:t>
      </w:r>
      <w:bookmarkStart w:id="51" w:name="_Hlk139521541"/>
      <w:r w:rsidRPr="002C0473">
        <w:t xml:space="preserve"> </w:t>
      </w:r>
      <w:r>
        <w:t>crop period #</w:t>
      </w:r>
      <w:r>
        <w:t>4</w:t>
      </w:r>
      <w:r>
        <w:t xml:space="preserve"> </w:t>
      </w:r>
      <w:bookmarkEnd w:id="51"/>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p>
    <w:p w14:paraId="5DD12FC5" w14:textId="165DB7DE" w:rsidR="002C0473" w:rsidRDefault="002C0473" w:rsidP="0009085B">
      <w:r>
        <w:t>35</w:t>
      </w:r>
      <w:r w:rsidRPr="002C0473">
        <w:t xml:space="preserve"> </w:t>
      </w:r>
      <w:r>
        <w:t>crop period #</w:t>
      </w:r>
      <w:r>
        <w:t>5</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p>
    <w:p w14:paraId="56B97A36" w14:textId="61EC4892" w:rsidR="002C0473" w:rsidRDefault="002C0473" w:rsidP="0009085B">
      <w:r>
        <w:lastRenderedPageBreak/>
        <w:t>36</w:t>
      </w:r>
      <w:r w:rsidRPr="002C0473">
        <w:t xml:space="preserve"> </w:t>
      </w:r>
      <w:r>
        <w:t>crop period #</w:t>
      </w:r>
      <w:r>
        <w:t>6</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p>
    <w:p w14:paraId="186B572B" w14:textId="1635734C" w:rsidR="002C0473" w:rsidRDefault="002C0473" w:rsidP="0009085B">
      <w:r>
        <w:t>37</w:t>
      </w:r>
      <w:r w:rsidRPr="002C0473">
        <w:t xml:space="preserve"> </w:t>
      </w:r>
      <w:r>
        <w:t>crop period #</w:t>
      </w:r>
      <w:r>
        <w:t>7</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p>
    <w:p w14:paraId="35F2C289" w14:textId="15CABF17" w:rsidR="002C0473" w:rsidRDefault="002C0473" w:rsidP="0009085B">
      <w:r>
        <w:t>38</w:t>
      </w:r>
      <w:r w:rsidRPr="002C0473">
        <w:t xml:space="preserve"> </w:t>
      </w:r>
      <w:r>
        <w:t>crop period #1</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w:t>
      </w:r>
      <w:proofErr w:type="gramStart"/>
      <w:r w:rsidR="00000578">
        <w:t>lag</w:t>
      </w:r>
      <w:proofErr w:type="spellEnd"/>
      <w:proofErr w:type="gramEnd"/>
      <w:r w:rsidR="00000578">
        <w:t xml:space="preserve"> </w:t>
      </w:r>
    </w:p>
    <w:p w14:paraId="0D8424C4" w14:textId="47712C1D" w:rsidR="002C0473" w:rsidRDefault="002C0473" w:rsidP="0009085B">
      <w:r>
        <w:t>39</w:t>
      </w:r>
      <w:r w:rsidR="00DB7727">
        <w:t xml:space="preserve"> </w:t>
      </w:r>
      <w:proofErr w:type="gramStart"/>
      <w:r w:rsidR="00DB7727">
        <w:t>dummy</w:t>
      </w:r>
      <w:proofErr w:type="gramEnd"/>
    </w:p>
    <w:p w14:paraId="1226D33C" w14:textId="758366E0" w:rsidR="00DB7727" w:rsidRDefault="00DB7727" w:rsidP="0009085B">
      <w:r>
        <w:t xml:space="preserve">40 </w:t>
      </w:r>
      <w:proofErr w:type="gramStart"/>
      <w:r>
        <w:t>dummy</w:t>
      </w:r>
      <w:proofErr w:type="gramEnd"/>
    </w:p>
    <w:p w14:paraId="4326F872" w14:textId="3D6DE492" w:rsidR="00DB7727" w:rsidRDefault="00DB7727" w:rsidP="0009085B">
      <w:r>
        <w:t>41</w:t>
      </w:r>
      <w:r w:rsidRPr="00DB7727">
        <w:t xml:space="preserve"> </w:t>
      </w:r>
      <w:proofErr w:type="spellStart"/>
      <w:r>
        <w:t>PFAC,dummy</w:t>
      </w:r>
      <w:proofErr w:type="spellEnd"/>
      <w:r>
        <w:t xml:space="preserve">, </w:t>
      </w:r>
      <w:proofErr w:type="spellStart"/>
      <w:r>
        <w:t>min_evap_depth</w:t>
      </w:r>
      <w:proofErr w:type="spellEnd"/>
    </w:p>
    <w:p w14:paraId="550E60A2" w14:textId="28ABBC45" w:rsidR="0099663E" w:rsidRDefault="0099663E" w:rsidP="0009085B">
      <w:r>
        <w:t>42</w:t>
      </w:r>
      <w:r w:rsidR="00FE0749" w:rsidRPr="00FE0749">
        <w:t xml:space="preserve"> </w:t>
      </w:r>
      <w:r w:rsidR="00FE0749" w:rsidRPr="00FE0749">
        <w:t>*** irrigation information start ***</w:t>
      </w:r>
    </w:p>
    <w:p w14:paraId="5B3CFD0E" w14:textId="726908D0" w:rsidR="00FE0749" w:rsidRDefault="00FE0749" w:rsidP="0009085B">
      <w:r>
        <w:t>43</w:t>
      </w:r>
      <w:r w:rsidRPr="00FE0749">
        <w:t xml:space="preserve"> </w:t>
      </w:r>
      <w:proofErr w:type="spellStart"/>
      <w:r>
        <w:t>irtype</w:t>
      </w:r>
      <w:proofErr w:type="spellEnd"/>
    </w:p>
    <w:p w14:paraId="0E66878C" w14:textId="11336AC3" w:rsidR="00FE0749" w:rsidRDefault="00FE0749" w:rsidP="0009085B">
      <w:r>
        <w:t>44</w:t>
      </w:r>
      <w:r w:rsidRPr="00FE0749">
        <w:t xml:space="preserve"> </w:t>
      </w:r>
      <w:proofErr w:type="spellStart"/>
      <w:r>
        <w:t>FLEACH,PCDEPL,max_irrig</w:t>
      </w:r>
      <w:proofErr w:type="spellEnd"/>
    </w:p>
    <w:p w14:paraId="6BF70CB1" w14:textId="165C831E" w:rsidR="00FE0749" w:rsidRDefault="00FE0749" w:rsidP="0009085B">
      <w:r>
        <w:t>45</w:t>
      </w:r>
      <w:r w:rsidRPr="00FE0749">
        <w:t xml:space="preserve"> </w:t>
      </w:r>
      <w:proofErr w:type="spellStart"/>
      <w:r>
        <w:t>UserSpecifiesDepth</w:t>
      </w:r>
      <w:proofErr w:type="spellEnd"/>
      <w:r>
        <w:t xml:space="preserve">, </w:t>
      </w:r>
      <w:proofErr w:type="spellStart"/>
      <w:r>
        <w:t>user_irrig_depth</w:t>
      </w:r>
      <w:proofErr w:type="spellEnd"/>
    </w:p>
    <w:p w14:paraId="3E030635" w14:textId="6BFB717E" w:rsidR="00FE0749" w:rsidRDefault="00FE0749" w:rsidP="0009085B">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 xml:space="preserve">54 </w:t>
      </w:r>
      <w:proofErr w:type="spellStart"/>
      <w:r>
        <w:t>bd_input</w:t>
      </w:r>
      <w:proofErr w:type="spellEnd"/>
    </w:p>
    <w:p w14:paraId="5634EAB7" w14:textId="4096D74E" w:rsidR="0009085B" w:rsidRDefault="0009085B" w:rsidP="0009085B">
      <w:r>
        <w:t xml:space="preserve">55 </w:t>
      </w:r>
      <w:proofErr w:type="spellStart"/>
      <w:r>
        <w:t>fc_input</w:t>
      </w:r>
      <w:proofErr w:type="spellEnd"/>
    </w:p>
    <w:p w14:paraId="471D48D8" w14:textId="33D88034" w:rsidR="0009085B" w:rsidRDefault="0009085B" w:rsidP="0009085B">
      <w:r>
        <w:t xml:space="preserve">56 </w:t>
      </w:r>
      <w:proofErr w:type="spellStart"/>
      <w:r>
        <w:t>wp_input</w:t>
      </w:r>
      <w:proofErr w:type="spellEnd"/>
    </w:p>
    <w:p w14:paraId="4980628E" w14:textId="4DDBA799" w:rsidR="0009085B" w:rsidRDefault="0009085B" w:rsidP="0009085B">
      <w:r>
        <w:t xml:space="preserve">57 </w:t>
      </w:r>
      <w:proofErr w:type="spellStart"/>
      <w:r>
        <w:t>oc_input</w:t>
      </w:r>
      <w:proofErr w:type="spellEnd"/>
      <w:r>
        <w:t xml:space="preserve">  </w:t>
      </w:r>
    </w:p>
    <w:p w14:paraId="0E8D5FD1" w14:textId="0BAF34BF" w:rsidR="0009085B" w:rsidRDefault="0009085B" w:rsidP="0009085B">
      <w:r>
        <w:t xml:space="preserve">58 </w:t>
      </w:r>
      <w:proofErr w:type="spellStart"/>
      <w:r>
        <w:t>Num_delx</w:t>
      </w:r>
      <w:proofErr w:type="spellEnd"/>
    </w:p>
    <w:p w14:paraId="32EA84CC" w14:textId="3DBE85A0" w:rsidR="0009085B" w:rsidRDefault="0009085B" w:rsidP="0009085B">
      <w:r>
        <w:t>59  unused</w:t>
      </w:r>
    </w:p>
    <w:p w14:paraId="0C7717D8" w14:textId="2985F0E0" w:rsidR="0009085B" w:rsidRDefault="0009085B" w:rsidP="0009085B">
      <w:r>
        <w:t>60  unused</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proofErr w:type="spellStart"/>
      <w:proofErr w:type="gramStart"/>
      <w:r>
        <w:rPr>
          <w:rFonts w:ascii="Consolas" w:hAnsi="Consolas" w:cs="Consolas"/>
          <w:color w:val="000000"/>
          <w:sz w:val="19"/>
          <w:szCs w:val="19"/>
        </w:rPr>
        <w:t>scalar</w:t>
      </w:r>
      <w:proofErr w:type="gramEnd"/>
      <w:r>
        <w:rPr>
          <w:rFonts w:ascii="Consolas" w:hAnsi="Consolas" w:cs="Consolas"/>
          <w:color w:val="000000"/>
          <w:sz w:val="19"/>
          <w:szCs w:val="19"/>
        </w:rPr>
        <w:t>_albedo,scaler_soil_temp</w:t>
      </w:r>
      <w:proofErr w:type="spellEnd"/>
    </w:p>
    <w:p w14:paraId="719F9CD3" w14:textId="5C02CF32" w:rsidR="0009085B" w:rsidRDefault="0009085B" w:rsidP="0009085B">
      <w:pPr>
        <w:rPr>
          <w:rFonts w:ascii="Consolas" w:hAnsi="Consolas" w:cs="Consolas"/>
          <w:color w:val="000000"/>
          <w:sz w:val="19"/>
          <w:szCs w:val="19"/>
        </w:rPr>
      </w:pPr>
      <w:r>
        <w:t xml:space="preserve">63 </w:t>
      </w:r>
      <w:proofErr w:type="spellStart"/>
      <w:r>
        <w:rPr>
          <w:rFonts w:ascii="Consolas" w:hAnsi="Consolas" w:cs="Consolas"/>
          <w:color w:val="000000"/>
          <w:sz w:val="19"/>
          <w:szCs w:val="19"/>
        </w:rPr>
        <w:t>is_temperature_</w:t>
      </w:r>
      <w:proofErr w:type="gramStart"/>
      <w:r>
        <w:rPr>
          <w:rFonts w:ascii="Consolas" w:hAnsi="Consolas" w:cs="Consolas"/>
          <w:color w:val="000000"/>
          <w:sz w:val="19"/>
          <w:szCs w:val="19"/>
        </w:rPr>
        <w:t>simulated</w:t>
      </w:r>
      <w:proofErr w:type="spellEnd"/>
      <w:proofErr w:type="gramEnd"/>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67 </w:t>
      </w:r>
      <w:r>
        <w:rPr>
          <w:rFonts w:ascii="Consolas" w:hAnsi="Consolas" w:cs="Consolas"/>
          <w:color w:val="000000"/>
          <w:sz w:val="19"/>
          <w:szCs w:val="19"/>
        </w:rPr>
        <w:t>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68 </w:t>
      </w:r>
      <w:r>
        <w:rPr>
          <w:rFonts w:ascii="Consolas" w:hAnsi="Consolas" w:cs="Consolas"/>
          <w:color w:val="000000"/>
          <w:sz w:val="19"/>
          <w:szCs w:val="19"/>
        </w:rPr>
        <w:t>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69 </w:t>
      </w:r>
      <w:r>
        <w:rPr>
          <w:rFonts w:ascii="Consolas" w:hAnsi="Consolas" w:cs="Consolas"/>
          <w:color w:val="000000"/>
          <w:sz w:val="19"/>
          <w:szCs w:val="19"/>
        </w:rPr>
        <w:t>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70 </w:t>
      </w:r>
      <w:r>
        <w:rPr>
          <w:rFonts w:ascii="Consolas" w:hAnsi="Consolas" w:cs="Consolas"/>
          <w:color w:val="000000"/>
          <w:sz w:val="19"/>
          <w:szCs w:val="19"/>
        </w:rPr>
        <w:t>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w:t>
      </w:r>
      <w:r w:rsidR="004D3F10">
        <w:rPr>
          <w:rFonts w:ascii="Consolas" w:hAnsi="Consolas" w:cs="Consolas"/>
          <w:color w:val="000000"/>
          <w:sz w:val="19"/>
          <w:szCs w:val="19"/>
        </w:rPr>
        <w:t>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w:t>
      </w:r>
      <w:proofErr w:type="spellStart"/>
      <w:proofErr w:type="gramStart"/>
      <w:r w:rsidR="004D3F10">
        <w:rPr>
          <w:rFonts w:ascii="Consolas" w:hAnsi="Consolas" w:cs="Consolas"/>
          <w:color w:val="000000"/>
          <w:sz w:val="19"/>
          <w:szCs w:val="19"/>
        </w:rPr>
        <w:t>runoff</w:t>
      </w:r>
      <w:proofErr w:type="gramEnd"/>
      <w:r w:rsidR="004D3F10">
        <w:rPr>
          <w:rFonts w:ascii="Consolas" w:hAnsi="Consolas" w:cs="Consolas"/>
          <w:color w:val="000000"/>
          <w:sz w:val="19"/>
          <w:szCs w:val="19"/>
        </w:rPr>
        <w:t>_extr_depth,runoff_decline,runoff_effic</w:t>
      </w:r>
      <w:proofErr w:type="spellEnd"/>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w:t>
      </w:r>
      <w:proofErr w:type="spellStart"/>
      <w:proofErr w:type="gramStart"/>
      <w:r w:rsidR="004D3F10">
        <w:rPr>
          <w:rFonts w:ascii="Consolas" w:hAnsi="Consolas" w:cs="Consolas"/>
          <w:color w:val="000000"/>
          <w:sz w:val="19"/>
          <w:szCs w:val="19"/>
        </w:rPr>
        <w:t>erosion</w:t>
      </w:r>
      <w:proofErr w:type="gramEnd"/>
      <w:r w:rsidR="004D3F10">
        <w:rPr>
          <w:rFonts w:ascii="Consolas" w:hAnsi="Consolas" w:cs="Consolas"/>
          <w:color w:val="000000"/>
          <w:sz w:val="19"/>
          <w:szCs w:val="19"/>
        </w:rPr>
        <w:t>_depth</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erosion_decline</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erosion_effic</w:t>
      </w:r>
      <w:proofErr w:type="spellEnd"/>
    </w:p>
    <w:p w14:paraId="62FAE660" w14:textId="45F440FB" w:rsidR="004D3F10" w:rsidRDefault="004D3F10" w:rsidP="00616E5A">
      <w:r>
        <w:t xml:space="preserve">75 </w:t>
      </w:r>
      <w:proofErr w:type="spellStart"/>
      <w:proofErr w:type="gramStart"/>
      <w:r>
        <w:t>use</w:t>
      </w:r>
      <w:proofErr w:type="gramEnd"/>
      <w:r>
        <w:t>_usleyears</w:t>
      </w:r>
      <w:proofErr w:type="spellEnd"/>
    </w:p>
    <w:p w14:paraId="2DEC866E" w14:textId="73F37D69" w:rsidR="004D3F10" w:rsidRDefault="004D3F10" w:rsidP="00616E5A">
      <w:r>
        <w:t>76 unused</w:t>
      </w:r>
    </w:p>
    <w:p w14:paraId="49DCEE03" w14:textId="2BBEBD07" w:rsidR="004D3F10" w:rsidRDefault="004D3F10" w:rsidP="00616E5A">
      <w:r>
        <w:t xml:space="preserve">77 </w:t>
      </w:r>
      <w:proofErr w:type="spellStart"/>
      <w:r>
        <w:t>Height_stagnant_air_layer_cm</w:t>
      </w:r>
      <w:proofErr w:type="spellEnd"/>
    </w:p>
    <w:p w14:paraId="3B29726E" w14:textId="75CEAC74" w:rsidR="004D3F10" w:rsidRDefault="004D3F10" w:rsidP="00616E5A">
      <w:r>
        <w:t xml:space="preserve">78 </w:t>
      </w:r>
      <w:proofErr w:type="spellStart"/>
      <w:r>
        <w:t>is_auto_</w:t>
      </w:r>
      <w:proofErr w:type="gramStart"/>
      <w:r>
        <w:t>profile</w:t>
      </w:r>
      <w:proofErr w:type="spellEnd"/>
      <w:proofErr w:type="gramEnd"/>
    </w:p>
    <w:p w14:paraId="15728CAF" w14:textId="5D2D8787" w:rsidR="004D3F10" w:rsidRDefault="004D3F10" w:rsidP="00616E5A">
      <w:r>
        <w:t xml:space="preserve">79 </w:t>
      </w:r>
      <w:proofErr w:type="spellStart"/>
      <w:r>
        <w:t>number_of_discrete_layers</w:t>
      </w:r>
      <w:proofErr w:type="spellEnd"/>
    </w:p>
    <w:p w14:paraId="02FBBA45" w14:textId="556FD15A" w:rsidR="004D3F10" w:rsidRDefault="004D3F10" w:rsidP="00616E5A">
      <w:r>
        <w:t xml:space="preserve">80 </w:t>
      </w:r>
      <w:proofErr w:type="spellStart"/>
      <w:proofErr w:type="gramStart"/>
      <w:r>
        <w:t>profile</w:t>
      </w:r>
      <w:proofErr w:type="gramEnd"/>
      <w:r>
        <w:t>_thick</w:t>
      </w:r>
      <w:proofErr w:type="spellEnd"/>
      <w:r>
        <w:t xml:space="preserve">, </w:t>
      </w:r>
      <w:proofErr w:type="spellStart"/>
      <w:r>
        <w:t>profile_number_increments</w:t>
      </w:r>
      <w:proofErr w:type="spellEnd"/>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 xml:space="preserve">Each line: </w:t>
      </w:r>
      <w:proofErr w:type="spellStart"/>
      <w:r w:rsidR="00616E5A">
        <w:t>profile_thick</w:t>
      </w:r>
      <w:proofErr w:type="spellEnd"/>
      <w:r w:rsidR="00616E5A">
        <w:t xml:space="preserve">, </w:t>
      </w:r>
      <w:proofErr w:type="spellStart"/>
      <w:r w:rsidR="00616E5A">
        <w:t>profile_number_increments</w:t>
      </w:r>
      <w:proofErr w:type="spellEnd"/>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lastRenderedPageBreak/>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lastRenderedPageBreak/>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proofErr w:type="gramStart"/>
      <w:r>
        <w:t>irrigate</w:t>
      </w:r>
      <w:proofErr w:type="gramEnd"/>
      <w:r>
        <w:t xml:space="preserv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proofErr w:type="spellStart"/>
      <w:r w:rsidR="00426B5D">
        <w:t>is_temperature_simulated</w:t>
      </w:r>
      <w:proofErr w:type="spellEnd"/>
      <w:r w:rsidR="00426B5D">
        <w:t xml:space="preserve">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 xml:space="preserve">compartments </w:t>
      </w:r>
      <w:proofErr w:type="gramStart"/>
      <w:r w:rsidR="0022397E">
        <w:t>in</w:t>
      </w:r>
      <w:proofErr w:type="gramEnd"/>
      <w:r w:rsidR="0022397E">
        <w:t xml:space="preserve">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w:t>
      </w:r>
      <w:proofErr w:type="gramStart"/>
      <w:r w:rsidR="00356C07" w:rsidRPr="00126A62">
        <w:t>in</w:t>
      </w:r>
      <w:proofErr w:type="gramEnd"/>
      <w:r w:rsidR="00356C07" w:rsidRPr="00126A62">
        <w:t xml:space="preserve">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 xml:space="preserve">ganic carbon </w:t>
      </w:r>
      <w:proofErr w:type="gramStart"/>
      <w:r w:rsidR="00356C07">
        <w:t>in</w:t>
      </w:r>
      <w:proofErr w:type="gramEnd"/>
      <w:r w:rsidR="00356C07">
        <w:t xml:space="preserve">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lastRenderedPageBreak/>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5"/>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38340348"/>
      <w:r w:rsidRPr="0032152D">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lastRenderedPageBreak/>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w:t>
      </w:r>
      <w:proofErr w:type="gramStart"/>
      <w:r>
        <w:rPr>
          <w:rFonts w:ascii="Consolas" w:hAnsi="Consolas" w:cs="Consolas"/>
          <w:color w:val="000000"/>
          <w:sz w:val="19"/>
          <w:szCs w:val="19"/>
        </w:rPr>
        <w:t>depth</w:t>
      </w:r>
      <w:proofErr w:type="spellEnd"/>
      <w:proofErr w:type="gram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tpez</w:t>
      </w:r>
      <w:proofErr w:type="spellEnd"/>
      <w:proofErr w:type="gram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38340349"/>
      <w:r w:rsidRPr="00B135A0">
        <w:t>Meteorological Data File</w:t>
      </w:r>
      <w:bookmarkEnd w:id="58"/>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38340350"/>
      <w:r>
        <w:t xml:space="preserve">Parameter </w:t>
      </w:r>
      <w:r w:rsidR="00514A0C">
        <w:t xml:space="preserve">Description and  </w:t>
      </w:r>
      <w:r>
        <w:t>Estimation</w:t>
      </w:r>
      <w:bookmarkEnd w:id="59"/>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w:t>
      </w:r>
      <w:proofErr w:type="gramStart"/>
      <w:r w:rsidR="00762FEE">
        <w:t>area</w:t>
      </w:r>
      <w:proofErr w:type="gramEnd"/>
      <w:r w:rsidR="00762FEE">
        <w:t xml:space="preserve">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w:t>
      </w:r>
      <w:proofErr w:type="gramStart"/>
      <w:r w:rsidR="00681A9F">
        <w:lastRenderedPageBreak/>
        <w:t>purposes</w:t>
      </w:r>
      <w:proofErr w:type="gramEnd"/>
      <w:r w:rsidR="00681A9F">
        <w:t xml:space="preserve">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proofErr w:type="gramStart"/>
      <w:r w:rsidR="009E658B" w:rsidRPr="009E658B">
        <w:t>Values</w:t>
      </w:r>
      <w:proofErr w:type="gramEnd"/>
      <w:r w:rsidR="009E658B" w:rsidRPr="009E658B">
        <w:t xml:space="preserve">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proofErr w:type="spellStart"/>
      <w:r w:rsidRPr="003E4634">
        <w:rPr>
          <w:b/>
        </w:rPr>
        <w:lastRenderedPageBreak/>
        <w:t>application_rate</w:t>
      </w:r>
      <w:bookmarkEnd w:id="60"/>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w:t>
      </w:r>
      <w:proofErr w:type="gramStart"/>
      <w:r w:rsidR="001A75EE">
        <w:t>chemical</w:t>
      </w:r>
      <w:proofErr w:type="gramEnd"/>
      <w:r w:rsidR="001A75EE">
        <w:t xml:space="preserve">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lastRenderedPageBreak/>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lastRenderedPageBreak/>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w:t>
      </w:r>
      <w:r w:rsidR="00E170BF" w:rsidRPr="00E170BF">
        <w:lastRenderedPageBreak/>
        <w:t>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lastRenderedPageBreak/>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w:t>
      </w:r>
      <w:proofErr w:type="gramStart"/>
      <w:r w:rsidRPr="00546A36">
        <w:rPr>
          <w:b/>
          <w:color w:val="000000"/>
          <w:highlight w:val="white"/>
        </w:rPr>
        <w:t>coeff</w:t>
      </w:r>
      <w:proofErr w:type="spellEnd"/>
      <w:proofErr w:type="gram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lastRenderedPageBreak/>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 xml:space="preserve">Vertical water </w:t>
            </w:r>
            <w:proofErr w:type="gramStart"/>
            <w:r>
              <w:t>flow</w:t>
            </w:r>
            <w:proofErr w:type="gramEnd"/>
            <w:r>
              <w:t xml:space="preserve">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lastRenderedPageBreak/>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w:t>
      </w:r>
      <w:r w:rsidR="00574BAB">
        <w:lastRenderedPageBreak/>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w:t>
      </w:r>
      <w:proofErr w:type="gramStart"/>
      <w:r w:rsidRPr="00F60077">
        <w:t>the 17</w:t>
      </w:r>
      <w:proofErr w:type="gramEnd"/>
      <w:r w:rsidRPr="00F60077">
        <w:t xml:space="preserve">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w:t>
      </w:r>
      <w:r w:rsidR="004879D6" w:rsidRPr="00A6078C">
        <w:lastRenderedPageBreak/>
        <w:t>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38340351"/>
      <w:r>
        <w:t>PRZM5 Theory</w:t>
      </w:r>
      <w:bookmarkEnd w:id="63"/>
    </w:p>
    <w:p w14:paraId="1E4764A8" w14:textId="77777777" w:rsidR="009E651C" w:rsidRDefault="009E651C" w:rsidP="00C05760">
      <w:pPr>
        <w:pStyle w:val="Heading2"/>
      </w:pPr>
      <w:bookmarkStart w:id="64" w:name="_Toc138340352"/>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38340353"/>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 xml:space="preserve">This </w:t>
      </w:r>
      <w:proofErr w:type="gramStart"/>
      <w:r w:rsidR="00F85E5F">
        <w:t>particular profile</w:t>
      </w:r>
      <w:proofErr w:type="gramEnd"/>
      <w:r w:rsidR="00F85E5F">
        <w:t xml:space="preserv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w:t>
            </w:r>
            <w:r>
              <w:t>in</w:t>
            </w:r>
            <w:r>
              <w:t xml:space="preserve"> Capacity Fraction</w:t>
            </w:r>
          </w:p>
        </w:tc>
        <w:tc>
          <w:tcPr>
            <w:tcW w:w="1368" w:type="dxa"/>
          </w:tcPr>
          <w:p w14:paraId="76CFB3F6" w14:textId="2501CD8F" w:rsidR="00B724D6" w:rsidRDefault="00B724D6" w:rsidP="00B724D6">
            <w:r>
              <w:t>OC</w:t>
            </w:r>
            <w:r>
              <w:t xml:space="preserve"> (%)</w:t>
            </w:r>
          </w:p>
        </w:tc>
      </w:tr>
      <w:tr w:rsidR="00B724D6" w14:paraId="0AF604CB" w14:textId="77777777" w:rsidTr="00257924">
        <w:tc>
          <w:tcPr>
            <w:tcW w:w="1638" w:type="dxa"/>
          </w:tcPr>
          <w:p w14:paraId="0CCD85CF" w14:textId="3474E676" w:rsidR="00B724D6" w:rsidRDefault="00B724D6" w:rsidP="00B724D6">
            <w:r>
              <w:t>1</w:t>
            </w:r>
            <w:r>
              <w:t>-30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w:t>
            </w:r>
            <w:r>
              <w:t>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38340354"/>
      <w:r>
        <w:t xml:space="preserve">Crop </w:t>
      </w:r>
      <w:r w:rsidR="00512889" w:rsidRPr="00C05760">
        <w:t>Growth</w:t>
      </w:r>
      <w:bookmarkEnd w:id="67"/>
    </w:p>
    <w:p w14:paraId="3C42FECE" w14:textId="7EF47455" w:rsidR="00512889" w:rsidRDefault="00512889" w:rsidP="00D35FC7">
      <w:r>
        <w:t xml:space="preserve">Crop size is assumed to increase proportionally with </w:t>
      </w:r>
      <w:proofErr w:type="gramStart"/>
      <w:r>
        <w:t>time</w:t>
      </w:r>
      <w:proofErr w:type="gramEnd"/>
      <w:r>
        <w:t xml:space="preserv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38340355"/>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38340356"/>
      <w:r>
        <w:lastRenderedPageBreak/>
        <w:t>Precipitation</w:t>
      </w:r>
      <w:r w:rsidR="002A2EA0">
        <w:t xml:space="preserve"> &amp; Snowmelt</w:t>
      </w:r>
      <w:bookmarkEnd w:id="69"/>
    </w:p>
    <w:p w14:paraId="1A3928EA" w14:textId="38477982" w:rsidR="00804464" w:rsidRDefault="00804464" w:rsidP="00D35FC7">
      <w:r>
        <w:t xml:space="preserve">Incoming precipitation is </w:t>
      </w:r>
      <w:proofErr w:type="gramStart"/>
      <w:r>
        <w:t>first</w:t>
      </w:r>
      <w:proofErr w:type="gramEnd"/>
      <w:r>
        <w:t xml:space="preserve">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38340357"/>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38340358"/>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38340359"/>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149722"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w:t>
      </w:r>
      <w:proofErr w:type="gramStart"/>
      <w:r w:rsidRPr="006C2D18">
        <w:t>influence on</w:t>
      </w:r>
      <w:proofErr w:type="gramEnd"/>
      <w:r w:rsidRPr="006C2D18">
        <w:t xml:space="preserve">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149723"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149724"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149725"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 xml:space="preserve">an additional constraint: if the soil moisture is less </w:t>
      </w:r>
      <w:proofErr w:type="gramStart"/>
      <w:r w:rsidRPr="00864592">
        <w:t>that</w:t>
      </w:r>
      <w:proofErr w:type="gramEnd"/>
      <w:r w:rsidRPr="00864592">
        <w:t xml:space="preserve">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149726" r:id="rId27"/>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149727"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38340360"/>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proofErr w:type="gramStart"/>
      <w:r w:rsidR="0044727A">
        <w:t>i</w:t>
      </w:r>
      <w:proofErr w:type="spellEnd"/>
      <w:proofErr w:type="gram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proofErr w:type="gramStart"/>
      <w:r w:rsidR="0012768F">
        <w:t xml:space="preserve">from </w:t>
      </w:r>
      <w:r w:rsidR="00EE66E3">
        <w:t>of</w:t>
      </w:r>
      <w:proofErr w:type="gramEnd"/>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38340361"/>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lastRenderedPageBreak/>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38340362"/>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38340363"/>
      <w:r>
        <w:t>Time of Concentration: Watershed Lag Method</w:t>
      </w:r>
      <w:bookmarkEnd w:id="81"/>
    </w:p>
    <w:p w14:paraId="4FDEC6FC" w14:textId="3084A3F7" w:rsidR="004216DA" w:rsidRDefault="004216DA" w:rsidP="00D35FC7"/>
    <w:p w14:paraId="0CADCBF3" w14:textId="434292EB" w:rsidR="0061720E" w:rsidRDefault="0061720E" w:rsidP="00D35FC7">
      <w:r>
        <w:t xml:space="preserve">This method is specified in NEH-4 and is simpler and less parameter intensive than the previous PRZM method.  Additionally, the previous method was based on cha5racteristics of urban watersheds as </w:t>
      </w:r>
      <w:r>
        <w:lastRenderedPageBreak/>
        <w:t>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38340364"/>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38340365"/>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5"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7"/>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8" w:author="Dirk Young" w:date="2023-04-27T11:48:00Z"/>
        </w:rPr>
      </w:pPr>
      <w:r>
        <w:tab/>
      </w:r>
      <w:del w:id="89"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0" w:author="Dirk Young" w:date="2023-04-27T11:48:00Z"/>
        </w:rPr>
        <w:pPrChange w:id="91" w:author="Dirk Young" w:date="2023-04-27T11:48:00Z">
          <w:pPr>
            <w:tabs>
              <w:tab w:val="center" w:pos="4320"/>
            </w:tabs>
          </w:pPr>
        </w:pPrChange>
      </w:pPr>
    </w:p>
    <w:p w14:paraId="6B872D25" w14:textId="3F39D689" w:rsidR="005F3AE6" w:rsidDel="0013053D" w:rsidRDefault="00CD1D49" w:rsidP="00D35FC7">
      <w:pPr>
        <w:rPr>
          <w:del w:id="92" w:author="Dirk Young" w:date="2023-04-27T11:48:00Z"/>
        </w:rPr>
      </w:pPr>
      <w:del w:id="93" w:author="Dirk Young" w:date="2023-04-27T11:48:00Z">
        <w:r w:rsidDel="0013053D">
          <w:tab/>
        </w:r>
        <w:bookmarkStart w:id="94" w:name="_Hlk133477879"/>
      </w:del>
      <m:oMath>
        <m:sSub>
          <m:sSubPr>
            <m:ctrlPr>
              <w:del w:id="95" w:author="Dirk Young" w:date="2023-04-27T11:48:00Z">
                <w:rPr>
                  <w:rFonts w:ascii="Cambria Math" w:hAnsi="Cambria Math"/>
                </w:rPr>
              </w:del>
            </m:ctrlPr>
          </m:sSubPr>
          <m:e>
            <m:r>
              <w:del w:id="96" w:author="Dirk Young" w:date="2023-04-27T11:48:00Z">
                <w:rPr>
                  <w:rFonts w:ascii="Cambria Math" w:hAnsi="Cambria Math"/>
                </w:rPr>
                <m:t>X</m:t>
              </w:del>
            </m:r>
          </m:e>
          <m:sub>
            <m:r>
              <w:del w:id="97" w:author="Dirk Young" w:date="2023-04-27T11:48:00Z">
                <w:rPr>
                  <w:rFonts w:ascii="Cambria Math" w:hAnsi="Cambria Math"/>
                </w:rPr>
                <m:t>sand</m:t>
              </w:del>
            </m:r>
          </m:sub>
        </m:sSub>
        <m:r>
          <w:del w:id="98" w:author="Dirk Young" w:date="2023-04-27T11:48:00Z">
            <m:rPr>
              <m:sty m:val="p"/>
            </m:rPr>
            <w:rPr>
              <w:rFonts w:ascii="Cambria Math" w:hAnsi="Cambria Math"/>
            </w:rPr>
            <m:t xml:space="preserve">= </m:t>
          </w:del>
        </m:r>
        <m:f>
          <m:fPr>
            <m:ctrlPr>
              <w:del w:id="99" w:author="Dirk Young" w:date="2023-04-27T11:48:00Z">
                <w:rPr>
                  <w:rFonts w:ascii="Cambria Math" w:hAnsi="Cambria Math"/>
                </w:rPr>
              </w:del>
            </m:ctrlPr>
          </m:fPr>
          <m:num>
            <m:r>
              <w:del w:id="100" w:author="Dirk Young" w:date="2023-04-27T11:48:00Z">
                <w:rPr>
                  <w:rFonts w:ascii="Cambria Math" w:hAnsi="Cambria Math"/>
                </w:rPr>
                <m:t>sand</m:t>
              </w:del>
            </m:r>
            <m:r>
              <w:del w:id="101" w:author="Dirk Young" w:date="2023-04-27T11:48:00Z">
                <m:rPr>
                  <m:sty m:val="p"/>
                </m:rPr>
                <w:rPr>
                  <w:rFonts w:ascii="Cambria Math" w:hAnsi="Cambria Math"/>
                </w:rPr>
                <m:t>*</m:t>
              </w:del>
            </m:r>
            <m:sSub>
              <m:sSubPr>
                <m:ctrlPr>
                  <w:del w:id="102" w:author="Dirk Young" w:date="2023-04-27T11:48:00Z">
                    <w:rPr>
                      <w:rFonts w:ascii="Cambria Math" w:hAnsi="Cambria Math"/>
                    </w:rPr>
                  </w:del>
                </m:ctrlPr>
              </m:sSubPr>
              <m:e>
                <m:r>
                  <w:del w:id="103" w:author="Dirk Young" w:date="2023-04-27T11:48:00Z">
                    <w:rPr>
                      <w:rFonts w:ascii="Cambria Math" w:hAnsi="Cambria Math"/>
                    </w:rPr>
                    <m:t>ρ</m:t>
                  </w:del>
                </m:r>
              </m:e>
              <m:sub>
                <m:r>
                  <w:del w:id="104" w:author="Dirk Young" w:date="2023-04-27T11:48:00Z">
                    <w:rPr>
                      <w:rFonts w:ascii="Cambria Math" w:hAnsi="Cambria Math"/>
                    </w:rPr>
                    <m:t>b</m:t>
                  </w:del>
                </m:r>
              </m:sub>
            </m:sSub>
          </m:num>
          <m:den>
            <m:r>
              <w:del w:id="105" w:author="Dirk Young" w:date="2023-04-27T11:48:00Z">
                <m:rPr>
                  <m:sty m:val="p"/>
                </m:rPr>
                <w:rPr>
                  <w:rFonts w:ascii="Cambria Math" w:hAnsi="Cambria Math"/>
                </w:rPr>
                <m:t>2.65</m:t>
              </w:del>
            </m:r>
            <m:f>
              <m:fPr>
                <m:ctrlPr>
                  <w:del w:id="106" w:author="Dirk Young" w:date="2023-04-27T11:48:00Z">
                    <w:rPr>
                      <w:rFonts w:ascii="Cambria Math" w:hAnsi="Cambria Math"/>
                    </w:rPr>
                  </w:del>
                </m:ctrlPr>
              </m:fPr>
              <m:num>
                <m:r>
                  <w:del w:id="107" w:author="Dirk Young" w:date="2023-04-27T11:48:00Z">
                    <w:rPr>
                      <w:rFonts w:ascii="Cambria Math" w:hAnsi="Cambria Math"/>
                    </w:rPr>
                    <m:t>g</m:t>
                  </w:del>
                </m:r>
              </m:num>
              <m:den>
                <m:sSup>
                  <m:sSupPr>
                    <m:ctrlPr>
                      <w:del w:id="108" w:author="Dirk Young" w:date="2023-04-27T11:48:00Z">
                        <w:rPr>
                          <w:rFonts w:ascii="Cambria Math" w:hAnsi="Cambria Math"/>
                        </w:rPr>
                      </w:del>
                    </m:ctrlPr>
                  </m:sSupPr>
                  <m:e>
                    <m:r>
                      <w:del w:id="109" w:author="Dirk Young" w:date="2023-04-27T11:48:00Z">
                        <w:rPr>
                          <w:rFonts w:ascii="Cambria Math" w:hAnsi="Cambria Math"/>
                        </w:rPr>
                        <m:t>cm</m:t>
                      </w:del>
                    </m:r>
                  </m:e>
                  <m:sup>
                    <m:r>
                      <w:del w:id="110" w:author="Dirk Young" w:date="2023-04-27T11:48:00Z">
                        <m:rPr>
                          <m:sty m:val="p"/>
                        </m:rPr>
                        <w:rPr>
                          <w:rFonts w:ascii="Cambria Math" w:hAnsi="Cambria Math"/>
                        </w:rPr>
                        <m:t>3</m:t>
                      </w:del>
                    </m:r>
                  </m:sup>
                </m:sSup>
              </m:den>
            </m:f>
          </m:den>
        </m:f>
        <m:r>
          <w:del w:id="111" w:author="Dirk Young" w:date="2023-04-27T11:48:00Z">
            <m:rPr>
              <m:sty m:val="p"/>
            </m:rPr>
            <w:rPr>
              <w:rFonts w:ascii="Cambria Math" w:hAnsi="Cambria Math"/>
            </w:rPr>
            <m:t>*</m:t>
          </w:del>
        </m:r>
        <m:sSub>
          <m:sSubPr>
            <m:ctrlPr>
              <w:del w:id="112" w:author="Dirk Young" w:date="2023-04-27T11:48:00Z">
                <w:rPr>
                  <w:rFonts w:ascii="Cambria Math" w:hAnsi="Cambria Math"/>
                </w:rPr>
              </w:del>
            </m:ctrlPr>
          </m:sSubPr>
          <m:e>
            <m:r>
              <w:del w:id="113" w:author="Dirk Young" w:date="2023-04-27T11:48:00Z">
                <w:rPr>
                  <w:rFonts w:ascii="Cambria Math" w:hAnsi="Cambria Math"/>
                </w:rPr>
                <m:t>V</m:t>
              </w:del>
            </m:r>
          </m:e>
          <m:sub>
            <m:r>
              <w:del w:id="114" w:author="Dirk Young" w:date="2023-04-27T11:48:00Z">
                <w:rPr>
                  <w:rFonts w:ascii="Cambria Math" w:hAnsi="Cambria Math"/>
                </w:rPr>
                <m:t>corrected</m:t>
              </w:del>
            </m:r>
          </m:sub>
        </m:sSub>
      </m:oMath>
      <w:del w:id="115" w:author="Dirk Young" w:date="2023-04-27T11:48:00Z">
        <w:r w:rsidR="003A0548" w:rsidDel="0013053D">
          <w:delText xml:space="preserve"> </w:delText>
        </w:r>
        <w:bookmarkEnd w:id="94"/>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6" w:author="Dirk Young" w:date="2023-04-27T11:48:00Z"/>
        </w:rPr>
        <w:pPrChange w:id="117" w:author="Dirk Young" w:date="2023-04-27T11:48:00Z">
          <w:pPr>
            <w:tabs>
              <w:tab w:val="center" w:pos="4320"/>
            </w:tabs>
          </w:pPr>
        </w:pPrChange>
      </w:pPr>
    </w:p>
    <w:p w14:paraId="7C4CF1CA" w14:textId="5132ED87" w:rsidR="005F3AE6" w:rsidDel="0013053D" w:rsidRDefault="00CD1D49" w:rsidP="00D35FC7">
      <w:pPr>
        <w:rPr>
          <w:del w:id="118" w:author="Dirk Young" w:date="2023-04-27T11:48:00Z"/>
        </w:rPr>
      </w:pPr>
      <w:del w:id="119" w:author="Dirk Young" w:date="2023-04-27T11:48:00Z">
        <w:r w:rsidDel="0013053D">
          <w:tab/>
        </w:r>
      </w:del>
      <m:oMath>
        <m:sSub>
          <m:sSubPr>
            <m:ctrlPr>
              <w:del w:id="120" w:author="Dirk Young" w:date="2023-04-27T11:48:00Z">
                <w:rPr>
                  <w:rFonts w:ascii="Cambria Math" w:hAnsi="Cambria Math"/>
                </w:rPr>
              </w:del>
            </m:ctrlPr>
          </m:sSubPr>
          <m:e>
            <m:r>
              <w:del w:id="121" w:author="Dirk Young" w:date="2023-04-27T11:48:00Z">
                <w:rPr>
                  <w:rFonts w:ascii="Cambria Math" w:hAnsi="Cambria Math"/>
                </w:rPr>
                <m:t>X</m:t>
              </w:del>
            </m:r>
          </m:e>
          <m:sub>
            <m:r>
              <w:del w:id="122" w:author="Dirk Young" w:date="2023-04-27T11:48:00Z">
                <w:rPr>
                  <w:rFonts w:ascii="Cambria Math" w:hAnsi="Cambria Math"/>
                </w:rPr>
                <m:t>oc</m:t>
              </w:del>
            </m:r>
          </m:sub>
        </m:sSub>
        <m:r>
          <w:del w:id="123" w:author="Dirk Young" w:date="2023-04-27T11:48:00Z">
            <m:rPr>
              <m:sty m:val="p"/>
            </m:rPr>
            <w:rPr>
              <w:rFonts w:ascii="Cambria Math" w:hAnsi="Cambria Math"/>
            </w:rPr>
            <m:t xml:space="preserve">= </m:t>
          </w:del>
        </m:r>
        <m:f>
          <m:fPr>
            <m:ctrlPr>
              <w:del w:id="124" w:author="Dirk Young" w:date="2023-04-27T11:48:00Z">
                <w:rPr>
                  <w:rFonts w:ascii="Cambria Math" w:hAnsi="Cambria Math"/>
                </w:rPr>
              </w:del>
            </m:ctrlPr>
          </m:fPr>
          <m:num>
            <m:r>
              <w:del w:id="125" w:author="Dirk Young" w:date="2023-04-27T11:48:00Z">
                <w:rPr>
                  <w:rFonts w:ascii="Cambria Math" w:hAnsi="Cambria Math"/>
                </w:rPr>
                <m:t>OC</m:t>
              </w:del>
            </m:r>
            <m:r>
              <w:del w:id="126" w:author="Dirk Young" w:date="2023-04-27T11:48:00Z">
                <m:rPr>
                  <m:sty m:val="p"/>
                </m:rPr>
                <w:rPr>
                  <w:rFonts w:ascii="Cambria Math" w:hAnsi="Cambria Math"/>
                </w:rPr>
                <m:t>*1.724*</m:t>
              </w:del>
            </m:r>
            <m:sSub>
              <m:sSubPr>
                <m:ctrlPr>
                  <w:del w:id="127" w:author="Dirk Young" w:date="2023-04-27T11:48:00Z">
                    <w:rPr>
                      <w:rFonts w:ascii="Cambria Math" w:hAnsi="Cambria Math"/>
                    </w:rPr>
                  </w:del>
                </m:ctrlPr>
              </m:sSubPr>
              <m:e>
                <m:r>
                  <w:del w:id="128" w:author="Dirk Young" w:date="2023-04-27T11:48:00Z">
                    <w:rPr>
                      <w:rFonts w:ascii="Cambria Math" w:hAnsi="Cambria Math"/>
                    </w:rPr>
                    <m:t>ρ</m:t>
                  </w:del>
                </m:r>
              </m:e>
              <m:sub>
                <m:r>
                  <w:del w:id="129" w:author="Dirk Young" w:date="2023-04-27T11:48:00Z">
                    <w:rPr>
                      <w:rFonts w:ascii="Cambria Math" w:hAnsi="Cambria Math"/>
                    </w:rPr>
                    <m:t>b</m:t>
                  </w:del>
                </m:r>
              </m:sub>
            </m:sSub>
          </m:num>
          <m:den>
            <m:f>
              <m:fPr>
                <m:ctrlPr>
                  <w:del w:id="130" w:author="Dirk Young" w:date="2023-04-27T11:48:00Z">
                    <w:rPr>
                      <w:rFonts w:ascii="Cambria Math" w:hAnsi="Cambria Math"/>
                    </w:rPr>
                  </w:del>
                </m:ctrlPr>
              </m:fPr>
              <m:num>
                <m:r>
                  <w:del w:id="131" w:author="Dirk Young" w:date="2023-04-27T11:48:00Z">
                    <m:rPr>
                      <m:sty m:val="p"/>
                    </m:rPr>
                    <w:rPr>
                      <w:rFonts w:ascii="Cambria Math" w:hAnsi="Cambria Math"/>
                    </w:rPr>
                    <m:t>1.30</m:t>
                  </w:del>
                </m:r>
                <m:r>
                  <w:del w:id="132" w:author="Dirk Young" w:date="2023-04-27T11:48:00Z">
                    <w:rPr>
                      <w:rFonts w:ascii="Cambria Math" w:hAnsi="Cambria Math"/>
                    </w:rPr>
                    <m:t>g</m:t>
                  </w:del>
                </m:r>
              </m:num>
              <m:den>
                <m:sSup>
                  <m:sSupPr>
                    <m:ctrlPr>
                      <w:del w:id="133" w:author="Dirk Young" w:date="2023-04-27T11:48:00Z">
                        <w:rPr>
                          <w:rFonts w:ascii="Cambria Math" w:hAnsi="Cambria Math"/>
                        </w:rPr>
                      </w:del>
                    </m:ctrlPr>
                  </m:sSupPr>
                  <m:e>
                    <m:r>
                      <w:del w:id="134" w:author="Dirk Young" w:date="2023-04-27T11:48:00Z">
                        <w:rPr>
                          <w:rFonts w:ascii="Cambria Math" w:hAnsi="Cambria Math"/>
                        </w:rPr>
                        <m:t>cm</m:t>
                      </w:del>
                    </m:r>
                  </m:e>
                  <m:sup>
                    <m:r>
                      <w:del w:id="135" w:author="Dirk Young" w:date="2023-04-27T11:48:00Z">
                        <m:rPr>
                          <m:sty m:val="p"/>
                        </m:rPr>
                        <w:rPr>
                          <w:rFonts w:ascii="Cambria Math" w:hAnsi="Cambria Math"/>
                        </w:rPr>
                        <m:t>3</m:t>
                      </w:del>
                    </m:r>
                  </m:sup>
                </m:sSup>
              </m:den>
            </m:f>
          </m:den>
        </m:f>
        <m:r>
          <w:del w:id="136" w:author="Dirk Young" w:date="2023-04-27T11:48:00Z">
            <m:rPr>
              <m:sty m:val="p"/>
            </m:rPr>
            <w:rPr>
              <w:rFonts w:ascii="Cambria Math" w:hAnsi="Cambria Math"/>
            </w:rPr>
            <m:t>*</m:t>
          </w:del>
        </m:r>
        <m:sSub>
          <m:sSubPr>
            <m:ctrlPr>
              <w:del w:id="137" w:author="Dirk Young" w:date="2023-04-27T11:48:00Z">
                <w:rPr>
                  <w:rFonts w:ascii="Cambria Math" w:hAnsi="Cambria Math"/>
                </w:rPr>
              </w:del>
            </m:ctrlPr>
          </m:sSubPr>
          <m:e>
            <m:r>
              <w:del w:id="138" w:author="Dirk Young" w:date="2023-04-27T11:48:00Z">
                <w:rPr>
                  <w:rFonts w:ascii="Cambria Math" w:hAnsi="Cambria Math"/>
                </w:rPr>
                <m:t>V</m:t>
              </w:del>
            </m:r>
          </m:e>
          <m:sub>
            <m:r>
              <w:del w:id="139" w:author="Dirk Young" w:date="2023-04-27T11:48:00Z">
                <w:rPr>
                  <w:rFonts w:ascii="Cambria Math" w:hAnsi="Cambria Math"/>
                </w:rPr>
                <m:t>corrected</m:t>
              </w:del>
            </m:r>
          </m:sub>
        </m:sSub>
      </m:oMath>
      <w:del w:id="140"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1" w:author="Dirk Young" w:date="2023-04-27T11:48:00Z"/>
        </w:rPr>
        <w:pPrChange w:id="142" w:author="Dirk Young" w:date="2023-04-27T11:48:00Z">
          <w:pPr>
            <w:tabs>
              <w:tab w:val="center" w:pos="4320"/>
            </w:tabs>
          </w:pPr>
        </w:pPrChange>
      </w:pPr>
    </w:p>
    <w:p w14:paraId="1CA3287A" w14:textId="70C22E2E" w:rsidR="005F3AE6" w:rsidDel="0013053D" w:rsidRDefault="00CD1D49" w:rsidP="00D35FC7">
      <w:pPr>
        <w:rPr>
          <w:del w:id="143" w:author="Dirk Young" w:date="2023-04-27T11:48:00Z"/>
        </w:rPr>
      </w:pPr>
      <w:del w:id="144" w:author="Dirk Young" w:date="2023-04-27T11:48:00Z">
        <w:r w:rsidDel="0013053D">
          <w:tab/>
        </w:r>
      </w:del>
      <m:oMath>
        <m:sSub>
          <m:sSubPr>
            <m:ctrlPr>
              <w:del w:id="145" w:author="Dirk Young" w:date="2023-04-27T11:48:00Z">
                <w:rPr>
                  <w:rFonts w:ascii="Cambria Math" w:hAnsi="Cambria Math"/>
                </w:rPr>
              </w:del>
            </m:ctrlPr>
          </m:sSubPr>
          <m:e>
            <m:r>
              <w:del w:id="146" w:author="Dirk Young" w:date="2023-04-27T11:48:00Z">
                <w:rPr>
                  <w:rFonts w:ascii="Cambria Math" w:hAnsi="Cambria Math"/>
                </w:rPr>
                <m:t>X</m:t>
              </w:del>
            </m:r>
          </m:e>
          <m:sub>
            <m:r>
              <w:del w:id="147" w:author="Dirk Young" w:date="2023-04-27T11:48:00Z">
                <w:rPr>
                  <w:rFonts w:ascii="Cambria Math" w:hAnsi="Cambria Math"/>
                </w:rPr>
                <m:t>other</m:t>
              </w:del>
            </m:r>
          </m:sub>
        </m:sSub>
        <m:r>
          <w:del w:id="148" w:author="Dirk Young" w:date="2023-04-27T11:48:00Z">
            <m:rPr>
              <m:sty m:val="p"/>
            </m:rPr>
            <w:rPr>
              <w:rFonts w:ascii="Cambria Math" w:hAnsi="Cambria Math"/>
            </w:rPr>
            <m:t>= 1-</m:t>
          </w:del>
        </m:r>
        <m:r>
          <w:del w:id="149" w:author="Dirk Young" w:date="2023-04-27T11:48:00Z">
            <w:rPr>
              <w:rFonts w:ascii="Cambria Math" w:hAnsi="Cambria Math"/>
            </w:rPr>
            <m:t>θ</m:t>
          </w:del>
        </m:r>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sand</m:t>
              </w:del>
            </m:r>
          </m:sub>
        </m:sSub>
        <m:r>
          <w:del w:id="154" w:author="Dirk Young" w:date="2023-04-27T11:48:00Z">
            <m:rPr>
              <m:sty m:val="p"/>
            </m:rPr>
            <w:rPr>
              <w:rFonts w:ascii="Cambria Math" w:hAnsi="Cambria Math"/>
            </w:rPr>
            <m:t xml:space="preserve">- </m:t>
          </w:del>
        </m:r>
        <m:sSub>
          <m:sSubPr>
            <m:ctrlPr>
              <w:del w:id="155" w:author="Dirk Young" w:date="2023-04-27T11:48:00Z">
                <w:rPr>
                  <w:rFonts w:ascii="Cambria Math" w:hAnsi="Cambria Math"/>
                </w:rPr>
              </w:del>
            </m:ctrlPr>
          </m:sSubPr>
          <m:e>
            <m:r>
              <w:del w:id="156" w:author="Dirk Young" w:date="2023-04-27T11:48:00Z">
                <w:rPr>
                  <w:rFonts w:ascii="Cambria Math" w:hAnsi="Cambria Math"/>
                </w:rPr>
                <m:t>X</m:t>
              </w:del>
            </m:r>
          </m:e>
          <m:sub>
            <m:r>
              <w:del w:id="157" w:author="Dirk Young" w:date="2023-04-27T11:48:00Z">
                <w:rPr>
                  <w:rFonts w:ascii="Cambria Math" w:hAnsi="Cambria Math"/>
                </w:rPr>
                <m:t>oc</m:t>
              </w:del>
            </m:r>
          </m:sub>
        </m:sSub>
      </m:oMath>
      <w:del w:id="158"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9" w:author="Dirk Young" w:date="2023-04-27T11:48:00Z"/>
        </w:rPr>
      </w:pPr>
    </w:p>
    <w:p w14:paraId="084F7B76" w14:textId="3A4A691C" w:rsidR="00403C99" w:rsidDel="0013053D" w:rsidRDefault="00C351C1" w:rsidP="00D35FC7">
      <w:pPr>
        <w:rPr>
          <w:del w:id="160" w:author="Dirk Young" w:date="2023-04-27T11:48:00Z"/>
        </w:rPr>
      </w:pPr>
      <w:del w:id="161"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7" w:author="Dirk Young" w:date="2023-04-27T11:48:00Z"/>
        </w:rPr>
        <w:pPrChange w:id="178" w:author="Dirk Young" w:date="2023-04-27T11:48:00Z">
          <w:pPr>
            <w:tabs>
              <w:tab w:val="right" w:pos="720"/>
              <w:tab w:val="left" w:pos="900"/>
            </w:tabs>
          </w:pPr>
        </w:pPrChange>
      </w:pPr>
      <w:del w:id="179"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0" w:author="Dirk Young" w:date="2023-04-27T11:48:00Z"/>
        </w:rPr>
        <w:pPrChange w:id="181" w:author="Dirk Young" w:date="2023-04-27T11:48:00Z">
          <w:pPr>
            <w:tabs>
              <w:tab w:val="right" w:pos="720"/>
              <w:tab w:val="left" w:pos="900"/>
            </w:tabs>
          </w:pPr>
        </w:pPrChange>
      </w:pPr>
    </w:p>
    <w:p w14:paraId="40439035" w14:textId="171EF163" w:rsidR="005F3AE6" w:rsidDel="0013053D" w:rsidRDefault="00403C99">
      <w:pPr>
        <w:rPr>
          <w:del w:id="182" w:author="Dirk Young" w:date="2023-04-27T11:48:00Z"/>
        </w:rPr>
        <w:pPrChange w:id="183" w:author="Dirk Young" w:date="2023-04-27T11:48:00Z">
          <w:pPr>
            <w:pStyle w:val="ListParagraph"/>
            <w:tabs>
              <w:tab w:val="right" w:pos="720"/>
              <w:tab w:val="left" w:pos="900"/>
            </w:tabs>
            <w:ind w:left="0"/>
          </w:pPr>
        </w:pPrChange>
      </w:pPr>
      <w:del w:id="184"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5" w:author="Dirk Young" w:date="2023-04-27T11:48:00Z">
          <w:pPr>
            <w:tabs>
              <w:tab w:val="right" w:pos="720"/>
              <w:tab w:val="left" w:pos="900"/>
            </w:tabs>
          </w:pPr>
        </w:pPrChange>
      </w:pPr>
      <w:del w:id="186"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t>
      </w:r>
      <w:r w:rsidR="00A178CF">
        <w:lastRenderedPageBreak/>
        <w:t xml:space="preserve">when </w:t>
      </w:r>
      <w:r w:rsidR="00187446">
        <w:t>the water content of the soil</w:t>
      </w:r>
      <w:r w:rsidR="00A178CF">
        <w:t xml:space="preserve"> is less than </w:t>
      </w:r>
      <w:r w:rsidR="003F136C">
        <w:t xml:space="preserve">wilting point.  The water content is </w:t>
      </w:r>
      <w:proofErr w:type="gramStart"/>
      <w:r w:rsidR="003F136C">
        <w:t>set to</w:t>
      </w:r>
      <w:proofErr w:type="gramEnd"/>
      <w:r w:rsidR="003F136C">
        <w:t xml:space="preserve">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7" w:author="Dirk Young" w:date="2023-04-27T11:49:00Z">
        <w:r w:rsidR="00656A5D" w:rsidDel="0013053D">
          <w:delText>c</w:delText>
        </w:r>
        <w:r w:rsidR="00187446" w:rsidDel="0013053D">
          <w:delText>volume</w:delText>
        </w:r>
      </w:del>
      <w:ins w:id="188"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0" w:name="_Hlk133488630"/>
    </w:p>
    <w:p w14:paraId="7D7326BD" w14:textId="5B70E25D" w:rsidR="0013053D" w:rsidRDefault="00CD1D49" w:rsidP="00D35FC7">
      <w:pPr>
        <w:rPr>
          <w:ins w:id="191" w:author="Dirk Young" w:date="2023-04-27T11:50:00Z"/>
        </w:rPr>
      </w:pPr>
      <w:del w:id="192"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0"/>
    </w:p>
    <w:p w14:paraId="4ECFEBFE" w14:textId="77777777" w:rsidR="0013053D" w:rsidRDefault="0013053D" w:rsidP="00D35FC7">
      <w:pPr>
        <w:rPr>
          <w:ins w:id="193" w:author="Dirk Young" w:date="2023-04-27T11:50:00Z"/>
        </w:rPr>
      </w:pPr>
    </w:p>
    <w:p w14:paraId="47AB9849" w14:textId="4FAEF3BD" w:rsidR="0013053D" w:rsidRDefault="0013053D" w:rsidP="00D35FC7">
      <w:ins w:id="194"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195" w:author="Dirk Young" w:date="2023-04-27T11:55:00Z">
        <w:r w:rsidR="00A770AA">
          <w:t xml:space="preserve">soil </w:t>
        </w:r>
      </w:ins>
      <w:r w:rsidR="00256E61">
        <w:t xml:space="preserve">organic </w:t>
      </w:r>
      <w:ins w:id="196" w:author="Dirk Young" w:date="2023-04-27T11:55:00Z">
        <w:r w:rsidR="00A770AA">
          <w:t>matter</w:t>
        </w:r>
      </w:ins>
      <w:del w:id="197"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8" w:name="_Toc138340366"/>
      <w:r w:rsidRPr="0031526B">
        <w:t xml:space="preserve">Upper </w:t>
      </w:r>
      <w:r w:rsidRPr="002D6560">
        <w:t>Boundary</w:t>
      </w:r>
      <w:r w:rsidRPr="0031526B">
        <w:t xml:space="preserve"> Temperature</w:t>
      </w:r>
      <w:bookmarkEnd w:id="198"/>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9" w:name="_Toc138340367"/>
      <w:r w:rsidRPr="0031526B">
        <w:lastRenderedPageBreak/>
        <w:t>Temperature</w:t>
      </w:r>
      <w:r>
        <w:t xml:space="preserve"> </w:t>
      </w:r>
      <w:r w:rsidR="006A2AB0">
        <w:t>D</w:t>
      </w:r>
      <w:r>
        <w:t xml:space="preserve">ependent </w:t>
      </w:r>
      <w:r w:rsidR="006A2AB0">
        <w:t>D</w:t>
      </w:r>
      <w:r>
        <w:t>egradation</w:t>
      </w:r>
      <w:bookmarkEnd w:id="199"/>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0" w:name="_Toc376441533"/>
      <w:bookmarkStart w:id="201" w:name="_Toc376441534"/>
      <w:bookmarkStart w:id="202" w:name="_Toc376441535"/>
      <w:bookmarkStart w:id="203" w:name="_Toc376441536"/>
      <w:bookmarkStart w:id="204" w:name="_Toc376441537"/>
      <w:bookmarkStart w:id="205" w:name="_Toc376441538"/>
      <w:bookmarkStart w:id="206" w:name="_Toc376441539"/>
      <w:bookmarkStart w:id="207" w:name="_Toc376441540"/>
      <w:bookmarkStart w:id="208" w:name="_Toc376441541"/>
      <w:bookmarkStart w:id="209" w:name="_Toc376441542"/>
      <w:bookmarkStart w:id="210" w:name="_Toc376441543"/>
      <w:bookmarkStart w:id="211" w:name="_Toc376441544"/>
      <w:bookmarkStart w:id="212" w:name="_Toc376441545"/>
      <w:bookmarkStart w:id="213" w:name="_Toc376441546"/>
      <w:bookmarkStart w:id="214" w:name="_Toc376441547"/>
      <w:bookmarkStart w:id="215" w:name="_Toc376441548"/>
      <w:bookmarkStart w:id="216" w:name="_Toc376441549"/>
      <w:bookmarkStart w:id="217" w:name="_Toc376441550"/>
      <w:bookmarkStart w:id="218" w:name="_Toc376441551"/>
      <w:bookmarkStart w:id="219" w:name="_Toc376441552"/>
      <w:bookmarkStart w:id="220" w:name="_Toc376441553"/>
      <w:bookmarkStart w:id="221" w:name="_Toc376441554"/>
      <w:bookmarkStart w:id="222" w:name="_Toc376441555"/>
      <w:bookmarkStart w:id="223" w:name="_Toc376441556"/>
      <w:bookmarkStart w:id="224" w:name="_Toc376441557"/>
      <w:bookmarkStart w:id="225" w:name="_Toc376441558"/>
      <w:bookmarkStart w:id="226" w:name="_Toc376441559"/>
      <w:bookmarkStart w:id="227" w:name="_Toc376441560"/>
      <w:bookmarkStart w:id="228" w:name="_Toc376441561"/>
      <w:bookmarkStart w:id="229" w:name="_Toc365363870"/>
      <w:bookmarkStart w:id="230" w:name="_Toc365363922"/>
      <w:bookmarkStart w:id="231" w:name="_Toc365363980"/>
      <w:bookmarkStart w:id="232" w:name="_Toc365528299"/>
      <w:bookmarkStart w:id="233" w:name="_Toc376441562"/>
      <w:bookmarkStart w:id="234" w:name="_Toc365363871"/>
      <w:bookmarkStart w:id="235" w:name="_Toc365363923"/>
      <w:bookmarkStart w:id="236" w:name="_Toc365363981"/>
      <w:bookmarkStart w:id="237" w:name="_Toc365528300"/>
      <w:bookmarkStart w:id="238" w:name="_Toc376441563"/>
      <w:bookmarkStart w:id="239" w:name="_Toc365363872"/>
      <w:bookmarkStart w:id="240" w:name="_Toc365363924"/>
      <w:bookmarkStart w:id="241" w:name="_Toc365363982"/>
      <w:bookmarkStart w:id="242" w:name="_Toc365528301"/>
      <w:bookmarkStart w:id="243" w:name="_Toc376441564"/>
      <w:bookmarkStart w:id="244" w:name="_Toc365363873"/>
      <w:bookmarkStart w:id="245" w:name="_Toc365363925"/>
      <w:bookmarkStart w:id="246" w:name="_Toc365363983"/>
      <w:bookmarkStart w:id="247" w:name="_Toc365528302"/>
      <w:bookmarkStart w:id="248" w:name="_Toc376441565"/>
      <w:bookmarkStart w:id="249" w:name="_Toc365363874"/>
      <w:bookmarkStart w:id="250" w:name="_Toc365363926"/>
      <w:bookmarkStart w:id="251" w:name="_Toc365363984"/>
      <w:bookmarkStart w:id="252" w:name="_Toc365528303"/>
      <w:bookmarkStart w:id="253" w:name="_Toc376441566"/>
      <w:bookmarkStart w:id="254" w:name="_Toc365363875"/>
      <w:bookmarkStart w:id="255" w:name="_Toc365363927"/>
      <w:bookmarkStart w:id="256" w:name="_Toc365363985"/>
      <w:bookmarkStart w:id="257" w:name="_Toc365528304"/>
      <w:bookmarkStart w:id="258" w:name="_Toc376441567"/>
      <w:bookmarkStart w:id="259" w:name="_Toc365363876"/>
      <w:bookmarkStart w:id="260" w:name="_Toc365363928"/>
      <w:bookmarkStart w:id="261" w:name="_Toc365363986"/>
      <w:bookmarkStart w:id="262" w:name="_Toc365528305"/>
      <w:bookmarkStart w:id="263" w:name="_Toc376441568"/>
      <w:bookmarkStart w:id="264" w:name="_Toc365363877"/>
      <w:bookmarkStart w:id="265" w:name="_Toc365363929"/>
      <w:bookmarkStart w:id="266" w:name="_Toc365363987"/>
      <w:bookmarkStart w:id="267" w:name="_Toc365528306"/>
      <w:bookmarkStart w:id="268" w:name="_Toc376441569"/>
      <w:bookmarkStart w:id="269" w:name="_Toc365363878"/>
      <w:bookmarkStart w:id="270" w:name="_Toc365363930"/>
      <w:bookmarkStart w:id="271" w:name="_Toc365363988"/>
      <w:bookmarkStart w:id="272" w:name="_Toc365528307"/>
      <w:bookmarkStart w:id="273" w:name="_Toc376441570"/>
      <w:bookmarkStart w:id="274" w:name="_Toc13834036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t xml:space="preserve">Chemical Application </w:t>
      </w:r>
      <w:r w:rsidR="00A630A0">
        <w:t xml:space="preserve">&amp; </w:t>
      </w:r>
      <w:r>
        <w:t>Foliar Washoff</w:t>
      </w:r>
      <w:bookmarkEnd w:id="274"/>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5"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5"/>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w:t>
      </w:r>
      <w:proofErr w:type="gramStart"/>
      <w:r>
        <w:t>into</w:t>
      </w:r>
      <w:proofErr w:type="gramEnd"/>
      <w:r>
        <w:t xml:space="preserve">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w:t>
      </w:r>
      <w:r w:rsidR="00494C06" w:rsidRPr="00CD61C6">
        <w:lastRenderedPageBreak/>
        <w:t xml:space="preserve">acceptable window </w:t>
      </w:r>
      <w:bookmarkStart w:id="276" w:name="_Hlk49243233"/>
      <w:r w:rsidR="00494C06" w:rsidRPr="00CD61C6">
        <w:t>(yellow shaded range)</w:t>
      </w:r>
      <w:bookmarkEnd w:id="276"/>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7" w:name="_Toc138340370"/>
      <w:r>
        <w:t>Chemical Processes on Canopy</w:t>
      </w:r>
      <w:bookmarkEnd w:id="277"/>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8" w:name="_Toc138340371"/>
      <w:r>
        <w:lastRenderedPageBreak/>
        <w:t>Chemical Runoff &amp; Vertical Transport in Soil</w:t>
      </w:r>
      <w:bookmarkEnd w:id="278"/>
    </w:p>
    <w:p w14:paraId="19A7257C" w14:textId="77777777" w:rsidR="008D68F3" w:rsidRDefault="00E06673" w:rsidP="00EB6DCA">
      <w:pPr>
        <w:pStyle w:val="Heading3"/>
      </w:pPr>
      <w:bookmarkStart w:id="279" w:name="_Toc138340372"/>
      <w:r>
        <w:t>Transport Model</w:t>
      </w:r>
      <w:bookmarkEnd w:id="279"/>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0" w:name="_Hlk64374976"/>
        <m:r>
          <m:rPr>
            <m:sty m:val="p"/>
          </m:rPr>
          <w:rPr>
            <w:rFonts w:ascii="Cambria Math" w:hAnsi="Cambria Math"/>
          </w:rPr>
          <m:t>∆</m:t>
        </m:r>
        <m:r>
          <w:rPr>
            <w:rFonts w:ascii="Cambria Math" w:hAnsi="Cambria Math"/>
          </w:rPr>
          <m:t>z</m:t>
        </m:r>
        <w:bookmarkEnd w:id="280"/>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lastRenderedPageBreak/>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w:t>
      </w:r>
      <w:proofErr w:type="gramStart"/>
      <w:r>
        <w:t>chemical</w:t>
      </w:r>
      <w:proofErr w:type="gramEnd"/>
      <w:r>
        <w:t xml:space="preserve">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w:t>
      </w:r>
      <w:proofErr w:type="gramStart"/>
      <w:r>
        <w:t>the region</w:t>
      </w:r>
      <w:proofErr w:type="gramEnd"/>
      <w:r>
        <w:t xml:space="preserve">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1"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1"/>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w:t>
      </w:r>
      <w:proofErr w:type="gramStart"/>
      <w:r w:rsidR="00AE784F">
        <w:t>direct</w:t>
      </w:r>
      <w:proofErr w:type="gramEnd"/>
      <w:r w:rsidR="00AE784F">
        <w:t xml:space="preserve">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2" w:name="_Toc138340373"/>
      <w:r>
        <w:t>Runoff Extraction of Chemical</w:t>
      </w:r>
      <w:bookmarkEnd w:id="282"/>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lastRenderedPageBreak/>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3" w:name="_Toc138340374"/>
      <w:r>
        <w:t>Erosion Extraction of Chemical</w:t>
      </w:r>
      <w:bookmarkEnd w:id="283"/>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 xml:space="preserve">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4" w:name="_Toc138340375"/>
      <w:r>
        <w:t>Chemical Vo</w:t>
      </w:r>
      <w:r w:rsidRPr="00975526">
        <w:t>l</w:t>
      </w:r>
      <w:r>
        <w:t>atilization</w:t>
      </w:r>
      <w:bookmarkEnd w:id="284"/>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5"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5"/>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w:t>
      </w:r>
      <w:proofErr w:type="gramStart"/>
      <w:r>
        <w:t>z</w:t>
      </w:r>
      <w:r w:rsidRPr="00EF5169">
        <w:rPr>
          <w:vertAlign w:val="subscript"/>
        </w:rPr>
        <w:t>o</w:t>
      </w:r>
      <w:proofErr w:type="gramEnd"/>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 xml:space="preserve">as </w:t>
      </w:r>
      <w:proofErr w:type="gramStart"/>
      <w:r>
        <w:t>z</w:t>
      </w:r>
      <w:r w:rsidRPr="001B185C">
        <w:rPr>
          <w:vertAlign w:val="subscript"/>
        </w:rPr>
        <w:t>o</w:t>
      </w:r>
      <w:proofErr w:type="gramEnd"/>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6" w:name="_Toc365363883"/>
      <w:bookmarkStart w:id="287" w:name="_Toc365363935"/>
      <w:bookmarkStart w:id="288" w:name="_Toc365363993"/>
      <w:bookmarkStart w:id="289" w:name="_Toc365363884"/>
      <w:bookmarkStart w:id="290" w:name="_Toc365363936"/>
      <w:bookmarkStart w:id="291" w:name="_Toc365363994"/>
      <w:bookmarkEnd w:id="286"/>
      <w:bookmarkEnd w:id="287"/>
      <w:bookmarkEnd w:id="288"/>
      <w:bookmarkEnd w:id="289"/>
      <w:bookmarkEnd w:id="290"/>
      <w:bookmarkEnd w:id="291"/>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 xml:space="preserve">)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 xml:space="preserve">Show </w:t>
      </w:r>
      <w:proofErr w:type="gramStart"/>
      <w:r w:rsidRPr="00BF627E">
        <w:rPr>
          <w:highlight w:val="yellow"/>
        </w:rPr>
        <w:t>correction</w:t>
      </w:r>
      <w:proofErr w:type="gramEnd"/>
    </w:p>
    <w:p w14:paraId="67D53A79" w14:textId="77777777" w:rsidR="00B92006" w:rsidRDefault="00B92006" w:rsidP="00D35FC7"/>
    <w:p w14:paraId="73960F14" w14:textId="7E4A71D9" w:rsidR="008B363D" w:rsidRPr="008B363D" w:rsidRDefault="00B92006" w:rsidP="00D35FC7">
      <w:pPr>
        <w:pStyle w:val="Heading1"/>
      </w:pPr>
      <w:bookmarkStart w:id="292" w:name="_Toc138340377"/>
      <w:r>
        <w:t>Waterbody Calculations (VVWM)</w:t>
      </w:r>
      <w:bookmarkEnd w:id="292"/>
    </w:p>
    <w:p w14:paraId="0A17BE12" w14:textId="296EB26E" w:rsidR="008B363D" w:rsidRPr="008B363D" w:rsidRDefault="008B363D" w:rsidP="00C05760">
      <w:pPr>
        <w:pStyle w:val="Heading2"/>
      </w:pPr>
      <w:bookmarkStart w:id="293" w:name="_Toc451238549"/>
      <w:bookmarkStart w:id="294" w:name="_Toc138340378"/>
      <w:r w:rsidRPr="008B363D">
        <w:t>Introduction</w:t>
      </w:r>
      <w:bookmarkEnd w:id="293"/>
      <w:bookmarkEnd w:id="294"/>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5" w:name="_Toc451238550"/>
      <w:r w:rsidRPr="008B363D">
        <w:tab/>
      </w:r>
      <w:bookmarkStart w:id="296" w:name="_Toc138340379"/>
      <w:r w:rsidRPr="008B363D">
        <w:t>The Varying Volume Water Body Model</w:t>
      </w:r>
      <w:bookmarkEnd w:id="295"/>
      <w:bookmarkEnd w:id="296"/>
    </w:p>
    <w:p w14:paraId="190A4E56" w14:textId="50C39CF3" w:rsidR="008B363D" w:rsidRPr="008B363D" w:rsidRDefault="008B363D" w:rsidP="00EB6DCA">
      <w:pPr>
        <w:pStyle w:val="Heading3"/>
      </w:pPr>
      <w:r w:rsidRPr="008B363D">
        <w:t xml:space="preserve"> </w:t>
      </w:r>
      <w:bookmarkStart w:id="297" w:name="_Toc451238551"/>
      <w:bookmarkStart w:id="298" w:name="_Toc138340380"/>
      <w:r w:rsidRPr="008B363D">
        <w:t>Conceptualization and Mathematics</w:t>
      </w:r>
      <w:bookmarkEnd w:id="297"/>
      <w:bookmarkEnd w:id="298"/>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149728" r:id="rId3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lastRenderedPageBreak/>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 xml:space="preserve">Given a set of initial conditions, equations (3) and (4) completely describe the standard water bodies.  </w:t>
      </w:r>
      <w:proofErr w:type="gramStart"/>
      <w:r w:rsidRPr="008B363D">
        <w:t>It is clear that there</w:t>
      </w:r>
      <w:proofErr w:type="gramEnd"/>
      <w:r w:rsidRPr="008B363D">
        <w:t xml:space="preserv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9" w:name="_Toc451238552"/>
      <w:bookmarkStart w:id="300" w:name="_Toc138340381"/>
      <w:r w:rsidRPr="008B363D">
        <w:t>2.2</w:t>
      </w:r>
      <w:r w:rsidRPr="008B363D">
        <w:tab/>
        <w:t>Solute Holding Capacity Ratio (</w:t>
      </w:r>
      <w:r w:rsidRPr="008B363D">
        <w:sym w:font="Symbol" w:char="F051"/>
      </w:r>
      <w:r w:rsidRPr="008B363D">
        <w:t>)</w:t>
      </w:r>
      <w:bookmarkEnd w:id="299"/>
      <w:bookmarkEnd w:id="300"/>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xml:space="preserve">) used in equation (8) are generally not directly measured for a pesticide assessment.  To account for these unknown coefficients, the standard water bodies use </w:t>
      </w:r>
      <w:r w:rsidRPr="008B363D">
        <w:lastRenderedPageBreak/>
        <w:t>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1" w:name="_Toc451238553"/>
      <w:bookmarkStart w:id="302" w:name="_Toc138340382"/>
      <w:r w:rsidRPr="008B363D">
        <w:t>Effective Water Column Dissipation (</w:t>
      </w:r>
      <w:r w:rsidRPr="008B363D">
        <w:sym w:font="Symbol" w:char="F047"/>
      </w:r>
      <w:r w:rsidRPr="008B363D">
        <w:rPr>
          <w:vertAlign w:val="subscript"/>
        </w:rPr>
        <w:t>1</w:t>
      </w:r>
      <w:r w:rsidRPr="008B363D">
        <w:t>)</w:t>
      </w:r>
      <w:bookmarkEnd w:id="301"/>
      <w:bookmarkEnd w:id="302"/>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3" w:name="_Toc451238554"/>
      <w:bookmarkStart w:id="304" w:name="_Toc138340383"/>
      <w:r w:rsidRPr="000873B0">
        <w:rPr>
          <w:rStyle w:val="Heading3Char"/>
        </w:rPr>
        <w:t xml:space="preserve">Hydrologic Washout </w:t>
      </w:r>
      <w:bookmarkEnd w:id="303"/>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4"/>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w:t>
      </w:r>
      <w:r w:rsidRPr="008B363D">
        <w:lastRenderedPageBreak/>
        <w:t xml:space="preserve">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5" w:name="_Toc451238555"/>
      <w:bookmarkStart w:id="306" w:name="_Toc138340384"/>
      <w:r w:rsidRPr="008B363D">
        <w:t>Metabolism (</w:t>
      </w:r>
      <w:r w:rsidRPr="008B363D">
        <w:sym w:font="Symbol" w:char="F06D"/>
      </w:r>
      <w:r w:rsidRPr="008B363D">
        <w:rPr>
          <w:vertAlign w:val="subscript"/>
        </w:rPr>
        <w:t>bio_1</w:t>
      </w:r>
      <w:r w:rsidRPr="008B363D">
        <w:t>)</w:t>
      </w:r>
      <w:bookmarkEnd w:id="305"/>
      <w:bookmarkEnd w:id="306"/>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149729"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7" w:name="_Toc451238556"/>
      <w:bookmarkStart w:id="308" w:name="_Toc138340385"/>
      <w:r w:rsidRPr="008B363D">
        <w:t>Hydrolysis (</w:t>
      </w:r>
      <w:r w:rsidRPr="008B363D">
        <w:sym w:font="Symbol" w:char="F06D"/>
      </w:r>
      <w:r w:rsidRPr="008B363D">
        <w:rPr>
          <w:vertAlign w:val="subscript"/>
        </w:rPr>
        <w:t>hydr_1</w:t>
      </w:r>
      <w:r w:rsidRPr="008B363D">
        <w:t>)</w:t>
      </w:r>
      <w:bookmarkEnd w:id="307"/>
      <w:bookmarkEnd w:id="308"/>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lastRenderedPageBreak/>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9" w:name="_Toc451238557"/>
      <w:bookmarkStart w:id="310" w:name="_Toc138340386"/>
      <w:r w:rsidRPr="008B363D">
        <w:t>Photolysis (</w:t>
      </w:r>
      <w:r w:rsidRPr="008B363D">
        <w:sym w:font="Symbol" w:char="F06D"/>
      </w:r>
      <w:r w:rsidRPr="008B363D">
        <w:rPr>
          <w:vertAlign w:val="subscript"/>
        </w:rPr>
        <w:t>photo</w:t>
      </w:r>
      <w:r w:rsidRPr="008B363D">
        <w:t>)</w:t>
      </w:r>
      <w:bookmarkEnd w:id="309"/>
      <w:bookmarkEnd w:id="310"/>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8" o:title=""/>
          </v:shape>
          <o:OLEObject Type="Embed" ProgID="Equation.3" ShapeID="_x0000_i1033" DrawAspect="Content" ObjectID="_1750149730"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149731"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1" w:name="_Toc451238558"/>
      <w:bookmarkStart w:id="312" w:name="_Toc138340387"/>
      <w:r w:rsidRPr="008B363D">
        <w:t>Volatilization (</w:t>
      </w:r>
      <w:r w:rsidRPr="008B363D">
        <w:sym w:font="Symbol" w:char="F06D"/>
      </w:r>
      <w:r w:rsidRPr="008B363D">
        <w:rPr>
          <w:vertAlign w:val="subscript"/>
        </w:rPr>
        <w:t>volatilization</w:t>
      </w:r>
      <w:r w:rsidRPr="008B363D">
        <w:t>)</w:t>
      </w:r>
      <w:bookmarkEnd w:id="311"/>
      <w:bookmarkEnd w:id="312"/>
    </w:p>
    <w:p w14:paraId="09BBA317" w14:textId="77777777" w:rsidR="008B363D" w:rsidRPr="008B363D" w:rsidRDefault="008B363D" w:rsidP="00D35FC7">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149732"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4" o:title=""/>
          </v:shape>
          <o:OLEObject Type="Embed" ProgID="Equation.3" ShapeID="_x0000_i1036" DrawAspect="Content" ObjectID="_1750149733"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149734"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149735"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149736"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149737"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4" o:title=""/>
          </v:shape>
          <o:OLEObject Type="Embed" ProgID="Equation.3" ShapeID="_x0000_i1041" DrawAspect="Content" ObjectID="_1750149738"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149739"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149740"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149741"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149742"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149743"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3" w:name="_Toc451238559"/>
      <w:bookmarkStart w:id="314"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3"/>
      <w:bookmarkEnd w:id="314"/>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5" w:name="_Toc451238560"/>
      <w:bookmarkStart w:id="316" w:name="_Toc138340389"/>
      <w:r w:rsidRPr="008B363D">
        <w:t>Benthic Hydrolysis (</w:t>
      </w:r>
      <w:r w:rsidRPr="008B363D">
        <w:sym w:font="Symbol" w:char="F06D"/>
      </w:r>
      <w:r w:rsidRPr="008B363D">
        <w:t>hydr_2)</w:t>
      </w:r>
      <w:bookmarkEnd w:id="315"/>
      <w:bookmarkEnd w:id="316"/>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149744"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7" w:name="_Toc451238561"/>
      <w:bookmarkStart w:id="318" w:name="_Toc138340390"/>
      <w:r w:rsidRPr="008B363D">
        <w:t>Benthic Metabolism (</w:t>
      </w:r>
      <w:r w:rsidRPr="008B363D">
        <w:sym w:font="Symbol" w:char="F06D"/>
      </w:r>
      <w:r w:rsidRPr="008B363D">
        <w:rPr>
          <w:vertAlign w:val="subscript"/>
        </w:rPr>
        <w:t>bio_2</w:t>
      </w:r>
      <w:r w:rsidRPr="008B363D">
        <w:t>)</w:t>
      </w:r>
      <w:bookmarkEnd w:id="317"/>
      <w:bookmarkEnd w:id="318"/>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149745"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9"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9"/>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0" w:name="_Toc451238562"/>
    </w:p>
    <w:p w14:paraId="1617C4A8" w14:textId="2C7BA89C" w:rsidR="008B363D" w:rsidRPr="008B363D" w:rsidRDefault="008B363D" w:rsidP="00EB6DCA">
      <w:pPr>
        <w:pStyle w:val="Heading3"/>
      </w:pPr>
      <w:bookmarkStart w:id="321" w:name="_Toc138340392"/>
      <w:r w:rsidRPr="008B363D">
        <w:t>2.5</w:t>
      </w:r>
      <w:r w:rsidRPr="008B363D">
        <w:tab/>
        <w:t>Mass Transfer Coefficient (</w:t>
      </w:r>
      <w:r w:rsidRPr="008B363D">
        <w:sym w:font="Symbol" w:char="F057"/>
      </w:r>
      <w:r w:rsidRPr="008B363D">
        <w:t>)</w:t>
      </w:r>
      <w:bookmarkEnd w:id="320"/>
      <w:bookmarkEnd w:id="321"/>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149746"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149747"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149748"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149749" r:id="rId77"/>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lastRenderedPageBreak/>
        <w:tab/>
      </w:r>
      <w:r w:rsidRPr="008B363D">
        <w:object w:dxaOrig="2480" w:dyaOrig="760" w14:anchorId="45454066">
          <v:shape id="_x0000_i1053" type="#_x0000_t75" style="width:120pt;height:36pt" o:ole="">
            <v:imagedata r:id="rId78" o:title=""/>
          </v:shape>
          <o:OLEObject Type="Embed" ProgID="Equation.3" ShapeID="_x0000_i1053" DrawAspect="Content" ObjectID="_1750149750"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149751"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149752"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2" w:name="_Toc451238563"/>
      <w:bookmarkStart w:id="323" w:name="_Toc138340393"/>
      <w:r w:rsidRPr="008B363D">
        <w:t>Daily Piecewise Calculations</w:t>
      </w:r>
      <w:bookmarkEnd w:id="322"/>
      <w:bookmarkEnd w:id="323"/>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4" w:name="_Toc451238564"/>
      <w:bookmarkStart w:id="325" w:name="_Toc138340394"/>
      <w:r w:rsidRPr="008B363D">
        <w:lastRenderedPageBreak/>
        <w:t>Volume Calculations</w:t>
      </w:r>
      <w:bookmarkEnd w:id="324"/>
      <w:bookmarkEnd w:id="325"/>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 xml:space="preserve">Daily runoff is taken from the PRZM model output. Daily precipitation and evaporation are taken from the meteorological file.  Seepage </w:t>
      </w:r>
      <w:proofErr w:type="gramStart"/>
      <w:r w:rsidRPr="008B363D">
        <w:t>at this time</w:t>
      </w:r>
      <w:proofErr w:type="gramEnd"/>
      <w:r w:rsidRPr="008B363D">
        <w:t xml:space="preserv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6" w:name="_Toc451238565"/>
      <w:bookmarkStart w:id="327" w:name="_Toc138340395"/>
      <w:r w:rsidRPr="008B363D">
        <w:t>Initial Conditions</w:t>
      </w:r>
      <w:bookmarkEnd w:id="326"/>
      <w:bookmarkEnd w:id="327"/>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w:t>
      </w:r>
      <w:proofErr w:type="gramStart"/>
      <w:r w:rsidRPr="008B363D">
        <w:t>chemical</w:t>
      </w:r>
      <w:proofErr w:type="gramEnd"/>
      <w:r w:rsidRPr="008B363D">
        <w:t xml:space="preserve">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8" w:name="_Toc138340396"/>
      <w:r w:rsidRPr="008B363D">
        <w:t>Fixed Fraction of Eroded Pesticide</w:t>
      </w:r>
      <w:bookmarkEnd w:id="328"/>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149753"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lastRenderedPageBreak/>
        <w:tab/>
      </w:r>
      <w:r w:rsidRPr="008B363D">
        <w:object w:dxaOrig="3340" w:dyaOrig="700" w14:anchorId="4801B78E">
          <v:shape id="_x0000_i1057" type="#_x0000_t75" style="width:168pt;height:36pt" o:ole="">
            <v:imagedata r:id="rId86" o:title=""/>
          </v:shape>
          <o:OLEObject Type="Embed" ProgID="Equation.3" ShapeID="_x0000_i1057" DrawAspect="Content" ObjectID="_1750149754"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9" w:name="_Toc138340397"/>
      <w:r w:rsidRPr="008B363D">
        <w:t>Initial Distribution of Eroded Pesticide</w:t>
      </w:r>
      <w:bookmarkEnd w:id="329"/>
    </w:p>
    <w:p w14:paraId="6D88E758" w14:textId="77777777" w:rsidR="008B363D" w:rsidRPr="008B363D" w:rsidRDefault="008B363D" w:rsidP="00D35FC7"/>
    <w:p w14:paraId="381FF9D4" w14:textId="77777777" w:rsidR="008B363D" w:rsidRPr="008B363D" w:rsidRDefault="008B363D" w:rsidP="00D35FC7">
      <w:r w:rsidRPr="008B363D">
        <w:t xml:space="preserve">The basis for the variable option to handle eroded pesticide in VVWM, is to maintain equilibrium in the water column when eroded sediment enters.  With this option, the eroded pesticide and the eroded soil mass </w:t>
      </w:r>
      <w:proofErr w:type="gramStart"/>
      <w:r w:rsidRPr="008B363D">
        <w:t>is</w:t>
      </w:r>
      <w:proofErr w:type="gramEnd"/>
      <w:r w:rsidRPr="008B363D">
        <w:t xml:space="preserve">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149755"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90" o:title=""/>
          </v:shape>
          <o:OLEObject Type="Embed" ProgID="Equation.3" ShapeID="_x0000_i1059" DrawAspect="Content" ObjectID="_1750149756"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149757"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0" w:name="_Toc451238566"/>
      <w:bookmarkStart w:id="331" w:name="_Toc138340398"/>
      <w:r w:rsidRPr="008B363D">
        <w:lastRenderedPageBreak/>
        <w:t>Analytical Solution</w:t>
      </w:r>
      <w:bookmarkEnd w:id="330"/>
      <w:bookmarkEnd w:id="331"/>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149758"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149759"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149760"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149761"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149762"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149763"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149764"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149765" r:id="rId10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149766"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149767"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149768"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149769"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149770"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2" w:name="_Toc451238567"/>
      <w:bookmarkStart w:id="333" w:name="_Toc138340399"/>
      <w:r w:rsidRPr="008B363D">
        <w:t>The USEPA Standard Water Bodies</w:t>
      </w:r>
      <w:bookmarkEnd w:id="332"/>
      <w:bookmarkEnd w:id="333"/>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149771"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149772"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149773"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149774"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149775"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4"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5" w:name="_Toc138340400"/>
      <w:r w:rsidRPr="008B363D">
        <w:t>3.1</w:t>
      </w:r>
      <w:r w:rsidRPr="008B363D">
        <w:tab/>
        <w:t>Farm Pond</w:t>
      </w:r>
      <w:bookmarkEnd w:id="334"/>
      <w:bookmarkEnd w:id="33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6" w:name="_Toc451238569"/>
      <w:bookmarkStart w:id="337" w:name="_Toc138340401"/>
      <w:r w:rsidRPr="008B363D">
        <w:lastRenderedPageBreak/>
        <w:t>3.2</w:t>
      </w:r>
      <w:r w:rsidRPr="008B363D">
        <w:tab/>
        <w:t>Index Reservoir</w:t>
      </w:r>
      <w:bookmarkEnd w:id="336"/>
      <w:bookmarkEnd w:id="337"/>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8" w:name="_Toc451238570"/>
      <w:bookmarkStart w:id="339" w:name="_Toc138340402"/>
      <w:r w:rsidRPr="008B363D">
        <w:t>Custom Water Body</w:t>
      </w:r>
      <w:bookmarkEnd w:id="338"/>
      <w:bookmarkEnd w:id="33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0" w:name="_Toc451238571"/>
      <w:bookmarkStart w:id="341" w:name="_Toc138340403"/>
      <w:r w:rsidRPr="008B363D">
        <w:t>VVWM Evaluations</w:t>
      </w:r>
      <w:bookmarkEnd w:id="340"/>
      <w:bookmarkEnd w:id="341"/>
    </w:p>
    <w:p w14:paraId="68F130B7" w14:textId="7E7EA8B6" w:rsidR="008B363D" w:rsidRPr="008B363D" w:rsidRDefault="008B363D" w:rsidP="00EB6DCA">
      <w:pPr>
        <w:pStyle w:val="Heading3"/>
      </w:pPr>
      <w:bookmarkStart w:id="342" w:name="_Toc451238572"/>
      <w:bookmarkStart w:id="343" w:name="_Toc138340404"/>
      <w:r w:rsidRPr="008B363D">
        <w:t>Solute Holding Capacity Ratio Sensitivity</w:t>
      </w:r>
      <w:bookmarkEnd w:id="342"/>
      <w:bookmarkEnd w:id="34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w:t>
      </w:r>
      <w:proofErr w:type="gramStart"/>
      <w:r w:rsidRPr="008B363D">
        <w:t>sorbed to</w:t>
      </w:r>
      <w:proofErr w:type="gramEnd"/>
      <w:r w:rsidRPr="008B363D">
        <w:t xml:space="preserve">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4" w:name="_Toc451238573"/>
      <w:bookmarkStart w:id="345" w:name="_Toc138340405"/>
      <w:r w:rsidRPr="008B363D">
        <w:t>Washout and Overflow Sensitivity</w:t>
      </w:r>
      <w:bookmarkEnd w:id="344"/>
      <w:bookmarkEnd w:id="345"/>
    </w:p>
    <w:p w14:paraId="7E4C0DC7" w14:textId="77777777" w:rsidR="008B363D" w:rsidRDefault="008B363D" w:rsidP="00D35FC7">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w:t>
      </w:r>
      <w:proofErr w:type="gramStart"/>
      <w:r w:rsidRPr="008B363D">
        <w:t>Range</w:t>
      </w:r>
      <w:proofErr w:type="gramEnd"/>
      <w:r w:rsidRPr="008B363D">
        <w:t xml:space="preserv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w:t>
      </w:r>
      <w:proofErr w:type="gramStart"/>
      <w:r w:rsidRPr="008B363D">
        <w:t>Range</w:t>
      </w:r>
      <w:proofErr w:type="gramEnd"/>
      <w:r w:rsidRPr="008B363D">
        <w:t xml:space="preserv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6" w:name="_Toc451238574"/>
      <w:bookmarkStart w:id="347" w:name="_Toc138340406"/>
      <w:r w:rsidRPr="008B363D">
        <w:t>4.3</w:t>
      </w:r>
      <w:r w:rsidRPr="008B363D">
        <w:tab/>
        <w:t>Photolysis Sensitivity</w:t>
      </w:r>
      <w:bookmarkEnd w:id="346"/>
      <w:bookmarkEnd w:id="34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w:t>
      </w:r>
      <w:proofErr w:type="gramStart"/>
      <w:r w:rsidRPr="008B363D">
        <w:t>the factor</w:t>
      </w:r>
      <w:proofErr w:type="gramEnd"/>
      <w:r w:rsidRPr="008B363D">
        <w:t xml:space="preserve">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8" w:name="_Toc451238575"/>
      <w:bookmarkStart w:id="349" w:name="_Toc138340407"/>
      <w:r w:rsidRPr="008B363D">
        <w:t>Volatilization</w:t>
      </w:r>
      <w:bookmarkEnd w:id="348"/>
      <w:bookmarkEnd w:id="34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0" w:name="_Toc451238584"/>
      <w:r w:rsidRPr="00EB6DCA">
        <w:t xml:space="preserve"> </w:t>
      </w:r>
      <w:bookmarkStart w:id="351" w:name="_Toc138340408"/>
      <w:r w:rsidR="008B363D" w:rsidRPr="00EB6DCA">
        <w:t>Regulatory Summary Output File</w:t>
      </w:r>
      <w:bookmarkEnd w:id="350"/>
      <w:bookmarkEnd w:id="35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2" w:name="_Toc451238585"/>
      <w:bookmarkStart w:id="353" w:name="_Toc138340409"/>
      <w:r w:rsidRPr="008B363D">
        <w:t>Daily Values Output File</w:t>
      </w:r>
      <w:bookmarkEnd w:id="352"/>
      <w:bookmarkEnd w:id="35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4" w:name="_Toc138340410"/>
      <w:r>
        <w:lastRenderedPageBreak/>
        <w:t>Single Mixing Cell (</w:t>
      </w:r>
      <w:r w:rsidR="001A1867">
        <w:t>TPEZ</w:t>
      </w:r>
      <w:r>
        <w:t>)</w:t>
      </w:r>
      <w:r w:rsidR="001A1867">
        <w:t xml:space="preserve"> Calculations</w:t>
      </w:r>
      <w:bookmarkEnd w:id="35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5" w:name="_Toc138340411"/>
      <w:r>
        <w:t>Water Balance</w:t>
      </w:r>
      <w:bookmarkEnd w:id="35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6"/>
        <m:r>
          <m:rPr>
            <m:sty m:val="p"/>
          </m:rPr>
          <w:rPr>
            <w:rFonts w:ascii="Cambria Math" w:hAnsi="Cambria Math" w:hint="cs"/>
          </w:rPr>
          <m:t>=</m:t>
        </m:r>
        <w:bookmarkStart w:id="35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w:t>
      </w:r>
      <w:proofErr w:type="gramStart"/>
      <w:r>
        <w:t>in excess of</w:t>
      </w:r>
      <w:proofErr w:type="gramEnd"/>
      <w:r>
        <w:t xml:space="preserve">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w:t>
      </w:r>
      <w:proofErr w:type="gramStart"/>
      <w:r w:rsidR="00D34A13">
        <w:t>in excess of</w:t>
      </w:r>
      <w:proofErr w:type="gramEnd"/>
      <w:r w:rsidR="00D34A13">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8"/>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w:t>
      </w:r>
      <w:proofErr w:type="gramStart"/>
      <w:r>
        <w:rPr>
          <w:rFonts w:eastAsiaTheme="minorEastAsia"/>
        </w:rPr>
        <w:t>a 1</w:t>
      </w:r>
      <w:proofErr w:type="gramEnd"/>
      <w:r>
        <w:rPr>
          <w:rFonts w:eastAsiaTheme="minorEastAsia"/>
        </w:rPr>
        <w:t xml:space="preserve">-day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9" w:name="_Toc138340412"/>
      <w:r>
        <w:t>Sediment Balance</w:t>
      </w:r>
      <w:bookmarkEnd w:id="35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 xml:space="preserve">movement with runoff </w:t>
      </w:r>
      <w:proofErr w:type="gramStart"/>
      <w:r w:rsidR="008B0C4F">
        <w:t>of</w:t>
      </w:r>
      <w:proofErr w:type="gramEnd"/>
      <w:r w:rsidR="008B0C4F">
        <w:t xml:space="preserve"> by burial. In any case, the TPEZ mass and size remains the same.  </w:t>
      </w:r>
      <w:proofErr w:type="gramStart"/>
      <w:r w:rsidR="008B0C4F">
        <w:t>Flow</w:t>
      </w:r>
      <w:proofErr w:type="gramEnd"/>
      <w:r w:rsidR="008B0C4F">
        <w:t xml:space="preserve">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0" w:name="_Toc138340413"/>
      <w:r>
        <w:t>Solute Mass Balance</w:t>
      </w:r>
      <w:bookmarkEnd w:id="360"/>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1" w:name="_Hlk138940628"/>
      <w:r>
        <w:t>[kg/day]</w:t>
      </w:r>
      <w:bookmarkEnd w:id="361"/>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w:t>
      </w:r>
      <w:proofErr w:type="gramStart"/>
      <w:r>
        <w:t>come</w:t>
      </w:r>
      <w:proofErr w:type="gramEnd"/>
      <w:r>
        <w:t xml:space="preserv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3" w:name="_Toc138340414"/>
      <w:r>
        <w:t xml:space="preserve">Time </w:t>
      </w:r>
      <w:bookmarkEnd w:id="363"/>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w:t>
      </w:r>
      <w:proofErr w:type="gramStart"/>
      <w:r>
        <w:t>the soil</w:t>
      </w:r>
      <w:proofErr w:type="gramEnd"/>
      <w:r>
        <w:t xml:space="preserve">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r>
        <w:t xml:space="preserve">Kd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4" w:name="_Toc138340415"/>
      <w:r>
        <w:t>Computer Implementation</w:t>
      </w:r>
      <w:bookmarkEnd w:id="364"/>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5" w:name="_Hlk139282617"/>
      <w:r>
        <w:t xml:space="preserve"> </w:t>
      </w:r>
      <w:r w:rsidRPr="00F64A0C">
        <w:rPr>
          <w:i/>
          <w:iCs/>
        </w:rPr>
        <w:t>input</w:t>
      </w:r>
      <w:r>
        <w:rPr>
          <w:i/>
          <w:iCs/>
        </w:rPr>
        <w:t>-</w:t>
      </w:r>
      <w:r w:rsidRPr="00F64A0C">
        <w:rPr>
          <w:i/>
          <w:iCs/>
        </w:rPr>
        <w:t>filename</w:t>
      </w:r>
      <w:bookmarkEnd w:id="365"/>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6" w:name="_Toc451238578"/>
      <w:r w:rsidRPr="008B363D">
        <w:t>6.1</w:t>
      </w:r>
      <w:r w:rsidRPr="008B363D">
        <w:tab/>
        <w:t>Executable and the Command Line</w:t>
      </w:r>
      <w:bookmarkEnd w:id="366"/>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proofErr w:type="spellStart"/>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7" w:name="_Toc138340416"/>
      <w:r>
        <w:t>References</w:t>
      </w:r>
      <w:bookmarkEnd w:id="367"/>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 xml:space="preserve">Douglas J.J. and B.F. Jones, 1963. </w:t>
      </w:r>
      <w:proofErr w:type="gramStart"/>
      <w:r>
        <w:t>On predictor</w:t>
      </w:r>
      <w:proofErr w:type="gramEnd"/>
      <w:r>
        <w:t>-corrector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8" w:name="_Toc451238587"/>
      <w:bookmarkStart w:id="369" w:name="_Toc138340417"/>
      <w:r w:rsidRPr="008B363D">
        <w:t>References</w:t>
      </w:r>
      <w:bookmarkEnd w:id="368"/>
      <w:bookmarkEnd w:id="369"/>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0"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0"/>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202A" w14:textId="77777777" w:rsidR="007361FE" w:rsidRDefault="007361FE" w:rsidP="00D35FC7">
      <w:r>
        <w:separator/>
      </w:r>
    </w:p>
  </w:endnote>
  <w:endnote w:type="continuationSeparator" w:id="0">
    <w:p w14:paraId="0F565DC4" w14:textId="77777777" w:rsidR="007361FE" w:rsidRDefault="007361FE" w:rsidP="00D35FC7">
      <w:r>
        <w:continuationSeparator/>
      </w:r>
    </w:p>
  </w:endnote>
  <w:endnote w:type="continuationNotice" w:id="1">
    <w:p w14:paraId="679C3F01" w14:textId="77777777" w:rsidR="007361FE" w:rsidRDefault="007361FE"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0AB0E" w14:textId="77777777" w:rsidR="007361FE" w:rsidRDefault="007361FE" w:rsidP="00D35FC7">
      <w:r>
        <w:separator/>
      </w:r>
    </w:p>
  </w:footnote>
  <w:footnote w:type="continuationSeparator" w:id="0">
    <w:p w14:paraId="19517009" w14:textId="77777777" w:rsidR="007361FE" w:rsidRDefault="007361FE" w:rsidP="00D35FC7">
      <w:r>
        <w:continuationSeparator/>
      </w:r>
    </w:p>
  </w:footnote>
  <w:footnote w:type="continuationNotice" w:id="1">
    <w:p w14:paraId="190B1643" w14:textId="77777777" w:rsidR="007361FE" w:rsidRDefault="007361FE"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38" Type="http://schemas.openxmlformats.org/officeDocument/2006/relationships/image" Target="media/image7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25"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oleObject" Target="embeddings/oleObject41.bin"/><Relationship Id="rId108" Type="http://schemas.openxmlformats.org/officeDocument/2006/relationships/image" Target="media/image54.wmf"/><Relationship Id="rId116" Type="http://schemas.openxmlformats.org/officeDocument/2006/relationships/image" Target="media/image58.wmf"/><Relationship Id="rId124" Type="http://schemas.openxmlformats.org/officeDocument/2006/relationships/image" Target="media/image62.wmf"/><Relationship Id="rId129" Type="http://schemas.openxmlformats.org/officeDocument/2006/relationships/oleObject" Target="embeddings/oleObject54.bin"/><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wmf"/><Relationship Id="rId91" Type="http://schemas.openxmlformats.org/officeDocument/2006/relationships/oleObject" Target="embeddings/oleObject35.bin"/><Relationship Id="rId96"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67.e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8.wmf"/><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emf"/><Relationship Id="rId135" Type="http://schemas.openxmlformats.org/officeDocument/2006/relationships/image" Target="media/image7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11051</TotalTime>
  <Pages>99</Pages>
  <Words>27762</Words>
  <Characters>158249</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17</cp:revision>
  <cp:lastPrinted>2013-05-14T18:29:00Z</cp:lastPrinted>
  <dcterms:created xsi:type="dcterms:W3CDTF">2022-05-13T12:50:00Z</dcterms:created>
  <dcterms:modified xsi:type="dcterms:W3CDTF">2023-07-06T15:48:00Z</dcterms:modified>
</cp:coreProperties>
</file>