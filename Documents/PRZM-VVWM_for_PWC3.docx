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0816DA" w:rsidRDefault="001B0B98" w:rsidP="00DE5E78"/>
    <w:p w14:paraId="7427515E" w14:textId="77777777" w:rsidR="008B76EE" w:rsidRDefault="009C69EF" w:rsidP="00DE5E78">
      <w:r w:rsidRPr="000816DA">
        <w:t>PRZM5</w:t>
      </w:r>
      <w:r w:rsidR="0094323C">
        <w:t>-VVWM</w:t>
      </w:r>
      <w:r w:rsidR="008B76EE">
        <w:t xml:space="preserve"> </w:t>
      </w:r>
    </w:p>
    <w:p w14:paraId="4903E8EA" w14:textId="23697E1C" w:rsidR="00D8103F" w:rsidRDefault="008B76EE" w:rsidP="00DE5E78">
      <w:r>
        <w:t>with TPEZ</w:t>
      </w:r>
    </w:p>
    <w:p w14:paraId="6F3394F9" w14:textId="77777777" w:rsidR="00261418" w:rsidRDefault="00261418" w:rsidP="00DE5E78"/>
    <w:p w14:paraId="38B9ACB8" w14:textId="4CA805F9" w:rsidR="0094323C" w:rsidRPr="000816DA" w:rsidRDefault="0094323C" w:rsidP="00DE5E78">
      <w:r>
        <w:t xml:space="preserve">For Use with PWC </w:t>
      </w:r>
      <w:r w:rsidR="00883B9D">
        <w:t>3</w:t>
      </w:r>
    </w:p>
    <w:p w14:paraId="423791C9" w14:textId="2ECF8D3D" w:rsidR="007518F4" w:rsidRDefault="007518F4" w:rsidP="00DE5E78"/>
    <w:p w14:paraId="6B6A2324" w14:textId="61D30EF1" w:rsidR="003E4CA3" w:rsidRDefault="003E4CA3" w:rsidP="00DE5E78"/>
    <w:p w14:paraId="78F11EEB" w14:textId="77777777" w:rsidR="003E4CA3" w:rsidRPr="000816DA" w:rsidRDefault="003E4CA3" w:rsidP="00DE5E78"/>
    <w:p w14:paraId="68E0AD59" w14:textId="77777777" w:rsidR="007518F4" w:rsidRPr="000816DA" w:rsidRDefault="007518F4" w:rsidP="00DE5E78"/>
    <w:p w14:paraId="0E672DAA" w14:textId="677084B0" w:rsidR="007518F4" w:rsidRPr="000816DA" w:rsidRDefault="000565A8" w:rsidP="00DE5E78">
      <w:r w:rsidRPr="000816DA">
        <w:t xml:space="preserve"> </w:t>
      </w:r>
      <w:r w:rsidR="006E4757">
        <w:t>June</w:t>
      </w:r>
      <w:r w:rsidR="007518F4" w:rsidRPr="000816DA">
        <w:t xml:space="preserve"> </w:t>
      </w:r>
      <w:r w:rsidR="00251B53" w:rsidRPr="000816DA">
        <w:t>20</w:t>
      </w:r>
      <w:r w:rsidR="006D269E" w:rsidRPr="000816DA">
        <w:t>2</w:t>
      </w:r>
      <w:r w:rsidR="006E4757">
        <w:t>3</w:t>
      </w:r>
    </w:p>
    <w:p w14:paraId="274F8FAD" w14:textId="77777777" w:rsidR="00D8103F" w:rsidRDefault="00D8103F" w:rsidP="00DE5E78"/>
    <w:p w14:paraId="3247AD2D" w14:textId="77777777" w:rsidR="00D8103F" w:rsidRDefault="00D8103F" w:rsidP="00DE5E78"/>
    <w:p w14:paraId="02CB5C36" w14:textId="77777777" w:rsidR="00D8103F" w:rsidRDefault="00D8103F" w:rsidP="00DE5E78"/>
    <w:p w14:paraId="4E9D3452" w14:textId="77777777" w:rsidR="00D8103F" w:rsidRDefault="00D8103F" w:rsidP="00DE5E78"/>
    <w:p w14:paraId="7FED0A2D" w14:textId="77777777" w:rsidR="00D8103F" w:rsidRDefault="00D8103F" w:rsidP="00DE5E78"/>
    <w:p w14:paraId="43AC4FC4" w14:textId="77777777" w:rsidR="00D8103F" w:rsidRDefault="00D8103F" w:rsidP="00DE5E78"/>
    <w:p w14:paraId="447CEFF0" w14:textId="77777777" w:rsidR="00D8103F" w:rsidRDefault="00D8103F" w:rsidP="00DE5E78"/>
    <w:p w14:paraId="080DACF2" w14:textId="77777777" w:rsidR="00D8103F" w:rsidRDefault="00D8103F" w:rsidP="00DE5E78"/>
    <w:p w14:paraId="0FB082D4" w14:textId="77777777" w:rsidR="00D8103F" w:rsidRDefault="00D8103F" w:rsidP="00DE5E78"/>
    <w:p w14:paraId="0197BA5D" w14:textId="77777777" w:rsidR="00D8103F" w:rsidRDefault="00D8103F" w:rsidP="00DE5E78"/>
    <w:p w14:paraId="34D52FDE" w14:textId="77777777" w:rsidR="00D8103F" w:rsidRDefault="00D8103F" w:rsidP="00DE5E78"/>
    <w:p w14:paraId="719A2652" w14:textId="77777777" w:rsidR="00D8103F" w:rsidRDefault="00D8103F" w:rsidP="00DE5E78"/>
    <w:p w14:paraId="5EB2FADA" w14:textId="77777777" w:rsidR="00D8103F" w:rsidRDefault="00D8103F" w:rsidP="00DE5E78"/>
    <w:p w14:paraId="134E5CBB" w14:textId="77777777" w:rsidR="00D8103F" w:rsidRDefault="001B0B98" w:rsidP="00DE5E78">
      <w:r w:rsidRPr="00AA2C75">
        <w:t>By</w:t>
      </w:r>
    </w:p>
    <w:p w14:paraId="40483C1D" w14:textId="2B018405" w:rsidR="00D8103F" w:rsidRDefault="001B0B98" w:rsidP="00DE5E78">
      <w:r w:rsidRPr="00AA2C75">
        <w:t>D.F. Young</w:t>
      </w:r>
    </w:p>
    <w:p w14:paraId="2E36F7A2" w14:textId="77777777" w:rsidR="00D8103F" w:rsidRDefault="001B0B98" w:rsidP="00DE5E78">
      <w:r w:rsidRPr="00AA2C75">
        <w:t>Office of Pesticide</w:t>
      </w:r>
      <w:r w:rsidR="00AB34A4">
        <w:t xml:space="preserve"> Program</w:t>
      </w:r>
      <w:r w:rsidRPr="00AA2C75">
        <w:t>s</w:t>
      </w:r>
    </w:p>
    <w:p w14:paraId="0DC6C631" w14:textId="77777777" w:rsidR="00D8103F" w:rsidRDefault="001B0B98" w:rsidP="00DE5E78">
      <w:r w:rsidRPr="00AA2C75">
        <w:t>U.S. Environmental Protection Agency</w:t>
      </w:r>
    </w:p>
    <w:p w14:paraId="1DADEC17" w14:textId="77777777" w:rsidR="00D8103F" w:rsidRDefault="001B0B98" w:rsidP="00DE5E78">
      <w:r w:rsidRPr="00AA2C75">
        <w:t>Washington, D.C. 20460</w:t>
      </w:r>
    </w:p>
    <w:p w14:paraId="3447013A" w14:textId="77777777" w:rsidR="001B0B98" w:rsidRPr="00AA2C75" w:rsidRDefault="001B0B98" w:rsidP="00DE5E78"/>
    <w:p w14:paraId="2306E3DE" w14:textId="77777777" w:rsidR="001B0B98" w:rsidRPr="00AA2C75" w:rsidRDefault="001B0B98" w:rsidP="00DE5E78"/>
    <w:p w14:paraId="5A606E4C" w14:textId="77777777" w:rsidR="001B0B98" w:rsidRPr="00AA2C75" w:rsidRDefault="001B0B98" w:rsidP="00DE5E78"/>
    <w:p w14:paraId="496FE034" w14:textId="77777777" w:rsidR="001B0B98" w:rsidRPr="00AA2C75" w:rsidRDefault="001B0B98" w:rsidP="00DE5E78"/>
    <w:p w14:paraId="60DBA6C3" w14:textId="77777777" w:rsidR="00013282" w:rsidRDefault="00013282" w:rsidP="00DE5E78">
      <w:r>
        <w:br w:type="page"/>
      </w:r>
    </w:p>
    <w:sdt>
      <w:sdtPr>
        <w:rPr>
          <w:rFonts w:eastAsiaTheme="minorHAnsi" w:cs="Times New Roman"/>
          <w:color w:val="auto"/>
          <w:sz w:val="22"/>
          <w:szCs w:val="22"/>
        </w:rPr>
        <w:id w:val="703434207"/>
        <w:docPartObj>
          <w:docPartGallery w:val="Table of Contents"/>
          <w:docPartUnique/>
        </w:docPartObj>
      </w:sdtPr>
      <w:sdtEndPr>
        <w:rPr>
          <w:b w:val="0"/>
          <w:bCs w:val="0"/>
        </w:rPr>
      </w:sdtEndPr>
      <w:sdtContent>
        <w:p w14:paraId="659975A8" w14:textId="77777777" w:rsidR="00104FEF" w:rsidRDefault="00104FEF" w:rsidP="00DE5E78">
          <w:pPr>
            <w:pStyle w:val="TOCHeading"/>
          </w:pPr>
          <w:r>
            <w:t>Contents</w:t>
          </w:r>
        </w:p>
        <w:p w14:paraId="4C57068A" w14:textId="1EE7A3E1" w:rsidR="00366BF4" w:rsidRDefault="00120FD4" w:rsidP="00DE5E78">
          <w:pPr>
            <w:pStyle w:val="TOC1"/>
            <w:rPr>
              <w:rFonts w:asciiTheme="minorHAnsi" w:eastAsiaTheme="minorEastAsia" w:hAnsiTheme="minorHAnsi" w:cstheme="minorBidi"/>
              <w:noProof/>
              <w:kern w:val="2"/>
              <w14:ligatures w14:val="standardContextual"/>
            </w:rPr>
          </w:pPr>
          <w:r>
            <w:fldChar w:fldCharType="begin"/>
          </w:r>
          <w:r w:rsidR="00104FEF">
            <w:instrText xml:space="preserve"> TOC \o "1-3" \h \z \u </w:instrText>
          </w:r>
          <w:r>
            <w:fldChar w:fldCharType="separate"/>
          </w:r>
          <w:hyperlink w:anchor="_Toc138155187" w:history="1">
            <w:r w:rsidR="00366BF4" w:rsidRPr="00D33B18">
              <w:rPr>
                <w:rStyle w:val="Hyperlink"/>
                <w:noProof/>
              </w:rPr>
              <w:t>1</w:t>
            </w:r>
            <w:r w:rsidR="00366BF4">
              <w:rPr>
                <w:rFonts w:asciiTheme="minorHAnsi" w:eastAsiaTheme="minorEastAsia" w:hAnsiTheme="minorHAnsi" w:cstheme="minorBidi"/>
                <w:noProof/>
                <w:kern w:val="2"/>
                <w14:ligatures w14:val="standardContextual"/>
              </w:rPr>
              <w:tab/>
            </w:r>
            <w:r w:rsidR="00366BF4" w:rsidRPr="00D33B18">
              <w:rPr>
                <w:rStyle w:val="Hyperlink"/>
                <w:noProof/>
              </w:rPr>
              <w:t>PRZM5-VVWM</w:t>
            </w:r>
            <w:r w:rsidR="00366BF4">
              <w:rPr>
                <w:noProof/>
                <w:webHidden/>
              </w:rPr>
              <w:tab/>
            </w:r>
            <w:r w:rsidR="00366BF4">
              <w:rPr>
                <w:noProof/>
                <w:webHidden/>
              </w:rPr>
              <w:fldChar w:fldCharType="begin"/>
            </w:r>
            <w:r w:rsidR="00366BF4">
              <w:rPr>
                <w:noProof/>
                <w:webHidden/>
              </w:rPr>
              <w:instrText xml:space="preserve"> PAGEREF _Toc138155187 \h </w:instrText>
            </w:r>
            <w:r w:rsidR="00366BF4">
              <w:rPr>
                <w:noProof/>
                <w:webHidden/>
              </w:rPr>
            </w:r>
            <w:r w:rsidR="00366BF4">
              <w:rPr>
                <w:noProof/>
                <w:webHidden/>
              </w:rPr>
              <w:fldChar w:fldCharType="separate"/>
            </w:r>
            <w:r w:rsidR="00366BF4">
              <w:rPr>
                <w:noProof/>
                <w:webHidden/>
              </w:rPr>
              <w:t>1</w:t>
            </w:r>
            <w:r w:rsidR="00366BF4">
              <w:rPr>
                <w:noProof/>
                <w:webHidden/>
              </w:rPr>
              <w:fldChar w:fldCharType="end"/>
            </w:r>
          </w:hyperlink>
        </w:p>
        <w:p w14:paraId="41A2BC6A" w14:textId="289B620B" w:rsidR="00366BF4" w:rsidRDefault="00000000" w:rsidP="00DE5E78">
          <w:pPr>
            <w:pStyle w:val="TOC1"/>
            <w:rPr>
              <w:rFonts w:asciiTheme="minorHAnsi" w:eastAsiaTheme="minorEastAsia" w:hAnsiTheme="minorHAnsi" w:cstheme="minorBidi"/>
              <w:noProof/>
              <w:kern w:val="2"/>
              <w14:ligatures w14:val="standardContextual"/>
            </w:rPr>
          </w:pPr>
          <w:hyperlink w:anchor="_Toc138155188" w:history="1">
            <w:r w:rsidR="00366BF4" w:rsidRPr="00D33B18">
              <w:rPr>
                <w:rStyle w:val="Hyperlink"/>
                <w:noProof/>
              </w:rPr>
              <w:t>2</w:t>
            </w:r>
            <w:r w:rsidR="00366BF4">
              <w:rPr>
                <w:rFonts w:asciiTheme="minorHAnsi" w:eastAsiaTheme="minorEastAsia" w:hAnsiTheme="minorHAnsi" w:cstheme="minorBidi"/>
                <w:noProof/>
                <w:kern w:val="2"/>
                <w14:ligatures w14:val="standardContextual"/>
              </w:rPr>
              <w:tab/>
            </w:r>
            <w:r w:rsidR="00366BF4" w:rsidRPr="00D33B18">
              <w:rPr>
                <w:rStyle w:val="Hyperlink"/>
                <w:noProof/>
              </w:rPr>
              <w:t>Input Files for PRZM5-VVWM</w:t>
            </w:r>
            <w:r w:rsidR="00366BF4">
              <w:rPr>
                <w:noProof/>
                <w:webHidden/>
              </w:rPr>
              <w:tab/>
            </w:r>
            <w:r w:rsidR="00366BF4">
              <w:rPr>
                <w:noProof/>
                <w:webHidden/>
              </w:rPr>
              <w:fldChar w:fldCharType="begin"/>
            </w:r>
            <w:r w:rsidR="00366BF4">
              <w:rPr>
                <w:noProof/>
                <w:webHidden/>
              </w:rPr>
              <w:instrText xml:space="preserve"> PAGEREF _Toc138155188 \h </w:instrText>
            </w:r>
            <w:r w:rsidR="00366BF4">
              <w:rPr>
                <w:noProof/>
                <w:webHidden/>
              </w:rPr>
            </w:r>
            <w:r w:rsidR="00366BF4">
              <w:rPr>
                <w:noProof/>
                <w:webHidden/>
              </w:rPr>
              <w:fldChar w:fldCharType="separate"/>
            </w:r>
            <w:r w:rsidR="00366BF4">
              <w:rPr>
                <w:noProof/>
                <w:webHidden/>
              </w:rPr>
              <w:t>1</w:t>
            </w:r>
            <w:r w:rsidR="00366BF4">
              <w:rPr>
                <w:noProof/>
                <w:webHidden/>
              </w:rPr>
              <w:fldChar w:fldCharType="end"/>
            </w:r>
          </w:hyperlink>
        </w:p>
        <w:p w14:paraId="1B231802" w14:textId="7846E7C4" w:rsidR="00366BF4" w:rsidRDefault="00000000" w:rsidP="00DE5E78">
          <w:pPr>
            <w:pStyle w:val="TOC2"/>
            <w:rPr>
              <w:rFonts w:asciiTheme="minorHAnsi" w:eastAsiaTheme="minorEastAsia" w:hAnsiTheme="minorHAnsi" w:cstheme="minorBidi"/>
              <w:noProof/>
              <w:kern w:val="2"/>
              <w14:ligatures w14:val="standardContextual"/>
            </w:rPr>
          </w:pPr>
          <w:hyperlink w:anchor="_Toc138155189" w:history="1">
            <w:r w:rsidR="00366BF4" w:rsidRPr="00D33B18">
              <w:rPr>
                <w:rStyle w:val="Hyperlink"/>
                <w:noProof/>
              </w:rPr>
              <w:t>2.1</w:t>
            </w:r>
            <w:r w:rsidR="00366BF4">
              <w:rPr>
                <w:rFonts w:asciiTheme="minorHAnsi" w:eastAsiaTheme="minorEastAsia" w:hAnsiTheme="minorHAnsi" w:cstheme="minorBidi"/>
                <w:noProof/>
                <w:kern w:val="2"/>
                <w14:ligatures w14:val="standardContextual"/>
              </w:rPr>
              <w:tab/>
            </w:r>
            <w:r w:rsidR="00366BF4" w:rsidRPr="00D33B18">
              <w:rPr>
                <w:rStyle w:val="Hyperlink"/>
                <w:noProof/>
              </w:rPr>
              <w:t>PRZM5VVWM Input File</w:t>
            </w:r>
            <w:r w:rsidR="00366BF4">
              <w:rPr>
                <w:noProof/>
                <w:webHidden/>
              </w:rPr>
              <w:tab/>
            </w:r>
            <w:r w:rsidR="00366BF4">
              <w:rPr>
                <w:noProof/>
                <w:webHidden/>
              </w:rPr>
              <w:fldChar w:fldCharType="begin"/>
            </w:r>
            <w:r w:rsidR="00366BF4">
              <w:rPr>
                <w:noProof/>
                <w:webHidden/>
              </w:rPr>
              <w:instrText xml:space="preserve"> PAGEREF _Toc138155189 \h </w:instrText>
            </w:r>
            <w:r w:rsidR="00366BF4">
              <w:rPr>
                <w:noProof/>
                <w:webHidden/>
              </w:rPr>
            </w:r>
            <w:r w:rsidR="00366BF4">
              <w:rPr>
                <w:noProof/>
                <w:webHidden/>
              </w:rPr>
              <w:fldChar w:fldCharType="separate"/>
            </w:r>
            <w:r w:rsidR="00366BF4">
              <w:rPr>
                <w:noProof/>
                <w:webHidden/>
              </w:rPr>
              <w:t>2</w:t>
            </w:r>
            <w:r w:rsidR="00366BF4">
              <w:rPr>
                <w:noProof/>
                <w:webHidden/>
              </w:rPr>
              <w:fldChar w:fldCharType="end"/>
            </w:r>
          </w:hyperlink>
        </w:p>
        <w:p w14:paraId="2C5CD4FA" w14:textId="700A7E48" w:rsidR="00366BF4" w:rsidRDefault="00000000" w:rsidP="00DE5E78">
          <w:pPr>
            <w:pStyle w:val="TOC2"/>
            <w:rPr>
              <w:rFonts w:asciiTheme="minorHAnsi" w:eastAsiaTheme="minorEastAsia" w:hAnsiTheme="minorHAnsi" w:cstheme="minorBidi"/>
              <w:noProof/>
              <w:kern w:val="2"/>
              <w14:ligatures w14:val="standardContextual"/>
            </w:rPr>
          </w:pPr>
          <w:hyperlink w:anchor="_Toc138155190" w:history="1">
            <w:r w:rsidR="00366BF4" w:rsidRPr="00D33B18">
              <w:rPr>
                <w:rStyle w:val="Hyperlink"/>
                <w:noProof/>
              </w:rPr>
              <w:t>2.2</w:t>
            </w:r>
            <w:r w:rsidR="00366BF4">
              <w:rPr>
                <w:rFonts w:asciiTheme="minorHAnsi" w:eastAsiaTheme="minorEastAsia" w:hAnsiTheme="minorHAnsi" w:cstheme="minorBidi"/>
                <w:noProof/>
                <w:kern w:val="2"/>
                <w14:ligatures w14:val="standardContextual"/>
              </w:rPr>
              <w:tab/>
            </w:r>
            <w:r w:rsidR="00366BF4" w:rsidRPr="00D33B18">
              <w:rPr>
                <w:rStyle w:val="Hyperlink"/>
                <w:noProof/>
              </w:rPr>
              <w:t>Field Property Input File</w:t>
            </w:r>
            <w:r w:rsidR="00366BF4">
              <w:rPr>
                <w:noProof/>
                <w:webHidden/>
              </w:rPr>
              <w:tab/>
            </w:r>
            <w:r w:rsidR="00366BF4">
              <w:rPr>
                <w:noProof/>
                <w:webHidden/>
              </w:rPr>
              <w:fldChar w:fldCharType="begin"/>
            </w:r>
            <w:r w:rsidR="00366BF4">
              <w:rPr>
                <w:noProof/>
                <w:webHidden/>
              </w:rPr>
              <w:instrText xml:space="preserve"> PAGEREF _Toc138155190 \h </w:instrText>
            </w:r>
            <w:r w:rsidR="00366BF4">
              <w:rPr>
                <w:noProof/>
                <w:webHidden/>
              </w:rPr>
            </w:r>
            <w:r w:rsidR="00366BF4">
              <w:rPr>
                <w:noProof/>
                <w:webHidden/>
              </w:rPr>
              <w:fldChar w:fldCharType="separate"/>
            </w:r>
            <w:r w:rsidR="00366BF4">
              <w:rPr>
                <w:noProof/>
                <w:webHidden/>
              </w:rPr>
              <w:t>11</w:t>
            </w:r>
            <w:r w:rsidR="00366BF4">
              <w:rPr>
                <w:noProof/>
                <w:webHidden/>
              </w:rPr>
              <w:fldChar w:fldCharType="end"/>
            </w:r>
          </w:hyperlink>
        </w:p>
        <w:p w14:paraId="006342E8" w14:textId="4556A0C0" w:rsidR="00366BF4" w:rsidRDefault="00000000" w:rsidP="00DE5E78">
          <w:pPr>
            <w:pStyle w:val="TOC2"/>
            <w:rPr>
              <w:rFonts w:asciiTheme="minorHAnsi" w:eastAsiaTheme="minorEastAsia" w:hAnsiTheme="minorHAnsi" w:cstheme="minorBidi"/>
              <w:noProof/>
              <w:kern w:val="2"/>
              <w14:ligatures w14:val="standardContextual"/>
            </w:rPr>
          </w:pPr>
          <w:hyperlink w:anchor="_Toc138155191" w:history="1">
            <w:r w:rsidR="00366BF4" w:rsidRPr="00D33B18">
              <w:rPr>
                <w:rStyle w:val="Hyperlink"/>
                <w:noProof/>
              </w:rPr>
              <w:t>2.3</w:t>
            </w:r>
            <w:r w:rsidR="00366BF4">
              <w:rPr>
                <w:rFonts w:asciiTheme="minorHAnsi" w:eastAsiaTheme="minorEastAsia" w:hAnsiTheme="minorHAnsi" w:cstheme="minorBidi"/>
                <w:noProof/>
                <w:kern w:val="2"/>
                <w14:ligatures w14:val="standardContextual"/>
              </w:rPr>
              <w:tab/>
            </w:r>
            <w:r w:rsidR="00366BF4" w:rsidRPr="00D33B18">
              <w:rPr>
                <w:rStyle w:val="Hyperlink"/>
                <w:noProof/>
              </w:rPr>
              <w:t>Waterbody/Watershed Input File</w:t>
            </w:r>
            <w:r w:rsidR="00366BF4">
              <w:rPr>
                <w:noProof/>
                <w:webHidden/>
              </w:rPr>
              <w:tab/>
            </w:r>
            <w:r w:rsidR="00366BF4">
              <w:rPr>
                <w:noProof/>
                <w:webHidden/>
              </w:rPr>
              <w:fldChar w:fldCharType="begin"/>
            </w:r>
            <w:r w:rsidR="00366BF4">
              <w:rPr>
                <w:noProof/>
                <w:webHidden/>
              </w:rPr>
              <w:instrText xml:space="preserve"> PAGEREF _Toc138155191 \h </w:instrText>
            </w:r>
            <w:r w:rsidR="00366BF4">
              <w:rPr>
                <w:noProof/>
                <w:webHidden/>
              </w:rPr>
            </w:r>
            <w:r w:rsidR="00366BF4">
              <w:rPr>
                <w:noProof/>
                <w:webHidden/>
              </w:rPr>
              <w:fldChar w:fldCharType="separate"/>
            </w:r>
            <w:r w:rsidR="00366BF4">
              <w:rPr>
                <w:noProof/>
                <w:webHidden/>
              </w:rPr>
              <w:t>13</w:t>
            </w:r>
            <w:r w:rsidR="00366BF4">
              <w:rPr>
                <w:noProof/>
                <w:webHidden/>
              </w:rPr>
              <w:fldChar w:fldCharType="end"/>
            </w:r>
          </w:hyperlink>
        </w:p>
        <w:p w14:paraId="7B0A67B7" w14:textId="70169F4F" w:rsidR="00366BF4" w:rsidRDefault="00000000" w:rsidP="00DE5E78">
          <w:pPr>
            <w:pStyle w:val="TOC2"/>
            <w:rPr>
              <w:rFonts w:asciiTheme="minorHAnsi" w:eastAsiaTheme="minorEastAsia" w:hAnsiTheme="minorHAnsi" w:cstheme="minorBidi"/>
              <w:noProof/>
              <w:kern w:val="2"/>
              <w14:ligatures w14:val="standardContextual"/>
            </w:rPr>
          </w:pPr>
          <w:hyperlink w:anchor="_Toc138155192" w:history="1">
            <w:r w:rsidR="00366BF4" w:rsidRPr="00D33B18">
              <w:rPr>
                <w:rStyle w:val="Hyperlink"/>
                <w:noProof/>
              </w:rPr>
              <w:t>2.4</w:t>
            </w:r>
            <w:r w:rsidR="00366BF4">
              <w:rPr>
                <w:rFonts w:asciiTheme="minorHAnsi" w:eastAsiaTheme="minorEastAsia" w:hAnsiTheme="minorHAnsi" w:cstheme="minorBidi"/>
                <w:noProof/>
                <w:kern w:val="2"/>
                <w14:ligatures w14:val="standardContextual"/>
              </w:rPr>
              <w:tab/>
            </w:r>
            <w:r w:rsidR="00366BF4" w:rsidRPr="00D33B18">
              <w:rPr>
                <w:rStyle w:val="Hyperlink"/>
                <w:noProof/>
              </w:rPr>
              <w:t>Meteorological Data File</w:t>
            </w:r>
            <w:r w:rsidR="00366BF4">
              <w:rPr>
                <w:noProof/>
                <w:webHidden/>
              </w:rPr>
              <w:tab/>
            </w:r>
            <w:r w:rsidR="00366BF4">
              <w:rPr>
                <w:noProof/>
                <w:webHidden/>
              </w:rPr>
              <w:fldChar w:fldCharType="begin"/>
            </w:r>
            <w:r w:rsidR="00366BF4">
              <w:rPr>
                <w:noProof/>
                <w:webHidden/>
              </w:rPr>
              <w:instrText xml:space="preserve"> PAGEREF _Toc138155192 \h </w:instrText>
            </w:r>
            <w:r w:rsidR="00366BF4">
              <w:rPr>
                <w:noProof/>
                <w:webHidden/>
              </w:rPr>
            </w:r>
            <w:r w:rsidR="00366BF4">
              <w:rPr>
                <w:noProof/>
                <w:webHidden/>
              </w:rPr>
              <w:fldChar w:fldCharType="separate"/>
            </w:r>
            <w:r w:rsidR="00366BF4">
              <w:rPr>
                <w:noProof/>
                <w:webHidden/>
              </w:rPr>
              <w:t>14</w:t>
            </w:r>
            <w:r w:rsidR="00366BF4">
              <w:rPr>
                <w:noProof/>
                <w:webHidden/>
              </w:rPr>
              <w:fldChar w:fldCharType="end"/>
            </w:r>
          </w:hyperlink>
        </w:p>
        <w:p w14:paraId="5939C27A" w14:textId="6FD72451" w:rsidR="00366BF4" w:rsidRDefault="00000000" w:rsidP="00DE5E78">
          <w:pPr>
            <w:pStyle w:val="TOC1"/>
            <w:rPr>
              <w:rFonts w:asciiTheme="minorHAnsi" w:eastAsiaTheme="minorEastAsia" w:hAnsiTheme="minorHAnsi" w:cstheme="minorBidi"/>
              <w:noProof/>
              <w:kern w:val="2"/>
              <w14:ligatures w14:val="standardContextual"/>
            </w:rPr>
          </w:pPr>
          <w:hyperlink w:anchor="_Toc138155193" w:history="1">
            <w:r w:rsidR="00366BF4" w:rsidRPr="00D33B18">
              <w:rPr>
                <w:rStyle w:val="Hyperlink"/>
                <w:noProof/>
              </w:rPr>
              <w:t>3</w:t>
            </w:r>
            <w:r w:rsidR="00366BF4">
              <w:rPr>
                <w:rFonts w:asciiTheme="minorHAnsi" w:eastAsiaTheme="minorEastAsia" w:hAnsiTheme="minorHAnsi" w:cstheme="minorBidi"/>
                <w:noProof/>
                <w:kern w:val="2"/>
                <w14:ligatures w14:val="standardContextual"/>
              </w:rPr>
              <w:tab/>
            </w:r>
            <w:r w:rsidR="00366BF4" w:rsidRPr="00D33B18">
              <w:rPr>
                <w:rStyle w:val="Hyperlink"/>
                <w:noProof/>
              </w:rPr>
              <w:t>Parameter Estimation</w:t>
            </w:r>
            <w:r w:rsidR="00366BF4">
              <w:rPr>
                <w:noProof/>
                <w:webHidden/>
              </w:rPr>
              <w:tab/>
            </w:r>
            <w:r w:rsidR="00366BF4">
              <w:rPr>
                <w:noProof/>
                <w:webHidden/>
              </w:rPr>
              <w:fldChar w:fldCharType="begin"/>
            </w:r>
            <w:r w:rsidR="00366BF4">
              <w:rPr>
                <w:noProof/>
                <w:webHidden/>
              </w:rPr>
              <w:instrText xml:space="preserve"> PAGEREF _Toc138155193 \h </w:instrText>
            </w:r>
            <w:r w:rsidR="00366BF4">
              <w:rPr>
                <w:noProof/>
                <w:webHidden/>
              </w:rPr>
            </w:r>
            <w:r w:rsidR="00366BF4">
              <w:rPr>
                <w:noProof/>
                <w:webHidden/>
              </w:rPr>
              <w:fldChar w:fldCharType="separate"/>
            </w:r>
            <w:r w:rsidR="00366BF4">
              <w:rPr>
                <w:noProof/>
                <w:webHidden/>
              </w:rPr>
              <w:t>14</w:t>
            </w:r>
            <w:r w:rsidR="00366BF4">
              <w:rPr>
                <w:noProof/>
                <w:webHidden/>
              </w:rPr>
              <w:fldChar w:fldCharType="end"/>
            </w:r>
          </w:hyperlink>
        </w:p>
        <w:p w14:paraId="17E6B93C" w14:textId="3406E937" w:rsidR="00366BF4" w:rsidRDefault="00000000" w:rsidP="00DE5E78">
          <w:pPr>
            <w:pStyle w:val="TOC1"/>
            <w:rPr>
              <w:rFonts w:asciiTheme="minorHAnsi" w:eastAsiaTheme="minorEastAsia" w:hAnsiTheme="minorHAnsi" w:cstheme="minorBidi"/>
              <w:noProof/>
              <w:kern w:val="2"/>
              <w14:ligatures w14:val="standardContextual"/>
            </w:rPr>
          </w:pPr>
          <w:hyperlink w:anchor="_Toc138155194" w:history="1">
            <w:r w:rsidR="00366BF4" w:rsidRPr="00D33B18">
              <w:rPr>
                <w:rStyle w:val="Hyperlink"/>
                <w:noProof/>
              </w:rPr>
              <w:t>4</w:t>
            </w:r>
            <w:r w:rsidR="00366BF4">
              <w:rPr>
                <w:rFonts w:asciiTheme="minorHAnsi" w:eastAsiaTheme="minorEastAsia" w:hAnsiTheme="minorHAnsi" w:cstheme="minorBidi"/>
                <w:noProof/>
                <w:kern w:val="2"/>
                <w14:ligatures w14:val="standardContextual"/>
              </w:rPr>
              <w:tab/>
            </w:r>
            <w:r w:rsidR="00366BF4" w:rsidRPr="00D33B18">
              <w:rPr>
                <w:rStyle w:val="Hyperlink"/>
                <w:noProof/>
              </w:rPr>
              <w:t>PRZM5 Theory</w:t>
            </w:r>
            <w:r w:rsidR="00366BF4">
              <w:rPr>
                <w:noProof/>
                <w:webHidden/>
              </w:rPr>
              <w:tab/>
            </w:r>
            <w:r w:rsidR="00366BF4">
              <w:rPr>
                <w:noProof/>
                <w:webHidden/>
              </w:rPr>
              <w:fldChar w:fldCharType="begin"/>
            </w:r>
            <w:r w:rsidR="00366BF4">
              <w:rPr>
                <w:noProof/>
                <w:webHidden/>
              </w:rPr>
              <w:instrText xml:space="preserve"> PAGEREF _Toc138155194 \h </w:instrText>
            </w:r>
            <w:r w:rsidR="00366BF4">
              <w:rPr>
                <w:noProof/>
                <w:webHidden/>
              </w:rPr>
            </w:r>
            <w:r w:rsidR="00366BF4">
              <w:rPr>
                <w:noProof/>
                <w:webHidden/>
              </w:rPr>
              <w:fldChar w:fldCharType="separate"/>
            </w:r>
            <w:r w:rsidR="00366BF4">
              <w:rPr>
                <w:noProof/>
                <w:webHidden/>
              </w:rPr>
              <w:t>24</w:t>
            </w:r>
            <w:r w:rsidR="00366BF4">
              <w:rPr>
                <w:noProof/>
                <w:webHidden/>
              </w:rPr>
              <w:fldChar w:fldCharType="end"/>
            </w:r>
          </w:hyperlink>
        </w:p>
        <w:p w14:paraId="095CF064" w14:textId="715D7D07" w:rsidR="00366BF4" w:rsidRDefault="00000000" w:rsidP="00DE5E78">
          <w:pPr>
            <w:pStyle w:val="TOC2"/>
            <w:rPr>
              <w:rFonts w:asciiTheme="minorHAnsi" w:eastAsiaTheme="minorEastAsia" w:hAnsiTheme="minorHAnsi" w:cstheme="minorBidi"/>
              <w:noProof/>
              <w:kern w:val="2"/>
              <w14:ligatures w14:val="standardContextual"/>
            </w:rPr>
          </w:pPr>
          <w:hyperlink w:anchor="_Toc138155195" w:history="1">
            <w:r w:rsidR="00366BF4" w:rsidRPr="00D33B18">
              <w:rPr>
                <w:rStyle w:val="Hyperlink"/>
                <w:noProof/>
              </w:rPr>
              <w:t>4.1</w:t>
            </w:r>
            <w:r w:rsidR="00366BF4">
              <w:rPr>
                <w:rFonts w:asciiTheme="minorHAnsi" w:eastAsiaTheme="minorEastAsia" w:hAnsiTheme="minorHAnsi" w:cstheme="minorBidi"/>
                <w:noProof/>
                <w:kern w:val="2"/>
                <w14:ligatures w14:val="standardContextual"/>
              </w:rPr>
              <w:tab/>
            </w:r>
            <w:r w:rsidR="00366BF4" w:rsidRPr="00D33B18">
              <w:rPr>
                <w:rStyle w:val="Hyperlink"/>
                <w:noProof/>
              </w:rPr>
              <w:t>Overview</w:t>
            </w:r>
            <w:r w:rsidR="00366BF4">
              <w:rPr>
                <w:noProof/>
                <w:webHidden/>
              </w:rPr>
              <w:tab/>
            </w:r>
            <w:r w:rsidR="00366BF4">
              <w:rPr>
                <w:noProof/>
                <w:webHidden/>
              </w:rPr>
              <w:fldChar w:fldCharType="begin"/>
            </w:r>
            <w:r w:rsidR="00366BF4">
              <w:rPr>
                <w:noProof/>
                <w:webHidden/>
              </w:rPr>
              <w:instrText xml:space="preserve"> PAGEREF _Toc138155195 \h </w:instrText>
            </w:r>
            <w:r w:rsidR="00366BF4">
              <w:rPr>
                <w:noProof/>
                <w:webHidden/>
              </w:rPr>
            </w:r>
            <w:r w:rsidR="00366BF4">
              <w:rPr>
                <w:noProof/>
                <w:webHidden/>
              </w:rPr>
              <w:fldChar w:fldCharType="separate"/>
            </w:r>
            <w:r w:rsidR="00366BF4">
              <w:rPr>
                <w:noProof/>
                <w:webHidden/>
              </w:rPr>
              <w:t>24</w:t>
            </w:r>
            <w:r w:rsidR="00366BF4">
              <w:rPr>
                <w:noProof/>
                <w:webHidden/>
              </w:rPr>
              <w:fldChar w:fldCharType="end"/>
            </w:r>
          </w:hyperlink>
        </w:p>
        <w:p w14:paraId="4D7EEBA4" w14:textId="00026FF2" w:rsidR="00366BF4" w:rsidRDefault="00000000" w:rsidP="00DE5E78">
          <w:pPr>
            <w:pStyle w:val="TOC2"/>
            <w:rPr>
              <w:rFonts w:asciiTheme="minorHAnsi" w:eastAsiaTheme="minorEastAsia" w:hAnsiTheme="minorHAnsi" w:cstheme="minorBidi"/>
              <w:noProof/>
              <w:kern w:val="2"/>
              <w14:ligatures w14:val="standardContextual"/>
            </w:rPr>
          </w:pPr>
          <w:hyperlink w:anchor="_Toc138155196" w:history="1">
            <w:r w:rsidR="00366BF4" w:rsidRPr="00D33B18">
              <w:rPr>
                <w:rStyle w:val="Hyperlink"/>
                <w:noProof/>
              </w:rPr>
              <w:t>4.2</w:t>
            </w:r>
            <w:r w:rsidR="00366BF4">
              <w:rPr>
                <w:rFonts w:asciiTheme="minorHAnsi" w:eastAsiaTheme="minorEastAsia" w:hAnsiTheme="minorHAnsi" w:cstheme="minorBidi"/>
                <w:noProof/>
                <w:kern w:val="2"/>
                <w14:ligatures w14:val="standardContextual"/>
              </w:rPr>
              <w:tab/>
            </w:r>
            <w:r w:rsidR="00366BF4" w:rsidRPr="00D33B18">
              <w:rPr>
                <w:rStyle w:val="Hyperlink"/>
                <w:noProof/>
              </w:rPr>
              <w:t>Description of the Algorithms</w:t>
            </w:r>
            <w:r w:rsidR="00366BF4">
              <w:rPr>
                <w:noProof/>
                <w:webHidden/>
              </w:rPr>
              <w:tab/>
            </w:r>
            <w:r w:rsidR="00366BF4">
              <w:rPr>
                <w:noProof/>
                <w:webHidden/>
              </w:rPr>
              <w:fldChar w:fldCharType="begin"/>
            </w:r>
            <w:r w:rsidR="00366BF4">
              <w:rPr>
                <w:noProof/>
                <w:webHidden/>
              </w:rPr>
              <w:instrText xml:space="preserve"> PAGEREF _Toc138155196 \h </w:instrText>
            </w:r>
            <w:r w:rsidR="00366BF4">
              <w:rPr>
                <w:noProof/>
                <w:webHidden/>
              </w:rPr>
            </w:r>
            <w:r w:rsidR="00366BF4">
              <w:rPr>
                <w:noProof/>
                <w:webHidden/>
              </w:rPr>
              <w:fldChar w:fldCharType="separate"/>
            </w:r>
            <w:r w:rsidR="00366BF4">
              <w:rPr>
                <w:noProof/>
                <w:webHidden/>
              </w:rPr>
              <w:t>25</w:t>
            </w:r>
            <w:r w:rsidR="00366BF4">
              <w:rPr>
                <w:noProof/>
                <w:webHidden/>
              </w:rPr>
              <w:fldChar w:fldCharType="end"/>
            </w:r>
          </w:hyperlink>
        </w:p>
        <w:p w14:paraId="1922DF14" w14:textId="410D9D1D" w:rsidR="00366BF4" w:rsidRDefault="00000000" w:rsidP="00DE5E78">
          <w:pPr>
            <w:pStyle w:val="TOC2"/>
            <w:rPr>
              <w:rFonts w:asciiTheme="minorHAnsi" w:eastAsiaTheme="minorEastAsia" w:hAnsiTheme="minorHAnsi" w:cstheme="minorBidi"/>
              <w:noProof/>
              <w:kern w:val="2"/>
              <w14:ligatures w14:val="standardContextual"/>
            </w:rPr>
          </w:pPr>
          <w:hyperlink w:anchor="_Toc138155197" w:history="1">
            <w:r w:rsidR="00366BF4" w:rsidRPr="00D33B18">
              <w:rPr>
                <w:rStyle w:val="Hyperlink"/>
                <w:noProof/>
              </w:rPr>
              <w:t>4.3</w:t>
            </w:r>
            <w:r w:rsidR="00366BF4">
              <w:rPr>
                <w:rFonts w:asciiTheme="minorHAnsi" w:eastAsiaTheme="minorEastAsia" w:hAnsiTheme="minorHAnsi" w:cstheme="minorBidi"/>
                <w:noProof/>
                <w:kern w:val="2"/>
                <w14:ligatures w14:val="standardContextual"/>
              </w:rPr>
              <w:tab/>
            </w:r>
            <w:r w:rsidR="00366BF4" w:rsidRPr="00D33B18">
              <w:rPr>
                <w:rStyle w:val="Hyperlink"/>
                <w:noProof/>
              </w:rPr>
              <w:t>Crop Growth</w:t>
            </w:r>
            <w:r w:rsidR="00366BF4">
              <w:rPr>
                <w:noProof/>
                <w:webHidden/>
              </w:rPr>
              <w:tab/>
            </w:r>
            <w:r w:rsidR="00366BF4">
              <w:rPr>
                <w:noProof/>
                <w:webHidden/>
              </w:rPr>
              <w:fldChar w:fldCharType="begin"/>
            </w:r>
            <w:r w:rsidR="00366BF4">
              <w:rPr>
                <w:noProof/>
                <w:webHidden/>
              </w:rPr>
              <w:instrText xml:space="preserve"> PAGEREF _Toc138155197 \h </w:instrText>
            </w:r>
            <w:r w:rsidR="00366BF4">
              <w:rPr>
                <w:noProof/>
                <w:webHidden/>
              </w:rPr>
            </w:r>
            <w:r w:rsidR="00366BF4">
              <w:rPr>
                <w:noProof/>
                <w:webHidden/>
              </w:rPr>
              <w:fldChar w:fldCharType="separate"/>
            </w:r>
            <w:r w:rsidR="00366BF4">
              <w:rPr>
                <w:noProof/>
                <w:webHidden/>
              </w:rPr>
              <w:t>25</w:t>
            </w:r>
            <w:r w:rsidR="00366BF4">
              <w:rPr>
                <w:noProof/>
                <w:webHidden/>
              </w:rPr>
              <w:fldChar w:fldCharType="end"/>
            </w:r>
          </w:hyperlink>
        </w:p>
        <w:p w14:paraId="69D4B657" w14:textId="58238322" w:rsidR="00366BF4" w:rsidRDefault="00000000" w:rsidP="00DE5E78">
          <w:pPr>
            <w:pStyle w:val="TOC2"/>
            <w:rPr>
              <w:rFonts w:asciiTheme="minorHAnsi" w:eastAsiaTheme="minorEastAsia" w:hAnsiTheme="minorHAnsi" w:cstheme="minorBidi"/>
              <w:noProof/>
              <w:kern w:val="2"/>
              <w14:ligatures w14:val="standardContextual"/>
            </w:rPr>
          </w:pPr>
          <w:hyperlink w:anchor="_Toc138155198" w:history="1">
            <w:r w:rsidR="00366BF4" w:rsidRPr="00D33B18">
              <w:rPr>
                <w:rStyle w:val="Hyperlink"/>
                <w:noProof/>
              </w:rPr>
              <w:t>4.4</w:t>
            </w:r>
            <w:r w:rsidR="00366BF4">
              <w:rPr>
                <w:rFonts w:asciiTheme="minorHAnsi" w:eastAsiaTheme="minorEastAsia" w:hAnsiTheme="minorHAnsi" w:cstheme="minorBidi"/>
                <w:noProof/>
                <w:kern w:val="2"/>
                <w14:ligatures w14:val="standardContextual"/>
              </w:rPr>
              <w:tab/>
            </w:r>
            <w:r w:rsidR="00366BF4" w:rsidRPr="00D33B18">
              <w:rPr>
                <w:rStyle w:val="Hyperlink"/>
                <w:noProof/>
              </w:rPr>
              <w:t>Irrigation</w:t>
            </w:r>
            <w:r w:rsidR="00366BF4">
              <w:rPr>
                <w:noProof/>
                <w:webHidden/>
              </w:rPr>
              <w:tab/>
            </w:r>
            <w:r w:rsidR="00366BF4">
              <w:rPr>
                <w:noProof/>
                <w:webHidden/>
              </w:rPr>
              <w:fldChar w:fldCharType="begin"/>
            </w:r>
            <w:r w:rsidR="00366BF4">
              <w:rPr>
                <w:noProof/>
                <w:webHidden/>
              </w:rPr>
              <w:instrText xml:space="preserve"> PAGEREF _Toc138155198 \h </w:instrText>
            </w:r>
            <w:r w:rsidR="00366BF4">
              <w:rPr>
                <w:noProof/>
                <w:webHidden/>
              </w:rPr>
            </w:r>
            <w:r w:rsidR="00366BF4">
              <w:rPr>
                <w:noProof/>
                <w:webHidden/>
              </w:rPr>
              <w:fldChar w:fldCharType="separate"/>
            </w:r>
            <w:r w:rsidR="00366BF4">
              <w:rPr>
                <w:noProof/>
                <w:webHidden/>
              </w:rPr>
              <w:t>26</w:t>
            </w:r>
            <w:r w:rsidR="00366BF4">
              <w:rPr>
                <w:noProof/>
                <w:webHidden/>
              </w:rPr>
              <w:fldChar w:fldCharType="end"/>
            </w:r>
          </w:hyperlink>
        </w:p>
        <w:p w14:paraId="20640AAA" w14:textId="3AAF3BC3" w:rsidR="00366BF4" w:rsidRDefault="00000000" w:rsidP="00DE5E78">
          <w:pPr>
            <w:pStyle w:val="TOC2"/>
            <w:rPr>
              <w:rFonts w:asciiTheme="minorHAnsi" w:eastAsiaTheme="minorEastAsia" w:hAnsiTheme="minorHAnsi" w:cstheme="minorBidi"/>
              <w:noProof/>
              <w:kern w:val="2"/>
              <w14:ligatures w14:val="standardContextual"/>
            </w:rPr>
          </w:pPr>
          <w:hyperlink w:anchor="_Toc138155199" w:history="1">
            <w:r w:rsidR="00366BF4" w:rsidRPr="00D33B18">
              <w:rPr>
                <w:rStyle w:val="Hyperlink"/>
                <w:noProof/>
              </w:rPr>
              <w:t>4.5</w:t>
            </w:r>
            <w:r w:rsidR="00366BF4">
              <w:rPr>
                <w:rFonts w:asciiTheme="minorHAnsi" w:eastAsiaTheme="minorEastAsia" w:hAnsiTheme="minorHAnsi" w:cstheme="minorBidi"/>
                <w:noProof/>
                <w:kern w:val="2"/>
                <w14:ligatures w14:val="standardContextual"/>
              </w:rPr>
              <w:tab/>
            </w:r>
            <w:r w:rsidR="00366BF4" w:rsidRPr="00D33B18">
              <w:rPr>
                <w:rStyle w:val="Hyperlink"/>
                <w:noProof/>
              </w:rPr>
              <w:t>Precipitation &amp; Snowmelt</w:t>
            </w:r>
            <w:r w:rsidR="00366BF4">
              <w:rPr>
                <w:noProof/>
                <w:webHidden/>
              </w:rPr>
              <w:tab/>
            </w:r>
            <w:r w:rsidR="00366BF4">
              <w:rPr>
                <w:noProof/>
                <w:webHidden/>
              </w:rPr>
              <w:fldChar w:fldCharType="begin"/>
            </w:r>
            <w:r w:rsidR="00366BF4">
              <w:rPr>
                <w:noProof/>
                <w:webHidden/>
              </w:rPr>
              <w:instrText xml:space="preserve"> PAGEREF _Toc138155199 \h </w:instrText>
            </w:r>
            <w:r w:rsidR="00366BF4">
              <w:rPr>
                <w:noProof/>
                <w:webHidden/>
              </w:rPr>
            </w:r>
            <w:r w:rsidR="00366BF4">
              <w:rPr>
                <w:noProof/>
                <w:webHidden/>
              </w:rPr>
              <w:fldChar w:fldCharType="separate"/>
            </w:r>
            <w:r w:rsidR="00366BF4">
              <w:rPr>
                <w:noProof/>
                <w:webHidden/>
              </w:rPr>
              <w:t>27</w:t>
            </w:r>
            <w:r w:rsidR="00366BF4">
              <w:rPr>
                <w:noProof/>
                <w:webHidden/>
              </w:rPr>
              <w:fldChar w:fldCharType="end"/>
            </w:r>
          </w:hyperlink>
        </w:p>
        <w:p w14:paraId="38F9D42E" w14:textId="5B841B8C" w:rsidR="00366BF4" w:rsidRDefault="00000000" w:rsidP="00DE5E78">
          <w:pPr>
            <w:pStyle w:val="TOC2"/>
            <w:rPr>
              <w:rFonts w:asciiTheme="minorHAnsi" w:eastAsiaTheme="minorEastAsia" w:hAnsiTheme="minorHAnsi" w:cstheme="minorBidi"/>
              <w:noProof/>
              <w:kern w:val="2"/>
              <w14:ligatures w14:val="standardContextual"/>
            </w:rPr>
          </w:pPr>
          <w:hyperlink w:anchor="_Toc138155200" w:history="1">
            <w:r w:rsidR="00366BF4" w:rsidRPr="00D33B18">
              <w:rPr>
                <w:rStyle w:val="Hyperlink"/>
                <w:noProof/>
              </w:rPr>
              <w:t>4.6</w:t>
            </w:r>
            <w:r w:rsidR="00366BF4">
              <w:rPr>
                <w:rFonts w:asciiTheme="minorHAnsi" w:eastAsiaTheme="minorEastAsia" w:hAnsiTheme="minorHAnsi" w:cstheme="minorBidi"/>
                <w:noProof/>
                <w:kern w:val="2"/>
                <w14:ligatures w14:val="standardContextual"/>
              </w:rPr>
              <w:tab/>
            </w:r>
            <w:r w:rsidR="00366BF4" w:rsidRPr="00D33B18">
              <w:rPr>
                <w:rStyle w:val="Hyperlink"/>
                <w:noProof/>
              </w:rPr>
              <w:t>Runoff</w:t>
            </w:r>
            <w:r w:rsidR="00366BF4">
              <w:rPr>
                <w:noProof/>
                <w:webHidden/>
              </w:rPr>
              <w:tab/>
            </w:r>
            <w:r w:rsidR="00366BF4">
              <w:rPr>
                <w:noProof/>
                <w:webHidden/>
              </w:rPr>
              <w:fldChar w:fldCharType="begin"/>
            </w:r>
            <w:r w:rsidR="00366BF4">
              <w:rPr>
                <w:noProof/>
                <w:webHidden/>
              </w:rPr>
              <w:instrText xml:space="preserve"> PAGEREF _Toc138155200 \h </w:instrText>
            </w:r>
            <w:r w:rsidR="00366BF4">
              <w:rPr>
                <w:noProof/>
                <w:webHidden/>
              </w:rPr>
            </w:r>
            <w:r w:rsidR="00366BF4">
              <w:rPr>
                <w:noProof/>
                <w:webHidden/>
              </w:rPr>
              <w:fldChar w:fldCharType="separate"/>
            </w:r>
            <w:r w:rsidR="00366BF4">
              <w:rPr>
                <w:noProof/>
                <w:webHidden/>
              </w:rPr>
              <w:t>27</w:t>
            </w:r>
            <w:r w:rsidR="00366BF4">
              <w:rPr>
                <w:noProof/>
                <w:webHidden/>
              </w:rPr>
              <w:fldChar w:fldCharType="end"/>
            </w:r>
          </w:hyperlink>
        </w:p>
        <w:p w14:paraId="634DB9EE" w14:textId="030BC137" w:rsidR="00366BF4" w:rsidRDefault="00000000" w:rsidP="00DE5E78">
          <w:pPr>
            <w:pStyle w:val="TOC2"/>
            <w:rPr>
              <w:rFonts w:asciiTheme="minorHAnsi" w:eastAsiaTheme="minorEastAsia" w:hAnsiTheme="minorHAnsi" w:cstheme="minorBidi"/>
              <w:noProof/>
              <w:kern w:val="2"/>
              <w14:ligatures w14:val="standardContextual"/>
            </w:rPr>
          </w:pPr>
          <w:hyperlink w:anchor="_Toc138155201" w:history="1">
            <w:r w:rsidR="00366BF4" w:rsidRPr="00D33B18">
              <w:rPr>
                <w:rStyle w:val="Hyperlink"/>
                <w:noProof/>
              </w:rPr>
              <w:t>4.7</w:t>
            </w:r>
            <w:r w:rsidR="00366BF4">
              <w:rPr>
                <w:rFonts w:asciiTheme="minorHAnsi" w:eastAsiaTheme="minorEastAsia" w:hAnsiTheme="minorHAnsi" w:cstheme="minorBidi"/>
                <w:noProof/>
                <w:kern w:val="2"/>
                <w14:ligatures w14:val="standardContextual"/>
              </w:rPr>
              <w:tab/>
            </w:r>
            <w:r w:rsidR="00366BF4" w:rsidRPr="00D33B18">
              <w:rPr>
                <w:rStyle w:val="Hyperlink"/>
                <w:noProof/>
              </w:rPr>
              <w:t>Canopy Water Interception</w:t>
            </w:r>
            <w:r w:rsidR="00366BF4">
              <w:rPr>
                <w:noProof/>
                <w:webHidden/>
              </w:rPr>
              <w:tab/>
            </w:r>
            <w:r w:rsidR="00366BF4">
              <w:rPr>
                <w:noProof/>
                <w:webHidden/>
              </w:rPr>
              <w:fldChar w:fldCharType="begin"/>
            </w:r>
            <w:r w:rsidR="00366BF4">
              <w:rPr>
                <w:noProof/>
                <w:webHidden/>
              </w:rPr>
              <w:instrText xml:space="preserve"> PAGEREF _Toc138155201 \h </w:instrText>
            </w:r>
            <w:r w:rsidR="00366BF4">
              <w:rPr>
                <w:noProof/>
                <w:webHidden/>
              </w:rPr>
            </w:r>
            <w:r w:rsidR="00366BF4">
              <w:rPr>
                <w:noProof/>
                <w:webHidden/>
              </w:rPr>
              <w:fldChar w:fldCharType="separate"/>
            </w:r>
            <w:r w:rsidR="00366BF4">
              <w:rPr>
                <w:noProof/>
                <w:webHidden/>
              </w:rPr>
              <w:t>29</w:t>
            </w:r>
            <w:r w:rsidR="00366BF4">
              <w:rPr>
                <w:noProof/>
                <w:webHidden/>
              </w:rPr>
              <w:fldChar w:fldCharType="end"/>
            </w:r>
          </w:hyperlink>
        </w:p>
        <w:p w14:paraId="37E2DBC5" w14:textId="32763609" w:rsidR="00366BF4" w:rsidRDefault="00000000" w:rsidP="00DE5E78">
          <w:pPr>
            <w:pStyle w:val="TOC2"/>
            <w:rPr>
              <w:rFonts w:asciiTheme="minorHAnsi" w:eastAsiaTheme="minorEastAsia" w:hAnsiTheme="minorHAnsi" w:cstheme="minorBidi"/>
              <w:noProof/>
              <w:kern w:val="2"/>
              <w14:ligatures w14:val="standardContextual"/>
            </w:rPr>
          </w:pPr>
          <w:hyperlink w:anchor="_Toc138155202" w:history="1">
            <w:r w:rsidR="00366BF4" w:rsidRPr="00D33B18">
              <w:rPr>
                <w:rStyle w:val="Hyperlink"/>
                <w:noProof/>
              </w:rPr>
              <w:t>4.8</w:t>
            </w:r>
            <w:r w:rsidR="00366BF4">
              <w:rPr>
                <w:rFonts w:asciiTheme="minorHAnsi" w:eastAsiaTheme="minorEastAsia" w:hAnsiTheme="minorHAnsi" w:cstheme="minorBidi"/>
                <w:noProof/>
                <w:kern w:val="2"/>
                <w14:ligatures w14:val="standardContextual"/>
              </w:rPr>
              <w:tab/>
            </w:r>
            <w:r w:rsidR="00366BF4" w:rsidRPr="00D33B18">
              <w:rPr>
                <w:rStyle w:val="Hyperlink"/>
                <w:noProof/>
              </w:rPr>
              <w:t>Evaporation</w:t>
            </w:r>
            <w:r w:rsidR="00366BF4">
              <w:rPr>
                <w:noProof/>
                <w:webHidden/>
              </w:rPr>
              <w:tab/>
            </w:r>
            <w:r w:rsidR="00366BF4">
              <w:rPr>
                <w:noProof/>
                <w:webHidden/>
              </w:rPr>
              <w:fldChar w:fldCharType="begin"/>
            </w:r>
            <w:r w:rsidR="00366BF4">
              <w:rPr>
                <w:noProof/>
                <w:webHidden/>
              </w:rPr>
              <w:instrText xml:space="preserve"> PAGEREF _Toc138155202 \h </w:instrText>
            </w:r>
            <w:r w:rsidR="00366BF4">
              <w:rPr>
                <w:noProof/>
                <w:webHidden/>
              </w:rPr>
            </w:r>
            <w:r w:rsidR="00366BF4">
              <w:rPr>
                <w:noProof/>
                <w:webHidden/>
              </w:rPr>
              <w:fldChar w:fldCharType="separate"/>
            </w:r>
            <w:r w:rsidR="00366BF4">
              <w:rPr>
                <w:noProof/>
                <w:webHidden/>
              </w:rPr>
              <w:t>29</w:t>
            </w:r>
            <w:r w:rsidR="00366BF4">
              <w:rPr>
                <w:noProof/>
                <w:webHidden/>
              </w:rPr>
              <w:fldChar w:fldCharType="end"/>
            </w:r>
          </w:hyperlink>
        </w:p>
        <w:p w14:paraId="1515D528" w14:textId="2C1D3A99" w:rsidR="00366BF4" w:rsidRDefault="00000000" w:rsidP="00DE5E78">
          <w:pPr>
            <w:pStyle w:val="TOC2"/>
            <w:rPr>
              <w:rFonts w:asciiTheme="minorHAnsi" w:eastAsiaTheme="minorEastAsia" w:hAnsiTheme="minorHAnsi" w:cstheme="minorBidi"/>
              <w:noProof/>
              <w:kern w:val="2"/>
              <w14:ligatures w14:val="standardContextual"/>
            </w:rPr>
          </w:pPr>
          <w:hyperlink w:anchor="_Toc138155203" w:history="1">
            <w:r w:rsidR="00366BF4" w:rsidRPr="00D33B18">
              <w:rPr>
                <w:rStyle w:val="Hyperlink"/>
                <w:noProof/>
              </w:rPr>
              <w:t>4.9</w:t>
            </w:r>
            <w:r w:rsidR="00366BF4">
              <w:rPr>
                <w:rFonts w:asciiTheme="minorHAnsi" w:eastAsiaTheme="minorEastAsia" w:hAnsiTheme="minorHAnsi" w:cstheme="minorBidi"/>
                <w:noProof/>
                <w:kern w:val="2"/>
                <w14:ligatures w14:val="standardContextual"/>
              </w:rPr>
              <w:tab/>
            </w:r>
            <w:r w:rsidR="00366BF4" w:rsidRPr="00D33B18">
              <w:rPr>
                <w:rStyle w:val="Hyperlink"/>
                <w:noProof/>
              </w:rPr>
              <w:t>Leaching</w:t>
            </w:r>
            <w:r w:rsidR="00366BF4">
              <w:rPr>
                <w:noProof/>
                <w:webHidden/>
              </w:rPr>
              <w:tab/>
            </w:r>
            <w:r w:rsidR="00366BF4">
              <w:rPr>
                <w:noProof/>
                <w:webHidden/>
              </w:rPr>
              <w:fldChar w:fldCharType="begin"/>
            </w:r>
            <w:r w:rsidR="00366BF4">
              <w:rPr>
                <w:noProof/>
                <w:webHidden/>
              </w:rPr>
              <w:instrText xml:space="preserve"> PAGEREF _Toc138155203 \h </w:instrText>
            </w:r>
            <w:r w:rsidR="00366BF4">
              <w:rPr>
                <w:noProof/>
                <w:webHidden/>
              </w:rPr>
            </w:r>
            <w:r w:rsidR="00366BF4">
              <w:rPr>
                <w:noProof/>
                <w:webHidden/>
              </w:rPr>
              <w:fldChar w:fldCharType="separate"/>
            </w:r>
            <w:r w:rsidR="00366BF4">
              <w:rPr>
                <w:noProof/>
                <w:webHidden/>
              </w:rPr>
              <w:t>32</w:t>
            </w:r>
            <w:r w:rsidR="00366BF4">
              <w:rPr>
                <w:noProof/>
                <w:webHidden/>
              </w:rPr>
              <w:fldChar w:fldCharType="end"/>
            </w:r>
          </w:hyperlink>
        </w:p>
        <w:p w14:paraId="019F290A" w14:textId="474A06E3" w:rsidR="00366BF4" w:rsidRDefault="00000000" w:rsidP="00DE5E78">
          <w:pPr>
            <w:pStyle w:val="TOC2"/>
            <w:rPr>
              <w:rFonts w:asciiTheme="minorHAnsi" w:eastAsiaTheme="minorEastAsia" w:hAnsiTheme="minorHAnsi" w:cstheme="minorBidi"/>
              <w:noProof/>
              <w:kern w:val="2"/>
              <w14:ligatures w14:val="standardContextual"/>
            </w:rPr>
          </w:pPr>
          <w:hyperlink w:anchor="_Toc138155204" w:history="1">
            <w:r w:rsidR="00366BF4" w:rsidRPr="00D33B18">
              <w:rPr>
                <w:rStyle w:val="Hyperlink"/>
                <w:noProof/>
              </w:rPr>
              <w:t>4.10</w:t>
            </w:r>
            <w:r w:rsidR="00366BF4">
              <w:rPr>
                <w:rFonts w:asciiTheme="minorHAnsi" w:eastAsiaTheme="minorEastAsia" w:hAnsiTheme="minorHAnsi" w:cstheme="minorBidi"/>
                <w:noProof/>
                <w:kern w:val="2"/>
                <w14:ligatures w14:val="standardContextual"/>
              </w:rPr>
              <w:tab/>
            </w:r>
            <w:r w:rsidR="00366BF4" w:rsidRPr="00D33B18">
              <w:rPr>
                <w:rStyle w:val="Hyperlink"/>
                <w:noProof/>
              </w:rPr>
              <w:t>Erosion</w:t>
            </w:r>
            <w:r w:rsidR="00366BF4">
              <w:rPr>
                <w:noProof/>
                <w:webHidden/>
              </w:rPr>
              <w:tab/>
            </w:r>
            <w:r w:rsidR="00366BF4">
              <w:rPr>
                <w:noProof/>
                <w:webHidden/>
              </w:rPr>
              <w:fldChar w:fldCharType="begin"/>
            </w:r>
            <w:r w:rsidR="00366BF4">
              <w:rPr>
                <w:noProof/>
                <w:webHidden/>
              </w:rPr>
              <w:instrText xml:space="preserve"> PAGEREF _Toc138155204 \h </w:instrText>
            </w:r>
            <w:r w:rsidR="00366BF4">
              <w:rPr>
                <w:noProof/>
                <w:webHidden/>
              </w:rPr>
            </w:r>
            <w:r w:rsidR="00366BF4">
              <w:rPr>
                <w:noProof/>
                <w:webHidden/>
              </w:rPr>
              <w:fldChar w:fldCharType="separate"/>
            </w:r>
            <w:r w:rsidR="00366BF4">
              <w:rPr>
                <w:noProof/>
                <w:webHidden/>
              </w:rPr>
              <w:t>33</w:t>
            </w:r>
            <w:r w:rsidR="00366BF4">
              <w:rPr>
                <w:noProof/>
                <w:webHidden/>
              </w:rPr>
              <w:fldChar w:fldCharType="end"/>
            </w:r>
          </w:hyperlink>
        </w:p>
        <w:p w14:paraId="51F61F60" w14:textId="3D684FAD" w:rsidR="00366BF4" w:rsidRDefault="00000000" w:rsidP="00DE5E78">
          <w:pPr>
            <w:pStyle w:val="TOC3"/>
            <w:rPr>
              <w:rFonts w:asciiTheme="minorHAnsi" w:eastAsiaTheme="minorEastAsia" w:hAnsiTheme="minorHAnsi" w:cstheme="minorBidi"/>
              <w:noProof/>
              <w:kern w:val="2"/>
              <w14:ligatures w14:val="standardContextual"/>
            </w:rPr>
          </w:pPr>
          <w:hyperlink w:anchor="_Toc138155205" w:history="1">
            <w:r w:rsidR="00366BF4" w:rsidRPr="00D33B18">
              <w:rPr>
                <w:rStyle w:val="Hyperlink"/>
                <w:noProof/>
              </w:rPr>
              <w:t>4.10.1</w:t>
            </w:r>
            <w:r w:rsidR="00366BF4">
              <w:rPr>
                <w:rFonts w:asciiTheme="minorHAnsi" w:eastAsiaTheme="minorEastAsia" w:hAnsiTheme="minorHAnsi" w:cstheme="minorBidi"/>
                <w:noProof/>
                <w:kern w:val="2"/>
                <w14:ligatures w14:val="standardContextual"/>
              </w:rPr>
              <w:tab/>
            </w:r>
            <w:r w:rsidR="00366BF4" w:rsidRPr="00D33B18">
              <w:rPr>
                <w:rStyle w:val="Hyperlink"/>
                <w:noProof/>
              </w:rPr>
              <w:t>Time of Concentration: Velocity Method</w:t>
            </w:r>
            <w:r w:rsidR="00366BF4">
              <w:rPr>
                <w:noProof/>
                <w:webHidden/>
              </w:rPr>
              <w:tab/>
            </w:r>
            <w:r w:rsidR="00366BF4">
              <w:rPr>
                <w:noProof/>
                <w:webHidden/>
              </w:rPr>
              <w:fldChar w:fldCharType="begin"/>
            </w:r>
            <w:r w:rsidR="00366BF4">
              <w:rPr>
                <w:noProof/>
                <w:webHidden/>
              </w:rPr>
              <w:instrText xml:space="preserve"> PAGEREF _Toc138155205 \h </w:instrText>
            </w:r>
            <w:r w:rsidR="00366BF4">
              <w:rPr>
                <w:noProof/>
                <w:webHidden/>
              </w:rPr>
            </w:r>
            <w:r w:rsidR="00366BF4">
              <w:rPr>
                <w:noProof/>
                <w:webHidden/>
              </w:rPr>
              <w:fldChar w:fldCharType="separate"/>
            </w:r>
            <w:r w:rsidR="00366BF4">
              <w:rPr>
                <w:noProof/>
                <w:webHidden/>
              </w:rPr>
              <w:t>35</w:t>
            </w:r>
            <w:r w:rsidR="00366BF4">
              <w:rPr>
                <w:noProof/>
                <w:webHidden/>
              </w:rPr>
              <w:fldChar w:fldCharType="end"/>
            </w:r>
          </w:hyperlink>
        </w:p>
        <w:p w14:paraId="6A1E8F4C" w14:textId="179BF445" w:rsidR="00366BF4" w:rsidRDefault="00000000" w:rsidP="00DE5E78">
          <w:pPr>
            <w:pStyle w:val="TOC3"/>
            <w:rPr>
              <w:rFonts w:asciiTheme="minorHAnsi" w:eastAsiaTheme="minorEastAsia" w:hAnsiTheme="minorHAnsi" w:cstheme="minorBidi"/>
              <w:noProof/>
              <w:kern w:val="2"/>
              <w14:ligatures w14:val="standardContextual"/>
            </w:rPr>
          </w:pPr>
          <w:hyperlink w:anchor="_Toc138155206" w:history="1">
            <w:r w:rsidR="00366BF4" w:rsidRPr="00D33B18">
              <w:rPr>
                <w:rStyle w:val="Hyperlink"/>
                <w:noProof/>
              </w:rPr>
              <w:t>4.10.2</w:t>
            </w:r>
            <w:r w:rsidR="00366BF4">
              <w:rPr>
                <w:rFonts w:asciiTheme="minorHAnsi" w:eastAsiaTheme="minorEastAsia" w:hAnsiTheme="minorHAnsi" w:cstheme="minorBidi"/>
                <w:noProof/>
                <w:kern w:val="2"/>
                <w14:ligatures w14:val="standardContextual"/>
              </w:rPr>
              <w:tab/>
            </w:r>
            <w:r w:rsidR="00366BF4" w:rsidRPr="00D33B18">
              <w:rPr>
                <w:rStyle w:val="Hyperlink"/>
                <w:noProof/>
              </w:rPr>
              <w:t>Time of Concentration: Watershed Lag Method</w:t>
            </w:r>
            <w:r w:rsidR="00366BF4">
              <w:rPr>
                <w:noProof/>
                <w:webHidden/>
              </w:rPr>
              <w:tab/>
            </w:r>
            <w:r w:rsidR="00366BF4">
              <w:rPr>
                <w:noProof/>
                <w:webHidden/>
              </w:rPr>
              <w:fldChar w:fldCharType="begin"/>
            </w:r>
            <w:r w:rsidR="00366BF4">
              <w:rPr>
                <w:noProof/>
                <w:webHidden/>
              </w:rPr>
              <w:instrText xml:space="preserve"> PAGEREF _Toc138155206 \h </w:instrText>
            </w:r>
            <w:r w:rsidR="00366BF4">
              <w:rPr>
                <w:noProof/>
                <w:webHidden/>
              </w:rPr>
            </w:r>
            <w:r w:rsidR="00366BF4">
              <w:rPr>
                <w:noProof/>
                <w:webHidden/>
              </w:rPr>
              <w:fldChar w:fldCharType="separate"/>
            </w:r>
            <w:r w:rsidR="00366BF4">
              <w:rPr>
                <w:noProof/>
                <w:webHidden/>
              </w:rPr>
              <w:t>35</w:t>
            </w:r>
            <w:r w:rsidR="00366BF4">
              <w:rPr>
                <w:noProof/>
                <w:webHidden/>
              </w:rPr>
              <w:fldChar w:fldCharType="end"/>
            </w:r>
          </w:hyperlink>
        </w:p>
        <w:p w14:paraId="316C51B8" w14:textId="7D56B6FB" w:rsidR="00366BF4" w:rsidRDefault="00000000" w:rsidP="00DE5E78">
          <w:pPr>
            <w:pStyle w:val="TOC2"/>
            <w:rPr>
              <w:rFonts w:asciiTheme="minorHAnsi" w:eastAsiaTheme="minorEastAsia" w:hAnsiTheme="minorHAnsi" w:cstheme="minorBidi"/>
              <w:noProof/>
              <w:kern w:val="2"/>
              <w14:ligatures w14:val="standardContextual"/>
            </w:rPr>
          </w:pPr>
          <w:hyperlink w:anchor="_Toc138155207" w:history="1">
            <w:r w:rsidR="00366BF4" w:rsidRPr="00D33B18">
              <w:rPr>
                <w:rStyle w:val="Hyperlink"/>
                <w:noProof/>
              </w:rPr>
              <w:t>4.11</w:t>
            </w:r>
            <w:r w:rsidR="00366BF4">
              <w:rPr>
                <w:rFonts w:asciiTheme="minorHAnsi" w:eastAsiaTheme="minorEastAsia" w:hAnsiTheme="minorHAnsi" w:cstheme="minorBidi"/>
                <w:noProof/>
                <w:kern w:val="2"/>
                <w14:ligatures w14:val="standardContextual"/>
              </w:rPr>
              <w:tab/>
            </w:r>
            <w:r w:rsidR="00366BF4" w:rsidRPr="00D33B18">
              <w:rPr>
                <w:rStyle w:val="Hyperlink"/>
                <w:noProof/>
              </w:rPr>
              <w:t>Soil Temperature</w:t>
            </w:r>
            <w:r w:rsidR="00366BF4">
              <w:rPr>
                <w:noProof/>
                <w:webHidden/>
              </w:rPr>
              <w:tab/>
            </w:r>
            <w:r w:rsidR="00366BF4">
              <w:rPr>
                <w:noProof/>
                <w:webHidden/>
              </w:rPr>
              <w:fldChar w:fldCharType="begin"/>
            </w:r>
            <w:r w:rsidR="00366BF4">
              <w:rPr>
                <w:noProof/>
                <w:webHidden/>
              </w:rPr>
              <w:instrText xml:space="preserve"> PAGEREF _Toc138155207 \h </w:instrText>
            </w:r>
            <w:r w:rsidR="00366BF4">
              <w:rPr>
                <w:noProof/>
                <w:webHidden/>
              </w:rPr>
            </w:r>
            <w:r w:rsidR="00366BF4">
              <w:rPr>
                <w:noProof/>
                <w:webHidden/>
              </w:rPr>
              <w:fldChar w:fldCharType="separate"/>
            </w:r>
            <w:r w:rsidR="00366BF4">
              <w:rPr>
                <w:noProof/>
                <w:webHidden/>
              </w:rPr>
              <w:t>36</w:t>
            </w:r>
            <w:r w:rsidR="00366BF4">
              <w:rPr>
                <w:noProof/>
                <w:webHidden/>
              </w:rPr>
              <w:fldChar w:fldCharType="end"/>
            </w:r>
          </w:hyperlink>
        </w:p>
        <w:p w14:paraId="2387C408" w14:textId="375A1F24" w:rsidR="00366BF4" w:rsidRDefault="00000000" w:rsidP="00DE5E78">
          <w:pPr>
            <w:pStyle w:val="TOC3"/>
            <w:rPr>
              <w:rFonts w:asciiTheme="minorHAnsi" w:eastAsiaTheme="minorEastAsia" w:hAnsiTheme="minorHAnsi" w:cstheme="minorBidi"/>
              <w:noProof/>
              <w:kern w:val="2"/>
              <w14:ligatures w14:val="standardContextual"/>
            </w:rPr>
          </w:pPr>
          <w:hyperlink w:anchor="_Toc138155208" w:history="1">
            <w:r w:rsidR="00366BF4" w:rsidRPr="00D33B18">
              <w:rPr>
                <w:rStyle w:val="Hyperlink"/>
                <w:noProof/>
              </w:rPr>
              <w:t>4.11.1</w:t>
            </w:r>
            <w:r w:rsidR="00366BF4">
              <w:rPr>
                <w:rFonts w:asciiTheme="minorHAnsi" w:eastAsiaTheme="minorEastAsia" w:hAnsiTheme="minorHAnsi" w:cstheme="minorBidi"/>
                <w:noProof/>
                <w:kern w:val="2"/>
                <w14:ligatures w14:val="standardContextual"/>
              </w:rPr>
              <w:tab/>
            </w:r>
            <w:r w:rsidR="00366BF4" w:rsidRPr="00D33B18">
              <w:rPr>
                <w:rStyle w:val="Hyperlink"/>
                <w:noProof/>
              </w:rPr>
              <w:t>Thermal Diffusivity</w:t>
            </w:r>
            <w:r w:rsidR="00366BF4">
              <w:rPr>
                <w:noProof/>
                <w:webHidden/>
              </w:rPr>
              <w:tab/>
            </w:r>
            <w:r w:rsidR="00366BF4">
              <w:rPr>
                <w:noProof/>
                <w:webHidden/>
              </w:rPr>
              <w:fldChar w:fldCharType="begin"/>
            </w:r>
            <w:r w:rsidR="00366BF4">
              <w:rPr>
                <w:noProof/>
                <w:webHidden/>
              </w:rPr>
              <w:instrText xml:space="preserve"> PAGEREF _Toc138155208 \h </w:instrText>
            </w:r>
            <w:r w:rsidR="00366BF4">
              <w:rPr>
                <w:noProof/>
                <w:webHidden/>
              </w:rPr>
            </w:r>
            <w:r w:rsidR="00366BF4">
              <w:rPr>
                <w:noProof/>
                <w:webHidden/>
              </w:rPr>
              <w:fldChar w:fldCharType="separate"/>
            </w:r>
            <w:r w:rsidR="00366BF4">
              <w:rPr>
                <w:noProof/>
                <w:webHidden/>
              </w:rPr>
              <w:t>36</w:t>
            </w:r>
            <w:r w:rsidR="00366BF4">
              <w:rPr>
                <w:noProof/>
                <w:webHidden/>
              </w:rPr>
              <w:fldChar w:fldCharType="end"/>
            </w:r>
          </w:hyperlink>
        </w:p>
        <w:p w14:paraId="2A78259F" w14:textId="47643AC6" w:rsidR="00366BF4" w:rsidRDefault="00000000" w:rsidP="00DE5E78">
          <w:pPr>
            <w:pStyle w:val="TOC3"/>
            <w:rPr>
              <w:rFonts w:asciiTheme="minorHAnsi" w:eastAsiaTheme="minorEastAsia" w:hAnsiTheme="minorHAnsi" w:cstheme="minorBidi"/>
              <w:noProof/>
              <w:kern w:val="2"/>
              <w14:ligatures w14:val="standardContextual"/>
            </w:rPr>
          </w:pPr>
          <w:hyperlink w:anchor="_Toc138155209" w:history="1">
            <w:r w:rsidR="00366BF4" w:rsidRPr="00D33B18">
              <w:rPr>
                <w:rStyle w:val="Hyperlink"/>
                <w:noProof/>
              </w:rPr>
              <w:t>4.11.2</w:t>
            </w:r>
            <w:r w:rsidR="00366BF4">
              <w:rPr>
                <w:rFonts w:asciiTheme="minorHAnsi" w:eastAsiaTheme="minorEastAsia" w:hAnsiTheme="minorHAnsi" w:cstheme="minorBidi"/>
                <w:noProof/>
                <w:kern w:val="2"/>
                <w14:ligatures w14:val="standardContextual"/>
              </w:rPr>
              <w:tab/>
            </w:r>
            <w:r w:rsidR="00366BF4" w:rsidRPr="00D33B18">
              <w:rPr>
                <w:rStyle w:val="Hyperlink"/>
                <w:noProof/>
              </w:rPr>
              <w:t>Upper Boundary Temperature</w:t>
            </w:r>
            <w:r w:rsidR="00366BF4">
              <w:rPr>
                <w:noProof/>
                <w:webHidden/>
              </w:rPr>
              <w:tab/>
            </w:r>
            <w:r w:rsidR="00366BF4">
              <w:rPr>
                <w:noProof/>
                <w:webHidden/>
              </w:rPr>
              <w:fldChar w:fldCharType="begin"/>
            </w:r>
            <w:r w:rsidR="00366BF4">
              <w:rPr>
                <w:noProof/>
                <w:webHidden/>
              </w:rPr>
              <w:instrText xml:space="preserve"> PAGEREF _Toc138155209 \h </w:instrText>
            </w:r>
            <w:r w:rsidR="00366BF4">
              <w:rPr>
                <w:noProof/>
                <w:webHidden/>
              </w:rPr>
            </w:r>
            <w:r w:rsidR="00366BF4">
              <w:rPr>
                <w:noProof/>
                <w:webHidden/>
              </w:rPr>
              <w:fldChar w:fldCharType="separate"/>
            </w:r>
            <w:r w:rsidR="00366BF4">
              <w:rPr>
                <w:noProof/>
                <w:webHidden/>
              </w:rPr>
              <w:t>38</w:t>
            </w:r>
            <w:r w:rsidR="00366BF4">
              <w:rPr>
                <w:noProof/>
                <w:webHidden/>
              </w:rPr>
              <w:fldChar w:fldCharType="end"/>
            </w:r>
          </w:hyperlink>
        </w:p>
        <w:p w14:paraId="5E481FDF" w14:textId="39C9B577" w:rsidR="00366BF4" w:rsidRDefault="00000000" w:rsidP="00DE5E78">
          <w:pPr>
            <w:pStyle w:val="TOC3"/>
            <w:rPr>
              <w:rFonts w:asciiTheme="minorHAnsi" w:eastAsiaTheme="minorEastAsia" w:hAnsiTheme="minorHAnsi" w:cstheme="minorBidi"/>
              <w:noProof/>
              <w:kern w:val="2"/>
              <w14:ligatures w14:val="standardContextual"/>
            </w:rPr>
          </w:pPr>
          <w:hyperlink w:anchor="_Toc138155210" w:history="1">
            <w:r w:rsidR="00366BF4" w:rsidRPr="00D33B18">
              <w:rPr>
                <w:rStyle w:val="Hyperlink"/>
                <w:noProof/>
              </w:rPr>
              <w:t>4.11.3</w:t>
            </w:r>
            <w:r w:rsidR="00366BF4">
              <w:rPr>
                <w:rFonts w:asciiTheme="minorHAnsi" w:eastAsiaTheme="minorEastAsia" w:hAnsiTheme="minorHAnsi" w:cstheme="minorBidi"/>
                <w:noProof/>
                <w:kern w:val="2"/>
                <w14:ligatures w14:val="standardContextual"/>
              </w:rPr>
              <w:tab/>
            </w:r>
            <w:r w:rsidR="00366BF4" w:rsidRPr="00D33B18">
              <w:rPr>
                <w:rStyle w:val="Hyperlink"/>
                <w:noProof/>
              </w:rPr>
              <w:t>Temperature Dependent Degradation</w:t>
            </w:r>
            <w:r w:rsidR="00366BF4">
              <w:rPr>
                <w:noProof/>
                <w:webHidden/>
              </w:rPr>
              <w:tab/>
            </w:r>
            <w:r w:rsidR="00366BF4">
              <w:rPr>
                <w:noProof/>
                <w:webHidden/>
              </w:rPr>
              <w:fldChar w:fldCharType="begin"/>
            </w:r>
            <w:r w:rsidR="00366BF4">
              <w:rPr>
                <w:noProof/>
                <w:webHidden/>
              </w:rPr>
              <w:instrText xml:space="preserve"> PAGEREF _Toc138155210 \h </w:instrText>
            </w:r>
            <w:r w:rsidR="00366BF4">
              <w:rPr>
                <w:noProof/>
                <w:webHidden/>
              </w:rPr>
            </w:r>
            <w:r w:rsidR="00366BF4">
              <w:rPr>
                <w:noProof/>
                <w:webHidden/>
              </w:rPr>
              <w:fldChar w:fldCharType="separate"/>
            </w:r>
            <w:r w:rsidR="00366BF4">
              <w:rPr>
                <w:noProof/>
                <w:webHidden/>
              </w:rPr>
              <w:t>39</w:t>
            </w:r>
            <w:r w:rsidR="00366BF4">
              <w:rPr>
                <w:noProof/>
                <w:webHidden/>
              </w:rPr>
              <w:fldChar w:fldCharType="end"/>
            </w:r>
          </w:hyperlink>
        </w:p>
        <w:p w14:paraId="0FFBA96C" w14:textId="5976ED7C" w:rsidR="00366BF4" w:rsidRDefault="00000000" w:rsidP="00DE5E78">
          <w:pPr>
            <w:pStyle w:val="TOC2"/>
            <w:rPr>
              <w:rFonts w:asciiTheme="minorHAnsi" w:eastAsiaTheme="minorEastAsia" w:hAnsiTheme="minorHAnsi" w:cstheme="minorBidi"/>
              <w:noProof/>
              <w:kern w:val="2"/>
              <w14:ligatures w14:val="standardContextual"/>
            </w:rPr>
          </w:pPr>
          <w:hyperlink w:anchor="_Toc138155211" w:history="1">
            <w:r w:rsidR="00366BF4" w:rsidRPr="00D33B18">
              <w:rPr>
                <w:rStyle w:val="Hyperlink"/>
                <w:noProof/>
              </w:rPr>
              <w:t>4.12</w:t>
            </w:r>
            <w:r w:rsidR="00366BF4">
              <w:rPr>
                <w:rFonts w:asciiTheme="minorHAnsi" w:eastAsiaTheme="minorEastAsia" w:hAnsiTheme="minorHAnsi" w:cstheme="minorBidi"/>
                <w:noProof/>
                <w:kern w:val="2"/>
                <w14:ligatures w14:val="standardContextual"/>
              </w:rPr>
              <w:tab/>
            </w:r>
            <w:r w:rsidR="00366BF4" w:rsidRPr="00D33B18">
              <w:rPr>
                <w:rStyle w:val="Hyperlink"/>
                <w:noProof/>
              </w:rPr>
              <w:t>Chemical Application &amp; Foliar Washoff</w:t>
            </w:r>
            <w:r w:rsidR="00366BF4">
              <w:rPr>
                <w:noProof/>
                <w:webHidden/>
              </w:rPr>
              <w:tab/>
            </w:r>
            <w:r w:rsidR="00366BF4">
              <w:rPr>
                <w:noProof/>
                <w:webHidden/>
              </w:rPr>
              <w:fldChar w:fldCharType="begin"/>
            </w:r>
            <w:r w:rsidR="00366BF4">
              <w:rPr>
                <w:noProof/>
                <w:webHidden/>
              </w:rPr>
              <w:instrText xml:space="preserve"> PAGEREF _Toc138155211 \h </w:instrText>
            </w:r>
            <w:r w:rsidR="00366BF4">
              <w:rPr>
                <w:noProof/>
                <w:webHidden/>
              </w:rPr>
            </w:r>
            <w:r w:rsidR="00366BF4">
              <w:rPr>
                <w:noProof/>
                <w:webHidden/>
              </w:rPr>
              <w:fldChar w:fldCharType="separate"/>
            </w:r>
            <w:r w:rsidR="00366BF4">
              <w:rPr>
                <w:noProof/>
                <w:webHidden/>
              </w:rPr>
              <w:t>39</w:t>
            </w:r>
            <w:r w:rsidR="00366BF4">
              <w:rPr>
                <w:noProof/>
                <w:webHidden/>
              </w:rPr>
              <w:fldChar w:fldCharType="end"/>
            </w:r>
          </w:hyperlink>
        </w:p>
        <w:p w14:paraId="449F4DEE" w14:textId="56D1C27B" w:rsidR="00366BF4" w:rsidRDefault="00000000" w:rsidP="00DE5E78">
          <w:pPr>
            <w:pStyle w:val="TOC2"/>
            <w:rPr>
              <w:rFonts w:asciiTheme="minorHAnsi" w:eastAsiaTheme="minorEastAsia" w:hAnsiTheme="minorHAnsi" w:cstheme="minorBidi"/>
              <w:noProof/>
              <w:kern w:val="2"/>
              <w14:ligatures w14:val="standardContextual"/>
            </w:rPr>
          </w:pPr>
          <w:hyperlink w:anchor="_Toc138155212" w:history="1">
            <w:r w:rsidR="00366BF4" w:rsidRPr="00D33B18">
              <w:rPr>
                <w:rStyle w:val="Hyperlink"/>
                <w:noProof/>
              </w:rPr>
              <w:t>4.13</w:t>
            </w:r>
            <w:r w:rsidR="00366BF4">
              <w:rPr>
                <w:rFonts w:asciiTheme="minorHAnsi" w:eastAsiaTheme="minorEastAsia" w:hAnsiTheme="minorHAnsi" w:cstheme="minorBidi"/>
                <w:noProof/>
                <w:kern w:val="2"/>
                <w14:ligatures w14:val="standardContextual"/>
              </w:rPr>
              <w:tab/>
            </w:r>
            <w:r w:rsidR="00366BF4" w:rsidRPr="00D33B18">
              <w:rPr>
                <w:rStyle w:val="Hyperlink"/>
                <w:noProof/>
              </w:rPr>
              <w:t>Chemical Application Timing with Respect to Rainfall</w:t>
            </w:r>
            <w:r w:rsidR="00366BF4">
              <w:rPr>
                <w:noProof/>
                <w:webHidden/>
              </w:rPr>
              <w:tab/>
            </w:r>
            <w:r w:rsidR="00366BF4">
              <w:rPr>
                <w:noProof/>
                <w:webHidden/>
              </w:rPr>
              <w:fldChar w:fldCharType="begin"/>
            </w:r>
            <w:r w:rsidR="00366BF4">
              <w:rPr>
                <w:noProof/>
                <w:webHidden/>
              </w:rPr>
              <w:instrText xml:space="preserve"> PAGEREF _Toc138155212 \h </w:instrText>
            </w:r>
            <w:r w:rsidR="00366BF4">
              <w:rPr>
                <w:noProof/>
                <w:webHidden/>
              </w:rPr>
            </w:r>
            <w:r w:rsidR="00366BF4">
              <w:rPr>
                <w:noProof/>
                <w:webHidden/>
              </w:rPr>
              <w:fldChar w:fldCharType="separate"/>
            </w:r>
            <w:r w:rsidR="00366BF4">
              <w:rPr>
                <w:noProof/>
                <w:webHidden/>
              </w:rPr>
              <w:t>39</w:t>
            </w:r>
            <w:r w:rsidR="00366BF4">
              <w:rPr>
                <w:noProof/>
                <w:webHidden/>
              </w:rPr>
              <w:fldChar w:fldCharType="end"/>
            </w:r>
          </w:hyperlink>
        </w:p>
        <w:p w14:paraId="2E7D780E" w14:textId="463825CD" w:rsidR="00366BF4" w:rsidRDefault="00000000" w:rsidP="00DE5E78">
          <w:pPr>
            <w:pStyle w:val="TOC2"/>
            <w:rPr>
              <w:rFonts w:asciiTheme="minorHAnsi" w:eastAsiaTheme="minorEastAsia" w:hAnsiTheme="minorHAnsi" w:cstheme="minorBidi"/>
              <w:noProof/>
              <w:kern w:val="2"/>
              <w14:ligatures w14:val="standardContextual"/>
            </w:rPr>
          </w:pPr>
          <w:hyperlink w:anchor="_Toc138155213" w:history="1">
            <w:r w:rsidR="00366BF4" w:rsidRPr="00D33B18">
              <w:rPr>
                <w:rStyle w:val="Hyperlink"/>
                <w:noProof/>
              </w:rPr>
              <w:t>4.14</w:t>
            </w:r>
            <w:r w:rsidR="00366BF4">
              <w:rPr>
                <w:rFonts w:asciiTheme="minorHAnsi" w:eastAsiaTheme="minorEastAsia" w:hAnsiTheme="minorHAnsi" w:cstheme="minorBidi"/>
                <w:noProof/>
                <w:kern w:val="2"/>
                <w14:ligatures w14:val="standardContextual"/>
              </w:rPr>
              <w:tab/>
            </w:r>
            <w:r w:rsidR="00366BF4" w:rsidRPr="00D33B18">
              <w:rPr>
                <w:rStyle w:val="Hyperlink"/>
                <w:noProof/>
              </w:rPr>
              <w:t>Chemical Processes on Canopy</w:t>
            </w:r>
            <w:r w:rsidR="00366BF4">
              <w:rPr>
                <w:noProof/>
                <w:webHidden/>
              </w:rPr>
              <w:tab/>
            </w:r>
            <w:r w:rsidR="00366BF4">
              <w:rPr>
                <w:noProof/>
                <w:webHidden/>
              </w:rPr>
              <w:fldChar w:fldCharType="begin"/>
            </w:r>
            <w:r w:rsidR="00366BF4">
              <w:rPr>
                <w:noProof/>
                <w:webHidden/>
              </w:rPr>
              <w:instrText xml:space="preserve"> PAGEREF _Toc138155213 \h </w:instrText>
            </w:r>
            <w:r w:rsidR="00366BF4">
              <w:rPr>
                <w:noProof/>
                <w:webHidden/>
              </w:rPr>
            </w:r>
            <w:r w:rsidR="00366BF4">
              <w:rPr>
                <w:noProof/>
                <w:webHidden/>
              </w:rPr>
              <w:fldChar w:fldCharType="separate"/>
            </w:r>
            <w:r w:rsidR="00366BF4">
              <w:rPr>
                <w:noProof/>
                <w:webHidden/>
              </w:rPr>
              <w:t>40</w:t>
            </w:r>
            <w:r w:rsidR="00366BF4">
              <w:rPr>
                <w:noProof/>
                <w:webHidden/>
              </w:rPr>
              <w:fldChar w:fldCharType="end"/>
            </w:r>
          </w:hyperlink>
        </w:p>
        <w:p w14:paraId="1E738DB3" w14:textId="582F9050" w:rsidR="00366BF4" w:rsidRDefault="00000000" w:rsidP="00DE5E78">
          <w:pPr>
            <w:pStyle w:val="TOC2"/>
            <w:rPr>
              <w:rFonts w:asciiTheme="minorHAnsi" w:eastAsiaTheme="minorEastAsia" w:hAnsiTheme="minorHAnsi" w:cstheme="minorBidi"/>
              <w:noProof/>
              <w:kern w:val="2"/>
              <w14:ligatures w14:val="standardContextual"/>
            </w:rPr>
          </w:pPr>
          <w:hyperlink w:anchor="_Toc138155214" w:history="1">
            <w:r w:rsidR="00366BF4" w:rsidRPr="00D33B18">
              <w:rPr>
                <w:rStyle w:val="Hyperlink"/>
                <w:noProof/>
              </w:rPr>
              <w:t>4.15</w:t>
            </w:r>
            <w:r w:rsidR="00366BF4">
              <w:rPr>
                <w:rFonts w:asciiTheme="minorHAnsi" w:eastAsiaTheme="minorEastAsia" w:hAnsiTheme="minorHAnsi" w:cstheme="minorBidi"/>
                <w:noProof/>
                <w:kern w:val="2"/>
                <w14:ligatures w14:val="standardContextual"/>
              </w:rPr>
              <w:tab/>
            </w:r>
            <w:r w:rsidR="00366BF4" w:rsidRPr="00D33B18">
              <w:rPr>
                <w:rStyle w:val="Hyperlink"/>
                <w:noProof/>
              </w:rPr>
              <w:t>Chemical Runoff &amp; Vertical Transport in Soil</w:t>
            </w:r>
            <w:r w:rsidR="00366BF4">
              <w:rPr>
                <w:noProof/>
                <w:webHidden/>
              </w:rPr>
              <w:tab/>
            </w:r>
            <w:r w:rsidR="00366BF4">
              <w:rPr>
                <w:noProof/>
                <w:webHidden/>
              </w:rPr>
              <w:fldChar w:fldCharType="begin"/>
            </w:r>
            <w:r w:rsidR="00366BF4">
              <w:rPr>
                <w:noProof/>
                <w:webHidden/>
              </w:rPr>
              <w:instrText xml:space="preserve"> PAGEREF _Toc138155214 \h </w:instrText>
            </w:r>
            <w:r w:rsidR="00366BF4">
              <w:rPr>
                <w:noProof/>
                <w:webHidden/>
              </w:rPr>
            </w:r>
            <w:r w:rsidR="00366BF4">
              <w:rPr>
                <w:noProof/>
                <w:webHidden/>
              </w:rPr>
              <w:fldChar w:fldCharType="separate"/>
            </w:r>
            <w:r w:rsidR="00366BF4">
              <w:rPr>
                <w:noProof/>
                <w:webHidden/>
              </w:rPr>
              <w:t>41</w:t>
            </w:r>
            <w:r w:rsidR="00366BF4">
              <w:rPr>
                <w:noProof/>
                <w:webHidden/>
              </w:rPr>
              <w:fldChar w:fldCharType="end"/>
            </w:r>
          </w:hyperlink>
        </w:p>
        <w:p w14:paraId="520FD2FC" w14:textId="5F0FF5C6" w:rsidR="00366BF4" w:rsidRDefault="00000000" w:rsidP="00DE5E78">
          <w:pPr>
            <w:pStyle w:val="TOC3"/>
            <w:rPr>
              <w:rFonts w:asciiTheme="minorHAnsi" w:eastAsiaTheme="minorEastAsia" w:hAnsiTheme="minorHAnsi" w:cstheme="minorBidi"/>
              <w:noProof/>
              <w:kern w:val="2"/>
              <w14:ligatures w14:val="standardContextual"/>
            </w:rPr>
          </w:pPr>
          <w:hyperlink w:anchor="_Toc138155215" w:history="1">
            <w:r w:rsidR="00366BF4" w:rsidRPr="00D33B18">
              <w:rPr>
                <w:rStyle w:val="Hyperlink"/>
                <w:noProof/>
              </w:rPr>
              <w:t>4.15.1</w:t>
            </w:r>
            <w:r w:rsidR="00366BF4">
              <w:rPr>
                <w:rFonts w:asciiTheme="minorHAnsi" w:eastAsiaTheme="minorEastAsia" w:hAnsiTheme="minorHAnsi" w:cstheme="minorBidi"/>
                <w:noProof/>
                <w:kern w:val="2"/>
                <w14:ligatures w14:val="standardContextual"/>
              </w:rPr>
              <w:tab/>
            </w:r>
            <w:r w:rsidR="00366BF4" w:rsidRPr="00D33B18">
              <w:rPr>
                <w:rStyle w:val="Hyperlink"/>
                <w:noProof/>
              </w:rPr>
              <w:t>Transport Model</w:t>
            </w:r>
            <w:r w:rsidR="00366BF4">
              <w:rPr>
                <w:noProof/>
                <w:webHidden/>
              </w:rPr>
              <w:tab/>
            </w:r>
            <w:r w:rsidR="00366BF4">
              <w:rPr>
                <w:noProof/>
                <w:webHidden/>
              </w:rPr>
              <w:fldChar w:fldCharType="begin"/>
            </w:r>
            <w:r w:rsidR="00366BF4">
              <w:rPr>
                <w:noProof/>
                <w:webHidden/>
              </w:rPr>
              <w:instrText xml:space="preserve"> PAGEREF _Toc138155215 \h </w:instrText>
            </w:r>
            <w:r w:rsidR="00366BF4">
              <w:rPr>
                <w:noProof/>
                <w:webHidden/>
              </w:rPr>
            </w:r>
            <w:r w:rsidR="00366BF4">
              <w:rPr>
                <w:noProof/>
                <w:webHidden/>
              </w:rPr>
              <w:fldChar w:fldCharType="separate"/>
            </w:r>
            <w:r w:rsidR="00366BF4">
              <w:rPr>
                <w:noProof/>
                <w:webHidden/>
              </w:rPr>
              <w:t>41</w:t>
            </w:r>
            <w:r w:rsidR="00366BF4">
              <w:rPr>
                <w:noProof/>
                <w:webHidden/>
              </w:rPr>
              <w:fldChar w:fldCharType="end"/>
            </w:r>
          </w:hyperlink>
        </w:p>
        <w:p w14:paraId="441DE7E9" w14:textId="6F94C9DE" w:rsidR="00366BF4" w:rsidRDefault="00000000" w:rsidP="00DE5E78">
          <w:pPr>
            <w:pStyle w:val="TOC3"/>
            <w:rPr>
              <w:rFonts w:asciiTheme="minorHAnsi" w:eastAsiaTheme="minorEastAsia" w:hAnsiTheme="minorHAnsi" w:cstheme="minorBidi"/>
              <w:noProof/>
              <w:kern w:val="2"/>
              <w14:ligatures w14:val="standardContextual"/>
            </w:rPr>
          </w:pPr>
          <w:hyperlink w:anchor="_Toc138155216" w:history="1">
            <w:r w:rsidR="00366BF4" w:rsidRPr="00D33B18">
              <w:rPr>
                <w:rStyle w:val="Hyperlink"/>
                <w:noProof/>
              </w:rPr>
              <w:t>4.15.2</w:t>
            </w:r>
            <w:r w:rsidR="00366BF4">
              <w:rPr>
                <w:rFonts w:asciiTheme="minorHAnsi" w:eastAsiaTheme="minorEastAsia" w:hAnsiTheme="minorHAnsi" w:cstheme="minorBidi"/>
                <w:noProof/>
                <w:kern w:val="2"/>
                <w14:ligatures w14:val="standardContextual"/>
              </w:rPr>
              <w:tab/>
            </w:r>
            <w:r w:rsidR="00366BF4" w:rsidRPr="00D33B18">
              <w:rPr>
                <w:rStyle w:val="Hyperlink"/>
                <w:noProof/>
              </w:rPr>
              <w:t>Runoff Extraction of Chemical</w:t>
            </w:r>
            <w:r w:rsidR="00366BF4">
              <w:rPr>
                <w:noProof/>
                <w:webHidden/>
              </w:rPr>
              <w:tab/>
            </w:r>
            <w:r w:rsidR="00366BF4">
              <w:rPr>
                <w:noProof/>
                <w:webHidden/>
              </w:rPr>
              <w:fldChar w:fldCharType="begin"/>
            </w:r>
            <w:r w:rsidR="00366BF4">
              <w:rPr>
                <w:noProof/>
                <w:webHidden/>
              </w:rPr>
              <w:instrText xml:space="preserve"> PAGEREF _Toc138155216 \h </w:instrText>
            </w:r>
            <w:r w:rsidR="00366BF4">
              <w:rPr>
                <w:noProof/>
                <w:webHidden/>
              </w:rPr>
            </w:r>
            <w:r w:rsidR="00366BF4">
              <w:rPr>
                <w:noProof/>
                <w:webHidden/>
              </w:rPr>
              <w:fldChar w:fldCharType="separate"/>
            </w:r>
            <w:r w:rsidR="00366BF4">
              <w:rPr>
                <w:noProof/>
                <w:webHidden/>
              </w:rPr>
              <w:t>45</w:t>
            </w:r>
            <w:r w:rsidR="00366BF4">
              <w:rPr>
                <w:noProof/>
                <w:webHidden/>
              </w:rPr>
              <w:fldChar w:fldCharType="end"/>
            </w:r>
          </w:hyperlink>
        </w:p>
        <w:p w14:paraId="4A56B1BB" w14:textId="3BA5F628" w:rsidR="00366BF4" w:rsidRDefault="00000000" w:rsidP="00DE5E78">
          <w:pPr>
            <w:pStyle w:val="TOC3"/>
            <w:rPr>
              <w:rFonts w:asciiTheme="minorHAnsi" w:eastAsiaTheme="minorEastAsia" w:hAnsiTheme="minorHAnsi" w:cstheme="minorBidi"/>
              <w:noProof/>
              <w:kern w:val="2"/>
              <w14:ligatures w14:val="standardContextual"/>
            </w:rPr>
          </w:pPr>
          <w:hyperlink w:anchor="_Toc138155217" w:history="1">
            <w:r w:rsidR="00366BF4" w:rsidRPr="00D33B18">
              <w:rPr>
                <w:rStyle w:val="Hyperlink"/>
                <w:noProof/>
              </w:rPr>
              <w:t>4.15.3</w:t>
            </w:r>
            <w:r w:rsidR="00366BF4">
              <w:rPr>
                <w:rFonts w:asciiTheme="minorHAnsi" w:eastAsiaTheme="minorEastAsia" w:hAnsiTheme="minorHAnsi" w:cstheme="minorBidi"/>
                <w:noProof/>
                <w:kern w:val="2"/>
                <w14:ligatures w14:val="standardContextual"/>
              </w:rPr>
              <w:tab/>
            </w:r>
            <w:r w:rsidR="00366BF4" w:rsidRPr="00D33B18">
              <w:rPr>
                <w:rStyle w:val="Hyperlink"/>
                <w:noProof/>
              </w:rPr>
              <w:t>Erosion Extraction of Chemical</w:t>
            </w:r>
            <w:r w:rsidR="00366BF4">
              <w:rPr>
                <w:noProof/>
                <w:webHidden/>
              </w:rPr>
              <w:tab/>
            </w:r>
            <w:r w:rsidR="00366BF4">
              <w:rPr>
                <w:noProof/>
                <w:webHidden/>
              </w:rPr>
              <w:fldChar w:fldCharType="begin"/>
            </w:r>
            <w:r w:rsidR="00366BF4">
              <w:rPr>
                <w:noProof/>
                <w:webHidden/>
              </w:rPr>
              <w:instrText xml:space="preserve"> PAGEREF _Toc138155217 \h </w:instrText>
            </w:r>
            <w:r w:rsidR="00366BF4">
              <w:rPr>
                <w:noProof/>
                <w:webHidden/>
              </w:rPr>
            </w:r>
            <w:r w:rsidR="00366BF4">
              <w:rPr>
                <w:noProof/>
                <w:webHidden/>
              </w:rPr>
              <w:fldChar w:fldCharType="separate"/>
            </w:r>
            <w:r w:rsidR="00366BF4">
              <w:rPr>
                <w:noProof/>
                <w:webHidden/>
              </w:rPr>
              <w:t>46</w:t>
            </w:r>
            <w:r w:rsidR="00366BF4">
              <w:rPr>
                <w:noProof/>
                <w:webHidden/>
              </w:rPr>
              <w:fldChar w:fldCharType="end"/>
            </w:r>
          </w:hyperlink>
        </w:p>
        <w:p w14:paraId="7AED35D6" w14:textId="6D3BD71F" w:rsidR="00366BF4" w:rsidRDefault="00000000" w:rsidP="00DE5E78">
          <w:pPr>
            <w:pStyle w:val="TOC2"/>
            <w:rPr>
              <w:rFonts w:asciiTheme="minorHAnsi" w:eastAsiaTheme="minorEastAsia" w:hAnsiTheme="minorHAnsi" w:cstheme="minorBidi"/>
              <w:noProof/>
              <w:kern w:val="2"/>
              <w14:ligatures w14:val="standardContextual"/>
            </w:rPr>
          </w:pPr>
          <w:hyperlink w:anchor="_Toc138155218" w:history="1">
            <w:r w:rsidR="00366BF4" w:rsidRPr="00D33B18">
              <w:rPr>
                <w:rStyle w:val="Hyperlink"/>
                <w:noProof/>
              </w:rPr>
              <w:t>4.16</w:t>
            </w:r>
            <w:r w:rsidR="00366BF4">
              <w:rPr>
                <w:rFonts w:asciiTheme="minorHAnsi" w:eastAsiaTheme="minorEastAsia" w:hAnsiTheme="minorHAnsi" w:cstheme="minorBidi"/>
                <w:noProof/>
                <w:kern w:val="2"/>
                <w14:ligatures w14:val="standardContextual"/>
              </w:rPr>
              <w:tab/>
            </w:r>
            <w:r w:rsidR="00366BF4" w:rsidRPr="00D33B18">
              <w:rPr>
                <w:rStyle w:val="Hyperlink"/>
                <w:noProof/>
              </w:rPr>
              <w:t>Chemical Volatilization</w:t>
            </w:r>
            <w:r w:rsidR="00366BF4">
              <w:rPr>
                <w:noProof/>
                <w:webHidden/>
              </w:rPr>
              <w:tab/>
            </w:r>
            <w:r w:rsidR="00366BF4">
              <w:rPr>
                <w:noProof/>
                <w:webHidden/>
              </w:rPr>
              <w:fldChar w:fldCharType="begin"/>
            </w:r>
            <w:r w:rsidR="00366BF4">
              <w:rPr>
                <w:noProof/>
                <w:webHidden/>
              </w:rPr>
              <w:instrText xml:space="preserve"> PAGEREF _Toc138155218 \h </w:instrText>
            </w:r>
            <w:r w:rsidR="00366BF4">
              <w:rPr>
                <w:noProof/>
                <w:webHidden/>
              </w:rPr>
            </w:r>
            <w:r w:rsidR="00366BF4">
              <w:rPr>
                <w:noProof/>
                <w:webHidden/>
              </w:rPr>
              <w:fldChar w:fldCharType="separate"/>
            </w:r>
            <w:r w:rsidR="00366BF4">
              <w:rPr>
                <w:noProof/>
                <w:webHidden/>
              </w:rPr>
              <w:t>47</w:t>
            </w:r>
            <w:r w:rsidR="00366BF4">
              <w:rPr>
                <w:noProof/>
                <w:webHidden/>
              </w:rPr>
              <w:fldChar w:fldCharType="end"/>
            </w:r>
          </w:hyperlink>
        </w:p>
        <w:p w14:paraId="793749F3" w14:textId="6E1CB147" w:rsidR="00366BF4" w:rsidRDefault="00000000" w:rsidP="00DE5E78">
          <w:pPr>
            <w:pStyle w:val="TOC3"/>
            <w:rPr>
              <w:rFonts w:asciiTheme="minorHAnsi" w:eastAsiaTheme="minorEastAsia" w:hAnsiTheme="minorHAnsi" w:cstheme="minorBidi"/>
              <w:noProof/>
              <w:kern w:val="2"/>
              <w14:ligatures w14:val="standardContextual"/>
            </w:rPr>
          </w:pPr>
          <w:hyperlink w:anchor="_Toc138155219" w:history="1">
            <w:r w:rsidR="00366BF4" w:rsidRPr="00D33B18">
              <w:rPr>
                <w:rStyle w:val="Hyperlink"/>
                <w:noProof/>
              </w:rPr>
              <w:t>4.16.1</w:t>
            </w:r>
            <w:r w:rsidR="00366BF4">
              <w:rPr>
                <w:rFonts w:asciiTheme="minorHAnsi" w:eastAsiaTheme="minorEastAsia" w:hAnsiTheme="minorHAnsi" w:cstheme="minorBidi"/>
                <w:noProof/>
                <w:kern w:val="2"/>
                <w14:ligatures w14:val="standardContextual"/>
              </w:rPr>
              <w:tab/>
            </w:r>
            <w:r w:rsidR="00366BF4" w:rsidRPr="00D33B18">
              <w:rPr>
                <w:rStyle w:val="Hyperlink"/>
                <w:noProof/>
              </w:rPr>
              <w:t>Soil Vapor Phase and Volatilization Flux</w:t>
            </w:r>
            <w:r w:rsidR="00366BF4">
              <w:rPr>
                <w:noProof/>
                <w:webHidden/>
              </w:rPr>
              <w:tab/>
            </w:r>
            <w:r w:rsidR="00366BF4">
              <w:rPr>
                <w:noProof/>
                <w:webHidden/>
              </w:rPr>
              <w:fldChar w:fldCharType="begin"/>
            </w:r>
            <w:r w:rsidR="00366BF4">
              <w:rPr>
                <w:noProof/>
                <w:webHidden/>
              </w:rPr>
              <w:instrText xml:space="preserve"> PAGEREF _Toc138155219 \h </w:instrText>
            </w:r>
            <w:r w:rsidR="00366BF4">
              <w:rPr>
                <w:noProof/>
                <w:webHidden/>
              </w:rPr>
            </w:r>
            <w:r w:rsidR="00366BF4">
              <w:rPr>
                <w:noProof/>
                <w:webHidden/>
              </w:rPr>
              <w:fldChar w:fldCharType="separate"/>
            </w:r>
            <w:r w:rsidR="00366BF4">
              <w:rPr>
                <w:noProof/>
                <w:webHidden/>
              </w:rPr>
              <w:t>47</w:t>
            </w:r>
            <w:r w:rsidR="00366BF4">
              <w:rPr>
                <w:noProof/>
                <w:webHidden/>
              </w:rPr>
              <w:fldChar w:fldCharType="end"/>
            </w:r>
          </w:hyperlink>
        </w:p>
        <w:p w14:paraId="591CEF2E" w14:textId="7B1F301C" w:rsidR="00366BF4" w:rsidRDefault="00000000" w:rsidP="00DE5E78">
          <w:pPr>
            <w:pStyle w:val="TOC1"/>
            <w:rPr>
              <w:rFonts w:asciiTheme="minorHAnsi" w:eastAsiaTheme="minorEastAsia" w:hAnsiTheme="minorHAnsi" w:cstheme="minorBidi"/>
              <w:noProof/>
              <w:kern w:val="2"/>
              <w14:ligatures w14:val="standardContextual"/>
            </w:rPr>
          </w:pPr>
          <w:hyperlink w:anchor="_Toc138155220" w:history="1">
            <w:r w:rsidR="00366BF4" w:rsidRPr="00D33B18">
              <w:rPr>
                <w:rStyle w:val="Hyperlink"/>
                <w:noProof/>
              </w:rPr>
              <w:t>5</w:t>
            </w:r>
            <w:r w:rsidR="00366BF4">
              <w:rPr>
                <w:rFonts w:asciiTheme="minorHAnsi" w:eastAsiaTheme="minorEastAsia" w:hAnsiTheme="minorHAnsi" w:cstheme="minorBidi"/>
                <w:noProof/>
                <w:kern w:val="2"/>
                <w14:ligatures w14:val="standardContextual"/>
              </w:rPr>
              <w:tab/>
            </w:r>
            <w:r w:rsidR="00366BF4" w:rsidRPr="00D33B18">
              <w:rPr>
                <w:rStyle w:val="Hyperlink"/>
                <w:noProof/>
              </w:rPr>
              <w:t>Waterbody Calculations (VVWM)</w:t>
            </w:r>
            <w:r w:rsidR="00366BF4">
              <w:rPr>
                <w:noProof/>
                <w:webHidden/>
              </w:rPr>
              <w:tab/>
            </w:r>
            <w:r w:rsidR="00366BF4">
              <w:rPr>
                <w:noProof/>
                <w:webHidden/>
              </w:rPr>
              <w:fldChar w:fldCharType="begin"/>
            </w:r>
            <w:r w:rsidR="00366BF4">
              <w:rPr>
                <w:noProof/>
                <w:webHidden/>
              </w:rPr>
              <w:instrText xml:space="preserve"> PAGEREF _Toc138155220 \h </w:instrText>
            </w:r>
            <w:r w:rsidR="00366BF4">
              <w:rPr>
                <w:noProof/>
                <w:webHidden/>
              </w:rPr>
            </w:r>
            <w:r w:rsidR="00366BF4">
              <w:rPr>
                <w:noProof/>
                <w:webHidden/>
              </w:rPr>
              <w:fldChar w:fldCharType="separate"/>
            </w:r>
            <w:r w:rsidR="00366BF4">
              <w:rPr>
                <w:noProof/>
                <w:webHidden/>
              </w:rPr>
              <w:t>51</w:t>
            </w:r>
            <w:r w:rsidR="00366BF4">
              <w:rPr>
                <w:noProof/>
                <w:webHidden/>
              </w:rPr>
              <w:fldChar w:fldCharType="end"/>
            </w:r>
          </w:hyperlink>
        </w:p>
        <w:p w14:paraId="461093F3" w14:textId="52131DF3" w:rsidR="00366BF4" w:rsidRDefault="00000000" w:rsidP="00DE5E78">
          <w:pPr>
            <w:pStyle w:val="TOC2"/>
            <w:rPr>
              <w:rFonts w:asciiTheme="minorHAnsi" w:eastAsiaTheme="minorEastAsia" w:hAnsiTheme="minorHAnsi" w:cstheme="minorBidi"/>
              <w:noProof/>
              <w:kern w:val="2"/>
              <w14:ligatures w14:val="standardContextual"/>
            </w:rPr>
          </w:pPr>
          <w:hyperlink w:anchor="_Toc138155221" w:history="1">
            <w:r w:rsidR="00366BF4" w:rsidRPr="00D33B18">
              <w:rPr>
                <w:rStyle w:val="Hyperlink"/>
                <w:noProof/>
              </w:rPr>
              <w:t>5.1</w:t>
            </w:r>
            <w:r w:rsidR="00366BF4">
              <w:rPr>
                <w:rFonts w:asciiTheme="minorHAnsi" w:eastAsiaTheme="minorEastAsia" w:hAnsiTheme="minorHAnsi" w:cstheme="minorBidi"/>
                <w:noProof/>
                <w:kern w:val="2"/>
                <w14:ligatures w14:val="standardContextual"/>
              </w:rPr>
              <w:tab/>
            </w:r>
            <w:r w:rsidR="00366BF4" w:rsidRPr="00D33B18">
              <w:rPr>
                <w:rStyle w:val="Hyperlink"/>
                <w:noProof/>
              </w:rPr>
              <w:t>Introduction</w:t>
            </w:r>
            <w:r w:rsidR="00366BF4">
              <w:rPr>
                <w:noProof/>
                <w:webHidden/>
              </w:rPr>
              <w:tab/>
            </w:r>
            <w:r w:rsidR="00366BF4">
              <w:rPr>
                <w:noProof/>
                <w:webHidden/>
              </w:rPr>
              <w:fldChar w:fldCharType="begin"/>
            </w:r>
            <w:r w:rsidR="00366BF4">
              <w:rPr>
                <w:noProof/>
                <w:webHidden/>
              </w:rPr>
              <w:instrText xml:space="preserve"> PAGEREF _Toc138155221 \h </w:instrText>
            </w:r>
            <w:r w:rsidR="00366BF4">
              <w:rPr>
                <w:noProof/>
                <w:webHidden/>
              </w:rPr>
            </w:r>
            <w:r w:rsidR="00366BF4">
              <w:rPr>
                <w:noProof/>
                <w:webHidden/>
              </w:rPr>
              <w:fldChar w:fldCharType="separate"/>
            </w:r>
            <w:r w:rsidR="00366BF4">
              <w:rPr>
                <w:noProof/>
                <w:webHidden/>
              </w:rPr>
              <w:t>51</w:t>
            </w:r>
            <w:r w:rsidR="00366BF4">
              <w:rPr>
                <w:noProof/>
                <w:webHidden/>
              </w:rPr>
              <w:fldChar w:fldCharType="end"/>
            </w:r>
          </w:hyperlink>
        </w:p>
        <w:p w14:paraId="05089BC3" w14:textId="2FF40130" w:rsidR="00366BF4" w:rsidRDefault="00000000" w:rsidP="00DE5E78">
          <w:pPr>
            <w:pStyle w:val="TOC2"/>
            <w:rPr>
              <w:rFonts w:asciiTheme="minorHAnsi" w:eastAsiaTheme="minorEastAsia" w:hAnsiTheme="minorHAnsi" w:cstheme="minorBidi"/>
              <w:noProof/>
              <w:kern w:val="2"/>
              <w14:ligatures w14:val="standardContextual"/>
            </w:rPr>
          </w:pPr>
          <w:hyperlink w:anchor="_Toc138155222" w:history="1">
            <w:r w:rsidR="00366BF4" w:rsidRPr="00D33B18">
              <w:rPr>
                <w:rStyle w:val="Hyperlink"/>
                <w:noProof/>
              </w:rPr>
              <w:t>5.2</w:t>
            </w:r>
            <w:r w:rsidR="00366BF4">
              <w:rPr>
                <w:rFonts w:asciiTheme="minorHAnsi" w:eastAsiaTheme="minorEastAsia" w:hAnsiTheme="minorHAnsi" w:cstheme="minorBidi"/>
                <w:noProof/>
                <w:kern w:val="2"/>
                <w14:ligatures w14:val="standardContextual"/>
              </w:rPr>
              <w:tab/>
            </w:r>
            <w:r w:rsidR="00366BF4" w:rsidRPr="00D33B18">
              <w:rPr>
                <w:rStyle w:val="Hyperlink"/>
                <w:noProof/>
              </w:rPr>
              <w:t>The Varying Volume Water Body Model</w:t>
            </w:r>
            <w:r w:rsidR="00366BF4">
              <w:rPr>
                <w:noProof/>
                <w:webHidden/>
              </w:rPr>
              <w:tab/>
            </w:r>
            <w:r w:rsidR="00366BF4">
              <w:rPr>
                <w:noProof/>
                <w:webHidden/>
              </w:rPr>
              <w:fldChar w:fldCharType="begin"/>
            </w:r>
            <w:r w:rsidR="00366BF4">
              <w:rPr>
                <w:noProof/>
                <w:webHidden/>
              </w:rPr>
              <w:instrText xml:space="preserve"> PAGEREF _Toc138155222 \h </w:instrText>
            </w:r>
            <w:r w:rsidR="00366BF4">
              <w:rPr>
                <w:noProof/>
                <w:webHidden/>
              </w:rPr>
            </w:r>
            <w:r w:rsidR="00366BF4">
              <w:rPr>
                <w:noProof/>
                <w:webHidden/>
              </w:rPr>
              <w:fldChar w:fldCharType="separate"/>
            </w:r>
            <w:r w:rsidR="00366BF4">
              <w:rPr>
                <w:noProof/>
                <w:webHidden/>
              </w:rPr>
              <w:t>52</w:t>
            </w:r>
            <w:r w:rsidR="00366BF4">
              <w:rPr>
                <w:noProof/>
                <w:webHidden/>
              </w:rPr>
              <w:fldChar w:fldCharType="end"/>
            </w:r>
          </w:hyperlink>
        </w:p>
        <w:p w14:paraId="364C2A15" w14:textId="1FA6FA95" w:rsidR="00366BF4" w:rsidRDefault="00000000" w:rsidP="00DE5E78">
          <w:pPr>
            <w:pStyle w:val="TOC3"/>
            <w:rPr>
              <w:rFonts w:asciiTheme="minorHAnsi" w:eastAsiaTheme="minorEastAsia" w:hAnsiTheme="minorHAnsi" w:cstheme="minorBidi"/>
              <w:noProof/>
              <w:kern w:val="2"/>
              <w14:ligatures w14:val="standardContextual"/>
            </w:rPr>
          </w:pPr>
          <w:hyperlink w:anchor="_Toc138155223" w:history="1">
            <w:r w:rsidR="00366BF4" w:rsidRPr="00D33B18">
              <w:rPr>
                <w:rStyle w:val="Hyperlink"/>
                <w:noProof/>
              </w:rPr>
              <w:t>5.2.1</w:t>
            </w:r>
            <w:r w:rsidR="00366BF4">
              <w:rPr>
                <w:rFonts w:asciiTheme="minorHAnsi" w:eastAsiaTheme="minorEastAsia" w:hAnsiTheme="minorHAnsi" w:cstheme="minorBidi"/>
                <w:noProof/>
                <w:kern w:val="2"/>
                <w14:ligatures w14:val="standardContextual"/>
              </w:rPr>
              <w:tab/>
            </w:r>
            <w:r w:rsidR="00366BF4" w:rsidRPr="00D33B18">
              <w:rPr>
                <w:rStyle w:val="Hyperlink"/>
                <w:noProof/>
              </w:rPr>
              <w:t>Conceptualization and Mathematics</w:t>
            </w:r>
            <w:r w:rsidR="00366BF4">
              <w:rPr>
                <w:noProof/>
                <w:webHidden/>
              </w:rPr>
              <w:tab/>
            </w:r>
            <w:r w:rsidR="00366BF4">
              <w:rPr>
                <w:noProof/>
                <w:webHidden/>
              </w:rPr>
              <w:fldChar w:fldCharType="begin"/>
            </w:r>
            <w:r w:rsidR="00366BF4">
              <w:rPr>
                <w:noProof/>
                <w:webHidden/>
              </w:rPr>
              <w:instrText xml:space="preserve"> PAGEREF _Toc138155223 \h </w:instrText>
            </w:r>
            <w:r w:rsidR="00366BF4">
              <w:rPr>
                <w:noProof/>
                <w:webHidden/>
              </w:rPr>
            </w:r>
            <w:r w:rsidR="00366BF4">
              <w:rPr>
                <w:noProof/>
                <w:webHidden/>
              </w:rPr>
              <w:fldChar w:fldCharType="separate"/>
            </w:r>
            <w:r w:rsidR="00366BF4">
              <w:rPr>
                <w:noProof/>
                <w:webHidden/>
              </w:rPr>
              <w:t>52</w:t>
            </w:r>
            <w:r w:rsidR="00366BF4">
              <w:rPr>
                <w:noProof/>
                <w:webHidden/>
              </w:rPr>
              <w:fldChar w:fldCharType="end"/>
            </w:r>
          </w:hyperlink>
        </w:p>
        <w:p w14:paraId="22F741D8" w14:textId="577C2A46" w:rsidR="00366BF4" w:rsidRDefault="00000000" w:rsidP="00DE5E78">
          <w:pPr>
            <w:pStyle w:val="TOC3"/>
            <w:rPr>
              <w:rFonts w:asciiTheme="minorHAnsi" w:eastAsiaTheme="minorEastAsia" w:hAnsiTheme="minorHAnsi" w:cstheme="minorBidi"/>
              <w:noProof/>
              <w:kern w:val="2"/>
              <w14:ligatures w14:val="standardContextual"/>
            </w:rPr>
          </w:pPr>
          <w:hyperlink w:anchor="_Toc138155224" w:history="1">
            <w:r w:rsidR="00366BF4" w:rsidRPr="00D33B18">
              <w:rPr>
                <w:rStyle w:val="Hyperlink"/>
                <w:noProof/>
              </w:rPr>
              <w:t>7</w:t>
            </w:r>
            <w:r w:rsidR="00366BF4">
              <w:rPr>
                <w:rFonts w:asciiTheme="minorHAnsi" w:eastAsiaTheme="minorEastAsia" w:hAnsiTheme="minorHAnsi" w:cstheme="minorBidi"/>
                <w:noProof/>
                <w:kern w:val="2"/>
                <w14:ligatures w14:val="standardContextual"/>
              </w:rPr>
              <w:tab/>
            </w:r>
            <w:r w:rsidR="00366BF4" w:rsidRPr="00D33B18">
              <w:rPr>
                <w:rStyle w:val="Hyperlink"/>
                <w:noProof/>
              </w:rPr>
              <w:t>Hydrologic Washout (Q/V</w:t>
            </w:r>
            <w:r w:rsidR="00366BF4" w:rsidRPr="00D33B18">
              <w:rPr>
                <w:rStyle w:val="Hyperlink"/>
                <w:noProof/>
                <w:vertAlign w:val="subscript"/>
              </w:rPr>
              <w:t>1</w:t>
            </w:r>
            <w:r w:rsidR="00366BF4" w:rsidRPr="00D33B18">
              <w:rPr>
                <w:rStyle w:val="Hyperlink"/>
                <w:noProof/>
              </w:rPr>
              <w:t>)</w:t>
            </w:r>
            <w:r w:rsidR="00366BF4">
              <w:rPr>
                <w:noProof/>
                <w:webHidden/>
              </w:rPr>
              <w:tab/>
            </w:r>
            <w:r w:rsidR="00366BF4">
              <w:rPr>
                <w:noProof/>
                <w:webHidden/>
              </w:rPr>
              <w:fldChar w:fldCharType="begin"/>
            </w:r>
            <w:r w:rsidR="00366BF4">
              <w:rPr>
                <w:noProof/>
                <w:webHidden/>
              </w:rPr>
              <w:instrText xml:space="preserve"> PAGEREF _Toc138155224 \h </w:instrText>
            </w:r>
            <w:r w:rsidR="00366BF4">
              <w:rPr>
                <w:noProof/>
                <w:webHidden/>
              </w:rPr>
            </w:r>
            <w:r w:rsidR="00366BF4">
              <w:rPr>
                <w:noProof/>
                <w:webHidden/>
              </w:rPr>
              <w:fldChar w:fldCharType="separate"/>
            </w:r>
            <w:r w:rsidR="00366BF4">
              <w:rPr>
                <w:noProof/>
                <w:webHidden/>
              </w:rPr>
              <w:t>56</w:t>
            </w:r>
            <w:r w:rsidR="00366BF4">
              <w:rPr>
                <w:noProof/>
                <w:webHidden/>
              </w:rPr>
              <w:fldChar w:fldCharType="end"/>
            </w:r>
          </w:hyperlink>
        </w:p>
        <w:p w14:paraId="02A5C99F" w14:textId="45C70270" w:rsidR="00366BF4" w:rsidRDefault="00000000" w:rsidP="00DE5E78">
          <w:pPr>
            <w:pStyle w:val="TOC2"/>
            <w:rPr>
              <w:rFonts w:asciiTheme="minorHAnsi" w:eastAsiaTheme="minorEastAsia" w:hAnsiTheme="minorHAnsi" w:cstheme="minorBidi"/>
              <w:noProof/>
              <w:kern w:val="2"/>
              <w14:ligatures w14:val="standardContextual"/>
            </w:rPr>
          </w:pPr>
          <w:hyperlink w:anchor="_Toc138155225" w:history="1">
            <w:r w:rsidR="00366BF4" w:rsidRPr="00D33B18">
              <w:rPr>
                <w:rStyle w:val="Hyperlink"/>
                <w:noProof/>
              </w:rPr>
              <w:t>10.1</w:t>
            </w:r>
            <w:r w:rsidR="00366BF4">
              <w:rPr>
                <w:rFonts w:asciiTheme="minorHAnsi" w:eastAsiaTheme="minorEastAsia" w:hAnsiTheme="minorHAnsi" w:cstheme="minorBidi"/>
                <w:noProof/>
                <w:kern w:val="2"/>
                <w14:ligatures w14:val="standardContextual"/>
              </w:rPr>
              <w:tab/>
            </w:r>
            <w:r w:rsidR="00366BF4" w:rsidRPr="00D33B18">
              <w:rPr>
                <w:rStyle w:val="Hyperlink"/>
                <w:noProof/>
              </w:rPr>
              <w:t>Volatilization</w:t>
            </w:r>
            <w:r w:rsidR="00366BF4">
              <w:rPr>
                <w:noProof/>
                <w:webHidden/>
              </w:rPr>
              <w:tab/>
            </w:r>
            <w:r w:rsidR="00366BF4">
              <w:rPr>
                <w:noProof/>
                <w:webHidden/>
              </w:rPr>
              <w:fldChar w:fldCharType="begin"/>
            </w:r>
            <w:r w:rsidR="00366BF4">
              <w:rPr>
                <w:noProof/>
                <w:webHidden/>
              </w:rPr>
              <w:instrText xml:space="preserve"> PAGEREF _Toc138155225 \h </w:instrText>
            </w:r>
            <w:r w:rsidR="00366BF4">
              <w:rPr>
                <w:noProof/>
                <w:webHidden/>
              </w:rPr>
            </w:r>
            <w:r w:rsidR="00366BF4">
              <w:rPr>
                <w:noProof/>
                <w:webHidden/>
              </w:rPr>
              <w:fldChar w:fldCharType="separate"/>
            </w:r>
            <w:r w:rsidR="00366BF4">
              <w:rPr>
                <w:noProof/>
                <w:webHidden/>
              </w:rPr>
              <w:t>75</w:t>
            </w:r>
            <w:r w:rsidR="00366BF4">
              <w:rPr>
                <w:noProof/>
                <w:webHidden/>
              </w:rPr>
              <w:fldChar w:fldCharType="end"/>
            </w:r>
          </w:hyperlink>
        </w:p>
        <w:p w14:paraId="2D349D8C" w14:textId="66D26BC8" w:rsidR="00366BF4" w:rsidRDefault="00000000" w:rsidP="00DE5E78">
          <w:pPr>
            <w:pStyle w:val="TOC1"/>
            <w:rPr>
              <w:rFonts w:asciiTheme="minorHAnsi" w:eastAsiaTheme="minorEastAsia" w:hAnsiTheme="minorHAnsi" w:cstheme="minorBidi"/>
              <w:noProof/>
              <w:kern w:val="2"/>
              <w14:ligatures w14:val="standardContextual"/>
            </w:rPr>
          </w:pPr>
          <w:hyperlink w:anchor="_Toc138155226" w:history="1">
            <w:r w:rsidR="00366BF4" w:rsidRPr="00D33B18">
              <w:rPr>
                <w:rStyle w:val="Hyperlink"/>
                <w:noProof/>
              </w:rPr>
              <w:t>12</w:t>
            </w:r>
            <w:r w:rsidR="00366BF4">
              <w:rPr>
                <w:rFonts w:asciiTheme="minorHAnsi" w:eastAsiaTheme="minorEastAsia" w:hAnsiTheme="minorHAnsi" w:cstheme="minorBidi"/>
                <w:noProof/>
                <w:kern w:val="2"/>
                <w14:ligatures w14:val="standardContextual"/>
              </w:rPr>
              <w:tab/>
            </w:r>
            <w:r w:rsidR="00366BF4" w:rsidRPr="00D33B18">
              <w:rPr>
                <w:rStyle w:val="Hyperlink"/>
                <w:noProof/>
              </w:rPr>
              <w:t>TPEZ Calculations</w:t>
            </w:r>
            <w:r w:rsidR="00366BF4">
              <w:rPr>
                <w:noProof/>
                <w:webHidden/>
              </w:rPr>
              <w:tab/>
            </w:r>
            <w:r w:rsidR="00366BF4">
              <w:rPr>
                <w:noProof/>
                <w:webHidden/>
              </w:rPr>
              <w:fldChar w:fldCharType="begin"/>
            </w:r>
            <w:r w:rsidR="00366BF4">
              <w:rPr>
                <w:noProof/>
                <w:webHidden/>
              </w:rPr>
              <w:instrText xml:space="preserve"> PAGEREF _Toc138155226 \h </w:instrText>
            </w:r>
            <w:r w:rsidR="00366BF4">
              <w:rPr>
                <w:noProof/>
                <w:webHidden/>
              </w:rPr>
            </w:r>
            <w:r w:rsidR="00366BF4">
              <w:rPr>
                <w:noProof/>
                <w:webHidden/>
              </w:rPr>
              <w:fldChar w:fldCharType="separate"/>
            </w:r>
            <w:r w:rsidR="00366BF4">
              <w:rPr>
                <w:noProof/>
                <w:webHidden/>
              </w:rPr>
              <w:t>80</w:t>
            </w:r>
            <w:r w:rsidR="00366BF4">
              <w:rPr>
                <w:noProof/>
                <w:webHidden/>
              </w:rPr>
              <w:fldChar w:fldCharType="end"/>
            </w:r>
          </w:hyperlink>
        </w:p>
        <w:p w14:paraId="568CD3F6" w14:textId="26A88D17" w:rsidR="00366BF4" w:rsidRDefault="00000000" w:rsidP="00DE5E78">
          <w:pPr>
            <w:pStyle w:val="TOC1"/>
            <w:rPr>
              <w:rFonts w:asciiTheme="minorHAnsi" w:eastAsiaTheme="minorEastAsia" w:hAnsiTheme="minorHAnsi" w:cstheme="minorBidi"/>
              <w:noProof/>
              <w:kern w:val="2"/>
              <w14:ligatures w14:val="standardContextual"/>
            </w:rPr>
          </w:pPr>
          <w:hyperlink w:anchor="_Toc138155227" w:history="1">
            <w:r w:rsidR="00366BF4" w:rsidRPr="00D33B18">
              <w:rPr>
                <w:rStyle w:val="Hyperlink"/>
                <w:noProof/>
              </w:rPr>
              <w:t>13</w:t>
            </w:r>
            <w:r w:rsidR="00366BF4">
              <w:rPr>
                <w:rFonts w:asciiTheme="minorHAnsi" w:eastAsiaTheme="minorEastAsia" w:hAnsiTheme="minorHAnsi" w:cstheme="minorBidi"/>
                <w:noProof/>
                <w:kern w:val="2"/>
                <w14:ligatures w14:val="standardContextual"/>
              </w:rPr>
              <w:tab/>
            </w:r>
            <w:r w:rsidR="00366BF4" w:rsidRPr="00D33B18">
              <w:rPr>
                <w:rStyle w:val="Hyperlink"/>
                <w:noProof/>
              </w:rPr>
              <w:t>Computer Implementation</w:t>
            </w:r>
            <w:r w:rsidR="00366BF4">
              <w:rPr>
                <w:noProof/>
                <w:webHidden/>
              </w:rPr>
              <w:tab/>
            </w:r>
            <w:r w:rsidR="00366BF4">
              <w:rPr>
                <w:noProof/>
                <w:webHidden/>
              </w:rPr>
              <w:fldChar w:fldCharType="begin"/>
            </w:r>
            <w:r w:rsidR="00366BF4">
              <w:rPr>
                <w:noProof/>
                <w:webHidden/>
              </w:rPr>
              <w:instrText xml:space="preserve"> PAGEREF _Toc138155227 \h </w:instrText>
            </w:r>
            <w:r w:rsidR="00366BF4">
              <w:rPr>
                <w:noProof/>
                <w:webHidden/>
              </w:rPr>
            </w:r>
            <w:r w:rsidR="00366BF4">
              <w:rPr>
                <w:noProof/>
                <w:webHidden/>
              </w:rPr>
              <w:fldChar w:fldCharType="separate"/>
            </w:r>
            <w:r w:rsidR="00366BF4">
              <w:rPr>
                <w:noProof/>
                <w:webHidden/>
              </w:rPr>
              <w:t>80</w:t>
            </w:r>
            <w:r w:rsidR="00366BF4">
              <w:rPr>
                <w:noProof/>
                <w:webHidden/>
              </w:rPr>
              <w:fldChar w:fldCharType="end"/>
            </w:r>
          </w:hyperlink>
        </w:p>
        <w:p w14:paraId="73AC5583" w14:textId="6168307C" w:rsidR="00366BF4" w:rsidRDefault="00000000" w:rsidP="00DE5E78">
          <w:pPr>
            <w:pStyle w:val="TOC1"/>
            <w:rPr>
              <w:rFonts w:asciiTheme="minorHAnsi" w:eastAsiaTheme="minorEastAsia" w:hAnsiTheme="minorHAnsi" w:cstheme="minorBidi"/>
              <w:noProof/>
              <w:kern w:val="2"/>
              <w14:ligatures w14:val="standardContextual"/>
            </w:rPr>
          </w:pPr>
          <w:hyperlink w:anchor="_Toc138155228" w:history="1">
            <w:r w:rsidR="00366BF4" w:rsidRPr="00D33B18">
              <w:rPr>
                <w:rStyle w:val="Hyperlink"/>
                <w:noProof/>
              </w:rPr>
              <w:t>14</w:t>
            </w:r>
            <w:r w:rsidR="00366BF4">
              <w:rPr>
                <w:rFonts w:asciiTheme="minorHAnsi" w:eastAsiaTheme="minorEastAsia" w:hAnsiTheme="minorHAnsi" w:cstheme="minorBidi"/>
                <w:noProof/>
                <w:kern w:val="2"/>
                <w14:ligatures w14:val="standardContextual"/>
              </w:rPr>
              <w:tab/>
            </w:r>
            <w:r w:rsidR="00366BF4" w:rsidRPr="00D33B18">
              <w:rPr>
                <w:rStyle w:val="Hyperlink"/>
                <w:noProof/>
              </w:rPr>
              <w:t>References</w:t>
            </w:r>
            <w:r w:rsidR="00366BF4">
              <w:rPr>
                <w:noProof/>
                <w:webHidden/>
              </w:rPr>
              <w:tab/>
            </w:r>
            <w:r w:rsidR="00366BF4">
              <w:rPr>
                <w:noProof/>
                <w:webHidden/>
              </w:rPr>
              <w:fldChar w:fldCharType="begin"/>
            </w:r>
            <w:r w:rsidR="00366BF4">
              <w:rPr>
                <w:noProof/>
                <w:webHidden/>
              </w:rPr>
              <w:instrText xml:space="preserve"> PAGEREF _Toc138155228 \h </w:instrText>
            </w:r>
            <w:r w:rsidR="00366BF4">
              <w:rPr>
                <w:noProof/>
                <w:webHidden/>
              </w:rPr>
            </w:r>
            <w:r w:rsidR="00366BF4">
              <w:rPr>
                <w:noProof/>
                <w:webHidden/>
              </w:rPr>
              <w:fldChar w:fldCharType="separate"/>
            </w:r>
            <w:r w:rsidR="00366BF4">
              <w:rPr>
                <w:noProof/>
                <w:webHidden/>
              </w:rPr>
              <w:t>81</w:t>
            </w:r>
            <w:r w:rsidR="00366BF4">
              <w:rPr>
                <w:noProof/>
                <w:webHidden/>
              </w:rPr>
              <w:fldChar w:fldCharType="end"/>
            </w:r>
          </w:hyperlink>
        </w:p>
        <w:p w14:paraId="55B6DD00" w14:textId="355977EE" w:rsidR="00C566EB" w:rsidRPr="00C566EB" w:rsidRDefault="00120FD4" w:rsidP="00DE5E78">
          <w:pPr>
            <w:pStyle w:val="TOC1"/>
          </w:pPr>
          <w:r>
            <w:fldChar w:fldCharType="end"/>
          </w:r>
        </w:p>
      </w:sdtContent>
    </w:sdt>
    <w:p w14:paraId="63492071" w14:textId="77777777" w:rsidR="00A3000E" w:rsidRDefault="00A3000E" w:rsidP="00DE5E78">
      <w:pPr>
        <w:pStyle w:val="Heading1"/>
        <w:sectPr w:rsidR="00A3000E" w:rsidSect="00DF1A4A">
          <w:headerReference w:type="default" r:id="rId8"/>
          <w:footerReference w:type="default" r:id="rId9"/>
          <w:pgSz w:w="12240" w:h="15840"/>
          <w:pgMar w:top="1440" w:right="1440" w:bottom="1440" w:left="1440" w:header="720" w:footer="720" w:gutter="0"/>
          <w:pgNumType w:fmt="lowerRoman" w:start="1"/>
          <w:cols w:space="720"/>
          <w:noEndnote/>
          <w:titlePg/>
          <w:docGrid w:linePitch="299"/>
        </w:sectPr>
      </w:pPr>
    </w:p>
    <w:p w14:paraId="076E67EB" w14:textId="7BE231FD" w:rsidR="005F3AE6" w:rsidRDefault="00883B9D" w:rsidP="00DE5E78">
      <w:pPr>
        <w:pStyle w:val="Heading1"/>
      </w:pPr>
      <w:bookmarkStart w:id="0" w:name="_Toc138155187"/>
      <w:r>
        <w:lastRenderedPageBreak/>
        <w:t>PRZM5-VVWM</w:t>
      </w:r>
      <w:bookmarkEnd w:id="0"/>
      <w:r w:rsidR="00A20572" w:rsidRPr="00B135A0">
        <w:t xml:space="preserve"> </w:t>
      </w:r>
    </w:p>
    <w:p w14:paraId="616BF4D2" w14:textId="2FAF7BE9" w:rsidR="00D41AA4" w:rsidRDefault="00883B9D" w:rsidP="00DE5E78">
      <w:r>
        <w:t>PRZM5 and VVWM have been compiled into a single program. This allows for more efficient implementation especially when transferring data between PRZM5 and VVWM.</w:t>
      </w:r>
      <w:r w:rsidR="00624057">
        <w:t xml:space="preserve"> </w:t>
      </w:r>
      <w:r w:rsidR="000C0922">
        <w:t xml:space="preserve">PRZM-VVWM is designed for batch runs with large numbers of scenarios and introduces the concept of </w:t>
      </w:r>
      <w:r w:rsidR="000C0922" w:rsidRPr="00864872">
        <w:rPr>
          <w:i/>
          <w:iCs/>
        </w:rPr>
        <w:t>schemes</w:t>
      </w:r>
      <w:r w:rsidR="000C0922">
        <w:t xml:space="preserve">, which allow for entering multiple application schemes in a single batch run. </w:t>
      </w:r>
      <w:r w:rsidR="00624057">
        <w:t>This program</w:t>
      </w:r>
      <w:r w:rsidR="00261418">
        <w:t xml:space="preserve"> is nearly the same</w:t>
      </w:r>
      <w:r w:rsidR="000C0922">
        <w:t xml:space="preserve"> m</w:t>
      </w:r>
      <w:r w:rsidR="00624057">
        <w:t>echanistically as the previous version of PRZM and VVWM</w:t>
      </w:r>
      <w:r w:rsidR="00261418">
        <w:t>, but it is significantly different in the way that it organizes inputs</w:t>
      </w:r>
      <w:r w:rsidR="00624057">
        <w:t xml:space="preserve">. Chemical inputs, </w:t>
      </w:r>
      <w:r w:rsidR="00261418">
        <w:t xml:space="preserve">field inputs, </w:t>
      </w:r>
      <w:r w:rsidR="00624057">
        <w:t xml:space="preserve">and </w:t>
      </w:r>
      <w:r w:rsidR="00261418">
        <w:t>w</w:t>
      </w:r>
      <w:r w:rsidR="00624057">
        <w:t>aterbody inputs are now stored in separate files</w:t>
      </w:r>
      <w:r w:rsidR="000C0922">
        <w:t xml:space="preserve">, which facilitates </w:t>
      </w:r>
      <w:r w:rsidR="00261418">
        <w:t xml:space="preserve">batch </w:t>
      </w:r>
      <w:r w:rsidR="000C0922">
        <w:t>runs with multiple water bodies and fields</w:t>
      </w:r>
      <w:r w:rsidR="00B11C10">
        <w:t xml:space="preserve">. </w:t>
      </w:r>
    </w:p>
    <w:p w14:paraId="4B5520A0" w14:textId="71C73398" w:rsidR="00D41AA4" w:rsidRDefault="00D41AA4" w:rsidP="00DE5E78"/>
    <w:p w14:paraId="02133B78" w14:textId="36DD17C7" w:rsidR="000C0922" w:rsidRDefault="000C0922" w:rsidP="00DE5E78"/>
    <w:p w14:paraId="5AE5F513" w14:textId="7E310E58" w:rsidR="000C0922" w:rsidRDefault="000C0922" w:rsidP="00DE5E78">
      <w:r>
        <w:t>Minor program changes</w:t>
      </w:r>
    </w:p>
    <w:p w14:paraId="4E1853DE" w14:textId="7C67E783" w:rsidR="00D41AA4" w:rsidRDefault="00D41AA4" w:rsidP="00DE5E78">
      <w:r>
        <w:t>CAM are renumbered.</w:t>
      </w:r>
    </w:p>
    <w:p w14:paraId="392974F7" w14:textId="13D9C1DA" w:rsidR="00B96623" w:rsidRDefault="00B96623" w:rsidP="00DE5E78">
      <w:r>
        <w:t xml:space="preserve">Manning’s N </w:t>
      </w:r>
      <w:r w:rsidR="00261418">
        <w:t>eliminated.</w:t>
      </w:r>
    </w:p>
    <w:p w14:paraId="1DEAE8F5" w14:textId="6846B962" w:rsidR="00D41AA4" w:rsidRDefault="00D41AA4" w:rsidP="00DE5E78">
      <w:r>
        <w:t>Initial water content is set</w:t>
      </w:r>
      <w:r w:rsidR="00261418">
        <w:t xml:space="preserve"> internally</w:t>
      </w:r>
      <w:r>
        <w:t xml:space="preserve"> to </w:t>
      </w:r>
      <w:r w:rsidR="00261418" w:rsidRPr="00261418">
        <w:rPr>
          <w:i/>
          <w:iCs/>
        </w:rPr>
        <w:t>m</w:t>
      </w:r>
      <w:r w:rsidRPr="00261418">
        <w:rPr>
          <w:i/>
          <w:iCs/>
        </w:rPr>
        <w:t>ax water capacity</w:t>
      </w:r>
      <w:r>
        <w:t xml:space="preserve">. </w:t>
      </w:r>
      <w:r w:rsidR="00261418">
        <w:t>It is n</w:t>
      </w:r>
      <w:r>
        <w:t>o longer an input.</w:t>
      </w:r>
    </w:p>
    <w:p w14:paraId="061F24D0" w14:textId="16FDB0FE" w:rsidR="00D41AA4" w:rsidRDefault="001873CE" w:rsidP="00DE5E78">
      <w:r>
        <w:t xml:space="preserve">Application efficiencies are now internally calculated based on </w:t>
      </w:r>
      <w:r w:rsidR="004A346B">
        <w:t>drift.</w:t>
      </w:r>
    </w:p>
    <w:p w14:paraId="67A23D31" w14:textId="16BAB425" w:rsidR="003C7EAA" w:rsidRDefault="003C7EAA" w:rsidP="00DE5E78">
      <w:r>
        <w:t>Additional groundwater degradation profiles are provided, including linear, exponential, stepped ramp.</w:t>
      </w:r>
    </w:p>
    <w:p w14:paraId="139DBD5F" w14:textId="45203A7B" w:rsidR="003C7EAA" w:rsidRDefault="003C7EAA" w:rsidP="00DE5E78">
      <w:r>
        <w:t>Application window</w:t>
      </w:r>
      <w:r w:rsidR="004A346B">
        <w:t xml:space="preserve"> options are added</w:t>
      </w:r>
    </w:p>
    <w:p w14:paraId="5C8BE188" w14:textId="6699D35C" w:rsidR="00864872" w:rsidRDefault="00864872" w:rsidP="00DE5E78">
      <w:r>
        <w:t>Application schemes</w:t>
      </w:r>
      <w:r w:rsidR="004A346B">
        <w:t xml:space="preserve"> are added</w:t>
      </w:r>
    </w:p>
    <w:p w14:paraId="7ED3E75A" w14:textId="41F5EA0F" w:rsidR="000C0922" w:rsidRDefault="000C0922" w:rsidP="00DE5E78">
      <w:r>
        <w:t>Rain restriction options</w:t>
      </w:r>
      <w:r w:rsidR="004A346B">
        <w:t xml:space="preserve"> added</w:t>
      </w:r>
    </w:p>
    <w:p w14:paraId="22ACF480" w14:textId="45EB7A35" w:rsidR="00D41AA4" w:rsidRDefault="006E4757" w:rsidP="00DE5E78">
      <w:r>
        <w:t xml:space="preserve">Sand and </w:t>
      </w:r>
      <w:r w:rsidR="004A346B">
        <w:t>c</w:t>
      </w:r>
      <w:r>
        <w:t>lay</w:t>
      </w:r>
      <w:r w:rsidR="004A346B">
        <w:t xml:space="preserve"> are no longer required as</w:t>
      </w:r>
      <w:r>
        <w:t xml:space="preserve"> inputs</w:t>
      </w:r>
      <w:r w:rsidR="004A346B">
        <w:t>.</w:t>
      </w:r>
    </w:p>
    <w:p w14:paraId="4DDA2633" w14:textId="6914211B" w:rsidR="004A346B" w:rsidRDefault="004A346B" w:rsidP="00DE5E78">
      <w:r>
        <w:t>Temperature routine was rewritten to fix a misconceptualization involving mineral composition of soil.</w:t>
      </w:r>
    </w:p>
    <w:p w14:paraId="728DDCA4" w14:textId="6075B6FF" w:rsidR="004A346B" w:rsidRDefault="004A346B" w:rsidP="00DE5E78">
      <w:r>
        <w:t>Routine added to automate setup of the soil profile.</w:t>
      </w:r>
    </w:p>
    <w:p w14:paraId="740F5367" w14:textId="3397832C" w:rsidR="0008612A" w:rsidRPr="00D41AA4" w:rsidRDefault="0008612A" w:rsidP="00DE5E78">
      <w:r>
        <w:t>Only reads WEA formatted weather files</w:t>
      </w:r>
    </w:p>
    <w:p w14:paraId="3600BD0B" w14:textId="77777777" w:rsidR="0072218F" w:rsidRDefault="0072218F" w:rsidP="00DE5E78"/>
    <w:p w14:paraId="7BCE4F8B" w14:textId="77777777" w:rsidR="005817EF" w:rsidRDefault="005817EF" w:rsidP="00DE5E78"/>
    <w:p w14:paraId="34CE81EE" w14:textId="64308AB1" w:rsidR="00F7369C" w:rsidRPr="00F7369C" w:rsidRDefault="008D551B" w:rsidP="00DE5E78">
      <w:pPr>
        <w:pStyle w:val="Heading1"/>
      </w:pPr>
      <w:bookmarkStart w:id="1" w:name="_Toc138155188"/>
      <w:r>
        <w:t>Input Files for PRZM</w:t>
      </w:r>
      <w:r w:rsidR="00A20572">
        <w:t>5</w:t>
      </w:r>
      <w:r w:rsidR="00883B9D">
        <w:t>-VVWM</w:t>
      </w:r>
      <w:bookmarkEnd w:id="1"/>
    </w:p>
    <w:p w14:paraId="715B59CE" w14:textId="4E79C90F" w:rsidR="00F7369C" w:rsidRPr="00F7369C" w:rsidRDefault="00A20572" w:rsidP="00DE5E78">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58912593" w14:textId="77777777" w:rsidR="00F7369C" w:rsidRPr="00F7369C" w:rsidRDefault="00F7369C" w:rsidP="00DE5E78"/>
    <w:p w14:paraId="75A7B591" w14:textId="77777777" w:rsidR="006950CD" w:rsidRDefault="006950CD" w:rsidP="00DE5E78"/>
    <w:p w14:paraId="58661320" w14:textId="33C6198A" w:rsidR="00A97C42" w:rsidRDefault="00883B9D" w:rsidP="00DE5E78">
      <w:pPr>
        <w:pStyle w:val="ListParagraph"/>
        <w:numPr>
          <w:ilvl w:val="0"/>
          <w:numId w:val="28"/>
        </w:numPr>
      </w:pPr>
      <w:r w:rsidRPr="00624057">
        <w:rPr>
          <w:u w:val="single"/>
        </w:rPr>
        <w:t>PRZM5VVW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 *.inp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p>
    <w:p w14:paraId="3C75BA1B" w14:textId="77777777" w:rsidR="00624057" w:rsidRDefault="00624057" w:rsidP="00DE5E78">
      <w:pPr>
        <w:pStyle w:val="ListParagraph"/>
      </w:pPr>
    </w:p>
    <w:p w14:paraId="5BBB5341" w14:textId="452409DB" w:rsidR="00624057" w:rsidRDefault="00624057" w:rsidP="00DE5E78">
      <w:pPr>
        <w:pStyle w:val="ListParagraph"/>
        <w:numPr>
          <w:ilvl w:val="0"/>
          <w:numId w:val="28"/>
        </w:numPr>
      </w:pPr>
      <w:r>
        <w:t>Scenario File</w:t>
      </w:r>
      <w:r w:rsidR="00C97F60">
        <w:t xml:space="preserve"> (sc2 or csv file) </w:t>
      </w:r>
      <w:r w:rsidR="000C0922">
        <w:t xml:space="preserve">, this can either be a </w:t>
      </w:r>
      <w:r w:rsidR="00C97F60">
        <w:t xml:space="preserve">scn2 </w:t>
      </w:r>
      <w:r w:rsidR="000C0922">
        <w:t>legacy file(s) or a newly implemented multi-scenario csv file</w:t>
      </w:r>
      <w:r w:rsidR="00C97F60">
        <w:t>. It contains all the intrinsic properties of the field.</w:t>
      </w:r>
    </w:p>
    <w:p w14:paraId="48FE75F4" w14:textId="77777777" w:rsidR="00624057" w:rsidRDefault="00624057" w:rsidP="00DE5E78">
      <w:pPr>
        <w:pStyle w:val="ListParagraph"/>
      </w:pPr>
    </w:p>
    <w:p w14:paraId="17AC5325" w14:textId="47EA609D" w:rsidR="00624057" w:rsidRDefault="00624057" w:rsidP="00DE5E78">
      <w:pPr>
        <w:pStyle w:val="ListParagraph"/>
        <w:numPr>
          <w:ilvl w:val="0"/>
          <w:numId w:val="28"/>
        </w:numPr>
      </w:pPr>
      <w:r>
        <w:t>Water</w:t>
      </w:r>
      <w:r w:rsidR="00C97F60">
        <w:t>shed</w:t>
      </w:r>
      <w:r>
        <w:t xml:space="preserve"> File</w:t>
      </w:r>
      <w:r w:rsidR="00C97F60">
        <w:t xml:space="preserve"> (*.wat), this file contains al the information to describe the watershed extrinsic properties and the physical intrinsic properties of the waterbody.</w:t>
      </w:r>
    </w:p>
    <w:p w14:paraId="44478A86" w14:textId="77777777" w:rsidR="00624057" w:rsidRDefault="00624057" w:rsidP="00DE5E78">
      <w:pPr>
        <w:pStyle w:val="ListParagraph"/>
      </w:pPr>
    </w:p>
    <w:p w14:paraId="0CF7E43B" w14:textId="57D2EDF6" w:rsidR="00624057" w:rsidRDefault="00624057" w:rsidP="00DE5E78">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associated with the field scenario and is specified in the scenario file.</w:t>
      </w:r>
    </w:p>
    <w:p w14:paraId="1C8F65F8" w14:textId="71DE1DB9" w:rsidR="00624057" w:rsidRDefault="00624057" w:rsidP="00DE5E78"/>
    <w:p w14:paraId="63D52591" w14:textId="6A6A036E" w:rsidR="00ED4BBB" w:rsidRDefault="00ED4BBB" w:rsidP="00DE5E78"/>
    <w:p w14:paraId="56731FEF" w14:textId="7991C293" w:rsidR="00015737" w:rsidRDefault="00015737" w:rsidP="00DE5E78">
      <w:pPr>
        <w:pStyle w:val="Heading2"/>
      </w:pPr>
      <w:bookmarkStart w:id="2" w:name="_Toc138155189"/>
      <w:r>
        <w:lastRenderedPageBreak/>
        <w:t>PRZM5</w:t>
      </w:r>
      <w:r w:rsidR="001873CE">
        <w:t>VVWM</w:t>
      </w:r>
      <w:r>
        <w:t xml:space="preserve"> Input File</w:t>
      </w:r>
      <w:bookmarkEnd w:id="2"/>
      <w:r>
        <w:t xml:space="preserve"> </w:t>
      </w:r>
    </w:p>
    <w:p w14:paraId="36CBE81C" w14:textId="12B46300" w:rsidR="002F3A7A" w:rsidRDefault="001873CE" w:rsidP="00DE5E78">
      <w:r>
        <w:t>The subroutin</w:t>
      </w:r>
      <w:r w:rsidRPr="00B11C10">
        <w:t xml:space="preserve">e </w:t>
      </w:r>
      <w:r w:rsidRPr="00B11C10">
        <w:rPr>
          <w:i/>
          <w:iCs/>
        </w:rPr>
        <w:t>read_inputfile</w:t>
      </w:r>
      <w:r w:rsidRPr="00B11C10">
        <w:t xml:space="preserve"> </w:t>
      </w:r>
      <w:r>
        <w:t xml:space="preserve">handles all the main input read.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E5E78"/>
    <w:p w14:paraId="30D9DD8C" w14:textId="481A5E76" w:rsidR="00B47553" w:rsidRDefault="00B47553" w:rsidP="00DE5E78">
      <w:r>
        <w:t>TEXT is any character combination  (e.g., Jack, George E. Romero, c:\youraunt\your uncle\)</w:t>
      </w:r>
    </w:p>
    <w:p w14:paraId="36A6A425" w14:textId="41FB010C" w:rsidR="00B47553" w:rsidRDefault="00B47553" w:rsidP="00DE5E78">
      <w:r>
        <w:t>TEXT IN QUOTES is any character combination  (e.g., “Jack”, “George E. Romero”, “c:\youraunt\your uncle\”)</w:t>
      </w:r>
    </w:p>
    <w:p w14:paraId="6395BF21" w14:textId="114E1EDC" w:rsidR="00B47553" w:rsidRDefault="00B47553" w:rsidP="00DE5E78">
      <w:r>
        <w:t>LOGICAL: TRUE or FALSE, or just T or F</w:t>
      </w:r>
    </w:p>
    <w:p w14:paraId="45C5FC5C" w14:textId="4B7C7069" w:rsidR="00B11C10" w:rsidRDefault="00B47553" w:rsidP="00DE5E78">
      <w:r>
        <w:t>INTEGER: Whole number without a decimal point</w:t>
      </w:r>
    </w:p>
    <w:p w14:paraId="7FF154D1" w14:textId="59304F63" w:rsidR="00B47553" w:rsidRDefault="00B47553" w:rsidP="00DE5E78">
      <w:r>
        <w:t>REAL: Number with or without scientific notation (e.g., 23.1, 73.m, 41.2345e-63)</w:t>
      </w:r>
    </w:p>
    <w:p w14:paraId="1D514C54" w14:textId="77777777" w:rsidR="00A8647F" w:rsidRPr="00015737" w:rsidRDefault="00A8647F" w:rsidP="00DE5E78"/>
    <w:p w14:paraId="0E56D5D8" w14:textId="6C6B0878" w:rsidR="002C77F9" w:rsidRDefault="002C77F9" w:rsidP="00DE5E78">
      <w:r>
        <w:t>The following lines of input data are contained in the input file:</w:t>
      </w:r>
    </w:p>
    <w:p w14:paraId="2534C028" w14:textId="77777777" w:rsidR="002C77F9" w:rsidRDefault="002C77F9" w:rsidP="00DE5E78"/>
    <w:p w14:paraId="2EA1BA9B" w14:textId="2D46C095" w:rsidR="00B0726C" w:rsidRDefault="00B11C10" w:rsidP="00DE5E78">
      <w:r>
        <w:t xml:space="preserve">Line </w:t>
      </w:r>
      <w:r w:rsidR="00A8647F" w:rsidRPr="008A5E7D">
        <w:t>1:</w:t>
      </w:r>
      <w:r w:rsidR="009F2BCC">
        <w:t xml:space="preserve"> </w:t>
      </w:r>
    </w:p>
    <w:p w14:paraId="1B6D11BD" w14:textId="028AEA8A" w:rsidR="00B0726C" w:rsidRDefault="00B11C10" w:rsidP="00DE5E78">
      <w:r>
        <w:t xml:space="preserve">Ancillary Information, not used in </w:t>
      </w:r>
      <w:r w:rsidR="004A346B">
        <w:t>program.</w:t>
      </w:r>
      <w:r w:rsidR="00750C3C">
        <w:t xml:space="preserve"> </w:t>
      </w:r>
    </w:p>
    <w:p w14:paraId="4E3789F0" w14:textId="249F86BB" w:rsidR="00B0726C" w:rsidRDefault="00750C3C" w:rsidP="00DE5E78">
      <w:r>
        <w:t>[TEXT]</w:t>
      </w:r>
      <w:r w:rsidR="00B11C10">
        <w:t xml:space="preserve">  </w:t>
      </w:r>
    </w:p>
    <w:p w14:paraId="73096B99" w14:textId="424E3AEE" w:rsidR="00B11C10" w:rsidRDefault="00B11C10" w:rsidP="00DE5E78">
      <w:r>
        <w:t xml:space="preserve">For example, a date or a descriptive </w:t>
      </w:r>
      <w:r w:rsidR="00B0726C">
        <w:t>title</w:t>
      </w:r>
      <w:r>
        <w:t>.</w:t>
      </w:r>
    </w:p>
    <w:p w14:paraId="1C3CFF97" w14:textId="77777777" w:rsidR="00B0726C" w:rsidRDefault="00B0726C" w:rsidP="00DE5E78"/>
    <w:p w14:paraId="50D7EAB7" w14:textId="22DD3B69" w:rsidR="00B0726C" w:rsidRDefault="00B11C10" w:rsidP="00DE5E78">
      <w:r w:rsidRPr="00B11C10">
        <w:t>Line 2:</w:t>
      </w:r>
      <w:r w:rsidR="009F2BCC" w:rsidRPr="00750C3C">
        <w:t xml:space="preserve"> </w:t>
      </w:r>
    </w:p>
    <w:p w14:paraId="6C9AAA1C" w14:textId="77777777" w:rsidR="00B0726C" w:rsidRDefault="004C5285" w:rsidP="00DE5E78">
      <w:pPr>
        <w:rPr>
          <w:b/>
          <w:bCs/>
        </w:rPr>
      </w:pPr>
      <w:r w:rsidRPr="00F65A66">
        <w:t>working_directory</w:t>
      </w:r>
      <w:r w:rsidR="00750C3C" w:rsidRPr="00750C3C">
        <w:rPr>
          <w:b/>
          <w:bCs/>
        </w:rPr>
        <w:t xml:space="preserve"> </w:t>
      </w:r>
    </w:p>
    <w:p w14:paraId="48561D05" w14:textId="77777777" w:rsidR="00B0726C" w:rsidRDefault="00750C3C" w:rsidP="00DE5E78">
      <w:r w:rsidRPr="00750C3C">
        <w:t>[</w:t>
      </w:r>
      <w:r w:rsidR="009F2BCC" w:rsidRPr="00750C3C">
        <w:t>TEXT</w:t>
      </w:r>
      <w:r>
        <w:t>]</w:t>
      </w:r>
      <w:r w:rsidR="004A004B">
        <w:t xml:space="preserve"> </w:t>
      </w:r>
    </w:p>
    <w:p w14:paraId="647FD2BB" w14:textId="66EB7D11" w:rsidR="00B11C10" w:rsidRDefault="00B11C10" w:rsidP="00DE5E78">
      <w:r>
        <w:t>Working directory, the directory where all output will be delivered</w:t>
      </w:r>
      <w:r w:rsidR="00B0726C">
        <w:t>. Path should end ending with a backslash “\” (e.g., c:\me\mythings\chemicals\).</w:t>
      </w:r>
    </w:p>
    <w:p w14:paraId="4D2EB7F1" w14:textId="77777777" w:rsidR="004C5285" w:rsidRDefault="004C5285" w:rsidP="00DE5E78"/>
    <w:p w14:paraId="2FF62041" w14:textId="77777777" w:rsidR="00B0726C" w:rsidRDefault="009F2BCC" w:rsidP="00DE5E78">
      <w:r w:rsidRPr="00B11C10">
        <w:t xml:space="preserve">Line </w:t>
      </w:r>
      <w:r>
        <w:t>3</w:t>
      </w:r>
      <w:r w:rsidRPr="00750C3C">
        <w:t>:</w:t>
      </w:r>
      <w:r w:rsidRPr="00F65A66">
        <w:t xml:space="preserve"> </w:t>
      </w:r>
    </w:p>
    <w:p w14:paraId="25157774" w14:textId="43946BBE" w:rsidR="00B0726C" w:rsidRDefault="004C5285" w:rsidP="00DE5E78">
      <w:r w:rsidRPr="00F65A66">
        <w:t>family_name</w:t>
      </w:r>
      <w:r w:rsidR="00750C3C" w:rsidRPr="00750C3C">
        <w:t xml:space="preserve"> </w:t>
      </w:r>
    </w:p>
    <w:p w14:paraId="26E91343" w14:textId="5694C9FB" w:rsidR="00B0726C" w:rsidRDefault="00750C3C" w:rsidP="00DE5E78">
      <w:r w:rsidRPr="00750C3C">
        <w:t>[</w:t>
      </w:r>
      <w:r w:rsidR="009F2BCC" w:rsidRPr="00750C3C">
        <w:t>TEXT</w:t>
      </w:r>
      <w:r w:rsidRPr="00750C3C">
        <w:t>]</w:t>
      </w:r>
      <w:r w:rsidR="009F2BCC" w:rsidRPr="00750C3C">
        <w:t xml:space="preserve">. </w:t>
      </w:r>
    </w:p>
    <w:p w14:paraId="6557F172" w14:textId="7349FA11" w:rsidR="009F2BCC" w:rsidRDefault="009F2BCC" w:rsidP="00DE5E78">
      <w:r w:rsidRPr="00750C3C">
        <w:t>F</w:t>
      </w:r>
      <w:r w:rsidRPr="009F2BCC">
        <w:t>amily name</w:t>
      </w:r>
      <w:r>
        <w:t xml:space="preserve"> for output. This is </w:t>
      </w:r>
      <w:r w:rsidR="002C77F9">
        <w:t xml:space="preserve">a </w:t>
      </w:r>
      <w:r>
        <w:t xml:space="preserve">text identifier for output files. File names for each run will contain this text. </w:t>
      </w:r>
      <w:r w:rsidR="002C77F9">
        <w:t xml:space="preserve">Typically, it may be useful to use the chemical name </w:t>
      </w:r>
      <w:r>
        <w:t>(e.g., hydroxyquinone,</w:t>
      </w:r>
      <w:r w:rsidR="004A004B" w:rsidRPr="004A004B">
        <w:t xml:space="preserve"> 2-4-5 Trioxin</w:t>
      </w:r>
      <w:r w:rsidRPr="004A004B">
        <w:t>)</w:t>
      </w:r>
    </w:p>
    <w:p w14:paraId="6EB7211F" w14:textId="77777777" w:rsidR="004C5285" w:rsidRPr="004A004B" w:rsidRDefault="004C5285" w:rsidP="00DE5E78"/>
    <w:p w14:paraId="586E83BB" w14:textId="4BFDBADF" w:rsidR="00B0726C" w:rsidRDefault="009F2BCC" w:rsidP="00DE5E78">
      <w:r w:rsidRPr="009F2BCC">
        <w:t xml:space="preserve">Line </w:t>
      </w:r>
      <w:r>
        <w:t>4</w:t>
      </w:r>
      <w:r w:rsidRPr="009F2BCC">
        <w:t>:</w:t>
      </w:r>
      <w:r w:rsidR="004C5285" w:rsidRPr="00750C3C">
        <w:t xml:space="preserve"> </w:t>
      </w:r>
      <w:r w:rsidR="002C77F9">
        <w:t>.</w:t>
      </w:r>
    </w:p>
    <w:p w14:paraId="40DB18AF" w14:textId="304EC1D3" w:rsidR="00B0726C" w:rsidRDefault="004C5285" w:rsidP="00DE5E78">
      <w:r w:rsidRPr="00F65A66">
        <w:t>weatherfiledirectory</w:t>
      </w:r>
      <w:r w:rsidR="009F2BCC" w:rsidRPr="00750C3C">
        <w:t xml:space="preserve"> </w:t>
      </w:r>
    </w:p>
    <w:p w14:paraId="4D80D44F" w14:textId="625DBAFB" w:rsidR="00B0726C" w:rsidRDefault="00750C3C" w:rsidP="00DE5E78">
      <w:r>
        <w:t>[</w:t>
      </w:r>
      <w:r w:rsidR="004A004B">
        <w:t>TEXT</w:t>
      </w:r>
      <w:bookmarkStart w:id="3" w:name="_Hlk77762456"/>
      <w:r w:rsidR="00514F1F">
        <w:t>]</w:t>
      </w:r>
      <w:r w:rsidR="004A004B">
        <w:t xml:space="preserve"> </w:t>
      </w:r>
      <w:bookmarkEnd w:id="3"/>
    </w:p>
    <w:p w14:paraId="0F4C8A92" w14:textId="3CA2D2E1" w:rsidR="004A004B" w:rsidRDefault="00A8647F" w:rsidP="00DE5E78">
      <w:r>
        <w:t>Full path for the meteorolog</w:t>
      </w:r>
      <w:r w:rsidR="006A5062">
        <w:t>ical</w:t>
      </w:r>
      <w:r>
        <w:t xml:space="preserve"> </w:t>
      </w:r>
      <w:r w:rsidR="006A5062">
        <w:t xml:space="preserve">data </w:t>
      </w:r>
      <w:r>
        <w:t>file.</w:t>
      </w:r>
      <w:r w:rsidR="00514F1F" w:rsidRPr="00514F1F">
        <w:t xml:space="preserve"> </w:t>
      </w:r>
      <w:r w:rsidR="00514F1F">
        <w:t xml:space="preserve">Path should end with “\”. </w:t>
      </w:r>
      <w:r>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rsidR="004C5285">
        <w:t xml:space="preserve"> path.</w:t>
      </w:r>
    </w:p>
    <w:p w14:paraId="333B4A93" w14:textId="77777777" w:rsidR="004C5285" w:rsidRDefault="004C5285" w:rsidP="00DE5E78"/>
    <w:p w14:paraId="116C8449" w14:textId="77777777" w:rsidR="00B0726C" w:rsidRDefault="004A004B" w:rsidP="00DE5E78">
      <w:bookmarkStart w:id="4" w:name="_Hlk77768779"/>
      <w:r w:rsidRPr="004C5285">
        <w:t xml:space="preserve">Line 5: </w:t>
      </w:r>
    </w:p>
    <w:p w14:paraId="308591AB" w14:textId="243934B6" w:rsidR="00B0726C" w:rsidRDefault="004C5285" w:rsidP="00DE5E78">
      <w:pPr>
        <w:rPr>
          <w:rFonts w:ascii="Consolas" w:hAnsi="Consolas" w:cs="Consolas"/>
          <w:color w:val="000000"/>
          <w:sz w:val="19"/>
          <w:szCs w:val="19"/>
        </w:rPr>
      </w:pPr>
      <w:r w:rsidRPr="00566983">
        <w:t>is</w:t>
      </w:r>
      <w:r w:rsidR="0013196F" w:rsidRPr="00566983">
        <w:t>_</w:t>
      </w:r>
      <w:r w:rsidRPr="00566983">
        <w:t>koc</w:t>
      </w:r>
      <w:r w:rsidR="0013196F" w:rsidRPr="00566983">
        <w:t>, is_freundlich</w:t>
      </w:r>
      <w:bookmarkStart w:id="5" w:name="_Hlk77769133"/>
      <w:r w:rsidR="00C97F60" w:rsidRPr="00566983">
        <w:t>, is_nonequilibrium</w:t>
      </w:r>
    </w:p>
    <w:p w14:paraId="54AA0764" w14:textId="583CD35E" w:rsidR="0013196F" w:rsidRDefault="00750C3C" w:rsidP="00DE5E78">
      <w:r>
        <w:t>[</w:t>
      </w:r>
      <w:r w:rsidR="004A004B">
        <w:t>LOGICAL</w:t>
      </w:r>
      <w:r w:rsidR="004C5285">
        <w:t xml:space="preserve">, </w:t>
      </w:r>
      <w:bookmarkEnd w:id="5"/>
      <w:r w:rsidR="0013196F">
        <w:t>LOGICAL,</w:t>
      </w:r>
      <w:r w:rsidR="0013196F" w:rsidRPr="0013196F">
        <w:t xml:space="preserve"> </w:t>
      </w:r>
      <w:r w:rsidR="0013196F">
        <w:t>LOGICAL</w:t>
      </w:r>
      <w:r>
        <w:t>]</w:t>
      </w:r>
    </w:p>
    <w:p w14:paraId="6191063D" w14:textId="16AEC38B" w:rsidR="004A004B" w:rsidRPr="00566983" w:rsidRDefault="0013196F" w:rsidP="00DE5E78">
      <w:r w:rsidRPr="00566983">
        <w:t>is_koc</w:t>
      </w:r>
      <w:r w:rsidR="00B0726C">
        <w:t>:</w:t>
      </w:r>
      <w:r w:rsidRPr="00566983">
        <w:t xml:space="preserve"> </w:t>
      </w:r>
      <w:r w:rsidR="004C5285" w:rsidRPr="00566983">
        <w:t>T</w:t>
      </w:r>
      <w:r w:rsidRPr="00566983">
        <w:t>RUE</w:t>
      </w:r>
      <w:r w:rsidR="004C5285" w:rsidRPr="00566983">
        <w:t xml:space="preserve"> if the value in Line 6 is a Koc, False if the value is Kd</w:t>
      </w:r>
      <w:r w:rsidRPr="00566983">
        <w:t xml:space="preserve">, TRUE </w:t>
      </w:r>
    </w:p>
    <w:p w14:paraId="1BE61211" w14:textId="44A93055" w:rsidR="0013196F" w:rsidRPr="00566983" w:rsidRDefault="0013196F" w:rsidP="00DE5E78">
      <w:r w:rsidRPr="00566983">
        <w:t>is_nonequilibrium</w:t>
      </w:r>
      <w:r w:rsidR="00B0726C">
        <w:t>:</w:t>
      </w:r>
      <w:r w:rsidRPr="00566983">
        <w:t xml:space="preserve"> TRUE to use </w:t>
      </w:r>
      <w:r w:rsidR="00566983" w:rsidRPr="00566983">
        <w:t>nonequilibrium</w:t>
      </w:r>
      <w:r w:rsidRPr="00566983">
        <w:t xml:space="preserve"> (field only, not waterbody)</w:t>
      </w:r>
    </w:p>
    <w:p w14:paraId="3C3B8FF3" w14:textId="624643C5" w:rsidR="0013196F" w:rsidRPr="00566983" w:rsidRDefault="0013196F" w:rsidP="00DE5E78">
      <w:r w:rsidRPr="00566983">
        <w:t>is_freundlich</w:t>
      </w:r>
      <w:r w:rsidR="00B0726C">
        <w:t>:</w:t>
      </w:r>
      <w:r w:rsidRPr="00566983">
        <w:t xml:space="preserve"> TRUE to use Freundlich isotherms (field only, not waterbody)</w:t>
      </w:r>
    </w:p>
    <w:bookmarkEnd w:id="4"/>
    <w:p w14:paraId="3696C1F7" w14:textId="12491FE4" w:rsidR="00750C3C" w:rsidRDefault="00750C3C" w:rsidP="00DE5E78"/>
    <w:p w14:paraId="32FA8467" w14:textId="77777777" w:rsidR="00B0726C" w:rsidRDefault="00514F1F" w:rsidP="00DE5E78">
      <w:r w:rsidRPr="00514F1F">
        <w:t>Line 6:</w:t>
      </w:r>
    </w:p>
    <w:p w14:paraId="4DC9C8A0" w14:textId="1D89B543" w:rsidR="00B0726C" w:rsidRDefault="00514F1F" w:rsidP="00DE5E78">
      <w:r>
        <w:t>nchem</w:t>
      </w:r>
    </w:p>
    <w:p w14:paraId="46341CAC" w14:textId="77777777" w:rsidR="00B0726C" w:rsidRDefault="00514F1F" w:rsidP="00DE5E78">
      <w:r>
        <w:t xml:space="preserve">[INTEGER] </w:t>
      </w:r>
    </w:p>
    <w:p w14:paraId="1A591B2A" w14:textId="5FBBE459" w:rsidR="00514F1F" w:rsidRDefault="00514F1F" w:rsidP="00DE5E78">
      <w:r>
        <w:lastRenderedPageBreak/>
        <w:t>1= parent only, 2 = calculate parent and daughter, 3 = calculate parent, daughter, and granddaughter</w:t>
      </w:r>
    </w:p>
    <w:p w14:paraId="600A5E14" w14:textId="77777777" w:rsidR="00514F1F" w:rsidRDefault="00514F1F" w:rsidP="00DE5E78"/>
    <w:p w14:paraId="5BC4E456" w14:textId="77777777" w:rsidR="00B0726C" w:rsidRDefault="00750C3C" w:rsidP="00DE5E78">
      <w:r w:rsidRPr="00750C3C">
        <w:t xml:space="preserve">Line </w:t>
      </w:r>
      <w:r w:rsidR="00514F1F">
        <w:t>7</w:t>
      </w:r>
      <w:r w:rsidRPr="00750C3C">
        <w:t>:</w:t>
      </w:r>
      <w:r>
        <w:t xml:space="preserve"> </w:t>
      </w:r>
    </w:p>
    <w:p w14:paraId="0C417532" w14:textId="7291BB21" w:rsidR="00750C3C" w:rsidRDefault="00750C3C" w:rsidP="00DE5E78">
      <w:r>
        <w:t>N_f_input</w:t>
      </w:r>
      <w:r w:rsidR="00624388">
        <w:t>(1)</w:t>
      </w:r>
      <w:r>
        <w:t>, N_f_input</w:t>
      </w:r>
      <w:r w:rsidR="00624388">
        <w:t>(2)</w:t>
      </w:r>
      <w:r>
        <w:t>, N_f_input</w:t>
      </w:r>
      <w:r w:rsidR="00624388">
        <w:t>(3)</w:t>
      </w:r>
      <w:bookmarkStart w:id="6" w:name="_Hlk77845621"/>
      <w:r w:rsidR="00F65A66">
        <w:t xml:space="preserve"> </w:t>
      </w:r>
      <w:r>
        <w:t xml:space="preserve"> [REAL</w:t>
      </w:r>
      <w:r w:rsidR="00F65A66">
        <w:t>,</w:t>
      </w:r>
      <w:r>
        <w:t xml:space="preserve"> REAL</w:t>
      </w:r>
      <w:r w:rsidR="00F65A66">
        <w:t>,</w:t>
      </w:r>
      <w:r>
        <w:t xml:space="preserve"> REAL]</w:t>
      </w:r>
      <w:bookmarkEnd w:id="6"/>
    </w:p>
    <w:p w14:paraId="65A21FC1" w14:textId="2DFAA17C" w:rsidR="00624388" w:rsidRDefault="00624388" w:rsidP="00DE5E78">
      <w:bookmarkStart w:id="7" w:name="_Hlk77845227"/>
      <w:r>
        <w:t>Freundlich coefficients for</w:t>
      </w:r>
      <w:r w:rsidRPr="00126A62">
        <w:t xml:space="preserve"> each </w:t>
      </w:r>
      <w:r w:rsidR="00514F1F">
        <w:t>nchem from line 6</w:t>
      </w:r>
      <w:r w:rsidRPr="00126A62">
        <w:t>.</w:t>
      </w:r>
      <w:r>
        <w:t xml:space="preserve"> [(mg/kg)/(mg/L)</w:t>
      </w:r>
      <w:r w:rsidRPr="00F6134F">
        <w:t xml:space="preserve"> </w:t>
      </w:r>
      <w:r w:rsidRPr="00F6134F">
        <w:rPr>
          <w:vertAlign w:val="superscript"/>
        </w:rPr>
        <w:t>N_f_input</w:t>
      </w:r>
      <w:r>
        <w:t>]</w:t>
      </w:r>
    </w:p>
    <w:bookmarkEnd w:id="7"/>
    <w:p w14:paraId="0E2528E1" w14:textId="08FBAAB5" w:rsidR="00750C3C" w:rsidRDefault="00750C3C" w:rsidP="00DE5E78"/>
    <w:p w14:paraId="614E71FB" w14:textId="77777777" w:rsidR="00223AA4" w:rsidRDefault="00514F1F" w:rsidP="00DE5E78">
      <w:r w:rsidRPr="004D6523">
        <w:t xml:space="preserve">Line 8:  </w:t>
      </w:r>
    </w:p>
    <w:p w14:paraId="0A5178BE" w14:textId="41A7E6CF" w:rsidR="00B0726C" w:rsidRPr="00223AA4" w:rsidRDefault="00514F1F" w:rsidP="00DE5E78">
      <w:r w:rsidRPr="00223AA4">
        <w:t>N_f_input(1), N_f_input(2), N_f_input(3)</w:t>
      </w:r>
      <w:r w:rsidR="00F65A66" w:rsidRPr="00223AA4">
        <w:t xml:space="preserve">  </w:t>
      </w:r>
    </w:p>
    <w:p w14:paraId="473E2466" w14:textId="415F912E" w:rsidR="00514F1F" w:rsidRPr="004D6523" w:rsidRDefault="00F65A66" w:rsidP="00DE5E78">
      <w:pPr>
        <w:rPr>
          <w:b/>
          <w:bCs/>
          <w:color w:val="000000" w:themeColor="text1"/>
        </w:rPr>
      </w:pPr>
      <w:r>
        <w:t>[REAL, REAL, REAL]</w:t>
      </w:r>
    </w:p>
    <w:p w14:paraId="39D0971B" w14:textId="574CDF9B" w:rsidR="00514F1F" w:rsidRDefault="00F65A66" w:rsidP="00DE5E78">
      <w:bookmarkStart w:id="8" w:name="_Hlk77845428"/>
      <w:r w:rsidRPr="00514F1F">
        <w:t>Freundlich</w:t>
      </w:r>
      <w:r w:rsidR="00514F1F" w:rsidRPr="00514F1F">
        <w:t xml:space="preserve"> exponents </w:t>
      </w:r>
      <w:r w:rsidR="00093394">
        <w:t xml:space="preserve">that </w:t>
      </w:r>
      <w:r w:rsidR="00093394" w:rsidRPr="00514F1F">
        <w:t>correspond</w:t>
      </w:r>
      <w:r w:rsidR="00514F1F" w:rsidRPr="00514F1F">
        <w:t xml:space="preserve"> to the </w:t>
      </w:r>
      <w:r w:rsidRPr="00514F1F">
        <w:t>coefficient</w:t>
      </w:r>
      <w:r w:rsidR="00514F1F" w:rsidRPr="00514F1F">
        <w:t xml:space="preserve"> in Line 7.</w:t>
      </w:r>
    </w:p>
    <w:bookmarkEnd w:id="8"/>
    <w:p w14:paraId="7D64DAA6" w14:textId="77777777" w:rsidR="00514F1F" w:rsidRDefault="00514F1F" w:rsidP="00DE5E78"/>
    <w:p w14:paraId="59FE996D" w14:textId="77777777" w:rsidR="00B0726C" w:rsidRDefault="00750C3C" w:rsidP="00DE5E78">
      <w:r w:rsidRPr="004D6523">
        <w:t xml:space="preserve">Line </w:t>
      </w:r>
      <w:r w:rsidR="00514F1F">
        <w:t>9</w:t>
      </w:r>
      <w:r w:rsidRPr="004D6523">
        <w:t xml:space="preserve">: </w:t>
      </w:r>
    </w:p>
    <w:p w14:paraId="1397CB51" w14:textId="77777777" w:rsidR="00B0726C" w:rsidRPr="00223AA4" w:rsidRDefault="00750C3C" w:rsidP="00DE5E78">
      <w:r w:rsidRPr="00223AA4">
        <w:t>k_f_2_input</w:t>
      </w:r>
      <w:r w:rsidR="004D6523" w:rsidRPr="00223AA4">
        <w:t>(1)</w:t>
      </w:r>
      <w:r w:rsidRPr="00223AA4">
        <w:t>, k_f_2_input</w:t>
      </w:r>
      <w:r w:rsidR="004D6523" w:rsidRPr="00223AA4">
        <w:t>(2)</w:t>
      </w:r>
      <w:r w:rsidRPr="00223AA4">
        <w:t>, k_f_2_input</w:t>
      </w:r>
      <w:r w:rsidR="004D6523" w:rsidRPr="00223AA4">
        <w:t>(3)</w:t>
      </w:r>
      <w:r w:rsidRPr="00223AA4">
        <w:t xml:space="preserve"> </w:t>
      </w:r>
    </w:p>
    <w:p w14:paraId="6B71FE72" w14:textId="17006C48" w:rsidR="00750C3C" w:rsidRDefault="00F65A66" w:rsidP="00DE5E78">
      <w:pPr>
        <w:rPr>
          <w:b/>
          <w:bCs/>
        </w:rPr>
      </w:pPr>
      <w:r>
        <w:t>[REAL, REAL, REAL]</w:t>
      </w:r>
    </w:p>
    <w:p w14:paraId="18C8D208" w14:textId="77777777" w:rsidR="00514F1F" w:rsidRDefault="00514F1F" w:rsidP="00DE5E78">
      <w:r>
        <w:t>Freundlich coefficients for</w:t>
      </w:r>
      <w:r w:rsidRPr="00126A62">
        <w:t xml:space="preserve"> each </w:t>
      </w:r>
      <w:r>
        <w:t>nchem from line 6 for the nonequilibrium region</w:t>
      </w:r>
      <w:r w:rsidRPr="00126A62">
        <w:t>.</w:t>
      </w:r>
      <w:r>
        <w:t xml:space="preserve"> </w:t>
      </w:r>
    </w:p>
    <w:p w14:paraId="3B188B76" w14:textId="7B9C30DF" w:rsidR="00B0726C" w:rsidRDefault="00514F1F" w:rsidP="00DE5E78">
      <w:pPr>
        <w:rPr>
          <w:b/>
          <w:bCs/>
          <w:color w:val="000000" w:themeColor="text1"/>
        </w:rPr>
      </w:pPr>
      <w:r>
        <w:t>[(mg/kg)/(mg/L)</w:t>
      </w:r>
      <w:r w:rsidRPr="00F6134F">
        <w:t xml:space="preserve"> </w:t>
      </w:r>
      <w:r w:rsidRPr="00F6134F">
        <w:rPr>
          <w:vertAlign w:val="superscript"/>
        </w:rPr>
        <w:t>N_f_input</w:t>
      </w:r>
      <w:r>
        <w:t>]</w:t>
      </w:r>
    </w:p>
    <w:p w14:paraId="2ADAEFB8" w14:textId="413A510D" w:rsidR="00514F1F" w:rsidRDefault="00514F1F" w:rsidP="00DE5E78"/>
    <w:p w14:paraId="7C9431F0" w14:textId="54CE8194" w:rsidR="00B0726C" w:rsidRPr="00B0726C" w:rsidRDefault="00B0726C" w:rsidP="00DE5E78">
      <w:r w:rsidRPr="00B0726C">
        <w:t>Line 10:</w:t>
      </w:r>
    </w:p>
    <w:p w14:paraId="5C4CD0AD" w14:textId="77777777" w:rsidR="00B0726C" w:rsidRPr="00B0726C" w:rsidRDefault="00B0726C" w:rsidP="00DE5E78">
      <w:r w:rsidRPr="00B0726C">
        <w:t xml:space="preserve">N_f_2_input(1), N_f_2_input(2), N_f_2_input(3) </w:t>
      </w:r>
    </w:p>
    <w:p w14:paraId="09EE6CDE" w14:textId="77777777" w:rsidR="00B0726C" w:rsidRPr="00B0726C" w:rsidRDefault="00B0726C" w:rsidP="00DE5E78">
      <w:r w:rsidRPr="00B0726C">
        <w:t>[REAL, REAL, REAL]</w:t>
      </w:r>
    </w:p>
    <w:p w14:paraId="1AD34955" w14:textId="77777777" w:rsidR="00B0726C" w:rsidRDefault="00B0726C" w:rsidP="00DE5E78">
      <w:r w:rsidRPr="00B0726C">
        <w:t>Freundlich exponents corresponding to the coefficient in Line 9 for the nonequilibrium region.</w:t>
      </w:r>
    </w:p>
    <w:p w14:paraId="0C9216F9" w14:textId="77777777" w:rsidR="00B0726C" w:rsidRPr="004D6523" w:rsidRDefault="00B0726C" w:rsidP="00DE5E78"/>
    <w:p w14:paraId="5F4B6DF2" w14:textId="77777777" w:rsidR="00B0726C" w:rsidRDefault="00750C3C" w:rsidP="00DE5E78">
      <w:r w:rsidRPr="004D6523">
        <w:t>Line</w:t>
      </w:r>
      <w:r w:rsidR="00566983">
        <w:t xml:space="preserve"> </w:t>
      </w:r>
      <w:r w:rsidR="00F65A66">
        <w:t>11</w:t>
      </w:r>
      <w:r w:rsidRPr="004D6523">
        <w:t xml:space="preserve">: </w:t>
      </w:r>
    </w:p>
    <w:p w14:paraId="5A801E86" w14:textId="001FCEC1" w:rsidR="00B0726C" w:rsidRDefault="00F65A66" w:rsidP="00DE5E78">
      <w:r>
        <w:t>k</w:t>
      </w:r>
      <w:r w:rsidR="00750C3C" w:rsidRPr="004D6523">
        <w:t xml:space="preserve">2(1), </w:t>
      </w:r>
      <w:r>
        <w:t>k</w:t>
      </w:r>
      <w:r w:rsidR="00750C3C" w:rsidRPr="004D6523">
        <w:t xml:space="preserve">2(2), </w:t>
      </w:r>
      <w:r>
        <w:t>k</w:t>
      </w:r>
      <w:r w:rsidR="00750C3C" w:rsidRPr="004D6523">
        <w:t xml:space="preserve">2(3) </w:t>
      </w:r>
    </w:p>
    <w:p w14:paraId="6F9617D7" w14:textId="3BA8EC5A" w:rsidR="00750C3C" w:rsidRDefault="00F65A66" w:rsidP="00DE5E78">
      <w:pPr>
        <w:rPr>
          <w:color w:val="000000" w:themeColor="text1"/>
        </w:rPr>
      </w:pPr>
      <w:r>
        <w:t>[REAL, REAL, REAL]</w:t>
      </w:r>
    </w:p>
    <w:p w14:paraId="4EFA9FDE" w14:textId="4813061E" w:rsidR="00F65A66" w:rsidRDefault="00F65A66" w:rsidP="00DE5E78">
      <w:r>
        <w:t>Mass transfer coefficient between equilibrium and nonequilibrium regions, referenced to region 2 (per day)</w:t>
      </w:r>
    </w:p>
    <w:p w14:paraId="1CDE8CF5" w14:textId="77777777" w:rsidR="00F65A66" w:rsidRPr="00750C3C" w:rsidRDefault="00F65A66" w:rsidP="00DE5E78"/>
    <w:p w14:paraId="4DB73E84" w14:textId="77777777" w:rsidR="00B0726C" w:rsidRDefault="00750C3C" w:rsidP="00DE5E78">
      <w:r w:rsidRPr="004D6523">
        <w:t>Line 1</w:t>
      </w:r>
      <w:r w:rsidR="00566983">
        <w:t>2</w:t>
      </w:r>
      <w:r w:rsidRPr="004D6523">
        <w:t xml:space="preserve">: </w:t>
      </w:r>
    </w:p>
    <w:p w14:paraId="5BE51BB0" w14:textId="7F64088C" w:rsidR="00B0726C" w:rsidRPr="00B0726C" w:rsidRDefault="00750C3C" w:rsidP="00DE5E78">
      <w:r w:rsidRPr="00B0726C">
        <w:t>lowest_conc,</w:t>
      </w:r>
      <w:bookmarkStart w:id="9" w:name="_Hlk77845722"/>
      <w:r w:rsidRPr="00B0726C">
        <w:t xml:space="preserve"> number_subdelt</w:t>
      </w:r>
      <w:bookmarkEnd w:id="9"/>
      <w:r w:rsidR="00F65A66" w:rsidRPr="00B0726C">
        <w:t xml:space="preserve"> </w:t>
      </w:r>
    </w:p>
    <w:p w14:paraId="40D8D308" w14:textId="09E61CA2" w:rsidR="00750C3C" w:rsidRPr="004D6523" w:rsidRDefault="00F65A66" w:rsidP="00DE5E78">
      <w:pPr>
        <w:rPr>
          <w:b/>
          <w:bCs/>
        </w:rPr>
      </w:pPr>
      <w:r w:rsidRPr="00F65A66">
        <w:t>[REAL, INTEGER]</w:t>
      </w:r>
    </w:p>
    <w:p w14:paraId="73E8A26B" w14:textId="45580398" w:rsidR="00F65A66" w:rsidRDefault="00F65A66" w:rsidP="00DE5E78">
      <w:r w:rsidRPr="00B0726C">
        <w:t>lowest_conc:</w:t>
      </w:r>
      <w:r>
        <w:t xml:space="preserve"> concentration below which isotherms become linear. (mg/L)  This prevents numerical difficulties at low concentrations.</w:t>
      </w:r>
    </w:p>
    <w:p w14:paraId="6F7A45B8" w14:textId="7B3A0DA3" w:rsidR="00624388" w:rsidRPr="00094A04" w:rsidRDefault="00F65A66" w:rsidP="00DE5E78">
      <w:pPr>
        <w:rPr>
          <w:rFonts w:ascii="Consolas" w:hAnsi="Consolas" w:cs="Consolas"/>
          <w:color w:val="000000"/>
          <w:sz w:val="19"/>
          <w:szCs w:val="19"/>
        </w:rPr>
      </w:pPr>
      <w:r w:rsidRPr="00B0726C">
        <w:t>number_subdelt</w:t>
      </w:r>
      <w:r w:rsidR="00093394">
        <w:t>: This specifies the number of sub-daily steps.  Usually this value is 1. This divides the</w:t>
      </w:r>
      <w:r>
        <w:t xml:space="preserve"> chemical transport into sub-daily time steps to alleviate numerical problems that might occur when using nonlinear isotherms. </w:t>
      </w:r>
    </w:p>
    <w:p w14:paraId="438CA92E" w14:textId="06432BDF" w:rsidR="00624388" w:rsidRDefault="00624388" w:rsidP="00DE5E78"/>
    <w:p w14:paraId="6EFC2AC3" w14:textId="77777777" w:rsidR="00B0726C" w:rsidRDefault="00566983" w:rsidP="00DE5E78">
      <w:r w:rsidRPr="00566983">
        <w:t>Line 13:</w:t>
      </w:r>
      <w:r>
        <w:t xml:space="preserve">  </w:t>
      </w:r>
    </w:p>
    <w:p w14:paraId="605643B6" w14:textId="77777777" w:rsidR="00B0726C" w:rsidRDefault="00566983" w:rsidP="00DE5E78">
      <w:r>
        <w:t xml:space="preserve">water_column_halflife_input(1), water_column_halflife_input(2), water_column_halflife_input(3), xAerobic(1), </w:t>
      </w:r>
      <w:bookmarkStart w:id="10" w:name="_Hlk77846329"/>
      <w:r>
        <w:t>xAerobic(2)</w:t>
      </w:r>
      <w:bookmarkEnd w:id="10"/>
    </w:p>
    <w:p w14:paraId="59F6BB8A" w14:textId="5B016A42" w:rsidR="00624388" w:rsidRDefault="00566983" w:rsidP="00DE5E78">
      <w:r>
        <w:t xml:space="preserve"> [</w:t>
      </w:r>
      <w:bookmarkStart w:id="11" w:name="_Hlk77847901"/>
      <w:r>
        <w:t>REAL, REAL, REAL</w:t>
      </w:r>
      <w:r>
        <w:rPr>
          <w:b/>
          <w:bCs/>
          <w:color w:val="000000" w:themeColor="text1"/>
        </w:rPr>
        <w:t xml:space="preserve">, </w:t>
      </w:r>
      <w:r>
        <w:t>REAL, REAL, REAL]</w:t>
      </w:r>
    </w:p>
    <w:p w14:paraId="4090DBDD" w14:textId="6F121F87" w:rsidR="00624388" w:rsidRDefault="00566983" w:rsidP="00DE5E78">
      <w:bookmarkStart w:id="12" w:name="_Hlk77848800"/>
      <w:bookmarkEnd w:id="11"/>
      <w:r>
        <w:t>water_column_halflife_input(1 to 3):  water column halflives for parent, daughter, granddaughter (days)</w:t>
      </w:r>
    </w:p>
    <w:p w14:paraId="5206CAB6" w14:textId="0B24CC38" w:rsidR="00566983" w:rsidRDefault="00566983" w:rsidP="00DE5E78">
      <w:bookmarkStart w:id="13" w:name="_Hlk77846403"/>
      <w:r>
        <w:t>xAerobic(1)</w:t>
      </w:r>
      <w:r w:rsidR="00B0726C">
        <w:t>:</w:t>
      </w:r>
      <w:r>
        <w:t xml:space="preserve"> </w:t>
      </w:r>
      <w:r w:rsidR="00E71D5F">
        <w:t>moles of daughter produced per mole parent degraded</w:t>
      </w:r>
    </w:p>
    <w:p w14:paraId="71C55D4F" w14:textId="34041139" w:rsidR="00094A04" w:rsidRDefault="00566983" w:rsidP="00DE5E78">
      <w:r>
        <w:t>xAerobic(2)</w:t>
      </w:r>
      <w:r w:rsidR="00E71D5F">
        <w:t>: moles of granddaughter produced per mole daughter degraded</w:t>
      </w:r>
    </w:p>
    <w:bookmarkEnd w:id="12"/>
    <w:p w14:paraId="760598E4" w14:textId="77777777" w:rsidR="00FC0990" w:rsidRDefault="00FC0990" w:rsidP="00DE5E78"/>
    <w:p w14:paraId="5F29B76A" w14:textId="77777777" w:rsidR="00B0726C" w:rsidRDefault="00094A04" w:rsidP="00DE5E78">
      <w:r w:rsidRPr="00FC0990">
        <w:t>Line 14</w:t>
      </w:r>
      <w:r>
        <w:t xml:space="preserve">: </w:t>
      </w:r>
    </w:p>
    <w:p w14:paraId="4861BF92" w14:textId="77777777" w:rsidR="00B0726C" w:rsidRDefault="00094A04" w:rsidP="00DE5E78">
      <w:r>
        <w:t>water_column_ref_temp(1),water_column_ref_temp(2),water_column_ref_temp(3)</w:t>
      </w:r>
      <w:r w:rsidRPr="00094A04">
        <w:t xml:space="preserve"> </w:t>
      </w:r>
      <w:bookmarkStart w:id="14" w:name="_Hlk77850366"/>
    </w:p>
    <w:p w14:paraId="1B9AAFE6" w14:textId="77777777" w:rsidR="00B0726C" w:rsidRDefault="00094A04" w:rsidP="00DE5E78">
      <w:r>
        <w:t>[REAL</w:t>
      </w:r>
      <w:r w:rsidR="00FC0990">
        <w:t xml:space="preserve">, </w:t>
      </w:r>
      <w:r>
        <w:t xml:space="preserve">REAL, REAL].  </w:t>
      </w:r>
    </w:p>
    <w:p w14:paraId="76042245" w14:textId="68FF0CCB" w:rsidR="00566983" w:rsidRDefault="00094A04" w:rsidP="00DE5E78">
      <w:r>
        <w:t xml:space="preserve">The temperature (°C) </w:t>
      </w:r>
      <w:r w:rsidR="00FC0990">
        <w:t>at which the rates in Line 13 were derived.</w:t>
      </w:r>
      <w:bookmarkEnd w:id="14"/>
    </w:p>
    <w:p w14:paraId="271CD73D" w14:textId="77777777" w:rsidR="00FC0990" w:rsidRPr="00FC0990" w:rsidRDefault="00FC0990" w:rsidP="00DE5E78"/>
    <w:p w14:paraId="7489BE24" w14:textId="77777777" w:rsidR="00B0726C" w:rsidRDefault="00566983" w:rsidP="00DE5E78">
      <w:r w:rsidRPr="00FC0990">
        <w:t>Line 1</w:t>
      </w:r>
      <w:r w:rsidR="00FC0990" w:rsidRPr="00FC0990">
        <w:t>5</w:t>
      </w:r>
      <w:r w:rsidRPr="00FC0990">
        <w:t>:</w:t>
      </w:r>
    </w:p>
    <w:p w14:paraId="19A0E450" w14:textId="6350625D" w:rsidR="00566983" w:rsidRDefault="00FC0990" w:rsidP="00DE5E78">
      <w:r>
        <w:lastRenderedPageBreak/>
        <w:t xml:space="preserve"> benthic_halflife_input(1), benthic_halflife_input(2), benthic_halflife_input(3), xBenthic(1),</w:t>
      </w:r>
      <w:r w:rsidR="00565863">
        <w:t xml:space="preserve">  </w:t>
      </w:r>
      <w:r>
        <w:t>xbenthic(2) [REAL, REAL, REAL, REAL, REAL].</w:t>
      </w:r>
    </w:p>
    <w:p w14:paraId="0619013B" w14:textId="7B015C58" w:rsidR="00FC0990" w:rsidRDefault="00FC0990" w:rsidP="00DE5E78">
      <w:r>
        <w:t>benthic_halflife_input(1 to 3):  bethic region halflives for parent, daughter, granddaughter (days)</w:t>
      </w:r>
    </w:p>
    <w:p w14:paraId="0850E178" w14:textId="25D389D4" w:rsidR="00FC0990" w:rsidRDefault="00FC0990" w:rsidP="00DE5E78">
      <w:r>
        <w:t>xBenthic(1)</w:t>
      </w:r>
      <w:r w:rsidR="00E71D5F">
        <w:t>:</w:t>
      </w:r>
      <w:r w:rsidR="00E71D5F" w:rsidRPr="00E71D5F">
        <w:t xml:space="preserve"> </w:t>
      </w:r>
      <w:bookmarkStart w:id="15" w:name="_Hlk77855056"/>
      <w:r w:rsidR="00E71D5F">
        <w:t>moles of daughter produced per mole parent degraded</w:t>
      </w:r>
      <w:bookmarkEnd w:id="15"/>
    </w:p>
    <w:p w14:paraId="21E67271" w14:textId="57EC33D9" w:rsidR="00FC0990" w:rsidRDefault="00FC0990" w:rsidP="00DE5E78">
      <w:r>
        <w:t>xBenthic(2)</w:t>
      </w:r>
      <w:r w:rsidR="00E71D5F">
        <w:t>: moles of granddaughter produced per mole daughter degraded</w:t>
      </w:r>
    </w:p>
    <w:p w14:paraId="19A3EF84" w14:textId="79B094F6" w:rsidR="00FC0990" w:rsidRDefault="00FC0990" w:rsidP="00DE5E78"/>
    <w:p w14:paraId="064FA4B9" w14:textId="0E264DF6" w:rsidR="00FC0990" w:rsidRDefault="00FC0990" w:rsidP="00DE5E78"/>
    <w:p w14:paraId="1F11CA3E" w14:textId="77777777" w:rsidR="00B0726C" w:rsidRDefault="00FC0990" w:rsidP="00DE5E78">
      <w:r w:rsidRPr="00B0726C">
        <w:t>Line 16:</w:t>
      </w:r>
    </w:p>
    <w:bookmarkEnd w:id="13"/>
    <w:p w14:paraId="78798BC2" w14:textId="40D9B4BC" w:rsidR="00B0726C" w:rsidRDefault="00FC0990" w:rsidP="00DE5E78">
      <w:r>
        <w:t>benthic_ref_temp(1), benthic_ref_temp(2),benthic_ref_temp(3)</w:t>
      </w:r>
      <w:r w:rsidR="00B0726C" w:rsidRPr="00B0726C">
        <w:t xml:space="preserve"> </w:t>
      </w:r>
    </w:p>
    <w:p w14:paraId="3FF4D449" w14:textId="23BD1B3A" w:rsidR="00B0726C" w:rsidRDefault="00B0726C" w:rsidP="00DE5E78">
      <w:r>
        <w:t>[REAL, REAL, REAL]</w:t>
      </w:r>
    </w:p>
    <w:p w14:paraId="7A5A7E61" w14:textId="69F39054" w:rsidR="00FC0990" w:rsidRDefault="00B0726C" w:rsidP="00DE5E78">
      <w:bookmarkStart w:id="16" w:name="_Hlk77854637"/>
      <w:r>
        <w:t>The temperature (°C) at which the rates in Line 15 were derived.</w:t>
      </w:r>
    </w:p>
    <w:bookmarkEnd w:id="16"/>
    <w:p w14:paraId="6070D76E" w14:textId="77777777" w:rsidR="00FC0990" w:rsidRPr="00565863" w:rsidRDefault="00FC0990" w:rsidP="00DE5E78"/>
    <w:p w14:paraId="7ED267DA" w14:textId="77777777" w:rsidR="00F50963" w:rsidRPr="00F50963" w:rsidRDefault="00FC0990" w:rsidP="00DE5E78">
      <w:r w:rsidRPr="00F50963">
        <w:t xml:space="preserve">Line 17 </w:t>
      </w:r>
    </w:p>
    <w:p w14:paraId="7CAF5A01" w14:textId="68E70F81" w:rsidR="00FC0990" w:rsidRDefault="00FC0990" w:rsidP="00DE5E78">
      <w:r w:rsidRPr="00565863">
        <w:t xml:space="preserve">photo_halflife_input(1), photo_halflife_input(2), photo_halflife_input(3), xPhoto(1), xphoto(2) </w:t>
      </w:r>
    </w:p>
    <w:p w14:paraId="28CA3ABE" w14:textId="13B711D6" w:rsidR="00F50963" w:rsidRDefault="00F50963" w:rsidP="00DE5E78">
      <w:bookmarkStart w:id="17" w:name="_Hlk77851328"/>
      <w:r>
        <w:t>[REAL, REAL, REAL, REAL, REAL]</w:t>
      </w:r>
    </w:p>
    <w:p w14:paraId="7134022D" w14:textId="525D63C7" w:rsidR="00F50963" w:rsidRDefault="00F50963" w:rsidP="00DE5E78">
      <w:bookmarkStart w:id="18" w:name="_Hlk77851507"/>
      <w:bookmarkEnd w:id="17"/>
      <w:r>
        <w:t>Near surface aqueous photolysis half life. Applied only to the water body.</w:t>
      </w:r>
    </w:p>
    <w:p w14:paraId="4A1F5A0A" w14:textId="58E97465" w:rsidR="00F50963" w:rsidRDefault="00F50963" w:rsidP="00DE5E78">
      <w:r w:rsidRPr="00565863">
        <w:rPr>
          <w:color w:val="000000" w:themeColor="text1"/>
        </w:rPr>
        <w:t>photo_halflife_input</w:t>
      </w:r>
      <w:r>
        <w:t xml:space="preserve"> (1 to 3):  bethic region halflives for parent, daughter, granddaughter (days)</w:t>
      </w:r>
    </w:p>
    <w:p w14:paraId="2FCE12AB" w14:textId="69E1E7F6" w:rsidR="00F50963" w:rsidRDefault="00F50963" w:rsidP="00DE5E78">
      <w:r w:rsidRPr="00565863">
        <w:rPr>
          <w:color w:val="000000" w:themeColor="text1"/>
        </w:rPr>
        <w:t>xPhoto</w:t>
      </w:r>
      <w:r>
        <w:t>(1)</w:t>
      </w:r>
      <w:r w:rsidR="00E71D5F">
        <w:t>:</w:t>
      </w:r>
      <w:r>
        <w:t xml:space="preserve"> </w:t>
      </w:r>
      <w:r w:rsidR="00E71D5F">
        <w:t>moles of daughter produced per mole parent degraded</w:t>
      </w:r>
    </w:p>
    <w:p w14:paraId="0FAEE638" w14:textId="506ED6C1" w:rsidR="00F50963" w:rsidRDefault="00F50963" w:rsidP="00DE5E78">
      <w:r w:rsidRPr="00565863">
        <w:rPr>
          <w:color w:val="000000" w:themeColor="text1"/>
        </w:rPr>
        <w:t>xPhoto</w:t>
      </w:r>
      <w:r>
        <w:t>(2)</w:t>
      </w:r>
      <w:bookmarkStart w:id="19" w:name="_Hlk77855028"/>
      <w:r w:rsidR="00E71D5F">
        <w:t>:</w:t>
      </w:r>
      <w:r>
        <w:t xml:space="preserve"> </w:t>
      </w:r>
      <w:r w:rsidR="00E71D5F">
        <w:t>moles of granddaughter produced per mole daughter degraded</w:t>
      </w:r>
      <w:bookmarkEnd w:id="19"/>
    </w:p>
    <w:bookmarkEnd w:id="18"/>
    <w:p w14:paraId="5465DDB5" w14:textId="77777777" w:rsidR="00F50963" w:rsidRPr="00565863" w:rsidRDefault="00F50963" w:rsidP="00DE5E78"/>
    <w:p w14:paraId="5883E8B0" w14:textId="77777777" w:rsidR="00F50963" w:rsidRPr="00F50963" w:rsidRDefault="00FC0990" w:rsidP="00DE5E78">
      <w:r w:rsidRPr="00F50963">
        <w:t>Line 18</w:t>
      </w:r>
    </w:p>
    <w:p w14:paraId="2904B6AD" w14:textId="77777777" w:rsidR="00F50963" w:rsidRDefault="00FC0990" w:rsidP="00DE5E78">
      <w:r w:rsidRPr="00565863">
        <w:t xml:space="preserve">rflat(1), rflat(2), rflat(3)    </w:t>
      </w:r>
    </w:p>
    <w:p w14:paraId="64A48C59" w14:textId="2BE69D58" w:rsidR="00F50963" w:rsidRDefault="00F50963" w:rsidP="00DE5E78">
      <w:r>
        <w:t>[REAL, REAL, REAL]</w:t>
      </w:r>
    </w:p>
    <w:p w14:paraId="2438A145" w14:textId="6EF1795E" w:rsidR="00F50963" w:rsidRDefault="00F50963" w:rsidP="00DE5E78">
      <w:r w:rsidRPr="00565863">
        <w:t>rflat(1</w:t>
      </w:r>
      <w:r>
        <w:t xml:space="preserve"> to 3</w:t>
      </w:r>
      <w:r w:rsidRPr="00565863">
        <w:t>)</w:t>
      </w:r>
      <w:r>
        <w:t>: latitude at which the rates in Line 17 represented (e.g., latitude mimicked by the lab study).</w:t>
      </w:r>
    </w:p>
    <w:p w14:paraId="3D77C3D9" w14:textId="77777777" w:rsidR="00F50963" w:rsidRDefault="00F50963" w:rsidP="00DE5E78"/>
    <w:p w14:paraId="6E1CC17C" w14:textId="2B8F8F43" w:rsidR="00FC0990" w:rsidRPr="00565863" w:rsidRDefault="00FC0990" w:rsidP="00DE5E78">
      <w:r w:rsidRPr="00565863">
        <w:t xml:space="preserve">   </w:t>
      </w:r>
    </w:p>
    <w:p w14:paraId="1D76833E" w14:textId="77777777" w:rsidR="00F50963" w:rsidRPr="00964DF3" w:rsidRDefault="00FC0990" w:rsidP="00DE5E78">
      <w:r w:rsidRPr="00964DF3">
        <w:t xml:space="preserve">Line 19 </w:t>
      </w:r>
    </w:p>
    <w:p w14:paraId="66C74890" w14:textId="6695B5E4" w:rsidR="00566983" w:rsidRPr="00565863" w:rsidRDefault="00FC0990" w:rsidP="00DE5E78">
      <w:bookmarkStart w:id="20" w:name="_Hlk77851620"/>
      <w:r w:rsidRPr="00565863">
        <w:t>hydrolysis</w:t>
      </w:r>
      <w:bookmarkEnd w:id="20"/>
      <w:r w:rsidRPr="00565863">
        <w:t>_halflife_input(1), hydrolysis_halflife_input(2), hydrolysis_halflife_input(3), xhydro(1), xhydro(2)</w:t>
      </w:r>
    </w:p>
    <w:p w14:paraId="2A5EAD9E" w14:textId="7070B5C2" w:rsidR="00F50963" w:rsidRDefault="00F50963" w:rsidP="00DE5E78">
      <w:r>
        <w:t>[REAL, REAL, REAL, REAL, REAL]</w:t>
      </w:r>
    </w:p>
    <w:p w14:paraId="773CAF65" w14:textId="565A550E" w:rsidR="00F50963" w:rsidRDefault="00F50963" w:rsidP="00DE5E78">
      <w:r>
        <w:t xml:space="preserve">Hydrolysis halflife. Applied to the water body and to </w:t>
      </w:r>
      <w:r w:rsidR="00964DF3">
        <w:t>groundwater.</w:t>
      </w:r>
    </w:p>
    <w:p w14:paraId="6E21ABED" w14:textId="494C89BB" w:rsidR="00F50963" w:rsidRDefault="00964DF3" w:rsidP="00DE5E78">
      <w:r w:rsidRPr="00565863">
        <w:rPr>
          <w:color w:val="000000" w:themeColor="text1"/>
        </w:rPr>
        <w:t xml:space="preserve">hydrolysis </w:t>
      </w:r>
      <w:r w:rsidR="00F50963" w:rsidRPr="00565863">
        <w:rPr>
          <w:color w:val="000000" w:themeColor="text1"/>
        </w:rPr>
        <w:t>_halflife_input</w:t>
      </w:r>
      <w:r w:rsidR="00F50963">
        <w:t xml:space="preserve"> (1 to 3):  bethic region halflives for parent, daughter, granddaughter (days)</w:t>
      </w:r>
    </w:p>
    <w:p w14:paraId="1CCD9537" w14:textId="51A20F78" w:rsidR="00F50963" w:rsidRDefault="00F50963" w:rsidP="00DE5E78">
      <w:r w:rsidRPr="00565863">
        <w:rPr>
          <w:color w:val="000000" w:themeColor="text1"/>
        </w:rPr>
        <w:t>x</w:t>
      </w:r>
      <w:r w:rsidR="00964DF3">
        <w:rPr>
          <w:color w:val="000000" w:themeColor="text1"/>
        </w:rPr>
        <w:t>hydro</w:t>
      </w:r>
      <w:r>
        <w:t>(1)</w:t>
      </w:r>
      <w:r w:rsidR="00E71D5F">
        <w:t>:</w:t>
      </w:r>
      <w:r w:rsidR="00E71D5F" w:rsidRPr="00685DEE">
        <w:t xml:space="preserve"> </w:t>
      </w:r>
      <w:bookmarkStart w:id="21" w:name="_Hlk77854996"/>
      <w:r w:rsidR="00E71D5F">
        <w:t>moles of daughter produced per mole parent degraded</w:t>
      </w:r>
      <w:bookmarkEnd w:id="21"/>
    </w:p>
    <w:p w14:paraId="15E22B09" w14:textId="2C4AC14D" w:rsidR="00F50963" w:rsidRDefault="00F50963" w:rsidP="00DE5E78">
      <w:r w:rsidRPr="00565863">
        <w:rPr>
          <w:color w:val="000000" w:themeColor="text1"/>
        </w:rPr>
        <w:t>x</w:t>
      </w:r>
      <w:r w:rsidR="00964DF3">
        <w:rPr>
          <w:color w:val="000000" w:themeColor="text1"/>
        </w:rPr>
        <w:t>hydro</w:t>
      </w:r>
      <w:r>
        <w:t>(2)</w:t>
      </w:r>
      <w:r w:rsidR="00E71D5F">
        <w:t>:</w:t>
      </w:r>
      <w:r>
        <w:t xml:space="preserve"> </w:t>
      </w:r>
      <w:r w:rsidR="00E71D5F">
        <w:t>moles of granddaughter produced per mole daughter degraded</w:t>
      </w:r>
    </w:p>
    <w:p w14:paraId="6F8D97A1" w14:textId="25FEE91C" w:rsidR="00FC0990" w:rsidRPr="00565863" w:rsidRDefault="00FC0990" w:rsidP="00DE5E78"/>
    <w:p w14:paraId="3F41A71F" w14:textId="54B522D5" w:rsidR="00FC0990" w:rsidRPr="00565863" w:rsidRDefault="00FC0990" w:rsidP="00DE5E78"/>
    <w:p w14:paraId="17309173" w14:textId="77777777" w:rsidR="00662B78" w:rsidRPr="00685DEE" w:rsidRDefault="00FC0990" w:rsidP="00DE5E78">
      <w:r w:rsidRPr="00685DEE">
        <w:t>Line 20</w:t>
      </w:r>
    </w:p>
    <w:p w14:paraId="5355D145" w14:textId="574C1E6D" w:rsidR="00662B78" w:rsidRDefault="003B1A50" w:rsidP="00DE5E78">
      <w:r>
        <w:t>soil_degradation_halflife_input</w:t>
      </w:r>
      <w:r w:rsidRPr="00565863">
        <w:rPr>
          <w:color w:val="000000" w:themeColor="text1"/>
        </w:rPr>
        <w:t xml:space="preserve"> </w:t>
      </w:r>
      <w:r w:rsidR="00FC0990" w:rsidRPr="00565863">
        <w:rPr>
          <w:color w:val="000000" w:themeColor="text1"/>
        </w:rPr>
        <w:t xml:space="preserve">(1), </w:t>
      </w:r>
      <w:r>
        <w:t>soil_degradation_halflife_input</w:t>
      </w:r>
      <w:r w:rsidRPr="00565863">
        <w:rPr>
          <w:color w:val="000000" w:themeColor="text1"/>
        </w:rPr>
        <w:t xml:space="preserve"> </w:t>
      </w:r>
      <w:r w:rsidR="00FC0990" w:rsidRPr="00565863">
        <w:rPr>
          <w:color w:val="000000" w:themeColor="text1"/>
        </w:rPr>
        <w:t xml:space="preserve">(2), </w:t>
      </w:r>
      <w:r>
        <w:t>soil_degradation_halflife_input</w:t>
      </w:r>
      <w:r w:rsidRPr="00565863">
        <w:rPr>
          <w:color w:val="000000" w:themeColor="text1"/>
        </w:rPr>
        <w:t xml:space="preserve"> </w:t>
      </w:r>
      <w:r w:rsidR="00FC0990" w:rsidRPr="00565863">
        <w:rPr>
          <w:color w:val="000000" w:themeColor="text1"/>
        </w:rPr>
        <w:t>(3), xsoil(1), xsoil(2)</w:t>
      </w:r>
      <w:r w:rsidR="00662B78" w:rsidRPr="00662B78">
        <w:t xml:space="preserve"> </w:t>
      </w:r>
      <w:r>
        <w:t xml:space="preserve">, </w:t>
      </w:r>
      <w:r w:rsidR="00685DEE">
        <w:rPr>
          <w:rFonts w:ascii="Consolas" w:hAnsi="Consolas" w:cs="Consolas"/>
          <w:color w:val="000000"/>
          <w:sz w:val="19"/>
          <w:szCs w:val="19"/>
        </w:rPr>
        <w:t>is_total_degradation</w:t>
      </w:r>
    </w:p>
    <w:p w14:paraId="6610A634" w14:textId="5C619D21" w:rsidR="00662B78" w:rsidRDefault="00662B78" w:rsidP="00DE5E78">
      <w:r>
        <w:t>[REAL, REAL, REAL, REAL, REAL</w:t>
      </w:r>
      <w:r w:rsidR="00685DEE">
        <w:t>, LOGICAL</w:t>
      </w:r>
      <w:r>
        <w:t>]</w:t>
      </w:r>
    </w:p>
    <w:p w14:paraId="3784FB8B" w14:textId="464F752E" w:rsidR="00662B78" w:rsidRDefault="00662B78" w:rsidP="00DE5E78">
      <w:r>
        <w:t>Soil degradation halflife. This is the total system halflife, unless the option</w:t>
      </w:r>
    </w:p>
    <w:p w14:paraId="7E2FF170" w14:textId="4E6CD5BD" w:rsidR="00662B78" w:rsidRDefault="00662B78" w:rsidP="00DE5E78">
      <w:r w:rsidRPr="00565863">
        <w:rPr>
          <w:color w:val="000000" w:themeColor="text1"/>
        </w:rPr>
        <w:t>x</w:t>
      </w:r>
      <w:r w:rsidR="003B1A50">
        <w:rPr>
          <w:color w:val="000000" w:themeColor="text1"/>
        </w:rPr>
        <w:t>soil</w:t>
      </w:r>
      <w:r>
        <w:t>(1)</w:t>
      </w:r>
      <w:r w:rsidR="00685DEE">
        <w:t>:</w:t>
      </w:r>
      <w:r>
        <w:t xml:space="preserve"> </w:t>
      </w:r>
      <w:r w:rsidR="00E71D5F">
        <w:t>moles of daughter produced per mole parent degraded</w:t>
      </w:r>
    </w:p>
    <w:p w14:paraId="104E5DE9" w14:textId="350BAB83" w:rsidR="00662B78" w:rsidRDefault="00662B78" w:rsidP="00DE5E78">
      <w:r w:rsidRPr="00565863">
        <w:rPr>
          <w:color w:val="000000" w:themeColor="text1"/>
        </w:rPr>
        <w:t>x</w:t>
      </w:r>
      <w:r w:rsidR="003B1A50">
        <w:rPr>
          <w:color w:val="000000" w:themeColor="text1"/>
        </w:rPr>
        <w:t>soil</w:t>
      </w:r>
      <w:r>
        <w:t>(2)</w:t>
      </w:r>
      <w:r w:rsidR="00685DEE">
        <w:t>:</w:t>
      </w:r>
      <w:r w:rsidR="00E71D5F">
        <w:t xml:space="preserve"> </w:t>
      </w:r>
      <w:bookmarkStart w:id="22" w:name="_Hlk77854969"/>
      <w:r w:rsidR="00E71D5F">
        <w:t>moles of granddaughter produced per mole daughter degraded</w:t>
      </w:r>
      <w:bookmarkEnd w:id="22"/>
    </w:p>
    <w:p w14:paraId="6053D91F" w14:textId="7FC59857" w:rsidR="00FC0990" w:rsidRPr="00565863" w:rsidRDefault="00685DEE" w:rsidP="00DE5E78">
      <w:pPr>
        <w:rPr>
          <w:color w:val="000000" w:themeColor="text1"/>
        </w:rPr>
      </w:pPr>
      <w:r>
        <w:t>is_total_degradation: True if degradation occurs on sorbed and aqueous phases, False if degradation occurs only in the aqueous phase</w:t>
      </w:r>
    </w:p>
    <w:p w14:paraId="35AAD3AE" w14:textId="77777777" w:rsidR="00FC0990" w:rsidRPr="00565863" w:rsidRDefault="00FC0990" w:rsidP="00DE5E78"/>
    <w:p w14:paraId="6DB50F80" w14:textId="77777777" w:rsidR="00685DEE" w:rsidRPr="00685DEE" w:rsidRDefault="00FC0990" w:rsidP="00DE5E78">
      <w:r w:rsidRPr="00685DEE">
        <w:t xml:space="preserve">Line 21 </w:t>
      </w:r>
    </w:p>
    <w:p w14:paraId="0BBD5EF8" w14:textId="56209809" w:rsidR="00FC0990" w:rsidRDefault="00FC0990" w:rsidP="00DE5E78">
      <w:r w:rsidRPr="00565863">
        <w:t>soil_ref_temp(1), soil_ref_temp(2), soil_ref_temp(3)</w:t>
      </w:r>
    </w:p>
    <w:p w14:paraId="1640C4B7" w14:textId="2CCA8C8C" w:rsidR="00685DEE" w:rsidRDefault="00685DEE" w:rsidP="00DE5E78">
      <w:bookmarkStart w:id="23" w:name="_Hlk77854694"/>
      <w:r>
        <w:t>[REAL, REAL, REAL]</w:t>
      </w:r>
    </w:p>
    <w:bookmarkEnd w:id="23"/>
    <w:p w14:paraId="26F1F06D" w14:textId="432CFB8D" w:rsidR="00685DEE" w:rsidRDefault="00685DEE" w:rsidP="00DE5E78">
      <w:r>
        <w:t>The temperature (°C) at which the rates in Line 20 were derived.</w:t>
      </w:r>
    </w:p>
    <w:p w14:paraId="6D996DBD" w14:textId="77777777" w:rsidR="00685DEE" w:rsidRPr="00565863" w:rsidRDefault="00685DEE" w:rsidP="00DE5E78"/>
    <w:p w14:paraId="7B6A80B8" w14:textId="77777777" w:rsidR="00685DEE" w:rsidRDefault="00FC0990" w:rsidP="00DE5E78">
      <w:r w:rsidRPr="00685DEE">
        <w:lastRenderedPageBreak/>
        <w:t>Line 22</w:t>
      </w:r>
      <w:r w:rsidRPr="00565863">
        <w:t xml:space="preserve"> </w:t>
      </w:r>
    </w:p>
    <w:p w14:paraId="066ED405" w14:textId="77777777" w:rsidR="00685DEE" w:rsidRDefault="00FC0990" w:rsidP="00DE5E78">
      <w:r w:rsidRPr="00565863">
        <w:t>plant_pesticide_degrade_rate(1), plant_pesticide_degrade_rate(2), plant_pesticide_degrade_rate(3), foliar_formation_ratio_12, foliar_formation_ratio_23</w:t>
      </w:r>
    </w:p>
    <w:p w14:paraId="5D1DE198" w14:textId="73AE19D4" w:rsidR="00685DEE" w:rsidRDefault="00685DEE" w:rsidP="00DE5E78">
      <w:r>
        <w:t>[REAL, REAL, REAL, REAL, REAL]</w:t>
      </w:r>
    </w:p>
    <w:p w14:paraId="1E432294" w14:textId="77777777" w:rsidR="00685DEE" w:rsidRDefault="00685DEE" w:rsidP="00DE5E78">
      <w:r w:rsidRPr="00565863">
        <w:t>plant_pesticide_degrade_rate(1</w:t>
      </w:r>
      <w:r>
        <w:t xml:space="preserve"> to 3</w:t>
      </w:r>
      <w:r w:rsidRPr="00565863">
        <w:t>)</w:t>
      </w:r>
      <w:r>
        <w:t>:</w:t>
      </w:r>
    </w:p>
    <w:p w14:paraId="7A5F0F8A" w14:textId="05776614" w:rsidR="00685DEE" w:rsidRDefault="00685DEE" w:rsidP="00DE5E78">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E5E78">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E5E78"/>
    <w:p w14:paraId="201936CB" w14:textId="77777777" w:rsidR="00685DEE" w:rsidRPr="00565863" w:rsidRDefault="00685DEE" w:rsidP="00DE5E78"/>
    <w:p w14:paraId="34801147" w14:textId="77777777" w:rsidR="00E71D5F" w:rsidRPr="00E71D5F" w:rsidRDefault="00FC0990" w:rsidP="00DE5E78">
      <w:r w:rsidRPr="00E71D5F">
        <w:t>Line 23</w:t>
      </w:r>
    </w:p>
    <w:p w14:paraId="0BDAC170" w14:textId="7A526307" w:rsidR="00FC0990" w:rsidRDefault="00FC0990" w:rsidP="00DE5E78">
      <w:r w:rsidRPr="00565863">
        <w:t xml:space="preserve">plant_washoff_coeff(1), plant_washoff_coeff(2), </w:t>
      </w:r>
      <w:bookmarkStart w:id="27" w:name="_Hlk77855102"/>
      <w:r w:rsidRPr="00565863">
        <w:t xml:space="preserve">plant_washoff_coeff(3) </w:t>
      </w:r>
      <w:bookmarkEnd w:id="27"/>
    </w:p>
    <w:p w14:paraId="576977F6" w14:textId="0A236579" w:rsidR="00E71D5F" w:rsidRDefault="00E71D5F" w:rsidP="00DE5E78">
      <w:r>
        <w:t>[REAL, REAL, REAL]</w:t>
      </w:r>
    </w:p>
    <w:p w14:paraId="0AF88490" w14:textId="2D9211BC" w:rsidR="00E71D5F" w:rsidRDefault="00E71D5F" w:rsidP="00DE5E78">
      <w:r w:rsidRPr="00565863">
        <w:t>plant_washoff_coeff(</w:t>
      </w:r>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E5E78"/>
    <w:p w14:paraId="6CC62612" w14:textId="77777777" w:rsidR="00E71D5F" w:rsidRPr="00E71D5F" w:rsidRDefault="00FC0990" w:rsidP="00DE5E78">
      <w:r w:rsidRPr="00E71D5F">
        <w:t xml:space="preserve">Line 24 </w:t>
      </w:r>
    </w:p>
    <w:p w14:paraId="623B9DA8" w14:textId="657FA412" w:rsidR="00FC0990" w:rsidRDefault="00FC0990" w:rsidP="00DE5E78">
      <w:r w:rsidRPr="00565863">
        <w:t>mwt(1), mwt(2), mwt(3)</w:t>
      </w:r>
    </w:p>
    <w:p w14:paraId="25C8F074" w14:textId="08AF7116" w:rsidR="00E71D5F" w:rsidRDefault="00E71D5F" w:rsidP="00DE5E78">
      <w:bookmarkStart w:id="29" w:name="_Hlk77855360"/>
      <w:r>
        <w:t>[REAL, REAL, REAL]</w:t>
      </w:r>
    </w:p>
    <w:bookmarkEnd w:id="29"/>
    <w:p w14:paraId="4D9205E0" w14:textId="67BB1E86" w:rsidR="00E71D5F" w:rsidRDefault="00E71D5F" w:rsidP="00DE5E78">
      <w:r>
        <w:t>Molecular weight</w:t>
      </w:r>
      <w:bookmarkStart w:id="30" w:name="_Hlk77855380"/>
      <w:r>
        <w:t xml:space="preserve"> for parent, daughter, and granddaughter</w:t>
      </w:r>
      <w:bookmarkEnd w:id="30"/>
    </w:p>
    <w:p w14:paraId="108EDDF7" w14:textId="77777777" w:rsidR="00E71D5F" w:rsidRPr="00565863" w:rsidRDefault="00E71D5F" w:rsidP="00DE5E78"/>
    <w:p w14:paraId="56279E77" w14:textId="77777777" w:rsidR="00E71D5F" w:rsidRPr="00E71D5F" w:rsidRDefault="00FC0990" w:rsidP="00DE5E78">
      <w:r w:rsidRPr="00E71D5F">
        <w:t>Line 25</w:t>
      </w:r>
    </w:p>
    <w:p w14:paraId="241C2A2C" w14:textId="4A73C3B4" w:rsidR="00FC0990" w:rsidRDefault="00FC0990" w:rsidP="00DE5E78">
      <w:r w:rsidRPr="00565863">
        <w:t>vapor_press(1), vapor_press(2),vapor_press(3)</w:t>
      </w:r>
    </w:p>
    <w:p w14:paraId="097AD951" w14:textId="77777777" w:rsidR="00E71D5F" w:rsidRDefault="00E71D5F" w:rsidP="00DE5E78">
      <w:r>
        <w:t>[REAL, REAL, REAL]</w:t>
      </w:r>
    </w:p>
    <w:p w14:paraId="11FF7810" w14:textId="7C5BA5F8" w:rsidR="00E71D5F" w:rsidRDefault="00E71D5F" w:rsidP="00DE5E78">
      <w:r>
        <w:t>Vapor pressure for parent, daughter, and granddaughter [torr]</w:t>
      </w:r>
    </w:p>
    <w:p w14:paraId="37C2B886" w14:textId="10ADA8E6" w:rsidR="00E71D5F" w:rsidRDefault="00E71D5F" w:rsidP="00DE5E78"/>
    <w:p w14:paraId="6DC1ADF0" w14:textId="77777777" w:rsidR="00E71D5F" w:rsidRPr="00E71D5F" w:rsidRDefault="00E71D5F" w:rsidP="00DE5E78">
      <w:r w:rsidRPr="00E71D5F">
        <w:t>Line 26</w:t>
      </w:r>
    </w:p>
    <w:p w14:paraId="678AA24A" w14:textId="1BA4EF35" w:rsidR="00FC0990" w:rsidRDefault="00FC0990" w:rsidP="00DE5E78">
      <w:r w:rsidRPr="00565863">
        <w:t>solubilty(1), solubilty(2), solubilty(3)</w:t>
      </w:r>
    </w:p>
    <w:p w14:paraId="5048A0AF" w14:textId="77777777" w:rsidR="00E71D5F" w:rsidRDefault="00E71D5F" w:rsidP="00DE5E78">
      <w:r>
        <w:t>[REAL, REAL, REAL]</w:t>
      </w:r>
    </w:p>
    <w:p w14:paraId="78B6338F" w14:textId="632012C5" w:rsidR="00E71D5F" w:rsidRDefault="00E71D5F" w:rsidP="00DE5E78">
      <w:r>
        <w:t xml:space="preserve">Solubility for </w:t>
      </w:r>
      <w:bookmarkStart w:id="31" w:name="_Hlk77855521"/>
      <w:r>
        <w:t>parent, daughter, and granddaughter</w:t>
      </w:r>
      <w:bookmarkEnd w:id="31"/>
      <w:r>
        <w:t xml:space="preserve"> [mg/L]</w:t>
      </w:r>
    </w:p>
    <w:p w14:paraId="22C35241" w14:textId="3A373F36" w:rsidR="00E71D5F" w:rsidRDefault="00E71D5F" w:rsidP="00DE5E78"/>
    <w:p w14:paraId="1E1EC2C4" w14:textId="77777777" w:rsidR="00A11D11" w:rsidRPr="00A11D11" w:rsidRDefault="00A11D11" w:rsidP="00DE5E78">
      <w:r w:rsidRPr="00A11D11">
        <w:t>Line 27</w:t>
      </w:r>
    </w:p>
    <w:p w14:paraId="4C80D596" w14:textId="1D229393" w:rsidR="00FC0990" w:rsidRDefault="00FC0990" w:rsidP="00DE5E78">
      <w:r w:rsidRPr="00565863">
        <w:t>Henry_unitless(1),Henry_unitless(2),Henry_unitless(3)</w:t>
      </w:r>
    </w:p>
    <w:p w14:paraId="34F1856F" w14:textId="77777777" w:rsidR="00A11D11" w:rsidRDefault="00A11D11" w:rsidP="00DE5E78">
      <w:r>
        <w:t>[REAL, REAL, REAL]</w:t>
      </w:r>
    </w:p>
    <w:p w14:paraId="528434FC" w14:textId="202F25F4" w:rsidR="00A11D11" w:rsidRDefault="00A11D11" w:rsidP="00DE5E78">
      <w:r>
        <w:t xml:space="preserve">Henrys’s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E5E78"/>
    <w:p w14:paraId="75472188" w14:textId="028232D7" w:rsidR="00A11D11" w:rsidRPr="00A11D11" w:rsidRDefault="00A11D11" w:rsidP="00DE5E78">
      <w:r w:rsidRPr="00A11D11">
        <w:t>Line 28</w:t>
      </w:r>
    </w:p>
    <w:p w14:paraId="7E6DAEEB" w14:textId="77777777" w:rsidR="00A11D11" w:rsidRDefault="00FC0990" w:rsidP="00DE5E78">
      <w:r w:rsidRPr="00565863">
        <w:t xml:space="preserve">DAIR(1),DAIR(2),DAIR(3) </w:t>
      </w:r>
    </w:p>
    <w:p w14:paraId="5788D5BA" w14:textId="50DC63FB" w:rsidR="00A11D11" w:rsidRDefault="00A11D11" w:rsidP="00DE5E78">
      <w:r>
        <w:t>[REAL, REAL, REAL]</w:t>
      </w:r>
    </w:p>
    <w:p w14:paraId="31F482B4" w14:textId="67A232A8" w:rsidR="00A11D11" w:rsidRDefault="00A11D11" w:rsidP="00DE5E78">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E5E78"/>
    <w:p w14:paraId="1F1C69AE" w14:textId="77777777" w:rsidR="00A11D11" w:rsidRPr="00A11D11" w:rsidRDefault="00A11D11" w:rsidP="00DE5E78">
      <w:r w:rsidRPr="00A11D11">
        <w:t>Line 29</w:t>
      </w:r>
    </w:p>
    <w:p w14:paraId="7A125279" w14:textId="23C04E1B" w:rsidR="00A11D11" w:rsidRDefault="00FC0990" w:rsidP="00DE5E78">
      <w:r w:rsidRPr="00565863">
        <w:t>Heat_of_Henry(1),</w:t>
      </w:r>
      <w:r w:rsidR="00A11D11">
        <w:t xml:space="preserve"> </w:t>
      </w:r>
      <w:r w:rsidRPr="00565863">
        <w:t>Heat_of_Henry(2),</w:t>
      </w:r>
      <w:r w:rsidR="00A11D11">
        <w:t xml:space="preserve"> </w:t>
      </w:r>
      <w:r w:rsidRPr="00565863">
        <w:t>Heat_of_Henry(3)</w:t>
      </w:r>
      <w:r w:rsidR="00A11D11" w:rsidRPr="00A11D11">
        <w:t xml:space="preserve"> </w:t>
      </w:r>
    </w:p>
    <w:p w14:paraId="1E209C1B" w14:textId="23811FED" w:rsidR="00A11D11" w:rsidRDefault="00A11D11" w:rsidP="00DE5E78">
      <w:r>
        <w:t>[REAL, REAL, REAL]</w:t>
      </w:r>
    </w:p>
    <w:p w14:paraId="2BB290D4" w14:textId="0C780074" w:rsidR="00A11D11" w:rsidRDefault="00A11D11" w:rsidP="00DE5E78">
      <w:r>
        <w:t>Enthapy of phase transfer from dissolved in water to dissolved in air [J/mole]</w:t>
      </w:r>
    </w:p>
    <w:p w14:paraId="4F874746" w14:textId="641173D3" w:rsidR="00FC0990" w:rsidRPr="00565863" w:rsidRDefault="00FC0990" w:rsidP="00DE5E78"/>
    <w:p w14:paraId="6F7C637D" w14:textId="4CC8F12B" w:rsidR="00A11D11" w:rsidRPr="00A11D11" w:rsidRDefault="00A11D11" w:rsidP="00DE5E78">
      <w:r w:rsidRPr="00A11D11">
        <w:t>Line 30</w:t>
      </w:r>
    </w:p>
    <w:p w14:paraId="440625A9" w14:textId="632BA570" w:rsidR="00FC0990" w:rsidRPr="00565863" w:rsidRDefault="00FC0990" w:rsidP="00DE5E78">
      <w:r w:rsidRPr="00565863">
        <w:t>Q_10</w:t>
      </w:r>
    </w:p>
    <w:p w14:paraId="7852E083" w14:textId="037B162A" w:rsidR="00566983" w:rsidRDefault="00A11D11" w:rsidP="00DE5E78">
      <w:r>
        <w:t>[REAL]</w:t>
      </w:r>
    </w:p>
    <w:p w14:paraId="240DE9EE" w14:textId="688015BE" w:rsidR="00A11D11" w:rsidRDefault="00A11D11" w:rsidP="00DE5E78">
      <w:r>
        <w:t>A multiplier of change in degradation for every 10°C increase in temperature</w:t>
      </w:r>
      <w:r w:rsidR="003C7EAA">
        <w:t>.</w:t>
      </w:r>
    </w:p>
    <w:p w14:paraId="14CF12D0" w14:textId="1A010AA9" w:rsidR="003C7EAA" w:rsidRDefault="003C7EAA" w:rsidP="00DE5E78"/>
    <w:p w14:paraId="37A9DB7F" w14:textId="77777777" w:rsidR="00864872" w:rsidRPr="00864872" w:rsidRDefault="003C7EAA" w:rsidP="00DE5E78">
      <w:r w:rsidRPr="00864872">
        <w:lastRenderedPageBreak/>
        <w:t>Line 3</w:t>
      </w:r>
      <w:r w:rsidR="00864872" w:rsidRPr="00864872">
        <w:t xml:space="preserve">1 </w:t>
      </w:r>
    </w:p>
    <w:p w14:paraId="6C53AFAD" w14:textId="0A565FF8" w:rsidR="00864872" w:rsidRDefault="00864872" w:rsidP="00DE5E78">
      <w:r w:rsidRPr="00864872">
        <w:t>is_constant_profile</w:t>
      </w:r>
    </w:p>
    <w:p w14:paraId="2EAC75DA" w14:textId="2BA43A5F" w:rsidR="00864872" w:rsidRPr="00864872" w:rsidRDefault="00864872" w:rsidP="00DE5E78">
      <w:r>
        <w:t>[LOGICAL]</w:t>
      </w:r>
    </w:p>
    <w:p w14:paraId="3502C485" w14:textId="6ED1B237" w:rsidR="003C7EAA" w:rsidRDefault="00864872" w:rsidP="00DE5E78">
      <w:r>
        <w:t>If set to TRUE, then the degradation throughout the vertical soil profile is constant.</w:t>
      </w:r>
    </w:p>
    <w:p w14:paraId="35A07D91" w14:textId="77777777" w:rsidR="00864872" w:rsidRDefault="00864872" w:rsidP="00DE5E78"/>
    <w:p w14:paraId="5FD6D6DB" w14:textId="53F79B8C" w:rsidR="00864872" w:rsidRPr="00C637FF" w:rsidRDefault="00864872" w:rsidP="00DE5E78">
      <w:bookmarkStart w:id="33" w:name="_Hlk101264642"/>
      <w:r w:rsidRPr="00C637FF">
        <w:t>Line 32</w:t>
      </w:r>
    </w:p>
    <w:p w14:paraId="45ADB466" w14:textId="77777777" w:rsidR="00864872" w:rsidRDefault="00864872" w:rsidP="00DE5E78">
      <w:r w:rsidRPr="00864872">
        <w:t xml:space="preserve">is_ramp_profile, ramp1, ramp2, ramp3 </w:t>
      </w:r>
    </w:p>
    <w:p w14:paraId="092686FA" w14:textId="18C9C586" w:rsidR="00864872" w:rsidRPr="00864872" w:rsidRDefault="00864872" w:rsidP="00DE5E78">
      <w:r>
        <w:t>[LOGICAL</w:t>
      </w:r>
      <w:r w:rsidR="002868DB">
        <w:t>, REAL, REAL, REAL</w:t>
      </w:r>
      <w:r>
        <w:t>]</w:t>
      </w:r>
    </w:p>
    <w:p w14:paraId="2614CF9B" w14:textId="4D75CBF4" w:rsidR="00864872" w:rsidRDefault="00864872" w:rsidP="00DE5E78">
      <w:r>
        <w:t>If set to TRUE, then the degradation throughout the vertical soil profile is constant</w:t>
      </w:r>
    </w:p>
    <w:p w14:paraId="133FBB0A" w14:textId="77777777" w:rsidR="002868DB" w:rsidRDefault="002868DB" w:rsidP="00DE5E78">
      <w:r w:rsidRPr="00864872">
        <w:t>is_ramp_profile</w:t>
      </w:r>
    </w:p>
    <w:p w14:paraId="728E634E" w14:textId="5766F6FA" w:rsidR="002868DB" w:rsidRDefault="002868DB" w:rsidP="00DE5E78">
      <w:r w:rsidRPr="00864872">
        <w:t>ramp1</w:t>
      </w:r>
      <w:r>
        <w:t xml:space="preserve">  first plateau depth (cm), surface degradation rate is constant to this depth</w:t>
      </w:r>
    </w:p>
    <w:p w14:paraId="0B8345D6" w14:textId="7F4CFF90" w:rsidR="002868DB" w:rsidRDefault="002868DB" w:rsidP="00DE5E78">
      <w:r w:rsidRPr="00864872">
        <w:t>ramp2</w:t>
      </w:r>
      <w:r>
        <w:t xml:space="preserve">  ramp depth</w:t>
      </w:r>
      <w:r w:rsidR="00C637FF">
        <w:t xml:space="preserve"> as measured </w:t>
      </w:r>
      <w:r>
        <w:t xml:space="preserve"> from surface (cm), depth at which the second plateau starts</w:t>
      </w:r>
    </w:p>
    <w:p w14:paraId="3B1E36F8" w14:textId="5EB67A68" w:rsidR="002868DB" w:rsidRDefault="002868DB" w:rsidP="00DE5E78">
      <w:r w:rsidRPr="00864872">
        <w:t>ramp3</w:t>
      </w:r>
      <w:r>
        <w:t xml:space="preserve"> value of the second </w:t>
      </w:r>
      <w:r w:rsidR="00C637FF">
        <w:t>plateau</w:t>
      </w:r>
      <w:r>
        <w:t xml:space="preserve"> (fraction from zero to one).</w:t>
      </w:r>
    </w:p>
    <w:bookmarkEnd w:id="33"/>
    <w:p w14:paraId="5D173049" w14:textId="77777777" w:rsidR="00864872" w:rsidRDefault="00864872" w:rsidP="00DE5E78"/>
    <w:p w14:paraId="20D8033D" w14:textId="05FDCFE1" w:rsidR="003C7EAA" w:rsidRDefault="003C7EAA" w:rsidP="00DE5E78"/>
    <w:p w14:paraId="240DBB41" w14:textId="3162B187" w:rsidR="00C637FF" w:rsidRPr="00C637FF" w:rsidRDefault="00C637FF" w:rsidP="00DE5E78">
      <w:r w:rsidRPr="00C637FF">
        <w:t>Line 3</w:t>
      </w:r>
      <w:r>
        <w:t>3</w:t>
      </w:r>
    </w:p>
    <w:p w14:paraId="3DD56004" w14:textId="35F34009" w:rsidR="00C637FF" w:rsidRDefault="00C637FF" w:rsidP="00DE5E78">
      <w:r w:rsidRPr="00864872">
        <w:t>is_</w:t>
      </w:r>
      <w:r>
        <w:t>exp</w:t>
      </w:r>
      <w:r w:rsidRPr="00864872">
        <w:t xml:space="preserve">_profile, </w:t>
      </w:r>
      <w:bookmarkStart w:id="34" w:name="_Hlk101264746"/>
      <w:r w:rsidRPr="00864872">
        <w:t xml:space="preserve">exp_profile1, exp_profile2 </w:t>
      </w:r>
      <w:bookmarkEnd w:id="34"/>
    </w:p>
    <w:p w14:paraId="3DD14428" w14:textId="14D03399" w:rsidR="00C637FF" w:rsidRPr="00864872" w:rsidRDefault="00C637FF" w:rsidP="00DE5E78">
      <w:r>
        <w:t>[LOGICAL, REAL, REAL]</w:t>
      </w:r>
    </w:p>
    <w:p w14:paraId="7206AB28" w14:textId="73227FE1" w:rsidR="00C637FF" w:rsidRDefault="00C637FF" w:rsidP="00DE5E78">
      <w:pPr>
        <w:rPr>
          <w:color w:val="000000" w:themeColor="text1"/>
        </w:rPr>
      </w:pPr>
      <w:r>
        <w:t>If set to TRUE, then the degradation declines exponentially</w:t>
      </w:r>
    </w:p>
    <w:p w14:paraId="09FB17FD" w14:textId="29A44C22" w:rsidR="00C637FF" w:rsidRDefault="00C637FF" w:rsidP="00DE5E78">
      <w:r w:rsidRPr="00864872">
        <w:t xml:space="preserve">exp_profile1, </w:t>
      </w:r>
      <w:r w:rsidR="00043B74">
        <w:t>exponent</w:t>
      </w:r>
    </w:p>
    <w:p w14:paraId="69FD1F3D" w14:textId="2EC1BB69" w:rsidR="00A11D11" w:rsidRDefault="00C637FF" w:rsidP="00DE5E78">
      <w:r w:rsidRPr="00864872">
        <w:t>exp_profile2</w:t>
      </w:r>
      <w:r w:rsidR="00043B74">
        <w:t>, asymptote</w:t>
      </w:r>
    </w:p>
    <w:p w14:paraId="25364EC7" w14:textId="77777777" w:rsidR="00C14BC9" w:rsidRDefault="00C14BC9" w:rsidP="00DE5E78"/>
    <w:p w14:paraId="4AB664B0" w14:textId="77777777" w:rsidR="00C14BC9" w:rsidRDefault="00C14BC9" w:rsidP="00DE5E78"/>
    <w:p w14:paraId="39263797" w14:textId="480E1386" w:rsidR="00C637FF" w:rsidRDefault="00C14BC9" w:rsidP="00DE5E78">
      <w:r>
        <w:t>START OF SCHEM</w:t>
      </w:r>
      <w:r w:rsidR="007310AF">
        <w:t>E</w:t>
      </w:r>
      <w:r>
        <w:t xml:space="preserve"> SECTION</w:t>
      </w:r>
    </w:p>
    <w:p w14:paraId="5AA8F4FD" w14:textId="4D27BB1C" w:rsidR="00C637FF" w:rsidRPr="00867B95" w:rsidRDefault="00867B95" w:rsidP="00DE5E78">
      <w:r w:rsidRPr="00867B95">
        <w:t>Line 34</w:t>
      </w:r>
      <w:r w:rsidR="0074702D">
        <w:t xml:space="preserve">  </w:t>
      </w:r>
    </w:p>
    <w:p w14:paraId="393D9A62" w14:textId="0EA55439" w:rsidR="00867B95" w:rsidRDefault="00855734" w:rsidP="00DE5E78">
      <w:r w:rsidRPr="00855734">
        <w:t xml:space="preserve">number_of_schemes:  </w:t>
      </w:r>
      <w:r w:rsidR="00867B95">
        <w:t>Number of schemes</w:t>
      </w:r>
    </w:p>
    <w:p w14:paraId="447AD1CB" w14:textId="77777777" w:rsidR="00855734" w:rsidRDefault="00855734" w:rsidP="00DE5E78"/>
    <w:p w14:paraId="1D3EBA84" w14:textId="06CA45F5" w:rsidR="009A6EE6" w:rsidRDefault="00CE7BEA" w:rsidP="00DE5E78">
      <w:r>
        <w:t>(Line numbers vary from here on)</w:t>
      </w:r>
    </w:p>
    <w:p w14:paraId="558FB1AE" w14:textId="1DAC3C57" w:rsidR="009A6EE6" w:rsidRDefault="009A6EE6" w:rsidP="00DE5E78">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E5E78"/>
    <w:p w14:paraId="776A3517" w14:textId="70266F89" w:rsidR="00E15493" w:rsidRPr="00970869" w:rsidRDefault="00180D4B" w:rsidP="00DE5E78">
      <w:r w:rsidRPr="00970869">
        <w:t xml:space="preserve">Scheme </w:t>
      </w:r>
      <w:r w:rsidR="0024593F">
        <w:t xml:space="preserve">Line </w:t>
      </w:r>
      <w:r w:rsidRPr="00970869">
        <w:t>1</w:t>
      </w:r>
    </w:p>
    <w:p w14:paraId="45645B35" w14:textId="3387AFA6" w:rsidR="00855734" w:rsidRPr="00E15493" w:rsidRDefault="00E15493" w:rsidP="00DE5E78">
      <w:r w:rsidRPr="00E15493">
        <w:t>scheme_number, scheme_name</w:t>
      </w:r>
    </w:p>
    <w:p w14:paraId="00C030A0" w14:textId="442C8142" w:rsidR="00855734" w:rsidRDefault="00102E15" w:rsidP="00DE5E78">
      <w:r>
        <w:t xml:space="preserve">[INTEGER,  TEXT] </w:t>
      </w:r>
    </w:p>
    <w:p w14:paraId="7A4AE585" w14:textId="50FCFC16" w:rsidR="00102E15" w:rsidRDefault="00102E15" w:rsidP="00DE5E78">
      <w:r w:rsidRPr="00E15493">
        <w:t>scheme_number</w:t>
      </w:r>
      <w:r>
        <w:t>:</w:t>
      </w:r>
      <w:r w:rsidR="00582BB7">
        <w:t xml:space="preserve"> used to identify sc</w:t>
      </w:r>
      <w:r w:rsidR="00EB71A2">
        <w:t>heme, only used to help users identify output files</w:t>
      </w:r>
    </w:p>
    <w:p w14:paraId="71A8D0B0" w14:textId="43565519" w:rsidR="00102E15" w:rsidRPr="00E15493" w:rsidRDefault="00102E15" w:rsidP="00DE5E78">
      <w:r w:rsidRPr="00E15493">
        <w:t>scheme_name</w:t>
      </w:r>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E5E78"/>
    <w:p w14:paraId="2CE011ED" w14:textId="362E3CE0" w:rsidR="00855734" w:rsidRPr="00DD6A72" w:rsidRDefault="00AA716A" w:rsidP="00DE5E78">
      <w:r w:rsidRPr="00DD6A72">
        <w:t xml:space="preserve">Scheme </w:t>
      </w:r>
      <w:r w:rsidR="0024593F">
        <w:t xml:space="preserve">Line </w:t>
      </w:r>
      <w:r w:rsidRPr="00DD6A72">
        <w:t>2</w:t>
      </w:r>
    </w:p>
    <w:p w14:paraId="626DA0FC" w14:textId="51D53F18" w:rsidR="00152766" w:rsidRDefault="00AA716A" w:rsidP="00DE5E78">
      <w:r>
        <w:t>app_reference_point_schemes</w:t>
      </w:r>
    </w:p>
    <w:p w14:paraId="21EB537F" w14:textId="69DAC711" w:rsidR="00A4398C" w:rsidRDefault="00B2776B" w:rsidP="00DE5E78">
      <w:r>
        <w:t>[INTEGER]</w:t>
      </w:r>
    </w:p>
    <w:p w14:paraId="19D00371" w14:textId="30883EFF" w:rsidR="00152766" w:rsidRDefault="00DD6A72" w:rsidP="00DE5E78">
      <w:r w:rsidRPr="007D5073">
        <w:rPr>
          <w:color w:val="000000"/>
        </w:rPr>
        <w:t>app_reference_point_schemes</w:t>
      </w:r>
      <w:r w:rsidR="007D5073" w:rsidRPr="007D5073">
        <w:rPr>
          <w:color w:val="000000"/>
        </w:rPr>
        <w:t>:</w:t>
      </w:r>
      <w:r w:rsidR="007D5073" w:rsidRPr="007D5073">
        <w:t xml:space="preserve"> 0=absolute date, 1=emergence, 2=maturity, 3=removal</w:t>
      </w:r>
    </w:p>
    <w:p w14:paraId="736C791C" w14:textId="77777777" w:rsidR="00BC4F48" w:rsidRDefault="00BC4F48" w:rsidP="00DE5E78"/>
    <w:p w14:paraId="2BBC97E9" w14:textId="664642C9" w:rsidR="00BC4F48" w:rsidRPr="00DD6A72" w:rsidRDefault="00BC4F48" w:rsidP="00DE5E78">
      <w:r w:rsidRPr="00DD6A72">
        <w:t xml:space="preserve">Scheme </w:t>
      </w:r>
      <w:r w:rsidR="0024593F">
        <w:t xml:space="preserve">Line </w:t>
      </w:r>
      <w:r>
        <w:t>3</w:t>
      </w:r>
    </w:p>
    <w:p w14:paraId="7D1C8CF9" w14:textId="163ACC93" w:rsidR="00BC4F48" w:rsidRDefault="00BC4F48" w:rsidP="00DE5E78">
      <w:r>
        <w:t>num_apps_in_schemes</w:t>
      </w:r>
    </w:p>
    <w:p w14:paraId="332AB980" w14:textId="51DA378C" w:rsidR="00BC4F48" w:rsidRDefault="00BC4F48" w:rsidP="00DE5E78">
      <w:r>
        <w:t>[INTEGER]</w:t>
      </w:r>
    </w:p>
    <w:p w14:paraId="1807C4BE" w14:textId="30DF2A4C" w:rsidR="00152766" w:rsidRDefault="00DD6A72" w:rsidP="00DE5E78">
      <w:r>
        <w:t>num_apps_in_schemes</w:t>
      </w:r>
      <w:r w:rsidR="007D5073">
        <w:t xml:space="preserve">: number of applications in a </w:t>
      </w:r>
      <w:r w:rsidR="00657B2E">
        <w:t>year</w:t>
      </w:r>
    </w:p>
    <w:p w14:paraId="1984C885" w14:textId="77777777" w:rsidR="00F72E51" w:rsidRDefault="00F72E51" w:rsidP="00DE5E78"/>
    <w:p w14:paraId="614C961F" w14:textId="0FA67CF6" w:rsidR="0024593F" w:rsidRDefault="00480622" w:rsidP="00DE5E78">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E5E78">
      <w:r>
        <w:t>Application In</w:t>
      </w:r>
      <w:r w:rsidR="002705D6">
        <w:t>formation</w:t>
      </w:r>
      <w:r w:rsidR="00852734">
        <w:t xml:space="preserve"> (</w:t>
      </w:r>
      <w:r w:rsidR="00CA0580">
        <w:t>number of lines</w:t>
      </w:r>
      <w:r w:rsidR="00835828">
        <w:t xml:space="preserve"> = num_apps_in_scheme</w:t>
      </w:r>
      <w:r w:rsidR="00CA0580">
        <w:t>)</w:t>
      </w:r>
    </w:p>
    <w:p w14:paraId="0937FE67" w14:textId="36F42AE1" w:rsidR="00480622" w:rsidRDefault="00E84F2F" w:rsidP="00DE5E78">
      <w:r>
        <w:t>D</w:t>
      </w:r>
      <w:r w:rsidR="00745CCF">
        <w:t>ate</w:t>
      </w:r>
      <w:r>
        <w:t xml:space="preserve">, </w:t>
      </w:r>
      <w:r w:rsidR="00BE434D">
        <w:t xml:space="preserve">rate, method, </w:t>
      </w:r>
      <w:r w:rsidR="0001588E">
        <w:t xml:space="preserve">depth, split, drift, </w:t>
      </w:r>
      <w:r w:rsidR="00E34E6F">
        <w:t>drift</w:t>
      </w:r>
      <w:r w:rsidR="00C00E98">
        <w:t xml:space="preserve">factor, </w:t>
      </w:r>
      <w:r w:rsidR="0001588E">
        <w:t>periodicity, lag</w:t>
      </w:r>
    </w:p>
    <w:p w14:paraId="1A5B59D0" w14:textId="44AF9DC4" w:rsidR="00F72E51" w:rsidRDefault="00193013" w:rsidP="00DE5E78">
      <w:r>
        <w:t>[TEXT, REAL, INTEGER, REAL, REAL, REAL,</w:t>
      </w:r>
      <w:r w:rsidR="00C00E98">
        <w:t>REAL,</w:t>
      </w:r>
      <w:r>
        <w:t xml:space="preserve"> </w:t>
      </w:r>
      <w:r w:rsidR="008A56DB">
        <w:t>INTEGER, INTEGER]</w:t>
      </w:r>
    </w:p>
    <w:p w14:paraId="24B2F836" w14:textId="77777777" w:rsidR="00960D6C" w:rsidRDefault="00960D6C" w:rsidP="00DE5E78"/>
    <w:p w14:paraId="398F43F5" w14:textId="2EEE1623" w:rsidR="001E0685" w:rsidRDefault="008A56DB" w:rsidP="00DE5E78">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E5E78">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E5E78">
      <w:r>
        <w:t>Method</w:t>
      </w:r>
    </w:p>
    <w:p w14:paraId="28A96592" w14:textId="610D5647" w:rsidR="00094455" w:rsidRDefault="000A6528" w:rsidP="00DE5E78">
      <w:r>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E5E78">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E5E78"/>
    <w:p w14:paraId="0E75FE09" w14:textId="4918B1A1" w:rsidR="008D2680" w:rsidRDefault="008D2680" w:rsidP="00DE5E78">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E5E78"/>
    <w:p w14:paraId="7DE38643" w14:textId="41793FED" w:rsidR="001E578E" w:rsidRDefault="001E578E" w:rsidP="00DE5E78">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E5E78"/>
    <w:p w14:paraId="2C28FC71" w14:textId="416319AC" w:rsidR="00D90362" w:rsidRPr="00784D68" w:rsidRDefault="001E578E" w:rsidP="00DE5E78">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E5E78"/>
    <w:p w14:paraId="5D609406" w14:textId="031486E3" w:rsidR="001E578E" w:rsidRDefault="001E578E" w:rsidP="00DE5E78">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E5E78"/>
    <w:p w14:paraId="770169EE" w14:textId="65183783" w:rsidR="00BE546B" w:rsidRDefault="00D12C95" w:rsidP="00DE5E78">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E5E78"/>
    <w:p w14:paraId="4668F2CD" w14:textId="1D13CE6A" w:rsidR="00B73CC5" w:rsidRPr="00784D68" w:rsidRDefault="00D01D2F" w:rsidP="00DE5E78">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E5E78"/>
    <w:p w14:paraId="082251C3" w14:textId="77777777" w:rsidR="001E578E" w:rsidRDefault="001E578E" w:rsidP="00DE5E78"/>
    <w:p w14:paraId="52541FEF" w14:textId="14B4114E" w:rsidR="001E0685" w:rsidRDefault="001E0685" w:rsidP="00DE5E78">
      <w:r>
        <w:t>Depth</w:t>
      </w:r>
      <w:r w:rsidR="00EB21D8">
        <w:t>:</w:t>
      </w:r>
      <w:r w:rsidR="00594B4C">
        <w:t xml:space="preserve"> incorporation depth</w:t>
      </w:r>
      <w:r w:rsidR="00E5113C">
        <w:t xml:space="preserve"> for methods without default depth (cm)</w:t>
      </w:r>
    </w:p>
    <w:p w14:paraId="5ADC371E" w14:textId="77777777" w:rsidR="00594B4C" w:rsidRDefault="00594B4C" w:rsidP="00DE5E78"/>
    <w:p w14:paraId="41D0AFF9" w14:textId="1E0A8599" w:rsidR="00E5113C" w:rsidRDefault="001E0685" w:rsidP="00DE5E78">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E5E78"/>
    <w:p w14:paraId="03EE5944" w14:textId="19E25644" w:rsidR="006E1705" w:rsidRDefault="006E1705" w:rsidP="00DE5E78">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E5E78"/>
    <w:p w14:paraId="73228EA2" w14:textId="6A6BBADE" w:rsidR="00C00E98" w:rsidRDefault="00C00E98" w:rsidP="00DE5E78">
      <w:r>
        <w:t xml:space="preserve">Driftfactor: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E5E78"/>
    <w:p w14:paraId="3667350D" w14:textId="4C8321D6" w:rsidR="001E0685" w:rsidRDefault="001E0685" w:rsidP="00DE5E78">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E5E78"/>
    <w:p w14:paraId="2FEB3B07" w14:textId="277DC064" w:rsidR="001E0685" w:rsidRDefault="001E0685" w:rsidP="00DE5E78">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(i.e/, no lag)</w:t>
      </w:r>
    </w:p>
    <w:p w14:paraId="63FF856C" w14:textId="77777777" w:rsidR="00350529" w:rsidRDefault="00350529" w:rsidP="00DE5E78"/>
    <w:p w14:paraId="2D4B7CD1" w14:textId="77777777" w:rsidR="00350529" w:rsidRDefault="00350529" w:rsidP="00DE5E78"/>
    <w:p w14:paraId="579349EF" w14:textId="577E2286" w:rsidR="00350529" w:rsidRPr="00BF22AA" w:rsidRDefault="00035D09" w:rsidP="00DE5E78">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E5E78">
      <w:r>
        <w:t>is_app_window, app_window_span, app_window_step</w:t>
      </w:r>
    </w:p>
    <w:p w14:paraId="2DC42579" w14:textId="3951BAD1" w:rsidR="00350529" w:rsidRDefault="00DA3543" w:rsidP="00DE5E78">
      <w:r>
        <w:t>[LOGICAL, INTEGER, INTEGER]</w:t>
      </w:r>
    </w:p>
    <w:p w14:paraId="41E94C88" w14:textId="6C1CDAE3" w:rsidR="00BF22AA" w:rsidRDefault="00BF22AA" w:rsidP="00DE5E78">
      <w:r>
        <w:lastRenderedPageBreak/>
        <w:t xml:space="preserve">is_app_window: TRUE </w:t>
      </w:r>
      <w:r w:rsidR="00DA18C0">
        <w:t>= Do multiple runs with window. FALSE = do not</w:t>
      </w:r>
    </w:p>
    <w:p w14:paraId="2305E741" w14:textId="118ABDBE" w:rsidR="00BF22AA" w:rsidRDefault="00BF22AA" w:rsidP="00DE5E78">
      <w:r>
        <w:t>app_window_span:</w:t>
      </w:r>
      <w:r w:rsidR="00DA18C0">
        <w:t xml:space="preserve"> </w:t>
      </w:r>
      <w:r w:rsidR="000D3D69">
        <w:t xml:space="preserve">Number of days </w:t>
      </w:r>
      <w:r w:rsidR="00AE3781">
        <w:t>across which the pesticide could be applied</w:t>
      </w:r>
    </w:p>
    <w:p w14:paraId="76825612" w14:textId="0CDB4DAA" w:rsidR="00BF22AA" w:rsidRDefault="00BF22AA" w:rsidP="00DE5E78">
      <w:r>
        <w:t>app_window_step</w:t>
      </w:r>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E5E78"/>
    <w:p w14:paraId="0155723A" w14:textId="7BE60014" w:rsidR="00CB1C7B" w:rsidRDefault="00CB1C7B" w:rsidP="00DE5E78">
      <w:r w:rsidRPr="00BF22AA">
        <w:t xml:space="preserve">Scheme Line </w:t>
      </w:r>
      <w:r>
        <w:t>6:</w:t>
      </w:r>
      <w:r w:rsidRPr="00BF22AA">
        <w:t xml:space="preserve"> Application Window Information</w:t>
      </w:r>
    </w:p>
    <w:p w14:paraId="406E357B" w14:textId="77777777" w:rsidR="00CB1C7B" w:rsidRDefault="00CB1C7B" w:rsidP="00DE5E78">
      <w:r>
        <w:t>is_adjust_for_rain_schemes,rain_limit_schemes,optimum_application_window_schemes,</w:t>
      </w:r>
    </w:p>
    <w:p w14:paraId="4ED17917" w14:textId="3249487A" w:rsidR="00CB1C7B" w:rsidRDefault="00CB1C7B" w:rsidP="00DE5E78">
      <w:r>
        <w:t>intolerable_rain_window_schemes,min_days_between_apps_schemes</w:t>
      </w:r>
    </w:p>
    <w:p w14:paraId="2A264E6B" w14:textId="77777777" w:rsidR="00AA561C" w:rsidRDefault="00CB1C7B" w:rsidP="00DE5E78">
      <w:r>
        <w:t>[LOGICAL, REAL, INTEGER, INTEGER, INTEGER]</w:t>
      </w:r>
      <w:r w:rsidRPr="00CB1C7B">
        <w:t xml:space="preserve"> </w:t>
      </w:r>
    </w:p>
    <w:p w14:paraId="6D5AD985" w14:textId="5D7EABF3" w:rsidR="00AA561C" w:rsidRDefault="00CB1C7B" w:rsidP="00DE5E78">
      <w:r>
        <w:t>is_adjust_for_rain_schemes</w:t>
      </w:r>
      <w:r w:rsidR="00AA561C">
        <w:t>: TRUE = use the rain restriction routine</w:t>
      </w:r>
    </w:p>
    <w:p w14:paraId="7229AF8D" w14:textId="4015CE88" w:rsidR="00AA561C" w:rsidRDefault="00CB1C7B" w:rsidP="00DE5E78">
      <w:r>
        <w:t>rain_limit_schemes</w:t>
      </w:r>
      <w:r w:rsidR="00AA561C">
        <w:t>: amount of rain to trigger restriction (cm)</w:t>
      </w:r>
    </w:p>
    <w:p w14:paraId="14CB9989" w14:textId="253C1C57" w:rsidR="00CB1C7B" w:rsidRDefault="00CB1C7B" w:rsidP="00DE5E78">
      <w:r>
        <w:t>optimum_application_window_schemes</w:t>
      </w:r>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E5E78">
      <w:r>
        <w:t>intolerable_rain_window_schemes</w:t>
      </w:r>
      <w:r w:rsidR="00AA561C">
        <w:t>: number of days looking forward when an intolerable rain should not occur</w:t>
      </w:r>
    </w:p>
    <w:p w14:paraId="61CDE8D2" w14:textId="2AD92D75" w:rsidR="00CB1C7B" w:rsidRDefault="00CB1C7B" w:rsidP="00DE5E78">
      <w:r>
        <w:t>min_days_between_apps_schemes</w:t>
      </w:r>
      <w:r w:rsidR="00AA561C">
        <w:t>: specify the legal (or practical) minimum interval between applications</w:t>
      </w:r>
    </w:p>
    <w:p w14:paraId="088BDBEA" w14:textId="77777777" w:rsidR="00CB1C7B" w:rsidRDefault="00CB1C7B" w:rsidP="00DE5E78"/>
    <w:p w14:paraId="2B155E55" w14:textId="056A10C6" w:rsidR="00350529" w:rsidRPr="00CD7B6D" w:rsidRDefault="00AE3781" w:rsidP="00DE5E78">
      <w:r w:rsidRPr="00CD7B6D">
        <w:t xml:space="preserve">Scheme Line </w:t>
      </w:r>
      <w:r w:rsidR="00AA561C">
        <w:t>7</w:t>
      </w:r>
    </w:p>
    <w:p w14:paraId="79A2EA82" w14:textId="68D049AB" w:rsidR="00350529" w:rsidRDefault="00CD7B6D" w:rsidP="00DE5E78">
      <w:bookmarkStart w:id="36" w:name="_Hlk103082185"/>
      <w:r>
        <w:t>number_of_scenarios</w:t>
      </w:r>
    </w:p>
    <w:bookmarkEnd w:id="36"/>
    <w:p w14:paraId="21A5A50D" w14:textId="6BD9BBCE" w:rsidR="00CD7B6D" w:rsidRDefault="00CD7B6D" w:rsidP="00DE5E78">
      <w:r>
        <w:t>[INTEGER]</w:t>
      </w:r>
    </w:p>
    <w:p w14:paraId="63624124" w14:textId="5D0E23AB" w:rsidR="00CD7B6D" w:rsidRDefault="00CD7B6D" w:rsidP="00DE5E78">
      <w:r>
        <w:t xml:space="preserve">number_of_scenarios: number of </w:t>
      </w:r>
      <w:r w:rsidR="00A92F6F">
        <w:t xml:space="preserve">SCN2 </w:t>
      </w:r>
      <w:r>
        <w:t>scenario</w:t>
      </w:r>
      <w:r w:rsidR="00A92F6F">
        <w:t xml:space="preserve"> files to be used</w:t>
      </w:r>
      <w:r>
        <w:t xml:space="preserve"> in the scheme</w:t>
      </w:r>
    </w:p>
    <w:p w14:paraId="6A136151" w14:textId="77777777" w:rsidR="00CD7B6D" w:rsidRDefault="00CD7B6D" w:rsidP="00DE5E78"/>
    <w:p w14:paraId="1F4B13DA" w14:textId="3C1AE847" w:rsidR="00CD7B6D" w:rsidRPr="00235B1B" w:rsidRDefault="00CD7B6D" w:rsidP="00DE5E78">
      <w:r w:rsidRPr="00235B1B">
        <w:t xml:space="preserve">Scheme </w:t>
      </w:r>
      <w:r w:rsidR="00A92F6F">
        <w:t xml:space="preserve">Group of </w:t>
      </w:r>
      <w:r w:rsidRPr="00235B1B">
        <w:t>Line</w:t>
      </w:r>
      <w:r w:rsidR="00A92F6F">
        <w:t>s 8</w:t>
      </w:r>
    </w:p>
    <w:p w14:paraId="28200AC1" w14:textId="0CBC9736" w:rsidR="00CD7B6D" w:rsidRDefault="002A3D5E" w:rsidP="00DE5E78">
      <w:r>
        <w:t>scenario_names</w:t>
      </w:r>
    </w:p>
    <w:p w14:paraId="6BCEA30B" w14:textId="41F6830E" w:rsidR="002A3D5E" w:rsidRDefault="002A3D5E" w:rsidP="00DE5E78">
      <w:r>
        <w:t>[</w:t>
      </w:r>
      <w:r w:rsidR="00D750DC">
        <w:t>TEXT</w:t>
      </w:r>
      <w:r>
        <w:t>]</w:t>
      </w:r>
    </w:p>
    <w:p w14:paraId="212DBE5A" w14:textId="3152FE95" w:rsidR="00235B1B" w:rsidRDefault="00235B1B" w:rsidP="00DE5E78">
      <w:r>
        <w:t>scenario_names: list of full path and</w:t>
      </w:r>
      <w:r w:rsidR="00A92F6F">
        <w:t xml:space="preserve"> SCN2</w:t>
      </w:r>
      <w:r>
        <w:t xml:space="preserve"> scenario</w:t>
      </w:r>
      <w:r w:rsidR="00A92F6F">
        <w:t xml:space="preserve"> file names</w:t>
      </w:r>
      <w:r>
        <w:t xml:space="preserve"> (one per line)</w:t>
      </w:r>
    </w:p>
    <w:p w14:paraId="148FB5F1" w14:textId="68439DB7" w:rsidR="00A92F6F" w:rsidRDefault="00A92F6F" w:rsidP="00DE5E78"/>
    <w:p w14:paraId="0506540B" w14:textId="5E2495A7" w:rsidR="00A92F6F" w:rsidRPr="00A92F6F" w:rsidRDefault="00A92F6F" w:rsidP="00DE5E78">
      <w:bookmarkStart w:id="37" w:name="_Hlk121306262"/>
      <w:r w:rsidRPr="00A92F6F">
        <w:t>Scheme Line 9</w:t>
      </w:r>
    </w:p>
    <w:bookmarkEnd w:id="37"/>
    <w:p w14:paraId="210C6F4B" w14:textId="26678D3C" w:rsidR="00A92F6F" w:rsidRDefault="00A92F6F" w:rsidP="00DE5E78">
      <w:r>
        <w:t>is_batch_scenario</w:t>
      </w:r>
    </w:p>
    <w:p w14:paraId="755E5D47" w14:textId="6DA1F941" w:rsidR="00A92F6F" w:rsidRDefault="00A92F6F" w:rsidP="00DE5E78">
      <w:r>
        <w:t>[LOGICAL]</w:t>
      </w:r>
    </w:p>
    <w:p w14:paraId="6CB3E756" w14:textId="7A6462B6" w:rsidR="00A92F6F" w:rsidRDefault="00A92F6F" w:rsidP="00DE5E78">
      <w:r>
        <w:t>is_batch_scenario: TRUE if scenarios will be read in from a CSV format file</w:t>
      </w:r>
    </w:p>
    <w:p w14:paraId="79E4373C" w14:textId="77777777" w:rsidR="00A92F6F" w:rsidRDefault="00A92F6F" w:rsidP="00DE5E78"/>
    <w:p w14:paraId="275F9F8B" w14:textId="77777777" w:rsidR="00A92F6F" w:rsidRDefault="00A92F6F" w:rsidP="00DE5E78"/>
    <w:p w14:paraId="13B23B30" w14:textId="1D346391" w:rsidR="00A92F6F" w:rsidRPr="00A92F6F" w:rsidRDefault="00A92F6F" w:rsidP="00DE5E78">
      <w:r w:rsidRPr="00A92F6F">
        <w:t xml:space="preserve">Scheme Line </w:t>
      </w:r>
      <w:r>
        <w:t>10</w:t>
      </w:r>
    </w:p>
    <w:p w14:paraId="68739AF1" w14:textId="7AE62AFD" w:rsidR="00511257" w:rsidRDefault="00A92F6F" w:rsidP="00DE5E78">
      <w:r>
        <w:t xml:space="preserve">scenario_batchfile    </w:t>
      </w:r>
    </w:p>
    <w:p w14:paraId="6B0C2AB0" w14:textId="4704F509" w:rsidR="00A92F6F" w:rsidRDefault="00A92F6F" w:rsidP="00DE5E78">
      <w:r>
        <w:t>[</w:t>
      </w:r>
      <w:r w:rsidR="00223AA4">
        <w:t>TEXT</w:t>
      </w:r>
      <w:r>
        <w:t>]</w:t>
      </w:r>
    </w:p>
    <w:p w14:paraId="33D050DE" w14:textId="1BC12975" w:rsidR="00A92F6F" w:rsidRDefault="00A92F6F" w:rsidP="00DE5E78"/>
    <w:p w14:paraId="495A94CB" w14:textId="77777777" w:rsidR="00A92F6F" w:rsidRDefault="00A92F6F" w:rsidP="00DE5E78"/>
    <w:p w14:paraId="03D9FDED" w14:textId="32F12106" w:rsidR="00511257" w:rsidRPr="00D837F8" w:rsidRDefault="00511257" w:rsidP="00DE5E78">
      <w:bookmarkStart w:id="38" w:name="_Hlk121309795"/>
      <w:r w:rsidRPr="00D837F8">
        <w:t>Water Shed/Body Section</w:t>
      </w:r>
    </w:p>
    <w:bookmarkEnd w:id="38"/>
    <w:p w14:paraId="1CBF9F32" w14:textId="77777777" w:rsidR="00D837F8" w:rsidRDefault="00D837F8" w:rsidP="00DE5E78"/>
    <w:p w14:paraId="4BFB40C9" w14:textId="77777777" w:rsidR="00D837F8" w:rsidRPr="00D837F8" w:rsidRDefault="00D837F8" w:rsidP="00DE5E78">
      <w:r w:rsidRPr="00D837F8">
        <w:t>WS Line 1</w:t>
      </w:r>
    </w:p>
    <w:p w14:paraId="295341F0" w14:textId="1C72AAEF" w:rsidR="00D837F8" w:rsidRDefault="00D837F8" w:rsidP="00DE5E78">
      <w:r w:rsidRPr="00FD656D">
        <w:t>ERFLAG</w:t>
      </w:r>
    </w:p>
    <w:p w14:paraId="7455B8DE" w14:textId="5BB37891" w:rsidR="008D4D9F" w:rsidRDefault="008D4D9F" w:rsidP="00DE5E78">
      <w:r>
        <w:t>[INTEGER]</w:t>
      </w:r>
    </w:p>
    <w:p w14:paraId="00EB7A26" w14:textId="0320661F" w:rsidR="00D837F8" w:rsidRDefault="00D837F8" w:rsidP="00DE5E78">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E5E78"/>
    <w:p w14:paraId="41FC9EC3" w14:textId="1687544F" w:rsidR="00350529" w:rsidRDefault="00D837F8" w:rsidP="00DE5E78">
      <w:r w:rsidRPr="00955C65">
        <w:t>WS LINE 2</w:t>
      </w:r>
      <w:bookmarkStart w:id="39" w:name="_Hlk103082895"/>
      <w:r w:rsidR="009D62DB" w:rsidRPr="00955C65">
        <w:t xml:space="preserve"> </w:t>
      </w:r>
      <w:r w:rsidR="009D62DB">
        <w:t xml:space="preserve"> UNUSED</w:t>
      </w:r>
      <w:bookmarkEnd w:id="39"/>
    </w:p>
    <w:p w14:paraId="7BD984FB" w14:textId="6078FB15" w:rsidR="00D837F8" w:rsidRDefault="00D837F8" w:rsidP="00DE5E78">
      <w:r w:rsidRPr="00955C65">
        <w:t>WS LINE 3</w:t>
      </w:r>
      <w:r w:rsidR="009D62DB" w:rsidRPr="00955C65">
        <w:t xml:space="preserve"> </w:t>
      </w:r>
      <w:r w:rsidR="009D62DB">
        <w:t xml:space="preserve"> UNUSED</w:t>
      </w:r>
    </w:p>
    <w:p w14:paraId="50E6AAAE" w14:textId="608D7823" w:rsidR="00D837F8" w:rsidRDefault="00D837F8" w:rsidP="00DE5E78">
      <w:r w:rsidRPr="00955C65">
        <w:t>WS LINE 4</w:t>
      </w:r>
      <w:r w:rsidR="009D62DB" w:rsidRPr="00955C65">
        <w:t xml:space="preserve"> </w:t>
      </w:r>
      <w:r w:rsidR="009D62DB">
        <w:t xml:space="preserve"> UNUSED</w:t>
      </w:r>
    </w:p>
    <w:p w14:paraId="6EAEC6E3" w14:textId="2E46C2B0" w:rsidR="00D837F8" w:rsidRDefault="00D837F8" w:rsidP="00DE5E78">
      <w:r w:rsidRPr="00955C65">
        <w:t>WS LINE 5</w:t>
      </w:r>
      <w:r w:rsidR="009D62DB" w:rsidRPr="00955C65">
        <w:t xml:space="preserve"> </w:t>
      </w:r>
      <w:r w:rsidR="009D62DB">
        <w:t xml:space="preserve"> UNUSED</w:t>
      </w:r>
    </w:p>
    <w:p w14:paraId="4210E5C8" w14:textId="6BA7A9F5" w:rsidR="00D837F8" w:rsidRDefault="00D837F8" w:rsidP="00DE5E78">
      <w:bookmarkStart w:id="40" w:name="_Hlk103083017"/>
      <w:r w:rsidRPr="00955C65">
        <w:t>WS LINE 6</w:t>
      </w:r>
      <w:r w:rsidR="009D62DB" w:rsidRPr="00955C65">
        <w:t xml:space="preserve"> </w:t>
      </w:r>
      <w:r w:rsidR="009D62DB">
        <w:t xml:space="preserve"> UNUSED</w:t>
      </w:r>
    </w:p>
    <w:bookmarkEnd w:id="40"/>
    <w:p w14:paraId="4E5CDE3A" w14:textId="77777777" w:rsidR="00D837F8" w:rsidRDefault="00D837F8" w:rsidP="00DE5E78"/>
    <w:p w14:paraId="4A340F68" w14:textId="77777777" w:rsidR="00955C65" w:rsidRPr="00955C65" w:rsidRDefault="00D837F8" w:rsidP="00DE5E78">
      <w:r w:rsidRPr="00955C65">
        <w:t>WS LINE 7</w:t>
      </w:r>
      <w:r w:rsidR="00D62BCC" w:rsidRPr="00955C65">
        <w:t xml:space="preserve"> </w:t>
      </w:r>
    </w:p>
    <w:p w14:paraId="1D4BF21D" w14:textId="6715CBB0" w:rsidR="00D837F8" w:rsidRDefault="00D62BCC" w:rsidP="00DE5E78">
      <w:r>
        <w:t>adjust_cn</w:t>
      </w:r>
    </w:p>
    <w:p w14:paraId="6877C2CE" w14:textId="7440A890" w:rsidR="00D62BCC" w:rsidRDefault="00D62BCC" w:rsidP="00DE5E78">
      <w:r>
        <w:t>[LOGICAL]</w:t>
      </w:r>
    </w:p>
    <w:p w14:paraId="720CF5F0" w14:textId="5A5E1692" w:rsidR="00D62BCC" w:rsidRDefault="00D62BCC" w:rsidP="00DE5E78">
      <w:r>
        <w:t>adjust_cn</w:t>
      </w:r>
      <w:r w:rsidR="008E3628">
        <w:t>: TRUE = adjust CN according to soil water</w:t>
      </w:r>
      <w:r w:rsidR="000A2C77">
        <w:t xml:space="preserve">, FALSE = </w:t>
      </w:r>
      <w:r w:rsidR="00020424">
        <w:t>curve number is constant</w:t>
      </w:r>
    </w:p>
    <w:p w14:paraId="1175AB43" w14:textId="77777777" w:rsidR="00D837F8" w:rsidRDefault="00D837F8" w:rsidP="00DE5E78"/>
    <w:p w14:paraId="313E0B41" w14:textId="728F362C" w:rsidR="000A2C77" w:rsidRPr="00955C65" w:rsidRDefault="000A2C77" w:rsidP="00DE5E78">
      <w:r w:rsidRPr="00955C65">
        <w:t>WS LINE 8</w:t>
      </w:r>
    </w:p>
    <w:p w14:paraId="7F46CB41" w14:textId="6DF8F4ED" w:rsidR="00D837F8" w:rsidRDefault="000A2C77" w:rsidP="00DE5E78">
      <w:r>
        <w:t>itsapond, itsareservoir, itsother</w:t>
      </w:r>
    </w:p>
    <w:p w14:paraId="48127BE4" w14:textId="5BDF360D" w:rsidR="000A2C77" w:rsidRDefault="000A2C77" w:rsidP="00DE5E78">
      <w:r>
        <w:t>[LOGICAL, LOGICAL, LOGICAL]</w:t>
      </w:r>
    </w:p>
    <w:p w14:paraId="3228A88D" w14:textId="3A4D5925" w:rsidR="00EC78D4" w:rsidRDefault="008B76EE" w:rsidP="00DE5E78">
      <w:r>
        <w:t>i</w:t>
      </w:r>
      <w:r w:rsidR="00955C65">
        <w:t>tsapond</w:t>
      </w:r>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E5E78">
      <w:r>
        <w:t>i</w:t>
      </w:r>
      <w:r w:rsidR="00955C65">
        <w:t>tsareservoir</w:t>
      </w:r>
      <w:r w:rsidR="00EC78D4">
        <w:t xml:space="preserve">: </w:t>
      </w:r>
      <w:r>
        <w:tab/>
      </w:r>
      <w:r w:rsidR="00EC78D4">
        <w:t xml:space="preserve">do a standard USEPA reservoir </w:t>
      </w:r>
      <w:r>
        <w:t>simulation.</w:t>
      </w:r>
    </w:p>
    <w:p w14:paraId="040393B1" w14:textId="50CD79F6" w:rsidR="000A2C77" w:rsidRDefault="008B76EE" w:rsidP="00DE5E78">
      <w:r>
        <w:t>i</w:t>
      </w:r>
      <w:r w:rsidR="00955C65">
        <w:t>tsother</w:t>
      </w:r>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E5E78">
      <w:r>
        <w:t xml:space="preserve">itstpezwpez: </w:t>
      </w:r>
      <w:r>
        <w:tab/>
        <w:t>do a TPEZ and WPEZ simulation.</w:t>
      </w:r>
    </w:p>
    <w:p w14:paraId="584CD099" w14:textId="184590AB" w:rsidR="000A2C77" w:rsidRDefault="000A2C77" w:rsidP="00DE5E78"/>
    <w:p w14:paraId="0C925DE6" w14:textId="6CD199BD" w:rsidR="00354837" w:rsidRPr="00955C65" w:rsidRDefault="00354837" w:rsidP="00DE5E78">
      <w:r w:rsidRPr="00955C65">
        <w:t xml:space="preserve">WS LINE </w:t>
      </w:r>
      <w:r w:rsidR="00C121DC">
        <w:t>9</w:t>
      </w:r>
    </w:p>
    <w:p w14:paraId="78CEDCCE" w14:textId="3EF81307" w:rsidR="00D837F8" w:rsidRDefault="00C121DC" w:rsidP="00DE5E78">
      <w:r>
        <w:t>num_special_waterbodies</w:t>
      </w:r>
    </w:p>
    <w:p w14:paraId="0512F00B" w14:textId="0F8EC4C2" w:rsidR="00D837F8" w:rsidRDefault="00C121DC" w:rsidP="00DE5E78">
      <w:r>
        <w:t>[INTEGER]</w:t>
      </w:r>
    </w:p>
    <w:p w14:paraId="024C7A42" w14:textId="2CD610DB" w:rsidR="00C121DC" w:rsidRDefault="00C121DC" w:rsidP="00DE5E78">
      <w:r>
        <w:t>num_special_waterbodies: number of special water bodies to be simulated and which a re listed below</w:t>
      </w:r>
    </w:p>
    <w:p w14:paraId="568F14FA" w14:textId="77777777" w:rsidR="00C121DC" w:rsidRDefault="00C121DC" w:rsidP="00DE5E78"/>
    <w:p w14:paraId="56991A5C" w14:textId="3B7CA1A2" w:rsidR="00AC016F" w:rsidRPr="00955C65" w:rsidRDefault="00AC016F" w:rsidP="00DE5E78">
      <w:r w:rsidRPr="00955C65">
        <w:t xml:space="preserve">WS LINE </w:t>
      </w:r>
      <w:r>
        <w:t>10</w:t>
      </w:r>
    </w:p>
    <w:p w14:paraId="15FBCB41" w14:textId="1B5A7CA0" w:rsidR="00D837F8" w:rsidRDefault="005109CF" w:rsidP="00DE5E78">
      <w:r>
        <w:t>waterbody_names</w:t>
      </w:r>
    </w:p>
    <w:p w14:paraId="36D2C290" w14:textId="7CB6FAA0" w:rsidR="005109CF" w:rsidRDefault="005109CF" w:rsidP="00DE5E78">
      <w:r>
        <w:t>[TEXT]</w:t>
      </w:r>
    </w:p>
    <w:p w14:paraId="782A46CA" w14:textId="389A0FC4" w:rsidR="005109CF" w:rsidRDefault="005109CF" w:rsidP="00DE5E78">
      <w:r>
        <w:t>waterbody_names: list of full path and file names for the special waterbodies, one per line</w:t>
      </w:r>
    </w:p>
    <w:p w14:paraId="3DB2499E" w14:textId="77777777" w:rsidR="00AC016F" w:rsidRDefault="00AC016F" w:rsidP="00DE5E78"/>
    <w:p w14:paraId="3C1C470C" w14:textId="114CFFFA" w:rsidR="00090C9C" w:rsidRDefault="00090C9C" w:rsidP="00DE5E78">
      <w:r>
        <w:t>OUTPUT SECTION</w:t>
      </w:r>
    </w:p>
    <w:p w14:paraId="4F3D98CE" w14:textId="77777777" w:rsidR="0030300A" w:rsidRDefault="0030300A" w:rsidP="00DE5E78"/>
    <w:p w14:paraId="1CB7D49F" w14:textId="1E084236" w:rsidR="0030300A" w:rsidRPr="00D61F36" w:rsidRDefault="0030300A" w:rsidP="00DE5E78">
      <w:r w:rsidRPr="00D61F36">
        <w:t xml:space="preserve">OS </w:t>
      </w:r>
      <w:r w:rsidR="00F1618B" w:rsidRPr="00D61F36">
        <w:t xml:space="preserve">Line </w:t>
      </w:r>
      <w:r w:rsidRPr="00D61F36">
        <w:t>1</w:t>
      </w:r>
    </w:p>
    <w:p w14:paraId="739B5B46" w14:textId="61C9E291" w:rsidR="00D61F36" w:rsidRDefault="002843E9" w:rsidP="00DE5E78">
      <w:r w:rsidRPr="00F1618B">
        <w:t xml:space="preserve">is_runoff_output </w:t>
      </w:r>
      <w:bookmarkStart w:id="42" w:name="_Hlk103084646"/>
      <w:r w:rsidRPr="00F1618B">
        <w:t xml:space="preserve"> </w:t>
      </w:r>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E5E78"/>
    <w:p w14:paraId="7887D4E8" w14:textId="3B0ADFFB" w:rsidR="00F1618B" w:rsidRPr="00D61F36" w:rsidRDefault="00F1618B" w:rsidP="00DE5E78">
      <w:r w:rsidRPr="00D61F36">
        <w:t>OS Line 2</w:t>
      </w:r>
    </w:p>
    <w:p w14:paraId="5138F51E" w14:textId="013AE926" w:rsidR="002843E9" w:rsidRDefault="002843E9" w:rsidP="00DE5E78">
      <w:r w:rsidRPr="00F1618B">
        <w:t xml:space="preserve">is_erosion_output  </w:t>
      </w:r>
      <w:r w:rsidR="00AC4A85" w:rsidRPr="00F1618B">
        <w:t xml:space="preserve"> </w:t>
      </w:r>
      <w:r w:rsidR="00AC4A85">
        <w:t>[LOGICAL], output erosion</w:t>
      </w:r>
    </w:p>
    <w:p w14:paraId="0F1AF50B" w14:textId="77777777" w:rsidR="00AC4A85" w:rsidRDefault="00AC4A85" w:rsidP="00DE5E78"/>
    <w:p w14:paraId="0BC2348E" w14:textId="3C83F200" w:rsidR="00F1618B" w:rsidRPr="00AC4A85" w:rsidRDefault="00F1618B" w:rsidP="00DE5E78">
      <w:r w:rsidRPr="00AC4A85">
        <w:t>OS Line 3</w:t>
      </w:r>
    </w:p>
    <w:p w14:paraId="2067819C" w14:textId="27A76F32" w:rsidR="002843E9" w:rsidRDefault="002843E9" w:rsidP="00DE5E78">
      <w:r w:rsidRPr="00F1618B">
        <w:t>is_runoff_chem_output</w:t>
      </w:r>
      <w:bookmarkStart w:id="43" w:name="_Hlk103084427"/>
      <w:r w:rsidR="00AC4A85" w:rsidRPr="00F1618B">
        <w:t xml:space="preserve"> </w:t>
      </w:r>
      <w:r w:rsidR="00AC4A85">
        <w:t>[LOGICAL], output chemical mass in runoff</w:t>
      </w:r>
    </w:p>
    <w:p w14:paraId="6178591B" w14:textId="77777777" w:rsidR="00AC4A85" w:rsidRDefault="00AC4A85" w:rsidP="00DE5E78"/>
    <w:p w14:paraId="6728393F" w14:textId="50E990F1" w:rsidR="00F1618B" w:rsidRPr="00AC4A85" w:rsidRDefault="00F1618B" w:rsidP="00DE5E78">
      <w:r w:rsidRPr="00AC4A85">
        <w:t>OS Line 4</w:t>
      </w:r>
    </w:p>
    <w:bookmarkEnd w:id="43"/>
    <w:p w14:paraId="7143EF47" w14:textId="66219D9E" w:rsidR="00F1618B" w:rsidRDefault="002843E9" w:rsidP="00DE5E78">
      <w:r w:rsidRPr="00F1618B">
        <w:t xml:space="preserve">is_erosion_chem_output </w:t>
      </w:r>
      <w:r w:rsidR="00AC4A85" w:rsidRPr="00F1618B">
        <w:t xml:space="preserve"> </w:t>
      </w:r>
      <w:r w:rsidR="00AC4A85">
        <w:t>[LOGICAL], output chemical mass in eroded solids</w:t>
      </w:r>
    </w:p>
    <w:p w14:paraId="082B0067" w14:textId="77777777" w:rsidR="00AC4A85" w:rsidRDefault="00AC4A85" w:rsidP="00DE5E78"/>
    <w:p w14:paraId="563F5B59" w14:textId="29A5DD75" w:rsidR="00F1618B" w:rsidRPr="00AC4A85" w:rsidRDefault="00F1618B" w:rsidP="00DE5E78">
      <w:r w:rsidRPr="00AC4A85">
        <w:t>OS Line 5</w:t>
      </w:r>
    </w:p>
    <w:p w14:paraId="187834E8" w14:textId="6A3D987F" w:rsidR="00AC4A85" w:rsidRDefault="002843E9" w:rsidP="00DE5E78">
      <w:r w:rsidRPr="00F1618B">
        <w:rPr>
          <w:rFonts w:cs="Consolas"/>
          <w:color w:val="000000"/>
        </w:rPr>
        <w:t>is_conc_bottom_output</w:t>
      </w:r>
      <w:bookmarkStart w:id="44" w:name="_Hlk103084446"/>
      <w:r w:rsidRPr="00F1618B">
        <w:rPr>
          <w:rFonts w:cs="Consolas"/>
          <w:color w:val="000000"/>
        </w:rPr>
        <w:t xml:space="preserve"> </w:t>
      </w:r>
      <w:r w:rsidR="00AC4A85">
        <w:t>[LOGICAL], output chemical concentration at bottom compartment</w:t>
      </w:r>
    </w:p>
    <w:p w14:paraId="74990349" w14:textId="77777777" w:rsidR="00AC4A85" w:rsidRDefault="00AC4A85" w:rsidP="00DE5E78"/>
    <w:p w14:paraId="5C1B1B0A" w14:textId="7CF17BBD" w:rsidR="002843E9" w:rsidRPr="00AC4A85" w:rsidRDefault="00F1618B" w:rsidP="00DE5E78">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E5E78">
      <w:r w:rsidRPr="00F1618B">
        <w:t xml:space="preserve">is_daily_volatilized_output </w:t>
      </w:r>
      <w:r w:rsidR="00F1618B" w:rsidRPr="00F1618B">
        <w:t xml:space="preserve"> </w:t>
      </w:r>
    </w:p>
    <w:p w14:paraId="02EB767F" w14:textId="77777777" w:rsidR="00AC4A85" w:rsidRDefault="00AC4A85" w:rsidP="00DE5E78"/>
    <w:p w14:paraId="0B240BBA" w14:textId="5FBAC53A" w:rsidR="002843E9" w:rsidRPr="00544BA0" w:rsidRDefault="00F1618B" w:rsidP="00DE5E78">
      <w:pPr>
        <w:rPr>
          <w:rFonts w:cs="Consolas"/>
          <w:color w:val="000000"/>
        </w:rPr>
      </w:pPr>
      <w:r w:rsidRPr="00544BA0">
        <w:t>OS Line 7</w:t>
      </w:r>
    </w:p>
    <w:p w14:paraId="3A8A6E5C" w14:textId="0A08D827" w:rsidR="00544BA0" w:rsidRDefault="002843E9" w:rsidP="00DE5E78">
      <w:r w:rsidRPr="00F1618B">
        <w:rPr>
          <w:rFonts w:cs="Consolas"/>
          <w:color w:val="000000"/>
        </w:rPr>
        <w:t>is_daily_chem_leached_output, leachdepth</w:t>
      </w:r>
      <w:bookmarkStart w:id="45" w:name="_Hlk103084873"/>
      <w:r w:rsidR="00F1618B" w:rsidRPr="00F1618B">
        <w:rPr>
          <w:rFonts w:cs="Consolas"/>
          <w:color w:val="000000"/>
        </w:rPr>
        <w:t xml:space="preserve"> </w:t>
      </w:r>
      <w:r w:rsidR="00544BA0">
        <w:t>[LOGICAL, REAL], output chemical mass at specified depth, depth</w:t>
      </w:r>
    </w:p>
    <w:bookmarkEnd w:id="45"/>
    <w:p w14:paraId="3A145EED" w14:textId="77777777" w:rsidR="00544BA0" w:rsidRDefault="00544BA0" w:rsidP="00DE5E78"/>
    <w:p w14:paraId="0DBF16E8" w14:textId="319691A3" w:rsidR="002843E9" w:rsidRPr="00544BA0" w:rsidRDefault="00F1618B" w:rsidP="00DE5E78">
      <w:pPr>
        <w:rPr>
          <w:rFonts w:cs="Consolas"/>
          <w:color w:val="000000"/>
        </w:rPr>
      </w:pPr>
      <w:r w:rsidRPr="00544BA0">
        <w:t>OS Line 8</w:t>
      </w:r>
    </w:p>
    <w:p w14:paraId="474F3A19" w14:textId="79B0CE8F" w:rsidR="00544BA0" w:rsidRDefault="002843E9" w:rsidP="00DE5E78">
      <w:r w:rsidRPr="00F1618B">
        <w:rPr>
          <w:rFonts w:cs="Consolas"/>
          <w:color w:val="000000"/>
        </w:rPr>
        <w:t>is_chem_decayed_part_of_soil_output, decay_start, decay_end</w:t>
      </w:r>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E5E78"/>
    <w:p w14:paraId="514F7A04" w14:textId="47DB8996" w:rsidR="002843E9" w:rsidRPr="007E02A8" w:rsidRDefault="00F1618B" w:rsidP="00DE5E78">
      <w:pPr>
        <w:rPr>
          <w:rFonts w:cs="Consolas"/>
          <w:color w:val="000000"/>
        </w:rPr>
      </w:pPr>
      <w:r w:rsidRPr="007E02A8">
        <w:t>OS Line 9</w:t>
      </w:r>
    </w:p>
    <w:p w14:paraId="373D9BC5" w14:textId="77777777" w:rsidR="00F1618B" w:rsidRDefault="002843E9" w:rsidP="00DE5E78">
      <w:r w:rsidRPr="00F1618B">
        <w:t>is_chem_in_all_soil_output</w:t>
      </w:r>
      <w:r w:rsidR="00F1618B" w:rsidRPr="00F1618B">
        <w:t xml:space="preserve"> </w:t>
      </w:r>
    </w:p>
    <w:p w14:paraId="5687FF31" w14:textId="77777777" w:rsidR="000B1293" w:rsidRDefault="000B1293" w:rsidP="00DE5E78"/>
    <w:p w14:paraId="7BD2B9E5" w14:textId="4C3A0DA4" w:rsidR="002843E9" w:rsidRPr="007E02A8" w:rsidRDefault="00F1618B" w:rsidP="00DE5E78">
      <w:pPr>
        <w:rPr>
          <w:rFonts w:cs="Consolas"/>
          <w:color w:val="000000"/>
        </w:rPr>
      </w:pPr>
      <w:r w:rsidRPr="007E02A8">
        <w:t>OS Line 10</w:t>
      </w:r>
    </w:p>
    <w:p w14:paraId="381DB3CC" w14:textId="77777777" w:rsidR="00F1618B" w:rsidRDefault="002843E9" w:rsidP="00DE5E78">
      <w:r w:rsidRPr="00F1618B">
        <w:t>is_chem_in_part_soil_output, fieldmass_start, fieldmass_end</w:t>
      </w:r>
      <w:r w:rsidR="00F1618B" w:rsidRPr="00F1618B">
        <w:t xml:space="preserve"> </w:t>
      </w:r>
    </w:p>
    <w:p w14:paraId="0B5AF747" w14:textId="77777777" w:rsidR="000B1293" w:rsidRDefault="000B1293" w:rsidP="00DE5E78"/>
    <w:p w14:paraId="4FF0C9C1" w14:textId="6A2A37B9" w:rsidR="002843E9" w:rsidRPr="00F1618B" w:rsidRDefault="00F1618B" w:rsidP="00DE5E78">
      <w:pPr>
        <w:rPr>
          <w:rFonts w:cs="Consolas"/>
          <w:color w:val="000000"/>
        </w:rPr>
      </w:pPr>
      <w:r w:rsidRPr="00F1618B">
        <w:t xml:space="preserve">OS </w:t>
      </w:r>
      <w:r>
        <w:t xml:space="preserve">Line </w:t>
      </w:r>
      <w:r w:rsidRPr="00F1618B">
        <w:t>1</w:t>
      </w:r>
      <w:r>
        <w:t>1</w:t>
      </w:r>
    </w:p>
    <w:p w14:paraId="1A10D74A" w14:textId="77777777" w:rsidR="00F1618B" w:rsidRDefault="002843E9" w:rsidP="00DE5E78">
      <w:r w:rsidRPr="00F1618B">
        <w:t xml:space="preserve">is_chem_on_foliage_output </w:t>
      </w:r>
      <w:r w:rsidR="00F1618B" w:rsidRPr="00F1618B">
        <w:t xml:space="preserve"> </w:t>
      </w:r>
    </w:p>
    <w:p w14:paraId="45960EFD" w14:textId="77777777" w:rsidR="000B1293" w:rsidRDefault="000B1293" w:rsidP="00DE5E78"/>
    <w:p w14:paraId="2B0EEFD3" w14:textId="70A8AAAA" w:rsidR="002843E9" w:rsidRPr="00F1618B" w:rsidRDefault="00F1618B" w:rsidP="00DE5E78">
      <w:pPr>
        <w:rPr>
          <w:rFonts w:cs="Consolas"/>
          <w:color w:val="000000"/>
        </w:rPr>
      </w:pPr>
      <w:r w:rsidRPr="00F1618B">
        <w:t xml:space="preserve">OS </w:t>
      </w:r>
      <w:r>
        <w:t xml:space="preserve">Line </w:t>
      </w:r>
      <w:r w:rsidRPr="00F1618B">
        <w:t>1</w:t>
      </w:r>
      <w:r>
        <w:t>2</w:t>
      </w:r>
    </w:p>
    <w:p w14:paraId="041EA5DE" w14:textId="77777777" w:rsidR="00F1618B" w:rsidRDefault="002843E9" w:rsidP="00DE5E78">
      <w:r w:rsidRPr="00F1618B">
        <w:t>is_precipitation_output</w:t>
      </w:r>
      <w:r w:rsidR="00F1618B" w:rsidRPr="00F1618B">
        <w:t xml:space="preserve"> </w:t>
      </w:r>
    </w:p>
    <w:p w14:paraId="61F894D4" w14:textId="77777777" w:rsidR="000B1293" w:rsidRDefault="000B1293" w:rsidP="00DE5E78"/>
    <w:p w14:paraId="37ABF052" w14:textId="11A842A2" w:rsidR="002843E9" w:rsidRPr="00F1618B" w:rsidRDefault="00F1618B" w:rsidP="00DE5E78">
      <w:pPr>
        <w:rPr>
          <w:rFonts w:cs="Consolas"/>
          <w:color w:val="000000"/>
        </w:rPr>
      </w:pPr>
      <w:r w:rsidRPr="00F1618B">
        <w:t xml:space="preserve">OS </w:t>
      </w:r>
      <w:r>
        <w:t xml:space="preserve">Line </w:t>
      </w:r>
      <w:r w:rsidRPr="00F1618B">
        <w:t>1</w:t>
      </w:r>
      <w:r>
        <w:t>3</w:t>
      </w:r>
    </w:p>
    <w:p w14:paraId="737FCEE2" w14:textId="77777777" w:rsidR="00F1618B" w:rsidRDefault="002843E9" w:rsidP="00DE5E78">
      <w:r w:rsidRPr="00F1618B">
        <w:t>is_evapotranspiration_output</w:t>
      </w:r>
      <w:r w:rsidR="00F1618B" w:rsidRPr="00F1618B">
        <w:t xml:space="preserve"> </w:t>
      </w:r>
    </w:p>
    <w:p w14:paraId="771C1F2B" w14:textId="77777777" w:rsidR="000B1293" w:rsidRDefault="000B1293" w:rsidP="00DE5E78"/>
    <w:p w14:paraId="6388A617" w14:textId="7F10F287" w:rsidR="002843E9" w:rsidRPr="00F1618B" w:rsidRDefault="00F1618B" w:rsidP="00DE5E78">
      <w:pPr>
        <w:rPr>
          <w:rFonts w:cs="Consolas"/>
          <w:color w:val="000000"/>
        </w:rPr>
      </w:pPr>
      <w:r w:rsidRPr="00F1618B">
        <w:t xml:space="preserve">OS </w:t>
      </w:r>
      <w:r>
        <w:t xml:space="preserve">Line </w:t>
      </w:r>
      <w:r w:rsidRPr="00F1618B">
        <w:t>1</w:t>
      </w:r>
      <w:r>
        <w:t>4</w:t>
      </w:r>
    </w:p>
    <w:p w14:paraId="1A69A836" w14:textId="77777777" w:rsidR="00F1618B" w:rsidRDefault="002843E9" w:rsidP="00DE5E78">
      <w:r w:rsidRPr="00F1618B">
        <w:t>is_soil_water_output</w:t>
      </w:r>
      <w:r w:rsidR="00F1618B" w:rsidRPr="00F1618B">
        <w:t xml:space="preserve"> </w:t>
      </w:r>
    </w:p>
    <w:p w14:paraId="3AAC8EFD" w14:textId="77777777" w:rsidR="000B1293" w:rsidRDefault="000B1293" w:rsidP="00DE5E78"/>
    <w:p w14:paraId="42535178" w14:textId="48350F4B" w:rsidR="002843E9" w:rsidRPr="00F1618B" w:rsidRDefault="00F1618B" w:rsidP="00DE5E78">
      <w:pPr>
        <w:rPr>
          <w:rFonts w:cs="Consolas"/>
          <w:color w:val="000000"/>
        </w:rPr>
      </w:pPr>
      <w:r w:rsidRPr="00F1618B">
        <w:t xml:space="preserve">OS </w:t>
      </w:r>
      <w:r>
        <w:t xml:space="preserve">Line </w:t>
      </w:r>
      <w:r w:rsidRPr="00F1618B">
        <w:t>1</w:t>
      </w:r>
      <w:r>
        <w:t>5</w:t>
      </w:r>
    </w:p>
    <w:p w14:paraId="6F06B187" w14:textId="77777777" w:rsidR="00F1618B" w:rsidRDefault="002843E9" w:rsidP="00DE5E78">
      <w:r w:rsidRPr="00F1618B">
        <w:t>is_irrigation_output</w:t>
      </w:r>
      <w:r w:rsidR="00F1618B" w:rsidRPr="00F1618B">
        <w:t xml:space="preserve"> </w:t>
      </w:r>
    </w:p>
    <w:p w14:paraId="6CEA155A" w14:textId="77777777" w:rsidR="007E02A8" w:rsidRDefault="007E02A8" w:rsidP="00DE5E78"/>
    <w:p w14:paraId="0D127A6A" w14:textId="3698799A" w:rsidR="002843E9" w:rsidRPr="00F1618B" w:rsidRDefault="00F1618B" w:rsidP="00DE5E78">
      <w:pPr>
        <w:rPr>
          <w:rFonts w:cs="Consolas"/>
          <w:color w:val="000000"/>
        </w:rPr>
      </w:pPr>
      <w:r w:rsidRPr="00F1618B">
        <w:t xml:space="preserve">OS </w:t>
      </w:r>
      <w:r>
        <w:t xml:space="preserve">Line </w:t>
      </w:r>
      <w:r w:rsidRPr="00F1618B">
        <w:t>1</w:t>
      </w:r>
      <w:r>
        <w:t>6</w:t>
      </w:r>
    </w:p>
    <w:p w14:paraId="4FA5B9F4" w14:textId="77777777" w:rsidR="00F1618B" w:rsidRDefault="002843E9" w:rsidP="00DE5E78">
      <w:r w:rsidRPr="00F1618B">
        <w:t>is_infiltration_at_depth_output,infiltration_point</w:t>
      </w:r>
      <w:r w:rsidR="00F1618B" w:rsidRPr="00F1618B">
        <w:t xml:space="preserve"> </w:t>
      </w:r>
    </w:p>
    <w:p w14:paraId="6000CF11" w14:textId="77777777" w:rsidR="007E02A8" w:rsidRDefault="007E02A8" w:rsidP="00DE5E78"/>
    <w:p w14:paraId="22012C4E" w14:textId="127DDC1E" w:rsidR="002843E9" w:rsidRPr="00F1618B" w:rsidRDefault="00F1618B" w:rsidP="00DE5E78">
      <w:pPr>
        <w:rPr>
          <w:rFonts w:cs="Consolas"/>
          <w:color w:val="000000"/>
        </w:rPr>
      </w:pPr>
      <w:r w:rsidRPr="00F1618B">
        <w:t xml:space="preserve">OS </w:t>
      </w:r>
      <w:r>
        <w:t xml:space="preserve">Line </w:t>
      </w:r>
      <w:r w:rsidRPr="00F1618B">
        <w:t>1</w:t>
      </w:r>
      <w:r>
        <w:t>7</w:t>
      </w:r>
    </w:p>
    <w:p w14:paraId="5CB64D51" w14:textId="77777777" w:rsidR="00F1618B" w:rsidRDefault="002843E9" w:rsidP="00DE5E78">
      <w:r w:rsidRPr="00F1618B">
        <w:t>is_infiltrated_bottom_output</w:t>
      </w:r>
      <w:r w:rsidR="00F1618B" w:rsidRPr="00F1618B">
        <w:t xml:space="preserve"> </w:t>
      </w:r>
    </w:p>
    <w:p w14:paraId="22EE83C0" w14:textId="77777777" w:rsidR="007E02A8" w:rsidRDefault="007E02A8" w:rsidP="00DE5E78"/>
    <w:p w14:paraId="494964CC" w14:textId="77777777" w:rsidR="005E58A1" w:rsidRDefault="00F1618B" w:rsidP="00DE5E78">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E5E78">
      <w:r w:rsidRPr="000D2DDA">
        <w:t>is_waterbody_info_output [LOGICAL] output water body time series files</w:t>
      </w:r>
    </w:p>
    <w:p w14:paraId="30623CE0" w14:textId="77777777" w:rsidR="000D2DDA" w:rsidRDefault="000D2DDA" w:rsidP="00DE5E78"/>
    <w:p w14:paraId="699C1A20" w14:textId="602633E2" w:rsidR="00A30F02" w:rsidRDefault="00A30F02" w:rsidP="00DE5E78">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E5E78">
      <w:pPr>
        <w:rPr>
          <w:rFonts w:ascii="Consolas" w:hAnsi="Consolas" w:cs="Consolas"/>
          <w:color w:val="000000"/>
          <w:sz w:val="19"/>
          <w:szCs w:val="19"/>
        </w:rPr>
      </w:pPr>
      <w:r w:rsidRPr="00F1618B">
        <w:t xml:space="preserve">OS </w:t>
      </w:r>
      <w:r>
        <w:t>Line 20</w:t>
      </w:r>
    </w:p>
    <w:p w14:paraId="11ABA1A4" w14:textId="12CAD4CA" w:rsidR="00A30F02" w:rsidRDefault="00A30F02" w:rsidP="00DE5E78">
      <w:pPr>
        <w:rPr>
          <w:rFonts w:ascii="Consolas" w:hAnsi="Consolas" w:cs="Consolas"/>
          <w:color w:val="000000"/>
          <w:sz w:val="19"/>
          <w:szCs w:val="19"/>
        </w:rPr>
      </w:pPr>
      <w:r w:rsidRPr="00F1618B">
        <w:t xml:space="preserve">OS </w:t>
      </w:r>
      <w:r>
        <w:t>Line 21</w:t>
      </w:r>
    </w:p>
    <w:p w14:paraId="75911C83" w14:textId="5234E6D1" w:rsidR="00A30F02" w:rsidRDefault="00A30F02" w:rsidP="00DE5E78">
      <w:pPr>
        <w:rPr>
          <w:rFonts w:ascii="Consolas" w:hAnsi="Consolas" w:cs="Consolas"/>
          <w:color w:val="000000"/>
          <w:sz w:val="19"/>
          <w:szCs w:val="19"/>
        </w:rPr>
      </w:pPr>
      <w:r w:rsidRPr="00F1618B">
        <w:t xml:space="preserve">OS </w:t>
      </w:r>
      <w:r>
        <w:t>Line 22</w:t>
      </w:r>
    </w:p>
    <w:p w14:paraId="3B7E8A91" w14:textId="713930BA" w:rsidR="00A30F02" w:rsidRDefault="00A30F02" w:rsidP="00DE5E78">
      <w:pPr>
        <w:rPr>
          <w:rFonts w:ascii="Consolas" w:hAnsi="Consolas" w:cs="Consolas"/>
          <w:color w:val="000000"/>
          <w:sz w:val="19"/>
          <w:szCs w:val="19"/>
        </w:rPr>
      </w:pPr>
      <w:r w:rsidRPr="00F1618B">
        <w:t xml:space="preserve">OS </w:t>
      </w:r>
      <w:r>
        <w:t>Line 23</w:t>
      </w:r>
    </w:p>
    <w:p w14:paraId="680C7241" w14:textId="77777777" w:rsidR="000D2DDA" w:rsidRDefault="00551105" w:rsidP="00DE5E78">
      <w:bookmarkStart w:id="46" w:name="_Hlk103086288"/>
      <w:r w:rsidRPr="00F1618B">
        <w:t xml:space="preserve">OS </w:t>
      </w:r>
      <w:r>
        <w:t>Line 24</w:t>
      </w:r>
      <w:r w:rsidR="000D2DDA" w:rsidRPr="000D2DDA">
        <w:t xml:space="preserve"> </w:t>
      </w:r>
    </w:p>
    <w:p w14:paraId="2063083A" w14:textId="40C5C19C" w:rsidR="000D2DDA" w:rsidRDefault="000D2DDA" w:rsidP="00DE5E78">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E5E78"/>
    <w:p w14:paraId="2BA49672" w14:textId="16D55F43" w:rsidR="005E58A1" w:rsidRDefault="00667673" w:rsidP="00DE5E78">
      <w:r w:rsidRPr="00F1618B">
        <w:t xml:space="preserve">OS </w:t>
      </w:r>
      <w:r>
        <w:t>Line 2</w:t>
      </w:r>
      <w:r w:rsidR="00381DC7">
        <w:t>6</w:t>
      </w:r>
      <w:r>
        <w:t xml:space="preserve"> extra_plots [INTEGER]</w:t>
      </w:r>
    </w:p>
    <w:p w14:paraId="3C9CE223" w14:textId="341BD212" w:rsidR="00A30F02" w:rsidRDefault="005E58A1" w:rsidP="00DE5E78">
      <w:r w:rsidRPr="00F1618B">
        <w:t xml:space="preserve">OS </w:t>
      </w:r>
      <w:r>
        <w:t>Line 2</w:t>
      </w:r>
      <w:bookmarkEnd w:id="46"/>
      <w:r w:rsidR="00381DC7">
        <w:t>7</w:t>
      </w:r>
      <w:r>
        <w:t xml:space="preserve"> PLNAME, chem_id, MODE,</w:t>
      </w:r>
      <w:r w:rsidR="004F567B">
        <w:t xml:space="preserve"> </w:t>
      </w:r>
      <w:r>
        <w:t>ARG,</w:t>
      </w:r>
      <w:r w:rsidR="003D559E">
        <w:t xml:space="preserve"> </w:t>
      </w:r>
      <w:r>
        <w:t xml:space="preserve">ARG2,CONST  </w:t>
      </w:r>
    </w:p>
    <w:p w14:paraId="020F29C3" w14:textId="2A24B73F" w:rsidR="002843E9" w:rsidRDefault="004F567B" w:rsidP="00DE5E78">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BE4816">
        <w:t xml:space="preserve">line for each output variable. </w:t>
      </w:r>
    </w:p>
    <w:p w14:paraId="5D96AC79" w14:textId="77777777" w:rsidR="00381DC7" w:rsidRDefault="00381DC7" w:rsidP="00DE5E78"/>
    <w:p w14:paraId="15C4C1EB" w14:textId="4A615901" w:rsidR="002843E9" w:rsidRDefault="00381DC7" w:rsidP="00DE5E78">
      <w:r>
        <w:t xml:space="preserve">PLNAME:  Can be any of the text in Table </w:t>
      </w:r>
      <w:r w:rsidR="000746EE">
        <w:t>3.5</w:t>
      </w:r>
    </w:p>
    <w:p w14:paraId="7F84E9E8" w14:textId="39182EBA" w:rsidR="00381DC7" w:rsidRDefault="00381DC7" w:rsidP="00DE5E78">
      <w:r>
        <w:t>chem_id: 0=not chemical output, 1= parent, 2= daughter, 3=granddaughter</w:t>
      </w:r>
    </w:p>
    <w:p w14:paraId="6FC57B06" w14:textId="4C5DB2CF" w:rsidR="00381DC7" w:rsidRDefault="00381DC7" w:rsidP="00DE5E78">
      <w:r>
        <w:t>MODE: values as specified in table xx</w:t>
      </w:r>
    </w:p>
    <w:p w14:paraId="41A19494" w14:textId="1808F237" w:rsidR="00381DC7" w:rsidRDefault="00381DC7" w:rsidP="00DE5E78">
      <w:r>
        <w:t>Arg: compartment number of interests, or first compartment of a rage of compartments</w:t>
      </w:r>
    </w:p>
    <w:p w14:paraId="14A384C9" w14:textId="6DC40047" w:rsidR="00381DC7" w:rsidRDefault="00381DC7" w:rsidP="00DE5E78">
      <w:r>
        <w:t>Arg2: last compartment of a rage of compartments,  otherwise enter ARG (or any integer)</w:t>
      </w:r>
    </w:p>
    <w:p w14:paraId="65187EDE" w14:textId="0B0717B2" w:rsidR="00381DC7" w:rsidRDefault="00381DC7" w:rsidP="00DE5E78">
      <w:r>
        <w:t>CONST: output will be multiplied by this number</w:t>
      </w:r>
    </w:p>
    <w:p w14:paraId="33023FB3" w14:textId="77777777" w:rsidR="00381DC7" w:rsidRDefault="00381DC7" w:rsidP="00DE5E78"/>
    <w:p w14:paraId="715E0099" w14:textId="78638DD2" w:rsidR="002843E9" w:rsidRDefault="002843E9" w:rsidP="00DE5E78"/>
    <w:p w14:paraId="1E44B8C3" w14:textId="77777777" w:rsidR="00381DC7" w:rsidRDefault="00381DC7" w:rsidP="00DE5E78"/>
    <w:p w14:paraId="27858346" w14:textId="77777777" w:rsidR="00323AE6" w:rsidRDefault="00323AE6" w:rsidP="00DE5E78"/>
    <w:p w14:paraId="4809D325" w14:textId="191325AC" w:rsidR="00795509" w:rsidRPr="005644CE" w:rsidRDefault="0032152D" w:rsidP="00DE5E78">
      <w:pPr>
        <w:pStyle w:val="Heading2"/>
      </w:pPr>
      <w:bookmarkStart w:id="48" w:name="_Toc138155190"/>
      <w:r>
        <w:t>Field Property Input File</w:t>
      </w:r>
      <w:bookmarkEnd w:id="48"/>
      <w:r w:rsidR="00795509" w:rsidRPr="005644CE">
        <w:t xml:space="preserve"> </w:t>
      </w:r>
    </w:p>
    <w:p w14:paraId="3BF60D8E" w14:textId="77777777" w:rsidR="00795509" w:rsidRPr="006950CD" w:rsidRDefault="00795509" w:rsidP="00DE5E78"/>
    <w:p w14:paraId="6972D5A1" w14:textId="7CE2C43A" w:rsidR="00B526CB" w:rsidRDefault="00980D2F" w:rsidP="00DE5E78">
      <w:bookmarkStart w:id="49" w:name="_Hlk103323344"/>
      <w:r>
        <w:rPr>
          <w:b/>
        </w:rPr>
        <w:t>Scenario Line</w:t>
      </w:r>
      <w:r w:rsidR="00B36A6B" w:rsidRPr="008A5E7D">
        <w:rPr>
          <w:b/>
        </w:rPr>
        <w:t xml:space="preserve"> </w:t>
      </w:r>
      <w:bookmarkEnd w:id="49"/>
      <w:r w:rsidR="00B526CB" w:rsidRPr="008A5E7D">
        <w:rPr>
          <w:b/>
        </w:rPr>
        <w:t xml:space="preserve">1: </w:t>
      </w:r>
      <w:r w:rsidR="00B526CB">
        <w:t xml:space="preserve">  PFAC, SFAC,</w:t>
      </w:r>
      <w:r w:rsidR="00CD70BA">
        <w:t xml:space="preserve"> </w:t>
      </w:r>
      <w:r w:rsidR="007B43DE">
        <w:rPr>
          <w:rFonts w:ascii="Consolas" w:hAnsi="Consolas" w:cs="Consolas"/>
          <w:color w:val="000000"/>
          <w:sz w:val="19"/>
          <w:szCs w:val="19"/>
          <w:highlight w:val="white"/>
        </w:rPr>
        <w:t>min_evap_depth</w:t>
      </w:r>
    </w:p>
    <w:p w14:paraId="757A618B" w14:textId="3B56EBE7" w:rsidR="00015737" w:rsidRDefault="00015737" w:rsidP="00DE5E78">
      <w:r w:rsidRPr="006950CD">
        <w:t xml:space="preserve">PFAC: </w:t>
      </w:r>
      <w:r>
        <w:tab/>
      </w:r>
      <w:r w:rsidR="00972C6D">
        <w:t>Factor to convert pan evaporation values</w:t>
      </w:r>
      <w:r w:rsidRPr="006950CD">
        <w:t xml:space="preserve"> to evapotranspiration</w:t>
      </w:r>
      <w:r w:rsidR="00972C6D">
        <w:t xml:space="preserve">. Older </w:t>
      </w:r>
      <w:r w:rsidR="00972C6D" w:rsidRPr="0086723F">
        <w:rPr>
          <w:i/>
          <w:iCs/>
        </w:rPr>
        <w:t>DVF</w:t>
      </w:r>
      <w:r w:rsidR="00972C6D">
        <w:t xml:space="preserve"> files used pan factor.  Newer </w:t>
      </w:r>
      <w:r w:rsidR="00972C6D" w:rsidRPr="0086723F">
        <w:rPr>
          <w:i/>
          <w:iCs/>
        </w:rPr>
        <w:t>WEA</w:t>
      </w:r>
      <w:r w:rsidR="00972C6D">
        <w:t xml:space="preserve"> files have evapotranspiration, so this value </w:t>
      </w:r>
      <w:r w:rsidR="0086723F">
        <w:t>sh</w:t>
      </w:r>
      <w:r w:rsidR="00972C6D">
        <w:t>ould be 1</w:t>
      </w:r>
      <w:r w:rsidR="0086723F">
        <w:t xml:space="preserve"> for WEA files.</w:t>
      </w:r>
    </w:p>
    <w:p w14:paraId="10A4E1A0" w14:textId="77777777" w:rsidR="0086723F" w:rsidRPr="006950CD" w:rsidRDefault="0086723F" w:rsidP="00DE5E78"/>
    <w:p w14:paraId="72FD0C73" w14:textId="77777777" w:rsidR="00015737" w:rsidRDefault="00015737" w:rsidP="00DE5E78">
      <w:r w:rsidRPr="006950CD">
        <w:t xml:space="preserve">SFAC: </w:t>
      </w:r>
      <w:r>
        <w:tab/>
      </w:r>
      <w:r w:rsidRPr="006950CD">
        <w:t>snowmelt factor in cm</w:t>
      </w:r>
      <w:r w:rsidR="005E7A03">
        <w:t xml:space="preserve"> per </w:t>
      </w:r>
      <w:r w:rsidR="006A235D" w:rsidRPr="003D72A7">
        <w:t>°C</w:t>
      </w:r>
      <w:r w:rsidR="006A235D" w:rsidRPr="006950CD" w:rsidDel="006A235D">
        <w:t xml:space="preserve"> </w:t>
      </w:r>
      <w:r w:rsidRPr="006950CD">
        <w:t>above freezing.</w:t>
      </w:r>
    </w:p>
    <w:p w14:paraId="70D39AD3" w14:textId="77777777" w:rsidR="00015737" w:rsidRDefault="00015737" w:rsidP="00DE5E78"/>
    <w:p w14:paraId="00E78505" w14:textId="4CE2EFD4" w:rsidR="00015737" w:rsidRDefault="007B43DE" w:rsidP="00DE5E78">
      <w:r>
        <w:rPr>
          <w:rFonts w:ascii="Consolas" w:hAnsi="Consolas" w:cs="Consolas"/>
          <w:color w:val="000000"/>
          <w:sz w:val="19"/>
          <w:szCs w:val="19"/>
          <w:highlight w:val="white"/>
        </w:rPr>
        <w:t>min_evap_depth</w:t>
      </w:r>
      <w:r w:rsidR="00015737" w:rsidRPr="00EB07F6">
        <w:t xml:space="preserve">:          minimum depth </w:t>
      </w:r>
      <w:r w:rsidR="00976B64">
        <w:t>from</w:t>
      </w:r>
      <w:r w:rsidR="00976B64" w:rsidRPr="00EB07F6">
        <w:t xml:space="preserve"> </w:t>
      </w:r>
      <w:r w:rsidR="00015737" w:rsidRPr="00EB07F6">
        <w:t xml:space="preserve">which evaporation is extracted </w:t>
      </w:r>
      <w:r w:rsidR="00976B64">
        <w:t xml:space="preserve">year-round </w:t>
      </w:r>
      <w:r w:rsidR="00015737" w:rsidRPr="00EB07F6">
        <w:t>(cm).</w:t>
      </w:r>
    </w:p>
    <w:p w14:paraId="4CE6C7BD" w14:textId="141C5C38" w:rsidR="00015737" w:rsidRPr="00EB07F6" w:rsidRDefault="00015737" w:rsidP="00DE5E78"/>
    <w:p w14:paraId="4C897CF8" w14:textId="77777777" w:rsidR="00015737" w:rsidRPr="00EB07F6" w:rsidRDefault="00015737" w:rsidP="00DE5E78"/>
    <w:p w14:paraId="518C1D32" w14:textId="56B1AF12" w:rsidR="00B526CB" w:rsidRDefault="00980D2F" w:rsidP="00DE5E78">
      <w:bookmarkStart w:id="50" w:name="_Hlk103082654"/>
      <w:r>
        <w:t>Scenario Line</w:t>
      </w:r>
      <w:r w:rsidRPr="008A5E7D">
        <w:t xml:space="preserve"> </w:t>
      </w:r>
      <w:r w:rsidR="00B526CB" w:rsidRPr="0086723F">
        <w:rPr>
          <w:bCs/>
        </w:rPr>
        <w:t>2:</w:t>
      </w:r>
      <w:r w:rsidR="008142E7">
        <w:tab/>
      </w:r>
      <w:r w:rsidR="007B43DE" w:rsidRPr="00FD656D">
        <w:t>ERFLAG</w:t>
      </w:r>
    </w:p>
    <w:p w14:paraId="0748DE9C" w14:textId="7869DA7C" w:rsidR="00015737" w:rsidRDefault="00015737" w:rsidP="00DE5E78">
      <w:r w:rsidRPr="00FD656D">
        <w:t xml:space="preserve">ERFLAG: </w:t>
      </w:r>
      <w:r>
        <w:tab/>
      </w:r>
      <w:r w:rsidRPr="00FD656D">
        <w:t>flag to calculate erosion</w:t>
      </w:r>
      <w:r w:rsidR="00175BF2">
        <w:t xml:space="preserve"> where</w:t>
      </w:r>
      <w:r w:rsidR="00282532">
        <w:t>:</w:t>
      </w:r>
    </w:p>
    <w:p w14:paraId="1190B92D" w14:textId="1DB16BB9" w:rsidR="00323AE6" w:rsidRPr="00FD656D" w:rsidRDefault="00323AE6" w:rsidP="00DE5E78">
      <w:r>
        <w:tab/>
      </w:r>
      <w:r w:rsidR="00175BF2">
        <w:tab/>
      </w:r>
      <w:r>
        <w:t>ERFLAG = 0, No Erosion calculated</w:t>
      </w:r>
    </w:p>
    <w:p w14:paraId="781CB728" w14:textId="3A7E6D07" w:rsidR="002F1E5B" w:rsidRDefault="00015737" w:rsidP="00DE5E78">
      <w:r>
        <w:tab/>
      </w:r>
      <w:r w:rsidR="00175BF2">
        <w:tab/>
      </w:r>
      <w:r w:rsidRPr="00FD656D">
        <w:t>ERFLAG</w:t>
      </w:r>
      <w:r w:rsidR="00323AE6">
        <w:t xml:space="preserve"> </w:t>
      </w:r>
      <w:r w:rsidRPr="00FD656D">
        <w:t>=</w:t>
      </w:r>
      <w:r w:rsidR="00323AE6">
        <w:t xml:space="preserve"> </w:t>
      </w:r>
      <w:r w:rsidRPr="00FD656D">
        <w:t>2, MUSLE</w:t>
      </w:r>
    </w:p>
    <w:p w14:paraId="00AB6223" w14:textId="1F2970B3" w:rsidR="00015737" w:rsidRDefault="00015737" w:rsidP="00DE5E78">
      <w:r>
        <w:tab/>
      </w:r>
      <w:r w:rsidR="00175BF2">
        <w:tab/>
      </w:r>
      <w:r w:rsidRPr="00FD656D">
        <w:t>ERFLAG</w:t>
      </w:r>
      <w:r w:rsidR="00323AE6">
        <w:t xml:space="preserve"> </w:t>
      </w:r>
      <w:r w:rsidRPr="00FD656D">
        <w:t>=</w:t>
      </w:r>
      <w:r w:rsidR="00323AE6">
        <w:t xml:space="preserve"> </w:t>
      </w:r>
      <w:r w:rsidRPr="00FD656D">
        <w:t>4, MUSS</w:t>
      </w:r>
    </w:p>
    <w:bookmarkEnd w:id="50"/>
    <w:p w14:paraId="49E07BB5" w14:textId="77777777" w:rsidR="00015737" w:rsidRDefault="00015737" w:rsidP="00DE5E78"/>
    <w:p w14:paraId="43F6A1ED" w14:textId="167CD905" w:rsidR="00015737" w:rsidRDefault="00980D2F" w:rsidP="00DE5E78">
      <w:r>
        <w:rPr>
          <w:b/>
        </w:rPr>
        <w:t>Scenario Line</w:t>
      </w:r>
      <w:r w:rsidRPr="008A5E7D">
        <w:rPr>
          <w:b/>
        </w:rPr>
        <w:t xml:space="preserve"> </w:t>
      </w:r>
      <w:r w:rsidR="00B526CB" w:rsidRPr="008A5E7D">
        <w:rPr>
          <w:b/>
        </w:rPr>
        <w:t>3:</w:t>
      </w:r>
      <w:r w:rsidR="008142E7">
        <w:tab/>
      </w:r>
      <w:r w:rsidR="00B526CB">
        <w:t>USLEK,</w:t>
      </w:r>
      <w:r w:rsidR="006747E5">
        <w:t xml:space="preserve"> </w:t>
      </w:r>
      <w:r w:rsidR="00B526CB">
        <w:t xml:space="preserve">USLELS, USLEP, </w:t>
      </w:r>
      <w:r w:rsidR="002F1E5B">
        <w:t>AFIELD</w:t>
      </w:r>
      <w:r w:rsidR="00B526CB">
        <w:t>,</w:t>
      </w:r>
      <w:r w:rsidR="00CD70BA">
        <w:t xml:space="preserve"> </w:t>
      </w:r>
      <w:r w:rsidR="00B526CB">
        <w:t>IREG, SLP,</w:t>
      </w:r>
      <w:r w:rsidR="00CD70BA">
        <w:t xml:space="preserve"> </w:t>
      </w:r>
      <w:r w:rsidR="002F1E5B">
        <w:t>HL</w:t>
      </w:r>
    </w:p>
    <w:p w14:paraId="67AED7DD" w14:textId="77777777" w:rsidR="00015737" w:rsidRPr="00FD656D" w:rsidRDefault="00015737" w:rsidP="00DE5E78">
      <w:r w:rsidRPr="00FD656D">
        <w:t xml:space="preserve">USLEK: </w:t>
      </w:r>
      <w:r>
        <w:tab/>
      </w:r>
      <w:r w:rsidR="00CF3880">
        <w:t>U</w:t>
      </w:r>
      <w:r w:rsidRPr="00FD656D">
        <w:t xml:space="preserve">niversal </w:t>
      </w:r>
      <w:r w:rsidR="00CF3880">
        <w:t>S</w:t>
      </w:r>
      <w:r w:rsidRPr="00FD656D">
        <w:t xml:space="preserve">oil </w:t>
      </w:r>
      <w:r w:rsidR="00CF3880">
        <w:t>L</w:t>
      </w:r>
      <w:r w:rsidRPr="00FD656D">
        <w:t xml:space="preserve">oss </w:t>
      </w:r>
      <w:r w:rsidR="00CF3880">
        <w:t>E</w:t>
      </w:r>
      <w:r w:rsidRPr="00FD656D">
        <w:t>quation (K) of soil erodibility.</w:t>
      </w:r>
    </w:p>
    <w:p w14:paraId="399C202A" w14:textId="77777777" w:rsidR="00015737" w:rsidRPr="00FD656D" w:rsidRDefault="00015737" w:rsidP="00DE5E78">
      <w:r w:rsidRPr="00FD656D">
        <w:t xml:space="preserve">USLELS: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(LS) topographic factor.</w:t>
      </w:r>
    </w:p>
    <w:p w14:paraId="358AADCC" w14:textId="77777777" w:rsidR="00015737" w:rsidRPr="00FD656D" w:rsidRDefault="00015737" w:rsidP="00DE5E78">
      <w:r w:rsidRPr="00FD656D">
        <w:t xml:space="preserve">USLEP: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(P) practice factor.</w:t>
      </w:r>
    </w:p>
    <w:p w14:paraId="243A29FA" w14:textId="77777777" w:rsidR="00015737" w:rsidRPr="00FD656D" w:rsidRDefault="002F1E5B" w:rsidP="00DE5E78">
      <w:r>
        <w:t>AFIELD</w:t>
      </w:r>
      <w:r w:rsidR="00015737" w:rsidRPr="00FD656D">
        <w:t xml:space="preserve">: </w:t>
      </w:r>
      <w:r w:rsidR="00015737">
        <w:tab/>
      </w:r>
      <w:r w:rsidR="00015737" w:rsidRPr="00FD656D">
        <w:t>area of field or plot in hectares.</w:t>
      </w:r>
    </w:p>
    <w:p w14:paraId="66691E81" w14:textId="66DF0EA1" w:rsidR="00015737" w:rsidRPr="00FD656D" w:rsidRDefault="00015737" w:rsidP="00DE5E78">
      <w:r w:rsidRPr="00FD656D">
        <w:t>IREG:</w:t>
      </w:r>
      <w:r w:rsidR="002C0606">
        <w:tab/>
      </w:r>
      <w:r w:rsidR="006E4757">
        <w:tab/>
      </w:r>
      <w:r w:rsidRPr="00FD656D">
        <w:t>location of NRCS 24-hour hyetograph.</w:t>
      </w:r>
    </w:p>
    <w:p w14:paraId="69C42E07" w14:textId="16412B9B" w:rsidR="00015737" w:rsidRPr="00FD656D" w:rsidRDefault="00015737" w:rsidP="00DE5E78">
      <w:r w:rsidRPr="00FD656D">
        <w:t xml:space="preserve">SLP: </w:t>
      </w:r>
      <w:r>
        <w:tab/>
      </w:r>
      <w:r w:rsidR="006E4757">
        <w:tab/>
      </w:r>
      <w:r w:rsidRPr="00FD656D">
        <w:t>land slope (%)</w:t>
      </w:r>
      <w:r w:rsidR="00282532">
        <w:t>.</w:t>
      </w:r>
    </w:p>
    <w:p w14:paraId="2626A35A" w14:textId="5D32891D" w:rsidR="00015737" w:rsidRDefault="002F1E5B" w:rsidP="00DE5E78">
      <w:r>
        <w:t>HL</w:t>
      </w:r>
      <w:r w:rsidR="00015737" w:rsidRPr="00FD656D">
        <w:t xml:space="preserve">: </w:t>
      </w:r>
      <w:r w:rsidR="00015737">
        <w:tab/>
      </w:r>
      <w:r w:rsidR="006E4757">
        <w:tab/>
      </w:r>
      <w:r w:rsidR="00015737" w:rsidRPr="00FD656D">
        <w:t>hydraulic length (m)</w:t>
      </w:r>
      <w:r w:rsidR="00282532">
        <w:t>.</w:t>
      </w:r>
    </w:p>
    <w:p w14:paraId="3355813F" w14:textId="77777777" w:rsidR="00015737" w:rsidRDefault="00015737" w:rsidP="00DE5E78"/>
    <w:p w14:paraId="724C27A6" w14:textId="0F892C82" w:rsidR="00015737" w:rsidRDefault="00980D2F" w:rsidP="00DE5E78">
      <w:r>
        <w:rPr>
          <w:b/>
        </w:rPr>
        <w:t>Scenario Line</w:t>
      </w:r>
      <w:r w:rsidRPr="008A5E7D">
        <w:rPr>
          <w:b/>
        </w:rPr>
        <w:t xml:space="preserve"> </w:t>
      </w:r>
      <w:r w:rsidR="00B526CB" w:rsidRPr="00A20825">
        <w:rPr>
          <w:b/>
        </w:rPr>
        <w:t>4:</w:t>
      </w:r>
      <w:r w:rsidR="008142E7">
        <w:tab/>
      </w:r>
      <w:r w:rsidR="00692DEB">
        <w:t>N</w:t>
      </w:r>
      <w:r w:rsidR="007202CD">
        <w:t xml:space="preserve">USLEC, </w:t>
      </w:r>
      <w:r w:rsidR="007202CD">
        <w:rPr>
          <w:rFonts w:ascii="Consolas" w:hAnsi="Consolas" w:cs="Consolas"/>
          <w:color w:val="000000"/>
          <w:sz w:val="19"/>
          <w:szCs w:val="19"/>
          <w:highlight w:val="white"/>
        </w:rPr>
        <w:t>use_usleyears</w:t>
      </w:r>
    </w:p>
    <w:p w14:paraId="6E99FC5E" w14:textId="356CBCF9" w:rsidR="00015737" w:rsidRDefault="00D76E1E" w:rsidP="00DE5E78">
      <w:r w:rsidRPr="00D76E1E">
        <w:t>N</w:t>
      </w:r>
      <w:r w:rsidR="007202CD">
        <w:t>USLEC</w:t>
      </w:r>
      <w:r w:rsidR="00015737" w:rsidRPr="00FD656D">
        <w:t xml:space="preserve">: </w:t>
      </w:r>
      <w:r w:rsidR="00015737">
        <w:tab/>
      </w:r>
      <w:r w:rsidR="00015737" w:rsidRPr="00FD656D">
        <w:t>number of different crops in the simulation</w:t>
      </w:r>
      <w:r w:rsidR="0024277C">
        <w:t>.</w:t>
      </w:r>
      <w:r w:rsidR="00015737" w:rsidRPr="00FD656D">
        <w:t xml:space="preserve"> </w:t>
      </w:r>
    </w:p>
    <w:p w14:paraId="279A7480" w14:textId="7E395047" w:rsidR="007202CD" w:rsidRPr="00D76E1E" w:rsidRDefault="007202CD" w:rsidP="00DE5E78">
      <w:r>
        <w:rPr>
          <w:highlight w:val="white"/>
        </w:rPr>
        <w:t>use_usleyears</w:t>
      </w:r>
      <w:r>
        <w:t xml:space="preserve">    logical input to specify the years for each event (T) or use same events every year (F)</w:t>
      </w:r>
    </w:p>
    <w:p w14:paraId="2473A619" w14:textId="77777777" w:rsidR="00015737" w:rsidRDefault="00015737" w:rsidP="00DE5E78"/>
    <w:p w14:paraId="406505F1" w14:textId="3163E53F" w:rsidR="00015737" w:rsidRDefault="00015737" w:rsidP="00DE5E78">
      <w:r w:rsidRPr="00A20825">
        <w:rPr>
          <w:b/>
        </w:rPr>
        <w:t xml:space="preserve">RECORD </w:t>
      </w:r>
      <w:r w:rsidR="00B526CB" w:rsidRPr="00A20825">
        <w:rPr>
          <w:b/>
        </w:rPr>
        <w:t>5:</w:t>
      </w:r>
      <w:r w:rsidR="008142E7">
        <w:tab/>
      </w:r>
      <w:r w:rsidR="007202CD">
        <w:rPr>
          <w:highlight w:val="white"/>
        </w:rPr>
        <w:t>DUSLEC, GMUSLEC, GYUSLEC,</w:t>
      </w:r>
      <w:r w:rsidR="0016521A">
        <w:rPr>
          <w:highlight w:val="white"/>
        </w:rPr>
        <w:t xml:space="preserve"> </w:t>
      </w:r>
      <w:r w:rsidR="007202CD">
        <w:rPr>
          <w:highlight w:val="white"/>
        </w:rPr>
        <w:t>USLEC, MNGN, CN_2</w:t>
      </w:r>
      <w:r w:rsidR="007202CD" w:rsidRPr="00467BDF">
        <w:t xml:space="preserve"> </w:t>
      </w:r>
    </w:p>
    <w:p w14:paraId="0E13872A" w14:textId="3821EC1F" w:rsidR="0016521A" w:rsidRDefault="0016521A" w:rsidP="00DE5E78">
      <w:pPr>
        <w:rPr>
          <w:highlight w:val="white"/>
        </w:rPr>
      </w:pPr>
      <w:r>
        <w:rPr>
          <w:highlight w:val="white"/>
        </w:rPr>
        <w:t>DUSLEC</w:t>
      </w:r>
      <w:r>
        <w:rPr>
          <w:highlight w:val="white"/>
        </w:rPr>
        <w:tab/>
        <w:t>day of hydrologic event property change</w:t>
      </w:r>
    </w:p>
    <w:p w14:paraId="6FDF5842" w14:textId="549E5B7F" w:rsidR="0016521A" w:rsidRDefault="0016521A" w:rsidP="00DE5E78">
      <w:pPr>
        <w:rPr>
          <w:highlight w:val="white"/>
        </w:rPr>
      </w:pPr>
      <w:r>
        <w:rPr>
          <w:highlight w:val="white"/>
        </w:rPr>
        <w:t>GMUSLEC</w:t>
      </w:r>
      <w:r w:rsidRPr="0016521A">
        <w:rPr>
          <w:highlight w:val="white"/>
        </w:rPr>
        <w:t xml:space="preserve"> </w:t>
      </w:r>
      <w:r>
        <w:rPr>
          <w:highlight w:val="white"/>
        </w:rPr>
        <w:tab/>
        <w:t>month of hydrologic event property change</w:t>
      </w:r>
    </w:p>
    <w:p w14:paraId="04D663EE" w14:textId="13540250" w:rsidR="0016521A" w:rsidRDefault="0016521A" w:rsidP="00DE5E78">
      <w:r>
        <w:rPr>
          <w:highlight w:val="white"/>
        </w:rPr>
        <w:t>GYUSLEC</w:t>
      </w:r>
      <w:r w:rsidRPr="0016521A">
        <w:rPr>
          <w:highlight w:val="white"/>
        </w:rPr>
        <w:t xml:space="preserve"> </w:t>
      </w:r>
      <w:r>
        <w:rPr>
          <w:highlight w:val="white"/>
        </w:rPr>
        <w:tab/>
        <w:t>year of hydrologic event property change</w:t>
      </w:r>
    </w:p>
    <w:p w14:paraId="2FC4455A" w14:textId="77777777" w:rsidR="0016521A" w:rsidRPr="00467BDF" w:rsidRDefault="0016521A" w:rsidP="00DE5E78"/>
    <w:p w14:paraId="7EA1CB62" w14:textId="2E18CA85" w:rsidR="00015737" w:rsidRDefault="0016521A" w:rsidP="00DE5E78">
      <w:r w:rsidRPr="002F37AC">
        <w:t>USLEC:</w:t>
      </w:r>
      <w:r>
        <w:tab/>
      </w:r>
      <w:r w:rsidRPr="002F37AC">
        <w:t>soil loss cover management factors (C value</w:t>
      </w:r>
      <w:r w:rsidR="007B43DE">
        <w:t>).</w:t>
      </w:r>
    </w:p>
    <w:p w14:paraId="278FCDAB" w14:textId="292F509A" w:rsidR="007202CD" w:rsidRDefault="007202CD" w:rsidP="00DE5E78">
      <w:r w:rsidRPr="002F37AC">
        <w:t xml:space="preserve">MNGN: </w:t>
      </w:r>
      <w:r>
        <w:tab/>
      </w:r>
      <w:r w:rsidRPr="002F37AC">
        <w:t>Mann</w:t>
      </w:r>
      <w:r>
        <w:t>ing’s roughness coefficient N</w:t>
      </w:r>
      <w:r w:rsidR="008C3ADF">
        <w:t>;</w:t>
      </w:r>
      <w:r w:rsidR="00972C6D">
        <w:t xml:space="preserve"> only needed if using velocity method for erosion</w:t>
      </w:r>
      <w:r w:rsidR="008C3ADF">
        <w:t>; enter 0 or some other dummy value if lag method is used (see Record A3).</w:t>
      </w:r>
    </w:p>
    <w:p w14:paraId="52D1D357" w14:textId="20706F66" w:rsidR="007202CD" w:rsidRDefault="0016521A" w:rsidP="00DE5E78">
      <w:r>
        <w:t>CN_2</w:t>
      </w:r>
      <w:r w:rsidRPr="002F37AC">
        <w:t xml:space="preserve">: </w:t>
      </w:r>
      <w:r w:rsidR="0086723F">
        <w:tab/>
      </w:r>
      <w:r>
        <w:tab/>
      </w:r>
      <w:r w:rsidRPr="002F37AC">
        <w:t>runoff curve number of antecedent moisture condition</w:t>
      </w:r>
      <w:r>
        <w:t xml:space="preserve"> 2. </w:t>
      </w:r>
    </w:p>
    <w:p w14:paraId="18E97DF3" w14:textId="07A5CA04" w:rsidR="0016521A" w:rsidRDefault="0016521A" w:rsidP="00DE5E78"/>
    <w:p w14:paraId="5091804F" w14:textId="316A944D" w:rsidR="0016521A" w:rsidRDefault="0016521A" w:rsidP="00DE5E78">
      <w:r w:rsidRPr="00A20825">
        <w:rPr>
          <w:b/>
        </w:rPr>
        <w:t xml:space="preserve">RECORD </w:t>
      </w:r>
      <w:r>
        <w:rPr>
          <w:b/>
        </w:rPr>
        <w:t>6</w:t>
      </w:r>
      <w:r w:rsidRPr="00A20825">
        <w:rPr>
          <w:b/>
        </w:rPr>
        <w:t>:</w:t>
      </w:r>
      <w:r>
        <w:tab/>
      </w:r>
      <w:r w:rsidR="007B43DE">
        <w:rPr>
          <w:highlight w:val="white"/>
        </w:rPr>
        <w:t>num_crop_periods</w:t>
      </w:r>
      <w:r w:rsidR="007B43DE">
        <w:t xml:space="preserve"> </w:t>
      </w:r>
    </w:p>
    <w:p w14:paraId="1D44FDB0" w14:textId="428D20FD" w:rsidR="0016521A" w:rsidRDefault="0016521A" w:rsidP="00DE5E78">
      <w:r>
        <w:rPr>
          <w:rFonts w:ascii="Consolas" w:hAnsi="Consolas" w:cs="Consolas"/>
          <w:color w:val="000000"/>
          <w:sz w:val="19"/>
          <w:szCs w:val="19"/>
          <w:highlight w:val="white"/>
        </w:rPr>
        <w:t>num_crop_periods</w:t>
      </w:r>
      <w:r w:rsidRPr="002F37AC">
        <w:t xml:space="preserve">: </w:t>
      </w:r>
      <w:r>
        <w:tab/>
        <w:t xml:space="preserve">total </w:t>
      </w:r>
      <w:r w:rsidRPr="002F37AC">
        <w:t>number of cropping periods</w:t>
      </w:r>
      <w:r>
        <w:t xml:space="preserve"> </w:t>
      </w:r>
      <w:r w:rsidR="007B43DE">
        <w:t xml:space="preserve">for entire simulation </w:t>
      </w:r>
      <w:r>
        <w:t>to be read in Record 7</w:t>
      </w:r>
    </w:p>
    <w:p w14:paraId="0205771B" w14:textId="1FF15A22" w:rsidR="0016521A" w:rsidRDefault="0016521A" w:rsidP="00DE5E78"/>
    <w:p w14:paraId="4A046010" w14:textId="6999E46B" w:rsidR="0016521A" w:rsidRPr="00C66E2E" w:rsidRDefault="0016521A" w:rsidP="00DE5E78">
      <w:r w:rsidRPr="008A5E7D">
        <w:rPr>
          <w:b/>
        </w:rPr>
        <w:t xml:space="preserve">RECORD </w:t>
      </w:r>
      <w:r>
        <w:rPr>
          <w:b/>
        </w:rPr>
        <w:t>7</w:t>
      </w:r>
      <w:r w:rsidRPr="008A5E7D">
        <w:rPr>
          <w:b/>
        </w:rPr>
        <w:t>:</w:t>
      </w:r>
      <w:r>
        <w:tab/>
      </w:r>
      <w:r w:rsidR="008413E8">
        <w:t>emd</w:t>
      </w:r>
      <w:r w:rsidRPr="00324246">
        <w:t xml:space="preserve">, </w:t>
      </w:r>
      <w:r w:rsidR="008413E8">
        <w:t>emm</w:t>
      </w:r>
      <w:r w:rsidRPr="00324246">
        <w:t xml:space="preserve">, </w:t>
      </w:r>
      <w:r w:rsidR="008413E8">
        <w:t>emy</w:t>
      </w:r>
      <w:r w:rsidRPr="00324246">
        <w:t xml:space="preserve">, </w:t>
      </w:r>
      <w:r w:rsidR="008413E8">
        <w:t>mad</w:t>
      </w:r>
      <w:r w:rsidRPr="00324246">
        <w:t xml:space="preserve">, </w:t>
      </w:r>
      <w:r w:rsidR="008413E8">
        <w:t>mam</w:t>
      </w:r>
      <w:r>
        <w:t xml:space="preserve">, </w:t>
      </w:r>
      <w:r w:rsidR="008413E8">
        <w:t>may</w:t>
      </w:r>
      <w:r>
        <w:t xml:space="preserve">, </w:t>
      </w:r>
      <w:r w:rsidR="008413E8">
        <w:t>had</w:t>
      </w:r>
      <w:r>
        <w:t xml:space="preserve">, </w:t>
      </w:r>
      <w:r w:rsidR="008413E8">
        <w:t>ham</w:t>
      </w:r>
      <w:r>
        <w:t xml:space="preserve">, </w:t>
      </w:r>
      <w:r w:rsidR="008413E8">
        <w:t>hay, root_depth, max_caopy_cover, max_canopy_height, max_canopy_holdup, foliar_disposition</w:t>
      </w:r>
    </w:p>
    <w:p w14:paraId="24E6330F" w14:textId="77777777" w:rsidR="0016521A" w:rsidRPr="002F37AC" w:rsidRDefault="0016521A" w:rsidP="00DE5E78">
      <w:r w:rsidRPr="002F37AC">
        <w:lastRenderedPageBreak/>
        <w:t>Repeat this re</w:t>
      </w:r>
      <w:r>
        <w:t>cord up to NCPDS</w:t>
      </w:r>
      <w:r w:rsidRPr="002F37AC">
        <w:t>.</w:t>
      </w:r>
    </w:p>
    <w:p w14:paraId="2E4199D9" w14:textId="514C1660" w:rsidR="0016521A" w:rsidRPr="002F37AC" w:rsidRDefault="008413E8" w:rsidP="00DE5E78">
      <w:r>
        <w:t>emd</w:t>
      </w:r>
      <w:r w:rsidR="0016521A" w:rsidRPr="002F37AC">
        <w:t xml:space="preserve">: </w:t>
      </w:r>
      <w:r w:rsidR="0016521A">
        <w:tab/>
      </w:r>
      <w:r w:rsidR="0016521A" w:rsidRPr="002F37AC">
        <w:t>integer day of crop emergence.</w:t>
      </w:r>
    </w:p>
    <w:p w14:paraId="25B7D3AE" w14:textId="689F6D6E" w:rsidR="0016521A" w:rsidRPr="002F37AC" w:rsidRDefault="008413E8" w:rsidP="00DE5E78">
      <w:r>
        <w:t>emm</w:t>
      </w:r>
      <w:r w:rsidR="0016521A" w:rsidRPr="002F37AC">
        <w:t>:</w:t>
      </w:r>
      <w:r w:rsidR="0016521A">
        <w:tab/>
      </w:r>
      <w:r w:rsidR="0016521A" w:rsidRPr="002F37AC">
        <w:t>integer month of crop emergence.</w:t>
      </w:r>
    </w:p>
    <w:p w14:paraId="18407662" w14:textId="0E1EDE79" w:rsidR="0016521A" w:rsidRPr="002F37AC" w:rsidRDefault="008413E8" w:rsidP="00DE5E78">
      <w:r>
        <w:t>emy</w:t>
      </w:r>
      <w:r w:rsidR="0016521A" w:rsidRPr="002F37AC">
        <w:t>:</w:t>
      </w:r>
      <w:r w:rsidR="0016521A">
        <w:tab/>
      </w:r>
      <w:r w:rsidR="0016521A" w:rsidRPr="002F37AC">
        <w:t>integer year of crop emergence.</w:t>
      </w:r>
    </w:p>
    <w:p w14:paraId="7C0A3B9B" w14:textId="19A373F1" w:rsidR="0016521A" w:rsidRPr="002F37AC" w:rsidRDefault="008413E8" w:rsidP="00DE5E78">
      <w:r>
        <w:t>mad</w:t>
      </w:r>
      <w:r w:rsidR="0016521A" w:rsidRPr="002F37AC">
        <w:t xml:space="preserve">: </w:t>
      </w:r>
      <w:r w:rsidR="0016521A">
        <w:tab/>
      </w:r>
      <w:r w:rsidR="0016521A" w:rsidRPr="002F37AC">
        <w:t>integer day of crop maturation.</w:t>
      </w:r>
    </w:p>
    <w:p w14:paraId="2F9D9761" w14:textId="05A2E539" w:rsidR="0016521A" w:rsidRPr="002F37AC" w:rsidRDefault="008413E8" w:rsidP="00DE5E78">
      <w:r>
        <w:t>mam</w:t>
      </w:r>
      <w:r w:rsidR="0016521A" w:rsidRPr="002F37AC">
        <w:t xml:space="preserve">: </w:t>
      </w:r>
      <w:r w:rsidR="0016521A">
        <w:tab/>
      </w:r>
      <w:r w:rsidR="0016521A" w:rsidRPr="002F37AC">
        <w:t>integer month of crop maturation.</w:t>
      </w:r>
    </w:p>
    <w:p w14:paraId="4BC537A2" w14:textId="78F24AAF" w:rsidR="0016521A" w:rsidRDefault="008413E8" w:rsidP="00DE5E78">
      <w:r>
        <w:t>may</w:t>
      </w:r>
      <w:r w:rsidR="0016521A" w:rsidRPr="002F37AC">
        <w:t>:</w:t>
      </w:r>
      <w:r w:rsidR="0016521A">
        <w:tab/>
      </w:r>
      <w:r w:rsidR="0016521A" w:rsidRPr="002F37AC">
        <w:t>integer year of crop maturation.</w:t>
      </w:r>
    </w:p>
    <w:p w14:paraId="67F4220F" w14:textId="3B81740F" w:rsidR="0016521A" w:rsidRPr="007A382A" w:rsidRDefault="008413E8" w:rsidP="00DE5E78">
      <w:r>
        <w:t>had</w:t>
      </w:r>
      <w:r w:rsidR="0016521A" w:rsidRPr="007A382A">
        <w:t xml:space="preserve">: </w:t>
      </w:r>
      <w:r w:rsidR="0016521A">
        <w:tab/>
      </w:r>
      <w:r w:rsidR="0016521A" w:rsidRPr="007A382A">
        <w:t>integer day of crop harvest.</w:t>
      </w:r>
    </w:p>
    <w:p w14:paraId="1BCB7BFC" w14:textId="7FE257E9" w:rsidR="0016521A" w:rsidRPr="007A382A" w:rsidRDefault="008413E8" w:rsidP="00DE5E78">
      <w:r>
        <w:t>ham</w:t>
      </w:r>
      <w:r w:rsidR="0016521A" w:rsidRPr="007A382A">
        <w:t>:</w:t>
      </w:r>
      <w:r w:rsidR="0016521A">
        <w:tab/>
      </w:r>
      <w:r w:rsidR="0016521A" w:rsidRPr="007A382A">
        <w:t>integer month of crop harvest.</w:t>
      </w:r>
    </w:p>
    <w:p w14:paraId="744D5E70" w14:textId="0CDB45B4" w:rsidR="0016521A" w:rsidRDefault="008413E8" w:rsidP="00DE5E78">
      <w:r>
        <w:t>hay</w:t>
      </w:r>
      <w:r w:rsidR="0016521A" w:rsidRPr="007A382A">
        <w:t xml:space="preserve">: </w:t>
      </w:r>
      <w:r w:rsidR="0016521A">
        <w:tab/>
      </w:r>
      <w:r w:rsidR="0016521A" w:rsidRPr="007A382A">
        <w:t>integer year of crop harvest.</w:t>
      </w:r>
    </w:p>
    <w:p w14:paraId="530DBD57" w14:textId="77777777" w:rsidR="0045095C" w:rsidRDefault="0045095C" w:rsidP="00DE5E78"/>
    <w:p w14:paraId="46A4A267" w14:textId="39FFA8A4" w:rsidR="0045095C" w:rsidRDefault="00263B18" w:rsidP="00DE5E78">
      <w:r>
        <w:t>max_</w:t>
      </w:r>
      <w:r w:rsidR="0045095C">
        <w:t>root_depth</w:t>
      </w:r>
      <w:r w:rsidR="0045095C" w:rsidRPr="00467BDF">
        <w:t xml:space="preserve">: </w:t>
      </w:r>
      <w:r w:rsidR="0045095C">
        <w:tab/>
      </w:r>
      <w:r w:rsidR="0045095C" w:rsidRPr="00467BDF">
        <w:t>maximum rooting depth of the crop (cm).</w:t>
      </w:r>
    </w:p>
    <w:p w14:paraId="19A3335F" w14:textId="77777777" w:rsidR="0045095C" w:rsidRDefault="0045095C" w:rsidP="00DE5E78">
      <w:r>
        <w:t>max_caopy_cover</w:t>
      </w:r>
      <w:r w:rsidRPr="00467BDF">
        <w:t xml:space="preserve">: </w:t>
      </w:r>
      <w:r>
        <w:tab/>
      </w:r>
      <w:r w:rsidRPr="00467BDF">
        <w:t>maximum areal coverage of the canopy (percent).</w:t>
      </w:r>
    </w:p>
    <w:p w14:paraId="3B5C61CA" w14:textId="77777777" w:rsidR="0045095C" w:rsidRDefault="0045095C" w:rsidP="00DE5E78">
      <w:r>
        <w:t>max_canopy_height</w:t>
      </w:r>
      <w:r w:rsidRPr="00467BDF">
        <w:t xml:space="preserve">: </w:t>
      </w:r>
      <w:r>
        <w:tab/>
      </w:r>
      <w:r w:rsidRPr="00467BDF">
        <w:t>max</w:t>
      </w:r>
      <w:r>
        <w:t>imum</w:t>
      </w:r>
      <w:r w:rsidRPr="00467BDF">
        <w:t xml:space="preserve"> canopy height at matur</w:t>
      </w:r>
      <w:r>
        <w:t>ity</w:t>
      </w:r>
      <w:r w:rsidRPr="00467BDF">
        <w:t xml:space="preserve"> date (cm) </w:t>
      </w:r>
    </w:p>
    <w:p w14:paraId="572CDAE2" w14:textId="77777777" w:rsidR="0016521A" w:rsidRDefault="0016521A" w:rsidP="00DE5E78"/>
    <w:p w14:paraId="200470D4" w14:textId="19AF51FC" w:rsidR="00015737" w:rsidRDefault="0045095C" w:rsidP="00DE5E78">
      <w:r>
        <w:t>max_canopy_holdup</w:t>
      </w:r>
      <w:r w:rsidR="00015737" w:rsidRPr="00467BDF">
        <w:t xml:space="preserve">: </w:t>
      </w:r>
      <w:r w:rsidR="00015737">
        <w:tab/>
      </w:r>
      <w:r w:rsidR="00015737" w:rsidRPr="00467BDF">
        <w:t>maximum interception storage of the crop (cm).</w:t>
      </w:r>
    </w:p>
    <w:p w14:paraId="3F846D21" w14:textId="33A9AD96" w:rsidR="0045095C" w:rsidRPr="00311B04" w:rsidRDefault="0045095C" w:rsidP="00DE5E78">
      <w:r>
        <w:t xml:space="preserve">foliar_disposition = </w:t>
      </w:r>
      <w:r>
        <w:tab/>
      </w:r>
      <w:r w:rsidRPr="00311B04">
        <w:t>condition for disposition of foliar pesticide after harvest. 1 = surface</w:t>
      </w:r>
      <w:r>
        <w:t xml:space="preserve"> </w:t>
      </w:r>
      <w:r w:rsidRPr="00311B04">
        <w:t xml:space="preserve">applied, 2 = </w:t>
      </w:r>
      <w:r>
        <w:tab/>
      </w:r>
      <w:r w:rsidR="0086723F">
        <w:tab/>
      </w:r>
      <w:r w:rsidR="0086723F">
        <w:tab/>
      </w:r>
      <w:r w:rsidR="0086723F">
        <w:tab/>
      </w:r>
      <w:r w:rsidRPr="00311B04">
        <w:t>complete remov</w:t>
      </w:r>
      <w:r>
        <w:t xml:space="preserve">al, 3 = left alone. Required if </w:t>
      </w:r>
      <w:r w:rsidRPr="00311B04">
        <w:t>CAM=2.</w:t>
      </w:r>
    </w:p>
    <w:p w14:paraId="4923B1A2" w14:textId="4F4BF85E" w:rsidR="00015737" w:rsidRDefault="00015737" w:rsidP="00DE5E78"/>
    <w:p w14:paraId="7962776E" w14:textId="0ADEFA23" w:rsidR="00B32309" w:rsidRDefault="00015737" w:rsidP="00DE5E78">
      <w:r w:rsidRPr="008A5E7D">
        <w:rPr>
          <w:b/>
        </w:rPr>
        <w:t xml:space="preserve">RECORD </w:t>
      </w:r>
      <w:r w:rsidR="004C4BF1">
        <w:rPr>
          <w:b/>
        </w:rPr>
        <w:t>8</w:t>
      </w:r>
      <w:r w:rsidR="00BE3C59" w:rsidRPr="008A5E7D">
        <w:rPr>
          <w:b/>
        </w:rPr>
        <w:t>:</w:t>
      </w:r>
      <w:r w:rsidR="00BE3C59">
        <w:tab/>
      </w:r>
      <w:r w:rsidR="00DF59CD">
        <w:t xml:space="preserve"> </w:t>
      </w:r>
      <w:r w:rsidR="00221FC1">
        <w:t>irflag</w:t>
      </w:r>
      <w:r w:rsidR="00B32309">
        <w:t xml:space="preserve">, </w:t>
      </w:r>
      <w:r w:rsidR="00263B18">
        <w:t>is_temperature_simulated</w:t>
      </w:r>
    </w:p>
    <w:p w14:paraId="518CA029" w14:textId="3E0F570C" w:rsidR="00015737" w:rsidRPr="00311B04" w:rsidRDefault="00221FC1" w:rsidP="00DE5E78">
      <w:r>
        <w:t>irflag</w:t>
      </w:r>
      <w:r w:rsidR="00015737" w:rsidRPr="00311B04">
        <w:t xml:space="preserve">: </w:t>
      </w:r>
      <w:r w:rsidR="00015737">
        <w:tab/>
      </w:r>
      <w:r w:rsidR="00015737" w:rsidRPr="00311B04">
        <w:t>irrigation flag.</w:t>
      </w:r>
      <w:r w:rsidR="00015737">
        <w:tab/>
      </w:r>
      <w:r w:rsidR="00015737" w:rsidRPr="00311B04">
        <w:t>0 = no irrigation simulated</w:t>
      </w:r>
      <w:r w:rsidR="00A7641E">
        <w:t xml:space="preserve">, </w:t>
      </w:r>
      <w:r w:rsidR="00015737" w:rsidRPr="00311B04">
        <w:t xml:space="preserve">1 = </w:t>
      </w:r>
      <w:r w:rsidR="008C3ADF" w:rsidRPr="00311B04">
        <w:t>year-round</w:t>
      </w:r>
      <w:r w:rsidR="00015737" w:rsidRPr="00311B04">
        <w:t>,</w:t>
      </w:r>
      <w:r w:rsidR="00A7641E">
        <w:t xml:space="preserve"> 2 = during crop</w:t>
      </w:r>
      <w:r w:rsidR="00015737" w:rsidRPr="00311B04">
        <w:t xml:space="preserve"> period only.</w:t>
      </w:r>
    </w:p>
    <w:p w14:paraId="1AE91FA3" w14:textId="14212CA1" w:rsidR="00015737" w:rsidRPr="00311B04" w:rsidRDefault="00263B18" w:rsidP="00DE5E78">
      <w:r>
        <w:rPr>
          <w:rFonts w:ascii="Consolas" w:hAnsi="Consolas" w:cs="Consolas"/>
          <w:color w:val="000000"/>
          <w:sz w:val="19"/>
          <w:szCs w:val="19"/>
        </w:rPr>
        <w:t>is_temperature_simulated</w:t>
      </w:r>
      <w:r w:rsidR="00015737" w:rsidRPr="00311B04">
        <w:t xml:space="preserve">: </w:t>
      </w:r>
      <w:r w:rsidR="00015737">
        <w:tab/>
      </w:r>
      <w:r w:rsidR="00015737" w:rsidRPr="00311B04">
        <w:t>soil temp</w:t>
      </w:r>
      <w:r w:rsidR="00A7641E">
        <w:t>erature simulation flag</w:t>
      </w:r>
      <w:r>
        <w:t xml:space="preserve"> ( Logical) True or False</w:t>
      </w:r>
    </w:p>
    <w:p w14:paraId="7C6F626A" w14:textId="77777777" w:rsidR="00015737" w:rsidRDefault="00015737" w:rsidP="00DE5E78"/>
    <w:p w14:paraId="581F712C" w14:textId="566B008D" w:rsidR="00015737" w:rsidRDefault="007B139D" w:rsidP="00DE5E78">
      <w:r w:rsidRPr="008A5E7D">
        <w:rPr>
          <w:b/>
        </w:rPr>
        <w:t xml:space="preserve">RECORD </w:t>
      </w:r>
      <w:r w:rsidR="00221FC1">
        <w:rPr>
          <w:b/>
        </w:rPr>
        <w:t>9</w:t>
      </w:r>
      <w:r w:rsidR="00A7641E" w:rsidRPr="008A5E7D">
        <w:rPr>
          <w:b/>
        </w:rPr>
        <w:t>:</w:t>
      </w:r>
      <w:r w:rsidR="00A7641E" w:rsidRPr="00A7641E">
        <w:tab/>
        <w:t>IRTYP, FLEACH,</w:t>
      </w:r>
      <w:r w:rsidR="00040F94">
        <w:t xml:space="preserve"> </w:t>
      </w:r>
      <w:r w:rsidR="00A7641E" w:rsidRPr="00A7641E">
        <w:t>PCDE</w:t>
      </w:r>
      <w:r w:rsidR="00A7641E" w:rsidRPr="00697E7C">
        <w:t>PL,</w:t>
      </w:r>
      <w:r w:rsidR="00040F94" w:rsidRPr="00697E7C">
        <w:t xml:space="preserve"> </w:t>
      </w:r>
      <w:r w:rsidR="00947766" w:rsidRPr="00697E7C">
        <w:t>max_irrig</w:t>
      </w:r>
      <w:r w:rsidR="007A2678" w:rsidRPr="00697E7C">
        <w:t xml:space="preserve">, </w:t>
      </w:r>
      <w:r w:rsidR="00FE57B2" w:rsidRPr="00697E7C">
        <w:rPr>
          <w:highlight w:val="white"/>
        </w:rPr>
        <w:t>UserSpecifiesDepth</w:t>
      </w:r>
      <w:r w:rsidR="00FE57B2" w:rsidRPr="00697E7C">
        <w:t xml:space="preserve">, </w:t>
      </w:r>
      <w:r w:rsidR="008C3ADF">
        <w:t>User_ irrig_depth</w:t>
      </w:r>
    </w:p>
    <w:p w14:paraId="494577C8" w14:textId="34F1E262" w:rsidR="00015737" w:rsidRPr="00EB61A4" w:rsidRDefault="00015737" w:rsidP="00DE5E78">
      <w:r w:rsidRPr="00EB61A4">
        <w:t>Only i</w:t>
      </w:r>
      <w:r w:rsidR="00A7641E">
        <w:t xml:space="preserve">f </w:t>
      </w:r>
      <w:r w:rsidR="00694D69">
        <w:t>irflag</w:t>
      </w:r>
      <w:r w:rsidR="00A7641E">
        <w:t xml:space="preserve"> = 1 or 2 (see record </w:t>
      </w:r>
      <w:r w:rsidR="009129B4">
        <w:t>13</w:t>
      </w:r>
      <w:r w:rsidRPr="00EB61A4">
        <w:t>).</w:t>
      </w:r>
    </w:p>
    <w:p w14:paraId="0911027C" w14:textId="78E86478" w:rsidR="00015737" w:rsidRPr="00EB61A4" w:rsidRDefault="00A7641E" w:rsidP="00DE5E78">
      <w:r w:rsidRPr="00EB61A4">
        <w:t xml:space="preserve">IRTYP: </w:t>
      </w:r>
      <w:r w:rsidR="00015737" w:rsidRPr="00EB61A4">
        <w:t>type of irrigation:</w:t>
      </w:r>
    </w:p>
    <w:p w14:paraId="6C9905D1" w14:textId="77777777" w:rsidR="00015737" w:rsidRPr="00EB61A4" w:rsidRDefault="00015737" w:rsidP="00DE5E78">
      <w:r>
        <w:tab/>
      </w:r>
      <w:r w:rsidRPr="00EB61A4">
        <w:t>1 = flood irrigation,</w:t>
      </w:r>
    </w:p>
    <w:p w14:paraId="45811AA9" w14:textId="77777777" w:rsidR="00015737" w:rsidRPr="00EB61A4" w:rsidRDefault="00015737" w:rsidP="00DE5E78">
      <w:r>
        <w:tab/>
      </w:r>
      <w:r w:rsidRPr="00EB61A4">
        <w:t xml:space="preserve">2 = </w:t>
      </w:r>
      <w:r>
        <w:t>not used</w:t>
      </w:r>
    </w:p>
    <w:p w14:paraId="04E8A96D" w14:textId="77777777" w:rsidR="00015737" w:rsidRPr="00EB61A4" w:rsidRDefault="00015737" w:rsidP="00DE5E78">
      <w:r>
        <w:tab/>
      </w:r>
      <w:r w:rsidRPr="00EB61A4">
        <w:t>3 = over canopy,</w:t>
      </w:r>
    </w:p>
    <w:p w14:paraId="6CB880E1" w14:textId="77777777" w:rsidR="00015737" w:rsidRPr="00EB61A4" w:rsidRDefault="00015737" w:rsidP="00DE5E78">
      <w:r>
        <w:tab/>
        <w:t>4 = under canopy sprinkler</w:t>
      </w:r>
      <w:r w:rsidRPr="00EB61A4">
        <w:t>,</w:t>
      </w:r>
    </w:p>
    <w:p w14:paraId="7D35201C" w14:textId="77777777" w:rsidR="00015737" w:rsidRPr="00EB61A4" w:rsidRDefault="00015737" w:rsidP="00DE5E78">
      <w:r>
        <w:tab/>
      </w:r>
      <w:r w:rsidRPr="00EB61A4">
        <w:t>5 = over canopy without runoff generation,</w:t>
      </w:r>
    </w:p>
    <w:p w14:paraId="7A1DD36C" w14:textId="77777777" w:rsidR="00015737" w:rsidRPr="00EB61A4" w:rsidRDefault="00015737" w:rsidP="00DE5E78">
      <w:r>
        <w:tab/>
      </w:r>
      <w:r w:rsidRPr="00EB61A4">
        <w:t>6 = over canopy, user-defined rates, with runoff generation,</w:t>
      </w:r>
    </w:p>
    <w:p w14:paraId="6544BCCF" w14:textId="77777777" w:rsidR="00015737" w:rsidRDefault="00015737" w:rsidP="00DE5E78">
      <w:r>
        <w:tab/>
      </w:r>
      <w:r w:rsidRPr="00EB61A4">
        <w:t>7 = over canopy, user-defined rates, without runoff generation.</w:t>
      </w:r>
    </w:p>
    <w:p w14:paraId="190C44AB" w14:textId="77777777" w:rsidR="007A2678" w:rsidRPr="00EB61A4" w:rsidRDefault="007A2678" w:rsidP="00DE5E78"/>
    <w:p w14:paraId="06B30414" w14:textId="77777777" w:rsidR="00015737" w:rsidRPr="00EB61A4" w:rsidRDefault="00015737" w:rsidP="00DE5E78">
      <w:r w:rsidRPr="00EB61A4">
        <w:t xml:space="preserve">FLEACH: </w:t>
      </w:r>
      <w:r>
        <w:tab/>
      </w:r>
      <w:r w:rsidRPr="00EB61A4">
        <w:t>leaching factor as a fraction of irrigation water depth.</w:t>
      </w:r>
    </w:p>
    <w:p w14:paraId="1CB03056" w14:textId="77777777" w:rsidR="00015737" w:rsidRDefault="00015737" w:rsidP="00DE5E78">
      <w:r w:rsidRPr="00EB61A4">
        <w:t xml:space="preserve">PCDEPL: </w:t>
      </w:r>
      <w:r>
        <w:tab/>
      </w:r>
      <w:r w:rsidRPr="00EB61A4">
        <w:t>fraction of available water capacity at which irrigation is applied.</w:t>
      </w:r>
    </w:p>
    <w:p w14:paraId="2E3B0825" w14:textId="0663466F" w:rsidR="00015737" w:rsidRDefault="00015737" w:rsidP="00DE5E78">
      <w:r>
        <w:tab/>
      </w:r>
      <w:r w:rsidR="0086723F">
        <w:tab/>
      </w:r>
      <w:r w:rsidRPr="00EB61A4">
        <w:t>Usually ~0.45 – 0.55; PRZM accepts values between 0.0 and 0.9</w:t>
      </w:r>
    </w:p>
    <w:p w14:paraId="29B4300F" w14:textId="6AF8C241" w:rsidR="00015737" w:rsidRDefault="00DA3302" w:rsidP="00DE5E78">
      <w:r>
        <w:rPr>
          <w:rFonts w:ascii="Consolas" w:hAnsi="Consolas" w:cs="Consolas"/>
          <w:color w:val="000000"/>
          <w:sz w:val="19"/>
          <w:szCs w:val="19"/>
          <w:highlight w:val="white"/>
        </w:rPr>
        <w:t>max_irrig</w:t>
      </w:r>
      <w:r w:rsidR="00015737" w:rsidRPr="00EB61A4">
        <w:t>:</w:t>
      </w:r>
      <w:r w:rsidR="00015737">
        <w:tab/>
      </w:r>
      <w:r w:rsidR="00CB5C13">
        <w:t>maximum</w:t>
      </w:r>
      <w:r>
        <w:t xml:space="preserve"> daily irrigation rate (cm day</w:t>
      </w:r>
      <w:r w:rsidR="00F33068" w:rsidRPr="00F33068">
        <w:rPr>
          <w:vertAlign w:val="superscript"/>
        </w:rPr>
        <w:t>-1</w:t>
      </w:r>
      <w:r w:rsidR="00015737" w:rsidRPr="00EB61A4">
        <w:t>).</w:t>
      </w:r>
      <w:r w:rsidR="00403F81">
        <w:t xml:space="preserve">  </w:t>
      </w:r>
    </w:p>
    <w:p w14:paraId="00A48745" w14:textId="73BF4215" w:rsidR="007A2678" w:rsidRDefault="00FE57B2" w:rsidP="00DE5E78">
      <w:r w:rsidRPr="00FE57B2">
        <w:rPr>
          <w:rFonts w:ascii="Consolas" w:hAnsi="Consolas" w:cs="Consolas"/>
          <w:sz w:val="19"/>
          <w:szCs w:val="19"/>
          <w:highlight w:val="white"/>
        </w:rPr>
        <w:t>UserSpecifiesDepth</w:t>
      </w:r>
      <w:r w:rsidR="007A2678">
        <w:tab/>
      </w:r>
      <w:r>
        <w:t>user specifies the depth</w:t>
      </w:r>
      <w:r w:rsidR="007A2678">
        <w:t xml:space="preserve"> (TRUE)</w:t>
      </w:r>
      <w:r w:rsidR="0080743D">
        <w:t>,</w:t>
      </w:r>
      <w:r w:rsidR="007A2678">
        <w:t xml:space="preserve"> or </w:t>
      </w:r>
      <w:r>
        <w:t>irrigate according to root depth</w:t>
      </w:r>
      <w:r w:rsidRPr="00FE57B2">
        <w:t xml:space="preserve"> </w:t>
      </w:r>
      <w:r w:rsidR="007A2678">
        <w:t>(FALSE).</w:t>
      </w:r>
    </w:p>
    <w:p w14:paraId="42E6110C" w14:textId="6BD6CC7C" w:rsidR="007A2678" w:rsidRPr="007A2678" w:rsidRDefault="00263B18" w:rsidP="00DE5E78">
      <w:r>
        <w:t>User_ i</w:t>
      </w:r>
      <w:r w:rsidR="007A2678">
        <w:t>rrig_depth</w:t>
      </w:r>
      <w:r w:rsidR="007A2678">
        <w:tab/>
        <w:t>user specified irrigation depth</w:t>
      </w:r>
      <w:r w:rsidR="00403F81">
        <w:t xml:space="preserve"> (cm) </w:t>
      </w:r>
      <w:r w:rsidR="007A2678">
        <w:t xml:space="preserve">if </w:t>
      </w:r>
      <w:r w:rsidR="00FE57B2" w:rsidRPr="00FE57B2">
        <w:rPr>
          <w:rFonts w:ascii="Consolas" w:hAnsi="Consolas" w:cs="Consolas"/>
          <w:sz w:val="19"/>
          <w:szCs w:val="19"/>
          <w:highlight w:val="white"/>
        </w:rPr>
        <w:t>UserSpecifiesDepth</w:t>
      </w:r>
      <w:r w:rsidR="007A2678">
        <w:t xml:space="preserve"> is </w:t>
      </w:r>
      <w:r w:rsidR="00FE57B2">
        <w:t>TRUE</w:t>
      </w:r>
      <w:r w:rsidR="007A2678">
        <w:t>, otherwise 0</w:t>
      </w:r>
    </w:p>
    <w:p w14:paraId="0F28CEEF" w14:textId="77777777" w:rsidR="00015737" w:rsidRDefault="00015737" w:rsidP="00DE5E78"/>
    <w:p w14:paraId="2B975009" w14:textId="758BBB2A" w:rsidR="00015737" w:rsidRDefault="00015737" w:rsidP="00DE5E78">
      <w:r w:rsidRPr="00A20825">
        <w:rPr>
          <w:b/>
        </w:rPr>
        <w:t xml:space="preserve">RECORD </w:t>
      </w:r>
      <w:r w:rsidR="007B139D" w:rsidRPr="00A20825">
        <w:rPr>
          <w:b/>
        </w:rPr>
        <w:t>1</w:t>
      </w:r>
      <w:r w:rsidR="00FE57B2">
        <w:rPr>
          <w:b/>
        </w:rPr>
        <w:t>0</w:t>
      </w:r>
      <w:r w:rsidR="00DF59CD" w:rsidRPr="00A20825">
        <w:rPr>
          <w:b/>
        </w:rPr>
        <w:t>:</w:t>
      </w:r>
      <w:r w:rsidR="00DF59CD">
        <w:t xml:space="preserve"> </w:t>
      </w:r>
      <w:r w:rsidR="00EE4CE7">
        <w:t xml:space="preserve"> ALBEDO</w:t>
      </w:r>
      <w:r w:rsidR="00697E7C">
        <w:t>(12)</w:t>
      </w:r>
      <w:r w:rsidR="00EE4CE7">
        <w:t>, EMMISS,</w:t>
      </w:r>
      <w:r w:rsidR="00EE4CE7" w:rsidRPr="00B801BE">
        <w:t xml:space="preserve"> </w:t>
      </w:r>
    </w:p>
    <w:p w14:paraId="66E63F5C" w14:textId="21D8D8F6" w:rsidR="00015737" w:rsidRPr="002D72DC" w:rsidRDefault="00EE4CE7" w:rsidP="00DE5E78">
      <w:bookmarkStart w:id="51" w:name="_Hlk425103"/>
      <w:r>
        <w:t xml:space="preserve">Only if </w:t>
      </w:r>
      <w:r w:rsidR="00426B5D">
        <w:t>is_temperature_simulated = True</w:t>
      </w:r>
    </w:p>
    <w:bookmarkEnd w:id="51"/>
    <w:p w14:paraId="2A19A150" w14:textId="77777777" w:rsidR="0028740B" w:rsidRDefault="00EE4CE7" w:rsidP="00DE5E78">
      <w:r>
        <w:t>ALBEDO:</w:t>
      </w:r>
      <w:r>
        <w:tab/>
        <w:t>monthly values of soil surface albedo (12 values).</w:t>
      </w:r>
    </w:p>
    <w:p w14:paraId="4EDF949B" w14:textId="0860CF13" w:rsidR="00E15E13" w:rsidRDefault="00EE4CE7" w:rsidP="00DE5E78">
      <w:r>
        <w:t xml:space="preserve">EMMISS: </w:t>
      </w:r>
      <w:r>
        <w:tab/>
        <w:t>reflectivity of soil surface to longwave radiation (fraction).</w:t>
      </w:r>
    </w:p>
    <w:p w14:paraId="13564461" w14:textId="77777777" w:rsidR="004324DE" w:rsidRDefault="004324DE" w:rsidP="00DE5E78"/>
    <w:p w14:paraId="6F89F5F5" w14:textId="70FA9EBF" w:rsidR="004324DE" w:rsidRDefault="004F0C83" w:rsidP="00DE5E78">
      <w:r>
        <w:rPr>
          <w:b/>
        </w:rPr>
        <w:t>RECORD 11</w:t>
      </w:r>
      <w:r w:rsidR="004324DE" w:rsidRPr="00A20825">
        <w:rPr>
          <w:b/>
        </w:rPr>
        <w:t>:</w:t>
      </w:r>
      <w:r w:rsidR="004324DE">
        <w:t xml:space="preserve">  uWind_Reference_Height</w:t>
      </w:r>
      <w:r w:rsidR="004324DE" w:rsidRPr="00AF033C">
        <w:t xml:space="preserve">, </w:t>
      </w:r>
      <w:r w:rsidR="004324DE">
        <w:t xml:space="preserve"> </w:t>
      </w:r>
      <w:r w:rsidR="004324DE" w:rsidRPr="00AF033C">
        <w:t>Height_stagnant_air_layer_cm</w:t>
      </w:r>
    </w:p>
    <w:p w14:paraId="07D237F7" w14:textId="77777777" w:rsidR="004324DE" w:rsidRDefault="004324DE" w:rsidP="00DE5E78">
      <w:r w:rsidRPr="00AF033C">
        <w:t>uWind_Reference_Height:</w:t>
      </w:r>
      <w:r>
        <w:tab/>
        <w:t>height of wind speed measurement above the soil surface (m).</w:t>
      </w:r>
    </w:p>
    <w:p w14:paraId="1AADA51A" w14:textId="26B9A0AD" w:rsidR="004324DE" w:rsidRDefault="004324DE" w:rsidP="00DE5E78">
      <w:r>
        <w:t>Height_stagnant_air_layer_cm:</w:t>
      </w:r>
      <w:r>
        <w:tab/>
        <w:t>thickness of boundary at soil surface (formerly hard coded at 0.5 cm)</w:t>
      </w:r>
    </w:p>
    <w:p w14:paraId="7254CE41" w14:textId="77777777" w:rsidR="00E15E13" w:rsidRDefault="00E15E13" w:rsidP="00DE5E78"/>
    <w:p w14:paraId="3A798C8C" w14:textId="4EDDEFCC" w:rsidR="00015737" w:rsidRDefault="00015737" w:rsidP="00DE5E78">
      <w:r w:rsidRPr="0086723F">
        <w:t xml:space="preserve">RECORD </w:t>
      </w:r>
      <w:r w:rsidR="00DA3302" w:rsidRPr="0086723F">
        <w:t>12</w:t>
      </w:r>
      <w:r w:rsidR="00DF59CD" w:rsidRPr="0086723F">
        <w:t>:</w:t>
      </w:r>
      <w:r w:rsidR="00DF59CD" w:rsidRPr="00A20825">
        <w:t xml:space="preserve"> </w:t>
      </w:r>
      <w:r w:rsidR="00DF59CD">
        <w:t>BBT</w:t>
      </w:r>
      <w:r w:rsidR="00697E7C">
        <w:t>(12)</w:t>
      </w:r>
    </w:p>
    <w:p w14:paraId="2FED32F6" w14:textId="77777777" w:rsidR="00426B5D" w:rsidRPr="002D72DC" w:rsidRDefault="00426B5D" w:rsidP="00DE5E78">
      <w:r>
        <w:lastRenderedPageBreak/>
        <w:t>Only if is_temperature_simulated = True</w:t>
      </w:r>
    </w:p>
    <w:p w14:paraId="16B18952" w14:textId="77777777" w:rsidR="00015737" w:rsidRDefault="00015737" w:rsidP="00DE5E78">
      <w:r w:rsidRPr="003D72A7">
        <w:t xml:space="preserve">BBT: </w:t>
      </w:r>
      <w:r>
        <w:tab/>
      </w:r>
      <w:r w:rsidRPr="003D72A7">
        <w:t>average monthly values of bottom boundary soil temperatures</w:t>
      </w:r>
      <w:r w:rsidR="00021106">
        <w:t xml:space="preserve"> in</w:t>
      </w:r>
      <w:r w:rsidRPr="003D72A7">
        <w:t xml:space="preserve"> °C</w:t>
      </w:r>
      <w:r w:rsidR="00DF59CD">
        <w:t xml:space="preserve"> </w:t>
      </w:r>
      <w:r w:rsidRPr="003D72A7">
        <w:t>(12 values).</w:t>
      </w:r>
    </w:p>
    <w:p w14:paraId="33EDD6CC" w14:textId="77777777" w:rsidR="00015737" w:rsidRPr="003D72A7" w:rsidRDefault="00015737" w:rsidP="00DE5E78"/>
    <w:p w14:paraId="465618F1" w14:textId="74F2483D" w:rsidR="00015737" w:rsidRPr="00356C07" w:rsidRDefault="00015737" w:rsidP="00DE5E78">
      <w:r w:rsidRPr="00A20825">
        <w:rPr>
          <w:b/>
          <w:bCs/>
        </w:rPr>
        <w:t xml:space="preserve">RECORD </w:t>
      </w:r>
      <w:r w:rsidR="007B139D" w:rsidRPr="00A20825">
        <w:rPr>
          <w:b/>
          <w:bCs/>
        </w:rPr>
        <w:t>1</w:t>
      </w:r>
      <w:r w:rsidR="002A3778">
        <w:rPr>
          <w:b/>
          <w:bCs/>
        </w:rPr>
        <w:t>3</w:t>
      </w:r>
      <w:r w:rsidR="00356C07" w:rsidRPr="00A20825">
        <w:rPr>
          <w:b/>
          <w:bCs/>
        </w:rPr>
        <w:t xml:space="preserve">: </w:t>
      </w:r>
      <w:r w:rsidR="00356C07">
        <w:t xml:space="preserve">  </w:t>
      </w:r>
      <w:r w:rsidR="00356C07" w:rsidRPr="00697E7C">
        <w:t xml:space="preserve"> </w:t>
      </w:r>
      <w:r w:rsidR="00697E7C" w:rsidRPr="00697E7C">
        <w:t>Q_10</w:t>
      </w:r>
      <w:r w:rsidR="00D76E1E" w:rsidRPr="00697E7C">
        <w:t xml:space="preserve">, </w:t>
      </w:r>
      <w:r w:rsidR="00356C07" w:rsidRPr="00697E7C">
        <w:t>TBASE</w:t>
      </w:r>
    </w:p>
    <w:p w14:paraId="70079E4E" w14:textId="5CF49697" w:rsidR="00015737" w:rsidRPr="003D72A7" w:rsidRDefault="00015737" w:rsidP="00DE5E78">
      <w:r w:rsidRPr="003D72A7">
        <w:t xml:space="preserve">Only if </w:t>
      </w:r>
      <w:r w:rsidR="00694D69">
        <w:t>tempflag</w:t>
      </w:r>
      <w:r w:rsidRPr="003D72A7">
        <w:t xml:space="preserve"> = 1.</w:t>
      </w:r>
    </w:p>
    <w:p w14:paraId="6F50FE7C" w14:textId="31215E73" w:rsidR="00015737" w:rsidRPr="003D72A7" w:rsidRDefault="00015737" w:rsidP="00DE5E78">
      <w:r w:rsidRPr="003D72A7">
        <w:t>Q</w:t>
      </w:r>
      <w:r w:rsidR="002A3778">
        <w:t>_10</w:t>
      </w:r>
      <w:r w:rsidRPr="003D72A7">
        <w:t xml:space="preserve">: </w:t>
      </w:r>
      <w:r>
        <w:tab/>
      </w:r>
      <w:r w:rsidRPr="003D72A7">
        <w:t>factor for rate increase when temperature increases by 10</w:t>
      </w:r>
      <w:r w:rsidR="00040F94" w:rsidRPr="003D72A7">
        <w:t>°</w:t>
      </w:r>
      <w:r w:rsidRPr="003D72A7">
        <w:t>C</w:t>
      </w:r>
      <w:r w:rsidR="0040150C">
        <w:t>.</w:t>
      </w:r>
      <w:r w:rsidRPr="003D72A7">
        <w:t xml:space="preserve"> </w:t>
      </w:r>
      <w:r w:rsidR="0040150C">
        <w:t xml:space="preserve"> </w:t>
      </w:r>
      <w:r w:rsidR="00A20825" w:rsidRPr="003D72A7">
        <w:t>If</w:t>
      </w:r>
      <w:r w:rsidR="00A20825">
        <w:t xml:space="preserve"> </w:t>
      </w:r>
      <w:r w:rsidR="00A20825" w:rsidRPr="003D72A7">
        <w:t>Q</w:t>
      </w:r>
      <w:r w:rsidR="002A3778">
        <w:t>_10</w:t>
      </w:r>
      <w:r>
        <w:t xml:space="preserve"> </w:t>
      </w:r>
      <w:r w:rsidRPr="003D72A7">
        <w:t xml:space="preserve">is set equal to </w:t>
      </w:r>
      <w:r w:rsidR="00DF59CD">
        <w:tab/>
      </w:r>
      <w:r w:rsidRPr="003D72A7">
        <w:t xml:space="preserve">zero, </w:t>
      </w:r>
      <w:r w:rsidR="00A20825">
        <w:t xml:space="preserve">then </w:t>
      </w:r>
      <w:r w:rsidRPr="003D72A7">
        <w:t>PRZM will not simulate degradation change with</w:t>
      </w:r>
      <w:r>
        <w:t xml:space="preserve"> </w:t>
      </w:r>
      <w:r w:rsidRPr="003D72A7">
        <w:t>temperature.</w:t>
      </w:r>
    </w:p>
    <w:p w14:paraId="113FC779" w14:textId="77777777" w:rsidR="00015737" w:rsidRDefault="00015737" w:rsidP="00DE5E78">
      <w:r w:rsidRPr="003D72A7">
        <w:t xml:space="preserve">TBASE: </w:t>
      </w:r>
      <w:r>
        <w:tab/>
      </w:r>
      <w:r w:rsidRPr="003D72A7">
        <w:t>temperature during the test of biodegradation.</w:t>
      </w:r>
    </w:p>
    <w:p w14:paraId="56D41A23" w14:textId="77777777" w:rsidR="00015737" w:rsidRDefault="00015737" w:rsidP="00DE5E78"/>
    <w:p w14:paraId="21FB9EDD" w14:textId="650B1F62" w:rsidR="00015737" w:rsidRDefault="001608ED" w:rsidP="00DE5E78">
      <w:r w:rsidRPr="0086723F">
        <w:t>RECORD 14</w:t>
      </w:r>
      <w:r w:rsidR="00356C07" w:rsidRPr="0086723F">
        <w:t xml:space="preserve">: </w:t>
      </w:r>
      <w:r w:rsidR="00356C07">
        <w:t xml:space="preserve"> </w:t>
      </w:r>
      <w:r w:rsidR="00697E7C" w:rsidRPr="0051086B">
        <w:t>NHORIZ</w:t>
      </w:r>
    </w:p>
    <w:p w14:paraId="4D0A3836" w14:textId="77777777" w:rsidR="00015737" w:rsidRPr="0051086B" w:rsidRDefault="00015737" w:rsidP="00DE5E78">
      <w:r w:rsidRPr="0051086B">
        <w:t xml:space="preserve">NHORIZ: </w:t>
      </w:r>
      <w:r>
        <w:tab/>
      </w:r>
      <w:r w:rsidRPr="0051086B">
        <w:t>total number of horizons (minimum of 1).</w:t>
      </w:r>
    </w:p>
    <w:p w14:paraId="1C1B44BD" w14:textId="77777777" w:rsidR="00015737" w:rsidRDefault="00015737" w:rsidP="00DE5E78"/>
    <w:p w14:paraId="5D28C752" w14:textId="6D9D1CC9" w:rsidR="00A401E8" w:rsidRDefault="00356C07" w:rsidP="00DE5E78">
      <w:pPr>
        <w:rPr>
          <w:rFonts w:ascii="Consolas" w:hAnsi="Consolas" w:cs="Consolas"/>
          <w:sz w:val="19"/>
          <w:szCs w:val="19"/>
        </w:rPr>
      </w:pPr>
      <w:r w:rsidRPr="00A20825">
        <w:rPr>
          <w:b/>
          <w:bCs/>
        </w:rPr>
        <w:t xml:space="preserve">RECORD </w:t>
      </w:r>
      <w:r w:rsidR="001608ED">
        <w:rPr>
          <w:b/>
          <w:bCs/>
        </w:rPr>
        <w:t>15</w:t>
      </w:r>
      <w:r w:rsidRPr="00A20825">
        <w:rPr>
          <w:b/>
          <w:bCs/>
        </w:rPr>
        <w:t>:</w:t>
      </w:r>
      <w:r w:rsidRPr="005C55DA">
        <w:rPr>
          <w:bCs/>
        </w:rPr>
        <w:t xml:space="preserve"> </w:t>
      </w:r>
      <w:r w:rsidR="005C55DA">
        <w:rPr>
          <w:bCs/>
        </w:rPr>
        <w:tab/>
      </w:r>
      <w:r w:rsidR="005C55DA" w:rsidRPr="005C55DA">
        <w:t xml:space="preserve">HORIZN, </w:t>
      </w:r>
      <w:r w:rsidR="00D76E1E" w:rsidRPr="00A401E8">
        <w:t>thickness</w:t>
      </w:r>
      <w:r w:rsidR="005C55DA" w:rsidRPr="00A401E8">
        <w:t xml:space="preserve">, </w:t>
      </w:r>
      <w:r w:rsidR="0022397E" w:rsidRPr="00A401E8">
        <w:t>Num_Delx</w:t>
      </w:r>
      <w:r w:rsidR="005C55DA" w:rsidRPr="00A401E8">
        <w:t>,</w:t>
      </w:r>
      <w:r w:rsidR="00D76E1E" w:rsidRPr="00A401E8">
        <w:t xml:space="preserve"> dispersion_input</w:t>
      </w:r>
      <w:r w:rsidR="005C55DA" w:rsidRPr="00A401E8">
        <w:t xml:space="preserve">, </w:t>
      </w:r>
      <w:r w:rsidR="00D76E1E" w:rsidRPr="00A401E8">
        <w:t>bd_input</w:t>
      </w:r>
      <w:r w:rsidR="005C55DA" w:rsidRPr="00A401E8">
        <w:t xml:space="preserve">, </w:t>
      </w:r>
      <w:r w:rsidR="00D76E1E" w:rsidRPr="00A401E8">
        <w:t>theta_zero_input</w:t>
      </w:r>
      <w:r w:rsidR="00A401E8" w:rsidRPr="00A401E8">
        <w:t xml:space="preserve">, </w:t>
      </w:r>
      <w:r w:rsidR="00D76E1E" w:rsidRPr="00A401E8">
        <w:t>fc_input</w:t>
      </w:r>
      <w:r w:rsidR="005C55DA" w:rsidRPr="00A401E8">
        <w:t xml:space="preserve">, </w:t>
      </w:r>
      <w:r w:rsidR="00D76E1E" w:rsidRPr="00A401E8">
        <w:t>wp_input</w:t>
      </w:r>
      <w:r w:rsidR="005C55DA" w:rsidRPr="00A401E8">
        <w:t xml:space="preserve">, </w:t>
      </w:r>
      <w:r w:rsidR="00A401E8" w:rsidRPr="00A401E8">
        <w:t>oc_input</w:t>
      </w:r>
      <w:r w:rsidR="005C55DA" w:rsidRPr="00A401E8">
        <w:t xml:space="preserve">, </w:t>
      </w:r>
      <w:r w:rsidR="00A401E8" w:rsidRPr="00A401E8">
        <w:t>sand_input</w:t>
      </w:r>
      <w:r w:rsidR="005C55DA" w:rsidRPr="00A401E8">
        <w:t xml:space="preserve">, </w:t>
      </w:r>
      <w:r w:rsidR="00A401E8" w:rsidRPr="00A401E8">
        <w:t>clay_input</w:t>
      </w:r>
      <w:r w:rsidR="005C55DA" w:rsidRPr="00A401E8">
        <w:t xml:space="preserve">, </w:t>
      </w:r>
      <w:r w:rsidR="00A401E8" w:rsidRPr="00A401E8">
        <w:t>soil_temp_input</w:t>
      </w:r>
    </w:p>
    <w:p w14:paraId="00738BA1" w14:textId="77777777" w:rsidR="005C55DA" w:rsidRPr="00D76E1E" w:rsidRDefault="005C55DA" w:rsidP="00DE5E78"/>
    <w:p w14:paraId="6BC0561C" w14:textId="77777777" w:rsidR="00015737" w:rsidRPr="00675E4E" w:rsidRDefault="005C55DA" w:rsidP="00DE5E78">
      <w:r>
        <w:t>One line for each horizon (total lines = NHORIZ).</w:t>
      </w:r>
    </w:p>
    <w:p w14:paraId="4CB459F9" w14:textId="77777777" w:rsidR="00015737" w:rsidRPr="00675E4E" w:rsidRDefault="00015737" w:rsidP="00DE5E78">
      <w:r w:rsidRPr="00675E4E">
        <w:t xml:space="preserve">HORIZN: </w:t>
      </w:r>
      <w:r>
        <w:tab/>
      </w:r>
      <w:r w:rsidR="00A401E8">
        <w:tab/>
        <w:t xml:space="preserve">dummy place holder, </w:t>
      </w:r>
      <w:r w:rsidRPr="00675E4E">
        <w:t>horizon number</w:t>
      </w:r>
      <w:r w:rsidR="00A401E8">
        <w:t xml:space="preserve"> if wanted</w:t>
      </w:r>
      <w:r w:rsidR="005C55DA">
        <w:t xml:space="preserve"> (used only for input file clarity)</w:t>
      </w:r>
      <w:r w:rsidRPr="00675E4E">
        <w:t>.</w:t>
      </w:r>
    </w:p>
    <w:p w14:paraId="3DEC76C1" w14:textId="77777777" w:rsidR="00015737" w:rsidRPr="00D76E1E" w:rsidRDefault="00D76E1E" w:rsidP="00DE5E78">
      <w:pPr>
        <w:rPr>
          <w:rFonts w:ascii="Consolas" w:hAnsi="Consolas" w:cs="Consolas"/>
          <w:sz w:val="19"/>
          <w:szCs w:val="19"/>
        </w:rPr>
      </w:pPr>
      <w:r w:rsidRPr="00A401E8">
        <w:t>thickness</w:t>
      </w:r>
      <w:r w:rsidR="00015737" w:rsidRPr="00A401E8">
        <w:t xml:space="preserve">: </w:t>
      </w:r>
      <w:r w:rsidR="00015737" w:rsidRPr="00A401E8">
        <w:tab/>
      </w:r>
      <w:r w:rsidR="00A401E8">
        <w:tab/>
      </w:r>
      <w:r w:rsidR="00015737" w:rsidRPr="00675E4E">
        <w:t>thickness of the horizon</w:t>
      </w:r>
      <w:r w:rsidR="00015737">
        <w:t xml:space="preserve"> (cm)</w:t>
      </w:r>
      <w:r w:rsidR="00015737" w:rsidRPr="00675E4E">
        <w:t>.</w:t>
      </w:r>
    </w:p>
    <w:p w14:paraId="3394A707" w14:textId="77777777" w:rsidR="00356C07" w:rsidRDefault="00A401E8" w:rsidP="00DE5E78">
      <w:r>
        <w:t>n</w:t>
      </w:r>
      <w:r w:rsidR="0022397E">
        <w:t>um_delx</w:t>
      </w:r>
      <w:r w:rsidR="00356C07" w:rsidRPr="00126A62">
        <w:t xml:space="preserve">: </w:t>
      </w:r>
      <w:r w:rsidR="00356C07">
        <w:tab/>
      </w:r>
      <w:r>
        <w:tab/>
      </w:r>
      <w:r w:rsidR="0022397E">
        <w:t xml:space="preserve">number </w:t>
      </w:r>
      <w:r w:rsidR="00356C07" w:rsidRPr="00126A62">
        <w:t xml:space="preserve">of </w:t>
      </w:r>
      <w:r w:rsidR="0022397E">
        <w:t>compartments in the horizon</w:t>
      </w:r>
      <w:r w:rsidR="00A20825">
        <w:t xml:space="preserve"> (new PRZM5 parameter).</w:t>
      </w:r>
    </w:p>
    <w:p w14:paraId="68D87402" w14:textId="77777777" w:rsidR="00A401E8" w:rsidRDefault="00A401E8" w:rsidP="00DE5E78">
      <w:r>
        <w:t>dispersion_input</w:t>
      </w:r>
      <w:r w:rsidR="00356C07" w:rsidRPr="00675E4E">
        <w:t>:</w:t>
      </w:r>
      <w:r w:rsidR="00356C07">
        <w:tab/>
        <w:t xml:space="preserve">pesticide </w:t>
      </w:r>
      <w:r w:rsidR="00356C07" w:rsidRPr="00675E4E">
        <w:t>hydrodynamic solute dispersion coefficient for each</w:t>
      </w:r>
      <w:r w:rsidR="00356C07" w:rsidRPr="003A1E5F">
        <w:t xml:space="preserve"> </w:t>
      </w:r>
      <w:r w:rsidR="00356C07" w:rsidRPr="00675E4E">
        <w:t>NCHEM</w:t>
      </w:r>
      <w:r w:rsidR="005C55DA">
        <w:t>.</w:t>
      </w:r>
    </w:p>
    <w:p w14:paraId="52E760F8" w14:textId="77777777" w:rsidR="00015737" w:rsidRPr="00675E4E" w:rsidRDefault="00A401E8" w:rsidP="00DE5E78">
      <w:r>
        <w:t>bd_input</w:t>
      </w:r>
      <w:r w:rsidR="00015737" w:rsidRPr="00675E4E">
        <w:t xml:space="preserve">: </w:t>
      </w:r>
      <w:r w:rsidR="00015737">
        <w:tab/>
      </w:r>
      <w:r>
        <w:tab/>
      </w:r>
      <w:r w:rsidR="00015737" w:rsidRPr="00675E4E">
        <w:t>bulk density if BDFLAG=0 or mineral density if BDFLAG=1</w:t>
      </w:r>
      <w:r w:rsidR="00015737">
        <w:t xml:space="preserve"> (g/</w:t>
      </w:r>
      <w:r w:rsidR="00015737" w:rsidRPr="003A1E5F">
        <w:t xml:space="preserve"> </w:t>
      </w:r>
      <w:r w:rsidR="00015737" w:rsidRPr="00675E4E">
        <w:t>cm</w:t>
      </w:r>
      <w:r w:rsidR="00015737" w:rsidRPr="003A1E5F">
        <w:rPr>
          <w:vertAlign w:val="superscript"/>
        </w:rPr>
        <w:t>3</w:t>
      </w:r>
      <w:r w:rsidR="00015737" w:rsidRPr="00675E4E">
        <w:t>).</w:t>
      </w:r>
    </w:p>
    <w:p w14:paraId="117FE7AF" w14:textId="77777777" w:rsidR="00015737" w:rsidRDefault="00A401E8" w:rsidP="00DE5E78">
      <w:r>
        <w:t>theta_zero_input</w:t>
      </w:r>
      <w:r w:rsidR="00015737" w:rsidRPr="00675E4E">
        <w:t xml:space="preserve">: </w:t>
      </w:r>
      <w:r w:rsidR="00015737">
        <w:tab/>
      </w:r>
      <w:r w:rsidR="00015737" w:rsidRPr="00675E4E">
        <w:t>initial soil water content in the horizon (cm</w:t>
      </w:r>
      <w:r w:rsidR="00015737" w:rsidRPr="003A1E5F">
        <w:rPr>
          <w:vertAlign w:val="superscript"/>
        </w:rPr>
        <w:t>3</w:t>
      </w:r>
      <w:r w:rsidR="00015737">
        <w:t>/</w:t>
      </w:r>
      <w:r w:rsidR="00015737" w:rsidRPr="00675E4E">
        <w:t>cm</w:t>
      </w:r>
      <w:r w:rsidR="00015737" w:rsidRPr="003A1E5F">
        <w:rPr>
          <w:vertAlign w:val="superscript"/>
        </w:rPr>
        <w:t>3</w:t>
      </w:r>
      <w:r w:rsidR="00015737" w:rsidRPr="00675E4E">
        <w:t>).</w:t>
      </w:r>
    </w:p>
    <w:p w14:paraId="72E7D307" w14:textId="663CD465" w:rsidR="00356C07" w:rsidRDefault="00567049" w:rsidP="00DE5E78">
      <w:r>
        <w:t>max_water</w:t>
      </w:r>
      <w:r w:rsidR="00356C07" w:rsidRPr="00126A62">
        <w:t xml:space="preserve">: </w:t>
      </w:r>
      <w:r w:rsidR="00983EAB">
        <w:tab/>
      </w:r>
      <w:r w:rsidR="00A401E8">
        <w:tab/>
        <w:t>max water content potentially</w:t>
      </w:r>
      <w:r w:rsidR="00983EAB">
        <w:t xml:space="preserve"> held during the time step </w:t>
      </w:r>
      <w:r w:rsidR="00356C07" w:rsidRPr="00126A62">
        <w:t>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297A50F" w14:textId="7A8EFE4F" w:rsidR="00356C07" w:rsidRDefault="00567049" w:rsidP="00DE5E78">
      <w:r>
        <w:t>min_water</w:t>
      </w:r>
      <w:r w:rsidR="00356C07" w:rsidRPr="00126A62">
        <w:t xml:space="preserve">: </w:t>
      </w:r>
      <w:r w:rsidR="00356C07">
        <w:tab/>
      </w:r>
      <w:r w:rsidR="00A401E8">
        <w:tab/>
      </w:r>
      <w:r w:rsidR="00983EAB">
        <w:t>lowest water content</w:t>
      </w:r>
      <w:r w:rsidR="00356C07" w:rsidRPr="00126A62">
        <w:t xml:space="preserve"> 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EA4117B" w14:textId="77777777" w:rsidR="00356C07" w:rsidRDefault="00A401E8" w:rsidP="00DE5E78">
      <w:r>
        <w:t>oc_input</w:t>
      </w:r>
      <w:r w:rsidR="00356C07" w:rsidRPr="00126A62">
        <w:t xml:space="preserve">: </w:t>
      </w:r>
      <w:r w:rsidR="00356C07">
        <w:tab/>
      </w:r>
      <w:r>
        <w:tab/>
      </w:r>
      <w:r w:rsidR="00356C07" w:rsidRPr="00126A62">
        <w:t>or</w:t>
      </w:r>
      <w:r w:rsidR="00356C07">
        <w:t>ganic carbon in the horizon (per</w:t>
      </w:r>
      <w:r w:rsidR="00356C07" w:rsidRPr="00126A62">
        <w:t>cent).</w:t>
      </w:r>
    </w:p>
    <w:p w14:paraId="073F7E25" w14:textId="0FE28496" w:rsidR="00356C07" w:rsidRDefault="00A401E8" w:rsidP="00DE5E78">
      <w:r w:rsidRPr="00A401E8">
        <w:t>sand_input</w:t>
      </w:r>
      <w:r w:rsidR="00356C07" w:rsidRPr="00126A62">
        <w:t xml:space="preserve">: </w:t>
      </w:r>
      <w:r w:rsidR="00356C07">
        <w:tab/>
      </w:r>
      <w:r>
        <w:tab/>
      </w:r>
      <w:r w:rsidR="00356C07" w:rsidRPr="00126A62">
        <w:t xml:space="preserve">sand content in the horizon. Required if </w:t>
      </w:r>
      <w:r w:rsidR="00694D69">
        <w:t>tempflag</w:t>
      </w:r>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356C07" w:rsidRPr="00126A62">
        <w:t>(</w:t>
      </w:r>
      <w:r w:rsidR="00694D69">
        <w:t>%</w:t>
      </w:r>
      <w:r w:rsidR="00356C07" w:rsidRPr="00126A62">
        <w:t>).</w:t>
      </w:r>
    </w:p>
    <w:p w14:paraId="29D6F87B" w14:textId="5AB31C55" w:rsidR="00356C07" w:rsidRPr="00126A62" w:rsidRDefault="00A401E8" w:rsidP="00DE5E78">
      <w:r>
        <w:t>clay_input</w:t>
      </w:r>
      <w:r w:rsidR="00356C07" w:rsidRPr="00126A62">
        <w:t xml:space="preserve">: </w:t>
      </w:r>
      <w:r w:rsidR="00356C07">
        <w:tab/>
      </w:r>
      <w:r>
        <w:tab/>
      </w:r>
      <w:r w:rsidR="00356C07" w:rsidRPr="00126A62">
        <w:t xml:space="preserve">clay content in the horizon. Required if </w:t>
      </w:r>
      <w:r w:rsidR="00694D69">
        <w:t>tempflag</w:t>
      </w:r>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694D69">
        <w:t>(%</w:t>
      </w:r>
      <w:r w:rsidR="00356C07" w:rsidRPr="00126A62">
        <w:t>).</w:t>
      </w:r>
    </w:p>
    <w:p w14:paraId="37075283" w14:textId="75274C52" w:rsidR="00356C07" w:rsidRPr="00426B5D" w:rsidRDefault="00A401E8" w:rsidP="00DE5E78">
      <w:r w:rsidRPr="00A401E8">
        <w:t>soil_temp_input</w:t>
      </w:r>
      <w:r w:rsidR="00356C07" w:rsidRPr="00126A62">
        <w:t xml:space="preserve">: </w:t>
      </w:r>
      <w:r w:rsidR="00356C07">
        <w:tab/>
      </w:r>
      <w:r w:rsidR="00356C07" w:rsidRPr="00126A62">
        <w:t>initial temp</w:t>
      </w:r>
      <w:r w:rsidR="000160CE">
        <w:t>erature</w:t>
      </w:r>
      <w:r w:rsidR="00356C07" w:rsidRPr="00126A62">
        <w:t xml:space="preserve"> of the horizon (</w:t>
      </w:r>
      <w:r w:rsidR="00F507FF" w:rsidRPr="003D72A7">
        <w:t>°C</w:t>
      </w:r>
      <w:r w:rsidR="00356C07" w:rsidRPr="00126A62">
        <w:t>).</w:t>
      </w:r>
      <w:r w:rsidR="00694D69" w:rsidRPr="00694D69">
        <w:t xml:space="preserve"> </w:t>
      </w:r>
      <w:r w:rsidR="00A84654">
        <w:t xml:space="preserve"> </w:t>
      </w:r>
      <w:r w:rsidR="00694D69" w:rsidRPr="00126A62">
        <w:t xml:space="preserve">Required </w:t>
      </w:r>
      <w:r w:rsidR="00A84654">
        <w:t>o</w:t>
      </w:r>
      <w:r w:rsidR="00426B5D">
        <w:t xml:space="preserve">nly if </w:t>
      </w:r>
      <w:r w:rsidR="00426B5D">
        <w:rPr>
          <w:rFonts w:ascii="Consolas" w:hAnsi="Consolas" w:cs="Consolas"/>
          <w:color w:val="000000"/>
          <w:sz w:val="19"/>
          <w:szCs w:val="19"/>
        </w:rPr>
        <w:t>is_temperature_simulated = True</w:t>
      </w:r>
      <w:r w:rsidR="00694D69">
        <w:t>;</w:t>
      </w:r>
      <w:r w:rsidR="00694D69" w:rsidRPr="00126A62">
        <w:t xml:space="preserve"> </w:t>
      </w:r>
      <w:r w:rsidR="00694D69">
        <w:t>otherwise</w:t>
      </w:r>
      <w:r w:rsidR="00694D69" w:rsidRPr="00126A62">
        <w:t xml:space="preserve"> set to 0.0</w:t>
      </w:r>
      <w:r w:rsidR="00426B5D">
        <w:t xml:space="preserve"> or any numeric place holder</w:t>
      </w:r>
    </w:p>
    <w:p w14:paraId="2EF53E89" w14:textId="77777777" w:rsidR="007216EE" w:rsidRDefault="007216EE" w:rsidP="00DE5E78"/>
    <w:p w14:paraId="116CEA89" w14:textId="122DBEF0" w:rsidR="007216EE" w:rsidRPr="007216EE" w:rsidRDefault="001608ED" w:rsidP="00DE5E78">
      <w:r>
        <w:rPr>
          <w:b/>
          <w:bCs/>
        </w:rPr>
        <w:t>RECORD 16</w:t>
      </w:r>
      <w:r w:rsidR="007216EE" w:rsidRPr="00795509">
        <w:rPr>
          <w:b/>
          <w:bCs/>
        </w:rPr>
        <w:t>:</w:t>
      </w:r>
      <w:r w:rsidR="007216EE" w:rsidRPr="007216EE">
        <w:rPr>
          <w:bCs/>
        </w:rPr>
        <w:t xml:space="preserve"> </w:t>
      </w:r>
      <w:r w:rsidR="007216EE" w:rsidRPr="007216EE">
        <w:rPr>
          <w:bCs/>
        </w:rPr>
        <w:tab/>
      </w:r>
      <w:r w:rsidR="007216EE" w:rsidRPr="007216EE">
        <w:t>runoff_extract_depth, runoff_decline, runoff_effic</w:t>
      </w:r>
    </w:p>
    <w:p w14:paraId="1A6E384D" w14:textId="77777777" w:rsidR="007216EE" w:rsidRPr="007216EE" w:rsidRDefault="007216EE" w:rsidP="00DE5E78">
      <w:r w:rsidRPr="007216EE">
        <w:t>runoff_extract_depth</w:t>
      </w:r>
      <w:r>
        <w:tab/>
        <w:t>soil depth over which runoff interacts with soil</w:t>
      </w:r>
      <w:r w:rsidR="00D45C31">
        <w:t xml:space="preserve"> (cm)</w:t>
      </w:r>
      <w:r w:rsidR="0040150C">
        <w:t>.</w:t>
      </w:r>
    </w:p>
    <w:p w14:paraId="1172B419" w14:textId="77777777" w:rsidR="007216EE" w:rsidRPr="007216EE" w:rsidRDefault="007216EE" w:rsidP="00DE5E78">
      <w:r w:rsidRPr="007216EE">
        <w:t>runoff_decline</w:t>
      </w:r>
      <w:r>
        <w:tab/>
      </w:r>
      <w:r>
        <w:tab/>
        <w:t>exponential decline coefficient of runoff interaction (cm</w:t>
      </w:r>
      <w:r w:rsidR="004B564C" w:rsidRPr="004B564C">
        <w:rPr>
          <w:vertAlign w:val="superscript"/>
        </w:rPr>
        <w:t>-1</w:t>
      </w:r>
      <w:r>
        <w:t>)</w:t>
      </w:r>
      <w:r w:rsidR="0040150C">
        <w:t>.</w:t>
      </w:r>
    </w:p>
    <w:p w14:paraId="7873D98D" w14:textId="77777777" w:rsidR="007216EE" w:rsidRPr="007216EE" w:rsidRDefault="007216EE" w:rsidP="00DE5E78">
      <w:r w:rsidRPr="007216EE">
        <w:t>runoff_effic</w:t>
      </w:r>
      <w:r>
        <w:tab/>
      </w:r>
      <w:r>
        <w:tab/>
        <w:t>fraction of total runoff that interacts with soil</w:t>
      </w:r>
      <w:r w:rsidR="0040150C">
        <w:t>.</w:t>
      </w:r>
    </w:p>
    <w:p w14:paraId="0F6DF874" w14:textId="77777777" w:rsidR="007216EE" w:rsidRDefault="007216EE" w:rsidP="00DE5E78"/>
    <w:p w14:paraId="08E121EE" w14:textId="262015C7" w:rsidR="007216EE" w:rsidRPr="00853592" w:rsidRDefault="001608ED" w:rsidP="00DE5E78">
      <w:pPr>
        <w:rPr>
          <w:sz w:val="19"/>
          <w:szCs w:val="19"/>
        </w:rPr>
      </w:pPr>
      <w:bookmarkStart w:id="52" w:name="_Hlk103324070"/>
      <w:r>
        <w:rPr>
          <w:b/>
          <w:bCs/>
        </w:rPr>
        <w:t>RECORD 17</w:t>
      </w:r>
      <w:r w:rsidR="007216EE" w:rsidRPr="00795509">
        <w:rPr>
          <w:b/>
          <w:bCs/>
        </w:rPr>
        <w:t xml:space="preserve">: </w:t>
      </w:r>
      <w:r w:rsidR="007216EE" w:rsidRPr="007216EE">
        <w:rPr>
          <w:bCs/>
        </w:rPr>
        <w:tab/>
      </w:r>
      <w:r w:rsidR="007216EE" w:rsidRPr="00140732">
        <w:t>erosion_depth, erosion_decline</w:t>
      </w:r>
      <w:r w:rsidR="00853592" w:rsidRPr="00140732">
        <w:t>, erosion_effic</w:t>
      </w:r>
    </w:p>
    <w:bookmarkEnd w:id="52"/>
    <w:p w14:paraId="3FDF6C3F" w14:textId="77777777" w:rsidR="007216EE" w:rsidRPr="007216EE" w:rsidRDefault="007216EE" w:rsidP="00DE5E78">
      <w:r w:rsidRPr="007216EE">
        <w:t>erosion_depth</w:t>
      </w:r>
      <w:r>
        <w:tab/>
      </w:r>
      <w:r>
        <w:tab/>
        <w:t>soil depth over which erosion interacts with soil</w:t>
      </w:r>
      <w:r w:rsidR="00D45C31">
        <w:t xml:space="preserve"> (cm)</w:t>
      </w:r>
      <w:r w:rsidR="0040150C">
        <w:t>.</w:t>
      </w:r>
    </w:p>
    <w:p w14:paraId="79487CFB" w14:textId="77777777" w:rsidR="007216EE" w:rsidRPr="007216EE" w:rsidRDefault="007216EE" w:rsidP="00DE5E78">
      <w:r w:rsidRPr="007216EE">
        <w:t xml:space="preserve">erosion_decline </w:t>
      </w:r>
      <w:r>
        <w:tab/>
        <w:t>exponential decline coefficient of erosion interaction (</w:t>
      </w:r>
      <w:r w:rsidR="004B564C">
        <w:t>cm</w:t>
      </w:r>
      <w:r w:rsidR="004B564C" w:rsidRPr="004B564C">
        <w:rPr>
          <w:vertAlign w:val="superscript"/>
        </w:rPr>
        <w:t>-1</w:t>
      </w:r>
      <w:r>
        <w:t>)</w:t>
      </w:r>
      <w:r w:rsidR="0040150C">
        <w:t>.</w:t>
      </w:r>
    </w:p>
    <w:p w14:paraId="6CEFB00D" w14:textId="77777777" w:rsidR="007216EE" w:rsidRDefault="00803B58" w:rsidP="00DE5E78">
      <w:r>
        <w:t>erosion_effic</w:t>
      </w:r>
      <w:r>
        <w:tab/>
      </w:r>
      <w:r>
        <w:tab/>
        <w:t>fraction of total erosion that interacts with soil.</w:t>
      </w:r>
    </w:p>
    <w:p w14:paraId="4241E120" w14:textId="77777777" w:rsidR="00BF6E99" w:rsidRDefault="00BF6E99" w:rsidP="00DE5E78"/>
    <w:p w14:paraId="4DC7F194" w14:textId="77777777" w:rsidR="00BF6E99" w:rsidRDefault="00BF6E99" w:rsidP="00DE5E78"/>
    <w:p w14:paraId="2BCAF8A7" w14:textId="7BDF7757" w:rsidR="00624057" w:rsidRPr="0032152D" w:rsidRDefault="00A470AD" w:rsidP="00DE5E78">
      <w:pPr>
        <w:pStyle w:val="Heading2"/>
      </w:pPr>
      <w:bookmarkStart w:id="53" w:name="_Toc138155191"/>
      <w:r w:rsidRPr="0032152D">
        <w:t xml:space="preserve">Waterbody/Watershed </w:t>
      </w:r>
      <w:r w:rsidR="0032152D">
        <w:t xml:space="preserve">Input </w:t>
      </w:r>
      <w:r w:rsidRPr="0032152D">
        <w:t>File</w:t>
      </w:r>
      <w:bookmarkEnd w:id="53"/>
    </w:p>
    <w:p w14:paraId="54F4286D" w14:textId="77777777" w:rsidR="0032152D" w:rsidRDefault="0032152D" w:rsidP="00DE5E78"/>
    <w:p w14:paraId="4A7B7394" w14:textId="00D70C01" w:rsidR="00A470AD" w:rsidRPr="00853592" w:rsidRDefault="00A470AD" w:rsidP="00DE5E78">
      <w:pPr>
        <w:rPr>
          <w:sz w:val="19"/>
          <w:szCs w:val="19"/>
        </w:rPr>
      </w:pPr>
      <w:r>
        <w:t>Water</w:t>
      </w:r>
      <w:r w:rsidR="0032152D">
        <w:t>body Line 1</w:t>
      </w:r>
      <w:r w:rsidRPr="00795509">
        <w:t xml:space="preserve">: </w:t>
      </w:r>
      <w:r w:rsidRPr="007216EE">
        <w:tab/>
      </w:r>
    </w:p>
    <w:p w14:paraId="5A993BF8" w14:textId="77777777" w:rsidR="00A470AD" w:rsidRDefault="00A470AD" w:rsidP="00DE5E78"/>
    <w:p w14:paraId="31167EB7" w14:textId="77777777" w:rsidR="00A470AD" w:rsidRDefault="00A470AD" w:rsidP="00DE5E78"/>
    <w:p w14:paraId="1985C635" w14:textId="77777777" w:rsidR="00A470AD" w:rsidRDefault="00A470AD" w:rsidP="00DE5E78"/>
    <w:p w14:paraId="577568FB" w14:textId="7891C6E1" w:rsidR="00624057" w:rsidRDefault="00624057" w:rsidP="00DE5E78"/>
    <w:p w14:paraId="0B879276" w14:textId="2FDFB6A1" w:rsidR="00624057" w:rsidRDefault="00624057" w:rsidP="00DE5E78"/>
    <w:p w14:paraId="346E1375" w14:textId="0630F811" w:rsidR="00624057" w:rsidRDefault="00624057" w:rsidP="00DE5E78"/>
    <w:p w14:paraId="7F69AA4C" w14:textId="77777777" w:rsidR="00624057" w:rsidRDefault="00624057" w:rsidP="00DE5E78">
      <w:pPr>
        <w:pStyle w:val="Heading2"/>
      </w:pPr>
      <w:bookmarkStart w:id="54" w:name="_Toc138155192"/>
      <w:r w:rsidRPr="00B135A0">
        <w:t>Meteorological Data File</w:t>
      </w:r>
      <w:bookmarkEnd w:id="54"/>
    </w:p>
    <w:p w14:paraId="13B72CDC" w14:textId="77777777" w:rsidR="00624057" w:rsidRDefault="00624057" w:rsidP="00DE5E78">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precipitation, pan evaporation,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r w:rsidRPr="00BE7957">
        <w:rPr>
          <w:i/>
          <w:iCs/>
        </w:rPr>
        <w:t>dvf</w:t>
      </w:r>
      <w:r>
        <w:t xml:space="preserve"> files.  The wea files are simpler and date is comma delimited. The wea files have the following structure: </w:t>
      </w:r>
    </w:p>
    <w:p w14:paraId="7540A226" w14:textId="77777777" w:rsidR="00624057" w:rsidRDefault="00624057" w:rsidP="00DE5E78"/>
    <w:p w14:paraId="4B998EC7" w14:textId="77777777" w:rsidR="00624057" w:rsidRDefault="00624057" w:rsidP="00DE5E78">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E5E78"/>
    <w:p w14:paraId="7D6C4265" w14:textId="77777777" w:rsidR="00624057" w:rsidRDefault="00624057" w:rsidP="00DE5E78">
      <w:r>
        <w:t>01,01, 2008, 2.32, 0.10, 15, 3.55, 86.14</w:t>
      </w:r>
    </w:p>
    <w:p w14:paraId="3D3C1F24" w14:textId="77777777" w:rsidR="00624057" w:rsidRDefault="00624057" w:rsidP="00DE5E78">
      <w:r>
        <w:t>01,02 ,2008, 0.00, 0.20, 16, 3.55, 152.77</w:t>
      </w:r>
    </w:p>
    <w:p w14:paraId="46838B0F" w14:textId="77777777" w:rsidR="00624057" w:rsidRDefault="00624057" w:rsidP="00DE5E78"/>
    <w:p w14:paraId="3F7A9644" w14:textId="77777777" w:rsidR="00624057" w:rsidRDefault="00624057" w:rsidP="00DE5E78">
      <w:r>
        <w:t>Each line represents one day of weather. The lines must be ordered in chronological order with no missing days.  The PRZM5 simulation will start on the first day in the weather file and end on the last day in the weather file.</w:t>
      </w:r>
    </w:p>
    <w:p w14:paraId="1FA9484B" w14:textId="2F7F304C" w:rsidR="00624057" w:rsidRDefault="00624057" w:rsidP="00DE5E78"/>
    <w:p w14:paraId="3D6C9865" w14:textId="2BD36DDF" w:rsidR="00624057" w:rsidRDefault="00624057" w:rsidP="00DE5E78"/>
    <w:p w14:paraId="692AC7E5" w14:textId="2DAC1573" w:rsidR="00624057" w:rsidRDefault="00624057" w:rsidP="00DE5E78"/>
    <w:p w14:paraId="352B9884" w14:textId="2C9A44BA" w:rsidR="00624057" w:rsidRDefault="00624057" w:rsidP="00DE5E78"/>
    <w:p w14:paraId="354B5D73" w14:textId="77777777" w:rsidR="00624057" w:rsidRPr="007D2642" w:rsidRDefault="00624057" w:rsidP="00DE5E78"/>
    <w:p w14:paraId="16A4EB0F" w14:textId="77777777" w:rsidR="003B0799" w:rsidRDefault="003B0799" w:rsidP="00DE5E78">
      <w:pPr>
        <w:pStyle w:val="Heading1"/>
      </w:pPr>
      <w:bookmarkStart w:id="55" w:name="_Toc138155193"/>
      <w:r>
        <w:t>Parameter Estimation</w:t>
      </w:r>
      <w:bookmarkEnd w:id="55"/>
    </w:p>
    <w:p w14:paraId="4FDA6B1A" w14:textId="4D22C6D3" w:rsidR="00ED10D2" w:rsidRDefault="002474A8" w:rsidP="00DE5E78">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E5E78"/>
    <w:p w14:paraId="33F8D438" w14:textId="06DA2D98" w:rsidR="003B0799" w:rsidRDefault="003B0799" w:rsidP="00DE5E78">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E5E78"/>
    <w:p w14:paraId="47C2382B" w14:textId="77777777" w:rsidR="003B0799" w:rsidRDefault="003B0799" w:rsidP="00DE5E78">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E5E78"/>
    <w:p w14:paraId="5215AC28" w14:textId="2DCAF72C" w:rsidR="006321B6" w:rsidRDefault="00C93F8F" w:rsidP="00DE5E78">
      <w:r w:rsidRPr="00C93F8F">
        <w:rPr>
          <w:b/>
        </w:rPr>
        <w:t>max_root_depth</w:t>
      </w:r>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E5E78"/>
    <w:p w14:paraId="07173A37" w14:textId="77777777" w:rsidR="0041011B" w:rsidRPr="0041011B" w:rsidRDefault="0041011B" w:rsidP="00DE5E78">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(Brutsaert,</w:t>
      </w:r>
      <w:r w:rsidR="00F50F97">
        <w:t xml:space="preserve"> </w:t>
      </w:r>
      <w:r w:rsidR="00BE275F" w:rsidRPr="0041011B">
        <w:t>1982</w:t>
      </w:r>
      <w:r w:rsidR="00BE275F">
        <w:t xml:space="preserve">; </w:t>
      </w:r>
      <w:r w:rsidR="00BE275F" w:rsidRPr="0041011B">
        <w:t>van Wi</w:t>
      </w:r>
      <w:r w:rsidR="00BE275F">
        <w:t xml:space="preserve">jk,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Caption w:val="Table 3.1"/>
        <w:tblDescription w:val="Albedo Factors of Natural Surfaces for Solar Radiation "/>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E5E78">
            <w:r w:rsidRPr="008B3209">
              <w:t>Surface</w:t>
            </w:r>
            <w:r w:rsidR="003E25FB">
              <w:tab/>
            </w:r>
          </w:p>
        </w:tc>
        <w:tc>
          <w:tcPr>
            <w:tcW w:w="1530" w:type="dxa"/>
          </w:tcPr>
          <w:p w14:paraId="0C8B3A4A" w14:textId="77777777" w:rsidR="006321B6" w:rsidRPr="008B3209" w:rsidRDefault="006321B6" w:rsidP="00DE5E78">
            <w:r w:rsidRPr="008B3209">
              <w:t>Reflectivity</w:t>
            </w:r>
          </w:p>
        </w:tc>
      </w:tr>
      <w:tr w:rsidR="0041011B" w:rsidRPr="0041011B" w14:paraId="64B056C2" w14:textId="77777777" w:rsidTr="001A6FD1">
        <w:tc>
          <w:tcPr>
            <w:tcW w:w="3438" w:type="dxa"/>
          </w:tcPr>
          <w:p w14:paraId="63B828C6" w14:textId="77777777" w:rsidR="0041011B" w:rsidRPr="0041011B" w:rsidRDefault="0041011B" w:rsidP="00DE5E78">
            <w:r w:rsidRPr="0041011B">
              <w:t>Fresh Dry Snow</w:t>
            </w:r>
          </w:p>
        </w:tc>
        <w:tc>
          <w:tcPr>
            <w:tcW w:w="1530" w:type="dxa"/>
          </w:tcPr>
          <w:p w14:paraId="2B011C88" w14:textId="77777777" w:rsidR="0041011B" w:rsidRPr="0041011B" w:rsidRDefault="0041011B" w:rsidP="00DE5E78">
            <w:r w:rsidRPr="0041011B">
              <w:t>0.80-0.90</w:t>
            </w:r>
          </w:p>
        </w:tc>
      </w:tr>
      <w:tr w:rsidR="0041011B" w:rsidRPr="0041011B" w14:paraId="55A08B39" w14:textId="77777777" w:rsidTr="001A6FD1">
        <w:tc>
          <w:tcPr>
            <w:tcW w:w="3438" w:type="dxa"/>
          </w:tcPr>
          <w:p w14:paraId="5BFD4A02" w14:textId="77777777" w:rsidR="0041011B" w:rsidRPr="0041011B" w:rsidRDefault="0041011B" w:rsidP="00DE5E78">
            <w:r w:rsidRPr="0041011B">
              <w:t xml:space="preserve">Clean, Stable Snow Cover </w:t>
            </w:r>
          </w:p>
        </w:tc>
        <w:tc>
          <w:tcPr>
            <w:tcW w:w="1530" w:type="dxa"/>
          </w:tcPr>
          <w:p w14:paraId="1F0D2065" w14:textId="77777777" w:rsidR="0041011B" w:rsidRPr="0041011B" w:rsidRDefault="0041011B" w:rsidP="00DE5E78">
            <w:r w:rsidRPr="0041011B">
              <w:t>0.60-0.75</w:t>
            </w:r>
          </w:p>
        </w:tc>
      </w:tr>
      <w:tr w:rsidR="0041011B" w:rsidRPr="0041011B" w14:paraId="66D62B6A" w14:textId="77777777" w:rsidTr="001A6FD1">
        <w:tc>
          <w:tcPr>
            <w:tcW w:w="3438" w:type="dxa"/>
          </w:tcPr>
          <w:p w14:paraId="0B09DCF5" w14:textId="77777777" w:rsidR="0041011B" w:rsidRPr="0041011B" w:rsidRDefault="0041011B" w:rsidP="00DE5E78">
            <w:r w:rsidRPr="0041011B">
              <w:t>Old and Dirty Snow Cover</w:t>
            </w:r>
          </w:p>
        </w:tc>
        <w:tc>
          <w:tcPr>
            <w:tcW w:w="1530" w:type="dxa"/>
          </w:tcPr>
          <w:p w14:paraId="146E4EEA" w14:textId="77777777" w:rsidR="0041011B" w:rsidRPr="0041011B" w:rsidRDefault="0041011B" w:rsidP="00DE5E78">
            <w:r w:rsidRPr="0041011B">
              <w:t>0.30-0.65</w:t>
            </w:r>
          </w:p>
        </w:tc>
      </w:tr>
      <w:tr w:rsidR="0041011B" w:rsidRPr="0041011B" w14:paraId="2A9F6DD9" w14:textId="77777777" w:rsidTr="001A6FD1">
        <w:tc>
          <w:tcPr>
            <w:tcW w:w="3438" w:type="dxa"/>
          </w:tcPr>
          <w:p w14:paraId="414C7B7E" w14:textId="77777777" w:rsidR="0041011B" w:rsidRPr="0041011B" w:rsidRDefault="0041011B" w:rsidP="00DE5E78">
            <w:r w:rsidRPr="0041011B">
              <w:t xml:space="preserve">Dry Salt Cover </w:t>
            </w:r>
          </w:p>
        </w:tc>
        <w:tc>
          <w:tcPr>
            <w:tcW w:w="1530" w:type="dxa"/>
          </w:tcPr>
          <w:p w14:paraId="2E2A5F86" w14:textId="77777777" w:rsidR="0041011B" w:rsidRPr="0041011B" w:rsidRDefault="0041011B" w:rsidP="00DE5E78">
            <w:r w:rsidRPr="0041011B">
              <w:t>0.50</w:t>
            </w:r>
          </w:p>
        </w:tc>
      </w:tr>
      <w:tr w:rsidR="0041011B" w:rsidRPr="0041011B" w14:paraId="66FE0143" w14:textId="77777777" w:rsidTr="001A6FD1">
        <w:tc>
          <w:tcPr>
            <w:tcW w:w="3438" w:type="dxa"/>
          </w:tcPr>
          <w:p w14:paraId="4145F353" w14:textId="77777777" w:rsidR="0041011B" w:rsidRPr="0041011B" w:rsidRDefault="0041011B" w:rsidP="00DE5E78">
            <w:r w:rsidRPr="0041011B">
              <w:t xml:space="preserve">Lime </w:t>
            </w:r>
          </w:p>
        </w:tc>
        <w:tc>
          <w:tcPr>
            <w:tcW w:w="1530" w:type="dxa"/>
          </w:tcPr>
          <w:p w14:paraId="33949AA8" w14:textId="77777777" w:rsidR="0041011B" w:rsidRPr="0041011B" w:rsidRDefault="0041011B" w:rsidP="00DE5E78">
            <w:r w:rsidRPr="0041011B">
              <w:t>0.45</w:t>
            </w:r>
          </w:p>
        </w:tc>
      </w:tr>
      <w:tr w:rsidR="0041011B" w:rsidRPr="0041011B" w14:paraId="48C166AA" w14:textId="77777777" w:rsidTr="001A6FD1">
        <w:tc>
          <w:tcPr>
            <w:tcW w:w="3438" w:type="dxa"/>
          </w:tcPr>
          <w:p w14:paraId="39834633" w14:textId="77777777" w:rsidR="0041011B" w:rsidRPr="0041011B" w:rsidRDefault="0041011B" w:rsidP="00DE5E78">
            <w:r w:rsidRPr="0041011B">
              <w:t xml:space="preserve">White Sand, Lime </w:t>
            </w:r>
          </w:p>
        </w:tc>
        <w:tc>
          <w:tcPr>
            <w:tcW w:w="1530" w:type="dxa"/>
          </w:tcPr>
          <w:p w14:paraId="7C28EAB7" w14:textId="77777777" w:rsidR="0041011B" w:rsidRPr="0041011B" w:rsidRDefault="0041011B" w:rsidP="00DE5E78">
            <w:r w:rsidRPr="0041011B">
              <w:t>0.30-0.40</w:t>
            </w:r>
          </w:p>
        </w:tc>
      </w:tr>
      <w:tr w:rsidR="0041011B" w:rsidRPr="0041011B" w14:paraId="6DC49752" w14:textId="77777777" w:rsidTr="001A6FD1">
        <w:tc>
          <w:tcPr>
            <w:tcW w:w="3438" w:type="dxa"/>
          </w:tcPr>
          <w:p w14:paraId="3E8C6F16" w14:textId="77777777" w:rsidR="0041011B" w:rsidRPr="0041011B" w:rsidRDefault="0041011B" w:rsidP="00DE5E78">
            <w:r w:rsidRPr="0041011B">
              <w:lastRenderedPageBreak/>
              <w:t xml:space="preserve">Quartz Sand </w:t>
            </w:r>
          </w:p>
        </w:tc>
        <w:tc>
          <w:tcPr>
            <w:tcW w:w="1530" w:type="dxa"/>
          </w:tcPr>
          <w:p w14:paraId="2C8E64FA" w14:textId="77777777" w:rsidR="0041011B" w:rsidRPr="0041011B" w:rsidRDefault="0041011B" w:rsidP="00DE5E78">
            <w:r w:rsidRPr="0041011B">
              <w:t>0.35</w:t>
            </w:r>
          </w:p>
        </w:tc>
      </w:tr>
      <w:tr w:rsidR="0041011B" w:rsidRPr="0041011B" w14:paraId="73E3B6CE" w14:textId="77777777" w:rsidTr="001A6FD1">
        <w:tc>
          <w:tcPr>
            <w:tcW w:w="3438" w:type="dxa"/>
          </w:tcPr>
          <w:p w14:paraId="29EE1017" w14:textId="77777777" w:rsidR="0041011B" w:rsidRPr="0041011B" w:rsidRDefault="0041011B" w:rsidP="00DE5E78">
            <w:r w:rsidRPr="0041011B">
              <w:t xml:space="preserve">Granite </w:t>
            </w:r>
          </w:p>
        </w:tc>
        <w:tc>
          <w:tcPr>
            <w:tcW w:w="1530" w:type="dxa"/>
          </w:tcPr>
          <w:p w14:paraId="2CEBFA07" w14:textId="77777777" w:rsidR="0041011B" w:rsidRPr="0041011B" w:rsidRDefault="0041011B" w:rsidP="00DE5E78">
            <w:r w:rsidRPr="0041011B">
              <w:t>0.15</w:t>
            </w:r>
          </w:p>
        </w:tc>
      </w:tr>
      <w:tr w:rsidR="0041011B" w:rsidRPr="0041011B" w14:paraId="4D32B121" w14:textId="77777777" w:rsidTr="001A6FD1">
        <w:tc>
          <w:tcPr>
            <w:tcW w:w="3438" w:type="dxa"/>
          </w:tcPr>
          <w:p w14:paraId="01E8FBFE" w14:textId="77777777" w:rsidR="0041011B" w:rsidRPr="0041011B" w:rsidRDefault="0041011B" w:rsidP="00DE5E78">
            <w:r w:rsidRPr="0041011B">
              <w:t xml:space="preserve">Dark Clay, Wet </w:t>
            </w:r>
          </w:p>
        </w:tc>
        <w:tc>
          <w:tcPr>
            <w:tcW w:w="1530" w:type="dxa"/>
          </w:tcPr>
          <w:p w14:paraId="6217FC30" w14:textId="77777777" w:rsidR="0041011B" w:rsidRPr="0041011B" w:rsidRDefault="0041011B" w:rsidP="00DE5E78">
            <w:r w:rsidRPr="0041011B">
              <w:t>0.02-0.08</w:t>
            </w:r>
          </w:p>
        </w:tc>
      </w:tr>
      <w:tr w:rsidR="0041011B" w:rsidRPr="0041011B" w14:paraId="1227BA61" w14:textId="77777777" w:rsidTr="001A6FD1">
        <w:tc>
          <w:tcPr>
            <w:tcW w:w="3438" w:type="dxa"/>
          </w:tcPr>
          <w:p w14:paraId="2CC21ADA" w14:textId="77777777" w:rsidR="0041011B" w:rsidRPr="0041011B" w:rsidRDefault="0041011B" w:rsidP="00DE5E78">
            <w:r w:rsidRPr="0041011B">
              <w:t xml:space="preserve">Dark Clay, Dry </w:t>
            </w:r>
          </w:p>
        </w:tc>
        <w:tc>
          <w:tcPr>
            <w:tcW w:w="1530" w:type="dxa"/>
          </w:tcPr>
          <w:p w14:paraId="2D8CEB32" w14:textId="77777777" w:rsidR="0041011B" w:rsidRPr="0041011B" w:rsidRDefault="0041011B" w:rsidP="00DE5E78">
            <w:r w:rsidRPr="0041011B">
              <w:t>0.16</w:t>
            </w:r>
          </w:p>
        </w:tc>
      </w:tr>
      <w:tr w:rsidR="0041011B" w:rsidRPr="0041011B" w14:paraId="2E29AFBF" w14:textId="77777777" w:rsidTr="001A6FD1">
        <w:tc>
          <w:tcPr>
            <w:tcW w:w="3438" w:type="dxa"/>
          </w:tcPr>
          <w:p w14:paraId="1925CD38" w14:textId="77777777" w:rsidR="0041011B" w:rsidRPr="0041011B" w:rsidRDefault="0041011B" w:rsidP="00DE5E78">
            <w:r w:rsidRPr="0041011B">
              <w:t xml:space="preserve">Sand, Wet </w:t>
            </w:r>
          </w:p>
        </w:tc>
        <w:tc>
          <w:tcPr>
            <w:tcW w:w="1530" w:type="dxa"/>
          </w:tcPr>
          <w:p w14:paraId="5A3E96BD" w14:textId="77777777" w:rsidR="0041011B" w:rsidRPr="0041011B" w:rsidRDefault="0041011B" w:rsidP="00DE5E78">
            <w:r w:rsidRPr="0041011B">
              <w:t>0.09</w:t>
            </w:r>
          </w:p>
        </w:tc>
      </w:tr>
      <w:tr w:rsidR="0041011B" w:rsidRPr="0041011B" w14:paraId="388F7E4B" w14:textId="77777777" w:rsidTr="001A6FD1">
        <w:tc>
          <w:tcPr>
            <w:tcW w:w="3438" w:type="dxa"/>
          </w:tcPr>
          <w:p w14:paraId="1047F91F" w14:textId="77777777" w:rsidR="0041011B" w:rsidRPr="0041011B" w:rsidRDefault="0041011B" w:rsidP="00DE5E78">
            <w:r w:rsidRPr="0041011B">
              <w:t xml:space="preserve">Sand, Dry </w:t>
            </w:r>
          </w:p>
        </w:tc>
        <w:tc>
          <w:tcPr>
            <w:tcW w:w="1530" w:type="dxa"/>
          </w:tcPr>
          <w:p w14:paraId="342CDFB9" w14:textId="77777777" w:rsidR="0041011B" w:rsidRPr="0041011B" w:rsidRDefault="0041011B" w:rsidP="00DE5E78">
            <w:r w:rsidRPr="0041011B">
              <w:t>0.18</w:t>
            </w:r>
          </w:p>
        </w:tc>
      </w:tr>
      <w:tr w:rsidR="0041011B" w:rsidRPr="0041011B" w14:paraId="4499398F" w14:textId="77777777" w:rsidTr="001A6FD1">
        <w:tc>
          <w:tcPr>
            <w:tcW w:w="3438" w:type="dxa"/>
          </w:tcPr>
          <w:p w14:paraId="73ECE506" w14:textId="77777777" w:rsidR="0041011B" w:rsidRPr="0041011B" w:rsidRDefault="0041011B" w:rsidP="00DE5E78">
            <w:r w:rsidRPr="0041011B">
              <w:t xml:space="preserve">Sand, Yellow </w:t>
            </w:r>
          </w:p>
        </w:tc>
        <w:tc>
          <w:tcPr>
            <w:tcW w:w="1530" w:type="dxa"/>
          </w:tcPr>
          <w:p w14:paraId="621B18F4" w14:textId="77777777" w:rsidR="0041011B" w:rsidRPr="0041011B" w:rsidRDefault="0041011B" w:rsidP="00DE5E78">
            <w:r w:rsidRPr="0041011B">
              <w:t>0.35</w:t>
            </w:r>
          </w:p>
        </w:tc>
      </w:tr>
      <w:tr w:rsidR="0041011B" w:rsidRPr="0041011B" w14:paraId="774C7E74" w14:textId="77777777" w:rsidTr="001A6FD1">
        <w:tc>
          <w:tcPr>
            <w:tcW w:w="3438" w:type="dxa"/>
          </w:tcPr>
          <w:p w14:paraId="4541F286" w14:textId="77777777" w:rsidR="0041011B" w:rsidRPr="0041011B" w:rsidRDefault="0041011B" w:rsidP="00DE5E78">
            <w:r w:rsidRPr="0041011B">
              <w:t xml:space="preserve">Bare Fields </w:t>
            </w:r>
          </w:p>
        </w:tc>
        <w:tc>
          <w:tcPr>
            <w:tcW w:w="1530" w:type="dxa"/>
          </w:tcPr>
          <w:p w14:paraId="0E01D4C7" w14:textId="77777777" w:rsidR="0041011B" w:rsidRPr="0041011B" w:rsidRDefault="0041011B" w:rsidP="00DE5E78">
            <w:r w:rsidRPr="0041011B">
              <w:t>0.12-0.25</w:t>
            </w:r>
          </w:p>
        </w:tc>
      </w:tr>
      <w:tr w:rsidR="0041011B" w:rsidRPr="0041011B" w14:paraId="4DAC65B3" w14:textId="77777777" w:rsidTr="001A6FD1">
        <w:tc>
          <w:tcPr>
            <w:tcW w:w="3438" w:type="dxa"/>
          </w:tcPr>
          <w:p w14:paraId="4C9C0FC4" w14:textId="77777777" w:rsidR="0041011B" w:rsidRPr="0041011B" w:rsidRDefault="0041011B" w:rsidP="00DE5E78">
            <w:r w:rsidRPr="0041011B">
              <w:t xml:space="preserve">Wet Plowed Field </w:t>
            </w:r>
          </w:p>
        </w:tc>
        <w:tc>
          <w:tcPr>
            <w:tcW w:w="1530" w:type="dxa"/>
          </w:tcPr>
          <w:p w14:paraId="1A15B423" w14:textId="77777777" w:rsidR="0041011B" w:rsidRPr="0041011B" w:rsidRDefault="0041011B" w:rsidP="00DE5E78">
            <w:r w:rsidRPr="0041011B">
              <w:t>0.05-0.14</w:t>
            </w:r>
          </w:p>
        </w:tc>
      </w:tr>
      <w:tr w:rsidR="0041011B" w:rsidRPr="0041011B" w14:paraId="7EF90C87" w14:textId="77777777" w:rsidTr="001A6FD1">
        <w:tc>
          <w:tcPr>
            <w:tcW w:w="3438" w:type="dxa"/>
          </w:tcPr>
          <w:p w14:paraId="69C66CB3" w14:textId="77777777" w:rsidR="0041011B" w:rsidRPr="0041011B" w:rsidRDefault="0041011B" w:rsidP="00DE5E78">
            <w:r w:rsidRPr="0041011B">
              <w:t xml:space="preserve">Newly Plowed Field </w:t>
            </w:r>
          </w:p>
        </w:tc>
        <w:tc>
          <w:tcPr>
            <w:tcW w:w="1530" w:type="dxa"/>
          </w:tcPr>
          <w:p w14:paraId="7C4505B6" w14:textId="77777777" w:rsidR="0041011B" w:rsidRPr="0041011B" w:rsidRDefault="0041011B" w:rsidP="00DE5E78">
            <w:r w:rsidRPr="0041011B">
              <w:t>0.17</w:t>
            </w:r>
          </w:p>
        </w:tc>
      </w:tr>
      <w:tr w:rsidR="0041011B" w:rsidRPr="0041011B" w14:paraId="0F34ECC5" w14:textId="77777777" w:rsidTr="001A6FD1">
        <w:tc>
          <w:tcPr>
            <w:tcW w:w="3438" w:type="dxa"/>
          </w:tcPr>
          <w:p w14:paraId="33628929" w14:textId="77777777" w:rsidR="0041011B" w:rsidRPr="0041011B" w:rsidRDefault="0041011B" w:rsidP="00DE5E78">
            <w:r w:rsidRPr="0041011B">
              <w:t xml:space="preserve">Grass, Green </w:t>
            </w:r>
          </w:p>
        </w:tc>
        <w:tc>
          <w:tcPr>
            <w:tcW w:w="1530" w:type="dxa"/>
          </w:tcPr>
          <w:p w14:paraId="6634B5F2" w14:textId="77777777" w:rsidR="0041011B" w:rsidRPr="0041011B" w:rsidRDefault="0041011B" w:rsidP="00DE5E78">
            <w:r w:rsidRPr="0041011B">
              <w:t>0.16-0.27</w:t>
            </w:r>
          </w:p>
        </w:tc>
      </w:tr>
      <w:tr w:rsidR="0041011B" w:rsidRPr="0041011B" w14:paraId="7E0DF349" w14:textId="77777777" w:rsidTr="001A6FD1">
        <w:tc>
          <w:tcPr>
            <w:tcW w:w="3438" w:type="dxa"/>
          </w:tcPr>
          <w:p w14:paraId="7C6BEB99" w14:textId="77777777" w:rsidR="0041011B" w:rsidRPr="0041011B" w:rsidRDefault="0041011B" w:rsidP="00DE5E78">
            <w:r w:rsidRPr="0041011B">
              <w:t xml:space="preserve">Grass, Dried </w:t>
            </w:r>
          </w:p>
        </w:tc>
        <w:tc>
          <w:tcPr>
            <w:tcW w:w="1530" w:type="dxa"/>
          </w:tcPr>
          <w:p w14:paraId="533A48F6" w14:textId="77777777" w:rsidR="0041011B" w:rsidRPr="0041011B" w:rsidRDefault="0041011B" w:rsidP="00DE5E78">
            <w:r w:rsidRPr="0041011B">
              <w:t>0.16-0.19</w:t>
            </w:r>
          </w:p>
        </w:tc>
      </w:tr>
      <w:tr w:rsidR="0041011B" w:rsidRPr="0041011B" w14:paraId="0B6CB5CC" w14:textId="77777777" w:rsidTr="001A6FD1">
        <w:tc>
          <w:tcPr>
            <w:tcW w:w="3438" w:type="dxa"/>
          </w:tcPr>
          <w:p w14:paraId="783B2343" w14:textId="77777777" w:rsidR="0041011B" w:rsidRPr="0041011B" w:rsidRDefault="0041011B" w:rsidP="00DE5E78">
            <w:r w:rsidRPr="0041011B">
              <w:t>Grass, High Dens</w:t>
            </w:r>
            <w:r w:rsidR="009F415C">
              <w:t>ity</w:t>
            </w:r>
            <w:r w:rsidRPr="0041011B">
              <w:t xml:space="preserve"> </w:t>
            </w:r>
          </w:p>
        </w:tc>
        <w:tc>
          <w:tcPr>
            <w:tcW w:w="1530" w:type="dxa"/>
          </w:tcPr>
          <w:p w14:paraId="0FC4C957" w14:textId="77777777" w:rsidR="0041011B" w:rsidRPr="0041011B" w:rsidRDefault="0041011B" w:rsidP="00DE5E78">
            <w:r w:rsidRPr="0041011B">
              <w:t>0.18-0.20</w:t>
            </w:r>
          </w:p>
        </w:tc>
      </w:tr>
      <w:tr w:rsidR="0041011B" w:rsidRPr="0041011B" w14:paraId="5D590CC1" w14:textId="77777777" w:rsidTr="001A6FD1">
        <w:tc>
          <w:tcPr>
            <w:tcW w:w="3438" w:type="dxa"/>
          </w:tcPr>
          <w:p w14:paraId="64870682" w14:textId="77777777" w:rsidR="0041011B" w:rsidRPr="0041011B" w:rsidRDefault="0041011B" w:rsidP="00DE5E78">
            <w:r w:rsidRPr="0041011B">
              <w:t>Prairie, Wet</w:t>
            </w:r>
          </w:p>
        </w:tc>
        <w:tc>
          <w:tcPr>
            <w:tcW w:w="1530" w:type="dxa"/>
          </w:tcPr>
          <w:p w14:paraId="2B119A4C" w14:textId="77777777" w:rsidR="0041011B" w:rsidRPr="0041011B" w:rsidRDefault="0041011B" w:rsidP="00DE5E78">
            <w:r w:rsidRPr="0041011B">
              <w:t>0.22</w:t>
            </w:r>
          </w:p>
        </w:tc>
      </w:tr>
      <w:tr w:rsidR="0041011B" w:rsidRPr="0041011B" w14:paraId="5EC0F2F7" w14:textId="77777777" w:rsidTr="001A6FD1">
        <w:tc>
          <w:tcPr>
            <w:tcW w:w="3438" w:type="dxa"/>
          </w:tcPr>
          <w:p w14:paraId="3C4B3C54" w14:textId="77777777" w:rsidR="0041011B" w:rsidRPr="0041011B" w:rsidRDefault="0041011B" w:rsidP="00DE5E78">
            <w:r w:rsidRPr="0041011B">
              <w:t xml:space="preserve">Prairie, Dry </w:t>
            </w:r>
          </w:p>
        </w:tc>
        <w:tc>
          <w:tcPr>
            <w:tcW w:w="1530" w:type="dxa"/>
          </w:tcPr>
          <w:p w14:paraId="2D5631CB" w14:textId="77777777" w:rsidR="0041011B" w:rsidRPr="0041011B" w:rsidRDefault="0041011B" w:rsidP="00DE5E78">
            <w:r w:rsidRPr="0041011B">
              <w:t>0.32</w:t>
            </w:r>
          </w:p>
        </w:tc>
      </w:tr>
      <w:tr w:rsidR="0041011B" w:rsidRPr="0041011B" w14:paraId="704D92F6" w14:textId="77777777" w:rsidTr="001A6FD1">
        <w:tc>
          <w:tcPr>
            <w:tcW w:w="3438" w:type="dxa"/>
          </w:tcPr>
          <w:p w14:paraId="2B35CCBE" w14:textId="77777777" w:rsidR="0041011B" w:rsidRPr="0041011B" w:rsidRDefault="0041011B" w:rsidP="00DE5E78">
            <w:r w:rsidRPr="0041011B">
              <w:t xml:space="preserve">Stubble Fields </w:t>
            </w:r>
          </w:p>
        </w:tc>
        <w:tc>
          <w:tcPr>
            <w:tcW w:w="1530" w:type="dxa"/>
          </w:tcPr>
          <w:p w14:paraId="49FC54CA" w14:textId="77777777" w:rsidR="0041011B" w:rsidRPr="0041011B" w:rsidRDefault="0041011B" w:rsidP="00DE5E78">
            <w:r w:rsidRPr="0041011B">
              <w:t>0.15-0.17</w:t>
            </w:r>
          </w:p>
        </w:tc>
      </w:tr>
      <w:tr w:rsidR="0041011B" w:rsidRPr="0041011B" w14:paraId="1783D7A9" w14:textId="77777777" w:rsidTr="001A6FD1">
        <w:tc>
          <w:tcPr>
            <w:tcW w:w="3438" w:type="dxa"/>
          </w:tcPr>
          <w:p w14:paraId="6B0BCF71" w14:textId="77777777" w:rsidR="0041011B" w:rsidRPr="0041011B" w:rsidRDefault="0041011B" w:rsidP="00DE5E78">
            <w:r w:rsidRPr="0041011B">
              <w:t>Grain Crops</w:t>
            </w:r>
          </w:p>
        </w:tc>
        <w:tc>
          <w:tcPr>
            <w:tcW w:w="1530" w:type="dxa"/>
          </w:tcPr>
          <w:p w14:paraId="3F22076E" w14:textId="77777777" w:rsidR="0041011B" w:rsidRPr="0041011B" w:rsidRDefault="0041011B" w:rsidP="00DE5E78">
            <w:r w:rsidRPr="0041011B">
              <w:t>0.10-0.25</w:t>
            </w:r>
          </w:p>
        </w:tc>
      </w:tr>
      <w:tr w:rsidR="0041011B" w:rsidRPr="0041011B" w14:paraId="25F98EDE" w14:textId="77777777" w:rsidTr="001A6FD1">
        <w:tc>
          <w:tcPr>
            <w:tcW w:w="3438" w:type="dxa"/>
          </w:tcPr>
          <w:p w14:paraId="37F539EC" w14:textId="77777777" w:rsidR="0041011B" w:rsidRPr="0041011B" w:rsidRDefault="0041011B" w:rsidP="00DE5E78">
            <w:r w:rsidRPr="0041011B">
              <w:t xml:space="preserve">Alfalfa, Lettuce, Beets, Potatoes </w:t>
            </w:r>
          </w:p>
        </w:tc>
        <w:tc>
          <w:tcPr>
            <w:tcW w:w="1530" w:type="dxa"/>
          </w:tcPr>
          <w:p w14:paraId="55BBF02B" w14:textId="77777777" w:rsidR="0041011B" w:rsidRPr="0041011B" w:rsidRDefault="0041011B" w:rsidP="00DE5E78">
            <w:r w:rsidRPr="0041011B">
              <w:t>0.18-0.32</w:t>
            </w:r>
          </w:p>
        </w:tc>
      </w:tr>
      <w:tr w:rsidR="0041011B" w:rsidRPr="0041011B" w14:paraId="1CF7F96C" w14:textId="77777777" w:rsidTr="001A6FD1">
        <w:tc>
          <w:tcPr>
            <w:tcW w:w="3438" w:type="dxa"/>
          </w:tcPr>
          <w:p w14:paraId="71EAAE0A" w14:textId="77777777" w:rsidR="0041011B" w:rsidRPr="0041011B" w:rsidRDefault="0041011B" w:rsidP="00DE5E78">
            <w:r w:rsidRPr="0041011B">
              <w:t xml:space="preserve">Coniferous Forest </w:t>
            </w:r>
          </w:p>
        </w:tc>
        <w:tc>
          <w:tcPr>
            <w:tcW w:w="1530" w:type="dxa"/>
          </w:tcPr>
          <w:p w14:paraId="5323BC34" w14:textId="77777777" w:rsidR="0041011B" w:rsidRPr="0041011B" w:rsidRDefault="0041011B" w:rsidP="00DE5E78">
            <w:r w:rsidRPr="0041011B">
              <w:t>0.10-0.15</w:t>
            </w:r>
          </w:p>
        </w:tc>
      </w:tr>
      <w:tr w:rsidR="0041011B" w:rsidRPr="0041011B" w14:paraId="47CC5ED9" w14:textId="77777777" w:rsidTr="001A6FD1">
        <w:tc>
          <w:tcPr>
            <w:tcW w:w="3438" w:type="dxa"/>
          </w:tcPr>
          <w:p w14:paraId="7028789A" w14:textId="77777777" w:rsidR="0041011B" w:rsidRPr="0041011B" w:rsidRDefault="0041011B" w:rsidP="00DE5E78">
            <w:r w:rsidRPr="0041011B">
              <w:t xml:space="preserve">Deciduous Forest </w:t>
            </w:r>
          </w:p>
        </w:tc>
        <w:tc>
          <w:tcPr>
            <w:tcW w:w="1530" w:type="dxa"/>
          </w:tcPr>
          <w:p w14:paraId="5BA79A03" w14:textId="77777777" w:rsidR="0041011B" w:rsidRPr="0041011B" w:rsidRDefault="0041011B" w:rsidP="00DE5E78">
            <w:r w:rsidRPr="0041011B">
              <w:t>0.15-0.25</w:t>
            </w:r>
          </w:p>
        </w:tc>
      </w:tr>
      <w:tr w:rsidR="0041011B" w:rsidRPr="0041011B" w14:paraId="517BDCA0" w14:textId="77777777" w:rsidTr="001A6FD1">
        <w:tc>
          <w:tcPr>
            <w:tcW w:w="3438" w:type="dxa"/>
          </w:tcPr>
          <w:p w14:paraId="065F8B0B" w14:textId="77777777" w:rsidR="0041011B" w:rsidRPr="0041011B" w:rsidRDefault="0041011B" w:rsidP="00DE5E78">
            <w:r w:rsidRPr="0041011B">
              <w:t xml:space="preserve">Forest with Melting Snow </w:t>
            </w:r>
          </w:p>
        </w:tc>
        <w:tc>
          <w:tcPr>
            <w:tcW w:w="1530" w:type="dxa"/>
          </w:tcPr>
          <w:p w14:paraId="1A65E12B" w14:textId="77777777" w:rsidR="0041011B" w:rsidRPr="0041011B" w:rsidRDefault="0041011B" w:rsidP="00DE5E78">
            <w:r w:rsidRPr="0041011B">
              <w:t>0.20-0.30</w:t>
            </w:r>
          </w:p>
        </w:tc>
      </w:tr>
      <w:tr w:rsidR="0041011B" w:rsidRPr="0041011B" w14:paraId="4C144F49" w14:textId="77777777" w:rsidTr="001A6FD1">
        <w:tc>
          <w:tcPr>
            <w:tcW w:w="3438" w:type="dxa"/>
          </w:tcPr>
          <w:p w14:paraId="17CBD433" w14:textId="77777777" w:rsidR="0041011B" w:rsidRPr="0041011B" w:rsidRDefault="0041011B" w:rsidP="00DE5E78">
            <w:r w:rsidRPr="0041011B">
              <w:t xml:space="preserve">Yellow Leaves (fall) </w:t>
            </w:r>
          </w:p>
        </w:tc>
        <w:tc>
          <w:tcPr>
            <w:tcW w:w="1530" w:type="dxa"/>
          </w:tcPr>
          <w:p w14:paraId="0198557D" w14:textId="77777777" w:rsidR="0041011B" w:rsidRPr="0041011B" w:rsidRDefault="0041011B" w:rsidP="00DE5E78">
            <w:r w:rsidRPr="0041011B">
              <w:t>0.33-0.36</w:t>
            </w:r>
          </w:p>
        </w:tc>
      </w:tr>
      <w:tr w:rsidR="0041011B" w:rsidRPr="0041011B" w14:paraId="146A6DA1" w14:textId="77777777" w:rsidTr="001A6FD1">
        <w:tc>
          <w:tcPr>
            <w:tcW w:w="3438" w:type="dxa"/>
          </w:tcPr>
          <w:p w14:paraId="42328A2C" w14:textId="77777777" w:rsidR="0041011B" w:rsidRPr="0041011B" w:rsidRDefault="0041011B" w:rsidP="00DE5E78">
            <w:r w:rsidRPr="0041011B">
              <w:t xml:space="preserve">Desert, Dry Soils </w:t>
            </w:r>
          </w:p>
        </w:tc>
        <w:tc>
          <w:tcPr>
            <w:tcW w:w="1530" w:type="dxa"/>
          </w:tcPr>
          <w:p w14:paraId="27EB9972" w14:textId="77777777" w:rsidR="0041011B" w:rsidRPr="0041011B" w:rsidRDefault="0041011B" w:rsidP="00DE5E78">
            <w:r w:rsidRPr="0041011B">
              <w:t>0.20-0.35</w:t>
            </w:r>
          </w:p>
        </w:tc>
      </w:tr>
      <w:tr w:rsidR="0041011B" w:rsidRPr="0041011B" w14:paraId="1D20FBA3" w14:textId="77777777" w:rsidTr="001A6FD1">
        <w:tc>
          <w:tcPr>
            <w:tcW w:w="3438" w:type="dxa"/>
          </w:tcPr>
          <w:p w14:paraId="51FC6A57" w14:textId="77777777" w:rsidR="0041011B" w:rsidRPr="0041011B" w:rsidRDefault="0041011B" w:rsidP="00DE5E78">
            <w:r w:rsidRPr="0041011B">
              <w:t>Desert, Midday</w:t>
            </w:r>
          </w:p>
        </w:tc>
        <w:tc>
          <w:tcPr>
            <w:tcW w:w="1530" w:type="dxa"/>
          </w:tcPr>
          <w:p w14:paraId="5B8875ED" w14:textId="77777777" w:rsidR="0041011B" w:rsidRPr="0041011B" w:rsidRDefault="0041011B" w:rsidP="00DE5E78">
            <w:r w:rsidRPr="0041011B">
              <w:t>0.15</w:t>
            </w:r>
          </w:p>
        </w:tc>
      </w:tr>
      <w:tr w:rsidR="0041011B" w:rsidRPr="0041011B" w14:paraId="04F913F3" w14:textId="77777777" w:rsidTr="001A6FD1">
        <w:tc>
          <w:tcPr>
            <w:tcW w:w="3438" w:type="dxa"/>
          </w:tcPr>
          <w:p w14:paraId="15625D55" w14:textId="77777777" w:rsidR="0041011B" w:rsidRPr="0041011B" w:rsidRDefault="0041011B" w:rsidP="00DE5E78">
            <w:r w:rsidRPr="0041011B">
              <w:t xml:space="preserve">Desert, Low Solar Altitude </w:t>
            </w:r>
          </w:p>
        </w:tc>
        <w:tc>
          <w:tcPr>
            <w:tcW w:w="1530" w:type="dxa"/>
          </w:tcPr>
          <w:p w14:paraId="79A3336F" w14:textId="77777777" w:rsidR="0041011B" w:rsidRPr="0041011B" w:rsidRDefault="0041011B" w:rsidP="00DE5E78">
            <w:r w:rsidRPr="0041011B">
              <w:t>0.35</w:t>
            </w:r>
          </w:p>
        </w:tc>
      </w:tr>
    </w:tbl>
    <w:p w14:paraId="627F1709" w14:textId="77777777" w:rsidR="0041011B" w:rsidRDefault="0041011B" w:rsidP="00DE5E78"/>
    <w:p w14:paraId="7524532C" w14:textId="77777777" w:rsidR="00B135A0" w:rsidRDefault="00B135A0" w:rsidP="00DE5E78"/>
    <w:p w14:paraId="40A3923B" w14:textId="50138F9E" w:rsidR="0041011B" w:rsidRDefault="00707A45" w:rsidP="00DE5E78">
      <w:r w:rsidRPr="00707A45">
        <w:rPr>
          <w:b/>
          <w:highlight w:val="white"/>
        </w:rPr>
        <w:t>min_evap_depth</w:t>
      </w:r>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r w:rsidR="002276D6" w:rsidRPr="002276D6">
        <w:rPr>
          <w:highlight w:val="white"/>
        </w:rPr>
        <w:t>min_evap_depth</w:t>
      </w:r>
      <w:r w:rsidR="007A2F8A" w:rsidRPr="002276D6">
        <w:t xml:space="preserve"> applies</w:t>
      </w:r>
      <w:r w:rsidR="007A2F8A">
        <w:t xml:space="preserve"> when root depth is less than </w:t>
      </w:r>
      <w:r w:rsidR="002276D6" w:rsidRPr="002276D6">
        <w:rPr>
          <w:highlight w:val="white"/>
        </w:rPr>
        <w:t>min_evap_depth</w:t>
      </w:r>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r w:rsidR="002276D6" w:rsidRPr="002276D6">
        <w:rPr>
          <w:highlight w:val="white"/>
        </w:rPr>
        <w:t>min_evap_depth</w:t>
      </w:r>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E5E78"/>
    <w:p w14:paraId="1A2E8CD9" w14:textId="09E65F18" w:rsidR="005F3AE6" w:rsidRDefault="00A567EB" w:rsidP="00DE5E78">
      <w:r w:rsidRPr="00A567EB">
        <w:rPr>
          <w:b/>
          <w:bCs/>
        </w:rPr>
        <w:t xml:space="preserve">APPEFF </w:t>
      </w:r>
      <w:r w:rsidRPr="00A567EB">
        <w:t xml:space="preserve">- Application efficiency of pesticide application (TAPP). </w:t>
      </w:r>
      <w:r w:rsidR="006D4570" w:rsidRPr="003E4634">
        <w:rPr>
          <w:b/>
        </w:rPr>
        <w:t>application_rate</w:t>
      </w:r>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E5E78"/>
    <w:p w14:paraId="4A93A079" w14:textId="77777777" w:rsidR="00D45C31" w:rsidRDefault="00D45C31" w:rsidP="00DE5E78">
      <w:bookmarkStart w:id="56" w:name="_Hlk49240068"/>
      <w:r w:rsidRPr="003E4634">
        <w:rPr>
          <w:b/>
        </w:rPr>
        <w:t>application_rate</w:t>
      </w:r>
      <w:bookmarkEnd w:id="56"/>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E5E78"/>
    <w:p w14:paraId="5E8BB18C" w14:textId="1F33D6FB" w:rsidR="005F3AE6" w:rsidRDefault="00010233" w:rsidP="00DE5E78">
      <w:r w:rsidRPr="00010233">
        <w:rPr>
          <w:b/>
          <w:bCs/>
        </w:rPr>
        <w:t>bd_input</w:t>
      </w:r>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E5E78"/>
    <w:p w14:paraId="6BEDB789" w14:textId="77777777" w:rsidR="005F3AE6" w:rsidRDefault="00CF0FBC" w:rsidP="00DE5E78">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10"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E5E78"/>
    <w:p w14:paraId="36FBDE46" w14:textId="77777777" w:rsidR="005F3AE6" w:rsidRDefault="005F3AE6" w:rsidP="00DE5E78"/>
    <w:p w14:paraId="778AF8FF" w14:textId="77777777" w:rsidR="005F3AE6" w:rsidRDefault="007E403C" w:rsidP="00DE5E78">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1"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77777777" w:rsidR="005F3AE6" w:rsidRPr="003F136C" w:rsidRDefault="007E403C" w:rsidP="00DE5E78">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D930C2" w:rsidRPr="00A70F40">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D930C2" w:rsidRPr="00A70F40">
        <w:rPr>
          <w:noProof/>
        </w:rPr>
        <w:t>2</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2" w:history="1">
        <w:r w:rsidR="00CA7D8D" w:rsidRPr="003F136C">
          <w:rPr>
            <w:rStyle w:val="Hyperlink"/>
            <w:b w:val="0"/>
            <w:sz w:val="22"/>
            <w:szCs w:val="22"/>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E5E78"/>
    <w:p w14:paraId="01A61A44" w14:textId="77777777" w:rsidR="005F3AE6" w:rsidRDefault="005F3AE6" w:rsidP="00DE5E78"/>
    <w:p w14:paraId="5C4A4CE3" w14:textId="70504C61" w:rsidR="005F3AE6" w:rsidRDefault="00CE013E" w:rsidP="00DE5E78">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E5E78"/>
    <w:p w14:paraId="2974846C" w14:textId="4FD1A4F5" w:rsidR="005F3AE6" w:rsidRDefault="00CE013E" w:rsidP="00DE5E78">
      <w:r w:rsidRPr="00CE013E">
        <w:t>CAM = 1</w:t>
      </w:r>
      <w:r w:rsidR="000B5F4A">
        <w:t>,</w:t>
      </w:r>
      <w:r>
        <w:t xml:space="preserve"> </w:t>
      </w:r>
      <w:r w:rsidR="001A75EE">
        <w:t>Below crop application (no crop interception). The distribution of chemical below surface is  Chemical i</w:t>
      </w:r>
      <w:r w:rsidRPr="00CE013E">
        <w:t xml:space="preserve">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E5E78">
      <w:r w:rsidRPr="00CE013E">
        <w:t>CAM = 2</w:t>
      </w:r>
      <w:r w:rsidR="000B5F4A">
        <w:t>,</w:t>
      </w:r>
      <w:r w:rsidRPr="00CE013E">
        <w:t xml:space="preserve"> </w:t>
      </w:r>
      <w:bookmarkStart w:id="57"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7"/>
    </w:p>
    <w:p w14:paraId="409E23D8" w14:textId="2F3264F1" w:rsidR="005F3AE6" w:rsidRDefault="00CE013E" w:rsidP="00DE5E78">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E5E78">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E5E78">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E5E78">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E5E78">
      <w:r w:rsidRPr="00CE013E">
        <w:t xml:space="preserve">CAM = </w:t>
      </w:r>
      <w:r>
        <w:t>7</w:t>
      </w:r>
      <w:r w:rsidRPr="00CE013E">
        <w:t xml:space="preserve"> results in linearly increasing incorporation to a user defined depth. </w:t>
      </w:r>
    </w:p>
    <w:p w14:paraId="61F9482A" w14:textId="3BEA83EE" w:rsidR="005F3AE6" w:rsidRDefault="00C90EDC" w:rsidP="00DE5E78">
      <w:r>
        <w:t xml:space="preserve">CAM =100 </w:t>
      </w:r>
      <w:r w:rsidR="001A75EE">
        <w:t>Similar to CAM 2 but the user can control the ground distribution depth with the DEPI parameter.</w:t>
      </w:r>
    </w:p>
    <w:p w14:paraId="2473D513" w14:textId="0AC1F71F" w:rsidR="001A75EE" w:rsidRDefault="001A75EE" w:rsidP="00DE5E78"/>
    <w:p w14:paraId="4E322319" w14:textId="77777777" w:rsidR="001A75EE" w:rsidRDefault="001A75EE" w:rsidP="00DE5E78"/>
    <w:p w14:paraId="33526753" w14:textId="2305E551" w:rsidR="005F3AE6" w:rsidRDefault="00574BAB" w:rsidP="00DE5E78">
      <w:r w:rsidRPr="00574BAB">
        <w:rPr>
          <w:b/>
        </w:rPr>
        <w:t>max_canopy_holdup</w:t>
      </w:r>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E5E78"/>
    <w:p w14:paraId="2B4A503D" w14:textId="65DAD63C" w:rsidR="005F3AE6" w:rsidRDefault="00897199" w:rsidP="00DE5E78">
      <w:bookmarkStart w:id="58" w:name="_Hlk426379"/>
      <w:r w:rsidRPr="00A567EB">
        <w:t>The PRZM 3.12 manual stated that z</w:t>
      </w:r>
      <w:r w:rsidR="00CE013E" w:rsidRPr="00A567EB">
        <w:t xml:space="preserve"> range of 0.1 to 0.3 for a dense crop canopy </w:t>
      </w:r>
      <w:r w:rsidRPr="00A567EB">
        <w:t xml:space="preserve">was reported by Knisel (1980); however, reference to these values could not be found in Knisel (1980). </w:t>
      </w:r>
      <w:r w:rsidR="00BE3C59" w:rsidRPr="00A567EB">
        <w:t xml:space="preserve"> The PRZM 3.12 manual gives a table of values for CINTCP, but the source is unknown.</w:t>
      </w:r>
      <w:r w:rsidRPr="00A567EB">
        <w:t xml:space="preserve"> </w:t>
      </w:r>
      <w:r w:rsidR="003D3125">
        <w:t xml:space="preserve">Alternatively, CINTCP </w:t>
      </w:r>
      <w:r w:rsidR="00E504BF">
        <w:t xml:space="preserve">can </w:t>
      </w:r>
      <w:r w:rsidR="003D3125">
        <w:t xml:space="preserve">be calculated </w:t>
      </w:r>
      <w:r w:rsidR="003D3125">
        <w:lastRenderedPageBreak/>
        <w:t>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r w:rsidR="007B0811" w:rsidRPr="00A567EB">
        <w:t>Giante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E5E78"/>
    <w:p w14:paraId="5CF4EC21" w14:textId="01E5BB21" w:rsidR="005F3AE6" w:rsidRDefault="006D4570" w:rsidP="00DE5E78">
      <w:r>
        <w:rPr>
          <w:rFonts w:eastAsiaTheme="minorEastAsia"/>
        </w:rPr>
        <w:tab/>
      </w:r>
      <m:oMath>
        <m:r>
          <w:rPr>
            <w:rFonts w:ascii="Cambria Math" w:hAnsi="Cambria Math"/>
          </w:rPr>
          <m:t>CINTCP</m:t>
        </m:r>
        <m:r>
          <m:rPr>
            <m:sty m:val="p"/>
          </m:rPr>
          <w:rPr>
            <w:rFonts w:ascii="Cambria Math" w:hAnsi="Cambria Math"/>
          </w:rPr>
          <m:t xml:space="preserve">=0.02 </m:t>
        </m:r>
        <m:r>
          <w:rPr>
            <w:rFonts w:ascii="Cambria Math" w:hAnsi="Cambria Math"/>
          </w:rPr>
          <m:t>x</m:t>
        </m:r>
        <m:r>
          <m:rPr>
            <m:sty m:val="p"/>
          </m:rPr>
          <w:rPr>
            <w:rFonts w:ascii="Cambria Math" w:hAnsi="Cambria Math"/>
          </w:rPr>
          <m:t xml:space="preserve"> </m:t>
        </m:r>
        <m:r>
          <w:rPr>
            <w:rFonts w:ascii="Cambria Math" w:hAnsi="Cambria Math"/>
          </w:rPr>
          <m:t>LAI</m:t>
        </m:r>
      </m:oMath>
      <w:r>
        <w:rPr>
          <w:rFonts w:eastAsiaTheme="minorEastAsia"/>
        </w:rPr>
        <w:tab/>
      </w:r>
      <w:r w:rsidR="00D3738E">
        <w:rPr>
          <w:rFonts w:eastAsiaTheme="minorEastAsia"/>
        </w:rPr>
        <w:t>(3</w:t>
      </w:r>
      <w:r w:rsidR="004E299E">
        <w:rPr>
          <w:rFonts w:eastAsiaTheme="minorEastAsia"/>
        </w:rPr>
        <w:t>-</w:t>
      </w:r>
      <w:r w:rsidR="00D3738E">
        <w:rPr>
          <w:rFonts w:eastAsiaTheme="minorEastAsia"/>
        </w:rPr>
        <w:t>1)</w:t>
      </w:r>
    </w:p>
    <w:p w14:paraId="3B13A221" w14:textId="77777777" w:rsidR="005F3AE6" w:rsidRDefault="005F3AE6" w:rsidP="00DE5E78"/>
    <w:p w14:paraId="7B3F944A" w14:textId="21BE7F1A" w:rsidR="005F3AE6" w:rsidRDefault="002E5896" w:rsidP="00DE5E78">
      <w:r>
        <w:t>W</w:t>
      </w:r>
      <w:r w:rsidRPr="00A567EB">
        <w:t xml:space="preserve">here </w:t>
      </w:r>
      <w:r w:rsidR="003901F3" w:rsidRPr="00A567EB">
        <w:t xml:space="preserve">LAI is the leaf area index.  </w:t>
      </w:r>
    </w:p>
    <w:bookmarkEnd w:id="58"/>
    <w:p w14:paraId="5128E5F3" w14:textId="77777777" w:rsidR="005F3AE6" w:rsidRDefault="005F3AE6" w:rsidP="00DE5E78"/>
    <w:p w14:paraId="290A79EA" w14:textId="77777777" w:rsidR="005F3AE6" w:rsidRDefault="00BE3C59" w:rsidP="00DE5E78">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E5E78"/>
    <w:p w14:paraId="507E206E" w14:textId="69F3A19D" w:rsidR="005F3AE6" w:rsidRDefault="00574BAB" w:rsidP="00DE5E78">
      <w:r w:rsidRPr="00574BAB">
        <w:rPr>
          <w:b/>
        </w:rPr>
        <w:t>max_ca</w:t>
      </w:r>
      <w:r>
        <w:rPr>
          <w:b/>
        </w:rPr>
        <w:t>n</w:t>
      </w:r>
      <w:r w:rsidRPr="00574BAB">
        <w:rPr>
          <w:b/>
        </w:rPr>
        <w:t>opy_cover</w:t>
      </w:r>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E5E78"/>
    <w:p w14:paraId="01F2D5CF" w14:textId="7540FB19" w:rsidR="005F3AE6" w:rsidRDefault="006956CE" w:rsidP="00DE5E78">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E5E78"/>
    <w:p w14:paraId="32C6E210" w14:textId="67090C82" w:rsidR="005F3AE6" w:rsidRDefault="00D5629F" w:rsidP="00DE5E78">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(Streile</w:t>
      </w:r>
      <w:r w:rsidR="00AC0BF1">
        <w:t>,</w:t>
      </w:r>
      <w:r w:rsidR="00A567EB" w:rsidRPr="00A567EB">
        <w:t xml:space="preserve"> 1984)</w:t>
      </w:r>
      <w:r w:rsidR="00010233">
        <w:t>.</w:t>
      </w:r>
      <w:r w:rsidR="00A567EB" w:rsidRPr="00A567EB">
        <w:t xml:space="preserve"> </w:t>
      </w:r>
    </w:p>
    <w:p w14:paraId="12DB5CF4" w14:textId="77777777" w:rsidR="005F3AE6" w:rsidRDefault="005F3AE6" w:rsidP="00DE5E78"/>
    <w:p w14:paraId="0489A7A7" w14:textId="77777777" w:rsidR="005F3AE6" w:rsidRDefault="00D5629F" w:rsidP="00DE5E78">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E5E78"/>
    <w:p w14:paraId="5C433CC8" w14:textId="77777777" w:rsidR="005F3AE6" w:rsidRDefault="0081399F" w:rsidP="00DE5E78">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E5E78"/>
    <w:p w14:paraId="3619C4DD" w14:textId="7A94C04C" w:rsidR="001416FE" w:rsidRPr="0089289D" w:rsidRDefault="001416FE" w:rsidP="00DE5E78">
      <w:r w:rsidRPr="0089289D">
        <w:t>DRIFT</w:t>
      </w:r>
    </w:p>
    <w:p w14:paraId="6358A7E4" w14:textId="77777777" w:rsidR="001416FE" w:rsidRDefault="001416FE" w:rsidP="00DE5E78"/>
    <w:p w14:paraId="0FA27583" w14:textId="77777777" w:rsidR="0089289D" w:rsidRDefault="0089289D" w:rsidP="00DE5E78"/>
    <w:p w14:paraId="07A6EC06" w14:textId="213C3133" w:rsidR="001416FE" w:rsidRPr="0089289D" w:rsidRDefault="001416FE" w:rsidP="00DE5E78">
      <w:r w:rsidRPr="0089289D">
        <w:t>DRIFT FAC</w:t>
      </w:r>
      <w:r w:rsidR="0089289D" w:rsidRPr="0089289D">
        <w:t>TOR</w:t>
      </w:r>
    </w:p>
    <w:p w14:paraId="099D7823" w14:textId="77777777" w:rsidR="001416FE" w:rsidRDefault="001416FE" w:rsidP="00DE5E78"/>
    <w:p w14:paraId="70DFEA0C" w14:textId="77777777" w:rsidR="001416FE" w:rsidRDefault="001416FE" w:rsidP="00DE5E78"/>
    <w:p w14:paraId="305A187F" w14:textId="77777777" w:rsidR="005F3AE6" w:rsidRDefault="00BA4E6B" w:rsidP="00DE5E78">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E5E78"/>
    <w:p w14:paraId="0FCAC9BA" w14:textId="77777777" w:rsidR="00BA4E6B" w:rsidRPr="00E170BF" w:rsidRDefault="00BA4E6B" w:rsidP="00DE5E78">
      <w:r w:rsidRPr="00E170BF">
        <w:rPr>
          <w:b/>
          <w:bCs/>
        </w:rPr>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E5E78"/>
    <w:p w14:paraId="10A86824" w14:textId="0BA5FD61" w:rsidR="00BA4E6B" w:rsidRPr="00E170BF" w:rsidRDefault="00E52EA4" w:rsidP="00DE5E78">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E5E78"/>
    <w:p w14:paraId="21747731" w14:textId="77777777" w:rsidR="00E52EA4" w:rsidRPr="00A70F40" w:rsidRDefault="00E52EA4" w:rsidP="00DE5E78">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van Wijk</w:t>
      </w:r>
      <w:r w:rsidR="00940A14" w:rsidRPr="00A70F40">
        <w:t>,</w:t>
      </w:r>
      <w:r w:rsidRPr="00A70F40">
        <w:t xml:space="preserve"> 1963; </w:t>
      </w:r>
      <w:r w:rsidR="00940A14" w:rsidRPr="00A70F40">
        <w:t xml:space="preserve">Brutsaert, </w:t>
      </w:r>
      <w:r w:rsidRPr="00A70F40">
        <w:t>1982)</w:t>
      </w:r>
      <w:r w:rsidR="00940A14" w:rsidRPr="00A70F40">
        <w:t>.</w:t>
      </w:r>
    </w:p>
    <w:tbl>
      <w:tblPr>
        <w:tblStyle w:val="TableGrid"/>
        <w:tblW w:w="0" w:type="auto"/>
        <w:tblInd w:w="108" w:type="dxa"/>
        <w:tblLook w:val="04A0" w:firstRow="1" w:lastRow="0" w:firstColumn="1" w:lastColumn="0" w:noHBand="0" w:noVBand="1"/>
        <w:tblCaption w:val=" Emissivity Values for Natural Surfaces at Normal Temperatures "/>
        <w:tblDescription w:val=" Emissivity Values for Natural Surfaces at Normal Temperatures "/>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E5E78">
            <w:r w:rsidRPr="00D329C5">
              <w:lastRenderedPageBreak/>
              <w:t xml:space="preserve">Natural </w:t>
            </w:r>
            <w:r w:rsidR="00E52EA4" w:rsidRPr="00D329C5">
              <w:t>Surface</w:t>
            </w:r>
          </w:p>
        </w:tc>
        <w:tc>
          <w:tcPr>
            <w:tcW w:w="1620" w:type="dxa"/>
          </w:tcPr>
          <w:p w14:paraId="75DA919D" w14:textId="77777777" w:rsidR="00E52EA4" w:rsidRPr="00D329C5" w:rsidRDefault="00E52EA4" w:rsidP="00DE5E78">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E5E78">
            <w:r w:rsidRPr="00E170BF">
              <w:t xml:space="preserve">Leaves </w:t>
            </w:r>
          </w:p>
        </w:tc>
        <w:tc>
          <w:tcPr>
            <w:tcW w:w="1620" w:type="dxa"/>
          </w:tcPr>
          <w:p w14:paraId="75883874" w14:textId="77777777" w:rsidR="00E52EA4" w:rsidRPr="00E170BF" w:rsidRDefault="00E52EA4" w:rsidP="00DE5E78">
            <w:r w:rsidRPr="00E170BF">
              <w:t>0.94-0.98</w:t>
            </w:r>
          </w:p>
        </w:tc>
      </w:tr>
      <w:tr w:rsidR="00E52EA4" w:rsidRPr="00E170BF" w14:paraId="1CB80C62" w14:textId="77777777" w:rsidTr="00E52EA4">
        <w:tc>
          <w:tcPr>
            <w:tcW w:w="2178" w:type="dxa"/>
          </w:tcPr>
          <w:p w14:paraId="159D3A84" w14:textId="77777777" w:rsidR="00E52EA4" w:rsidRPr="00E170BF" w:rsidRDefault="00E52EA4" w:rsidP="00DE5E78">
            <w:r w:rsidRPr="00E170BF">
              <w:t>Water</w:t>
            </w:r>
          </w:p>
        </w:tc>
        <w:tc>
          <w:tcPr>
            <w:tcW w:w="1620" w:type="dxa"/>
          </w:tcPr>
          <w:p w14:paraId="4BDA9CA4" w14:textId="77777777" w:rsidR="00E52EA4" w:rsidRPr="00E170BF" w:rsidRDefault="00E52EA4" w:rsidP="00DE5E78">
            <w:r w:rsidRPr="00E170BF">
              <w:t>0.95</w:t>
            </w:r>
          </w:p>
        </w:tc>
      </w:tr>
      <w:tr w:rsidR="00E52EA4" w:rsidRPr="00E170BF" w14:paraId="72F3CF68" w14:textId="77777777" w:rsidTr="00E52EA4">
        <w:tc>
          <w:tcPr>
            <w:tcW w:w="2178" w:type="dxa"/>
          </w:tcPr>
          <w:p w14:paraId="5BBFC60B" w14:textId="77777777" w:rsidR="00E52EA4" w:rsidRPr="00E170BF" w:rsidRDefault="00E52EA4" w:rsidP="00DE5E78">
            <w:r w:rsidRPr="00E170BF">
              <w:t xml:space="preserve">Snow (old) </w:t>
            </w:r>
          </w:p>
        </w:tc>
        <w:tc>
          <w:tcPr>
            <w:tcW w:w="1620" w:type="dxa"/>
          </w:tcPr>
          <w:p w14:paraId="671D87E8" w14:textId="77777777" w:rsidR="00E52EA4" w:rsidRPr="00E170BF" w:rsidRDefault="00E52EA4" w:rsidP="00DE5E78">
            <w:r w:rsidRPr="00E170BF">
              <w:t>0.97</w:t>
            </w:r>
          </w:p>
        </w:tc>
      </w:tr>
      <w:tr w:rsidR="00E52EA4" w:rsidRPr="00E170BF" w14:paraId="5EF3B8B0" w14:textId="77777777" w:rsidTr="00E52EA4">
        <w:tc>
          <w:tcPr>
            <w:tcW w:w="2178" w:type="dxa"/>
          </w:tcPr>
          <w:p w14:paraId="0E68B9DA" w14:textId="77777777" w:rsidR="00E52EA4" w:rsidRPr="00E170BF" w:rsidRDefault="00E52EA4" w:rsidP="00DE5E78">
            <w:r w:rsidRPr="00E170BF">
              <w:t>Snow (fresh)</w:t>
            </w:r>
          </w:p>
        </w:tc>
        <w:tc>
          <w:tcPr>
            <w:tcW w:w="1620" w:type="dxa"/>
          </w:tcPr>
          <w:p w14:paraId="62AE976A" w14:textId="77777777" w:rsidR="00E52EA4" w:rsidRPr="00E170BF" w:rsidRDefault="00E52EA4" w:rsidP="00DE5E78">
            <w:r w:rsidRPr="00E170BF">
              <w:t>0.99</w:t>
            </w:r>
          </w:p>
        </w:tc>
      </w:tr>
    </w:tbl>
    <w:p w14:paraId="47012974" w14:textId="77777777" w:rsidR="00BA4E6B" w:rsidRPr="00E170BF" w:rsidRDefault="00BA4E6B" w:rsidP="00DE5E78"/>
    <w:p w14:paraId="12A0281A" w14:textId="77777777" w:rsidR="009C5EB5" w:rsidRPr="00E170BF" w:rsidRDefault="009C5EB5" w:rsidP="00DE5E78">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E5E78"/>
    <w:p w14:paraId="1C4E0C90" w14:textId="77777777" w:rsidR="00DA00C9" w:rsidRDefault="00DA00C9" w:rsidP="00DE5E78">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E5E78"/>
    <w:p w14:paraId="375FA5A3" w14:textId="77777777" w:rsidR="00803B58" w:rsidRPr="00803B58" w:rsidRDefault="00803B58" w:rsidP="00DE5E78">
      <w:pPr>
        <w:rPr>
          <w:b/>
        </w:rPr>
      </w:pPr>
      <w:r w:rsidRPr="00803B58">
        <w:rPr>
          <w:b/>
        </w:rPr>
        <w:t>erosion_depth</w:t>
      </w:r>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E5E78">
      <w:pPr>
        <w:rPr>
          <w:b/>
        </w:rPr>
      </w:pPr>
      <w:r w:rsidRPr="00803B58">
        <w:rPr>
          <w:b/>
        </w:rPr>
        <w:t>erosion_decline</w:t>
      </w:r>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E5E78">
      <w:pPr>
        <w:rPr>
          <w:b/>
        </w:rPr>
      </w:pPr>
      <w:r w:rsidRPr="00803B58">
        <w:rPr>
          <w:b/>
        </w:rPr>
        <w:t>erosion_effic</w:t>
      </w:r>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E5E78"/>
    <w:p w14:paraId="0A8ABC20" w14:textId="77777777" w:rsidR="009C5EB5" w:rsidRPr="00E170BF" w:rsidRDefault="009C5EB5" w:rsidP="00DE5E78">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E5E78"/>
    <w:p w14:paraId="036F3A0F" w14:textId="77777777" w:rsidR="00410217" w:rsidRPr="00410217" w:rsidRDefault="00DA784F" w:rsidP="00DE5E78">
      <w:pPr>
        <w:rPr>
          <w:b/>
        </w:rPr>
      </w:pPr>
      <w:r>
        <w:rPr>
          <w:b/>
        </w:rPr>
        <w:t>h</w:t>
      </w:r>
      <w:r w:rsidR="00410217" w:rsidRPr="00410217">
        <w:rPr>
          <w:b/>
        </w:rPr>
        <w:t>eight_stagnant_air_layer_cm:</w:t>
      </w:r>
      <w:r w:rsidR="00410217" w:rsidRPr="00410217">
        <w:t xml:space="preserve"> </w:t>
      </w:r>
      <w:r>
        <w:t xml:space="preserve"> Specifies the boundary condition for the soil surface-to-air interface. </w:t>
      </w:r>
    </w:p>
    <w:p w14:paraId="5D12F88F" w14:textId="77777777" w:rsidR="00410217" w:rsidRPr="00E170BF" w:rsidRDefault="00410217" w:rsidP="00DE5E78"/>
    <w:p w14:paraId="3BD67F1C" w14:textId="77777777" w:rsidR="009C5EB5" w:rsidRPr="00E170BF" w:rsidRDefault="009C5EB5" w:rsidP="00DE5E78">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E5E78"/>
    <w:p w14:paraId="0E8CCAC7" w14:textId="03CFA7E1" w:rsidR="00E170BF" w:rsidRPr="00E170BF" w:rsidRDefault="002910B1" w:rsidP="00DE5E78">
      <w:r w:rsidRPr="002910B1">
        <w:rPr>
          <w:rFonts w:ascii="Consolas" w:hAnsi="Consolas" w:cs="Consolas"/>
          <w:b/>
          <w:bCs/>
          <w:color w:val="000000"/>
          <w:sz w:val="19"/>
          <w:szCs w:val="19"/>
        </w:rPr>
        <w:t>canopy_height</w:t>
      </w:r>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r>
        <w:rPr>
          <w:rFonts w:ascii="Consolas" w:hAnsi="Consolas" w:cs="Consolas"/>
          <w:color w:val="000000"/>
          <w:sz w:val="19"/>
          <w:szCs w:val="19"/>
        </w:rPr>
        <w:t>canopy_height</w:t>
      </w:r>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E5E78"/>
    <w:p w14:paraId="5BC270DA" w14:textId="77777777" w:rsidR="00E170BF" w:rsidRPr="00A70F40" w:rsidRDefault="00E170BF" w:rsidP="00DE5E78">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Caption w:val="Maximum Canopy Height at Crop Maturation"/>
        <w:tblDescription w:val="Maximum Canopy Height at Crop Maturation"/>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E5E78">
            <w:r w:rsidRPr="00D329C5">
              <w:t>Crop</w:t>
            </w:r>
          </w:p>
        </w:tc>
        <w:tc>
          <w:tcPr>
            <w:tcW w:w="3240" w:type="dxa"/>
          </w:tcPr>
          <w:p w14:paraId="656A4389" w14:textId="50FA55F2" w:rsidR="00E170BF" w:rsidRPr="00D329C5" w:rsidRDefault="002910B1" w:rsidP="00DE5E78">
            <w:r w:rsidRPr="002910B1">
              <w:t xml:space="preserve">canopy_height </w:t>
            </w:r>
            <w:r w:rsidR="00E170BF" w:rsidRPr="00D329C5">
              <w:t>(cm)</w:t>
            </w:r>
          </w:p>
        </w:tc>
        <w:tc>
          <w:tcPr>
            <w:tcW w:w="2070" w:type="dxa"/>
          </w:tcPr>
          <w:p w14:paraId="38ADB8D6" w14:textId="77777777" w:rsidR="00E170BF" w:rsidRPr="00D329C5" w:rsidRDefault="00E170BF" w:rsidP="00DE5E78">
            <w:r w:rsidRPr="00D329C5">
              <w:t>Reference</w:t>
            </w:r>
          </w:p>
        </w:tc>
      </w:tr>
      <w:tr w:rsidR="00E170BF" w:rsidRPr="00E170BF" w14:paraId="58FD3625" w14:textId="77777777" w:rsidTr="00E504BF">
        <w:tc>
          <w:tcPr>
            <w:tcW w:w="1818" w:type="dxa"/>
          </w:tcPr>
          <w:p w14:paraId="2ABCE908" w14:textId="77777777" w:rsidR="00E170BF" w:rsidRPr="00E170BF" w:rsidRDefault="00E170BF" w:rsidP="00DE5E78">
            <w:r w:rsidRPr="00E170BF">
              <w:t>Barley</w:t>
            </w:r>
          </w:p>
        </w:tc>
        <w:tc>
          <w:tcPr>
            <w:tcW w:w="3240" w:type="dxa"/>
          </w:tcPr>
          <w:p w14:paraId="2C44A742" w14:textId="77777777" w:rsidR="00E170BF" w:rsidRPr="00E170BF" w:rsidRDefault="00E170BF" w:rsidP="00DE5E78">
            <w:r w:rsidRPr="00E170BF">
              <w:t>20 - 50</w:t>
            </w:r>
          </w:p>
        </w:tc>
        <w:tc>
          <w:tcPr>
            <w:tcW w:w="2070" w:type="dxa"/>
          </w:tcPr>
          <w:p w14:paraId="60D1502A" w14:textId="77777777" w:rsidR="00E170BF" w:rsidRPr="00E170BF" w:rsidRDefault="00E170BF" w:rsidP="00DE5E78">
            <w:r w:rsidRPr="00E170BF">
              <w:t>Szeicz et al. (1969)</w:t>
            </w:r>
          </w:p>
        </w:tc>
      </w:tr>
      <w:tr w:rsidR="00E170BF" w:rsidRPr="00E170BF" w14:paraId="0BD57E47" w14:textId="77777777" w:rsidTr="00E504BF">
        <w:tc>
          <w:tcPr>
            <w:tcW w:w="1818" w:type="dxa"/>
          </w:tcPr>
          <w:p w14:paraId="05130FF2" w14:textId="77777777" w:rsidR="00E170BF" w:rsidRPr="00E170BF" w:rsidRDefault="00E170BF" w:rsidP="00DE5E78">
            <w:r w:rsidRPr="00E170BF">
              <w:t>Grain Sorghum</w:t>
            </w:r>
          </w:p>
        </w:tc>
        <w:tc>
          <w:tcPr>
            <w:tcW w:w="3240" w:type="dxa"/>
          </w:tcPr>
          <w:p w14:paraId="47577CF9" w14:textId="77777777" w:rsidR="00E170BF" w:rsidRPr="00E170BF" w:rsidRDefault="00E170BF" w:rsidP="00DE5E78">
            <w:r w:rsidRPr="00E170BF">
              <w:t>90 - 110</w:t>
            </w:r>
          </w:p>
        </w:tc>
        <w:tc>
          <w:tcPr>
            <w:tcW w:w="2070" w:type="dxa"/>
          </w:tcPr>
          <w:p w14:paraId="02622FEE" w14:textId="77777777" w:rsidR="00E170BF" w:rsidRPr="00E170BF" w:rsidRDefault="00E170BF" w:rsidP="00DE5E78">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E5E78">
            <w:r w:rsidRPr="00E170BF">
              <w:t xml:space="preserve">Alfalfa </w:t>
            </w:r>
          </w:p>
        </w:tc>
        <w:tc>
          <w:tcPr>
            <w:tcW w:w="3240" w:type="dxa"/>
          </w:tcPr>
          <w:p w14:paraId="54D120D8" w14:textId="77777777" w:rsidR="00E170BF" w:rsidRPr="00E170BF" w:rsidRDefault="00E170BF" w:rsidP="00DE5E78">
            <w:r w:rsidRPr="00E170BF">
              <w:t>10 - 50</w:t>
            </w:r>
          </w:p>
        </w:tc>
        <w:tc>
          <w:tcPr>
            <w:tcW w:w="2070" w:type="dxa"/>
          </w:tcPr>
          <w:p w14:paraId="75E5D0B3" w14:textId="77777777" w:rsidR="00E170BF" w:rsidRPr="00E170BF" w:rsidRDefault="00E170BF" w:rsidP="00DE5E78">
            <w:r w:rsidRPr="00E170BF">
              <w:t>Szeicz et al. (1969)</w:t>
            </w:r>
          </w:p>
        </w:tc>
      </w:tr>
      <w:tr w:rsidR="00E170BF" w:rsidRPr="00E170BF" w14:paraId="316DE7EF" w14:textId="77777777" w:rsidTr="00E504BF">
        <w:tc>
          <w:tcPr>
            <w:tcW w:w="1818" w:type="dxa"/>
          </w:tcPr>
          <w:p w14:paraId="4D024A37" w14:textId="77777777" w:rsidR="00E170BF" w:rsidRPr="00E170BF" w:rsidRDefault="00E170BF" w:rsidP="00DE5E78">
            <w:r w:rsidRPr="00E170BF">
              <w:t xml:space="preserve">Corn </w:t>
            </w:r>
          </w:p>
        </w:tc>
        <w:tc>
          <w:tcPr>
            <w:tcW w:w="3240" w:type="dxa"/>
          </w:tcPr>
          <w:p w14:paraId="6BE5EB5B" w14:textId="77777777" w:rsidR="00E170BF" w:rsidRPr="00E170BF" w:rsidRDefault="00E170BF" w:rsidP="00DE5E78">
            <w:r w:rsidRPr="00E170BF">
              <w:t>80 - 300</w:t>
            </w:r>
          </w:p>
        </w:tc>
        <w:tc>
          <w:tcPr>
            <w:tcW w:w="2070" w:type="dxa"/>
          </w:tcPr>
          <w:p w14:paraId="6E82F7EB" w14:textId="77777777" w:rsidR="00E170BF" w:rsidRPr="00E170BF" w:rsidRDefault="00E170BF" w:rsidP="00DE5E78">
            <w:r w:rsidRPr="00E170BF">
              <w:t>Szeicz et al. (1969)</w:t>
            </w:r>
          </w:p>
        </w:tc>
      </w:tr>
      <w:tr w:rsidR="00E170BF" w:rsidRPr="00E170BF" w14:paraId="71A55783" w14:textId="77777777" w:rsidTr="00E504BF">
        <w:tc>
          <w:tcPr>
            <w:tcW w:w="1818" w:type="dxa"/>
          </w:tcPr>
          <w:p w14:paraId="60679583" w14:textId="77777777" w:rsidR="00E170BF" w:rsidRPr="00E170BF" w:rsidRDefault="00E170BF" w:rsidP="00DE5E78">
            <w:r w:rsidRPr="00E170BF">
              <w:t xml:space="preserve">Potatoes </w:t>
            </w:r>
          </w:p>
        </w:tc>
        <w:tc>
          <w:tcPr>
            <w:tcW w:w="3240" w:type="dxa"/>
          </w:tcPr>
          <w:p w14:paraId="00DFACB1" w14:textId="77777777" w:rsidR="00E170BF" w:rsidRPr="00E170BF" w:rsidRDefault="00E170BF" w:rsidP="00DE5E78">
            <w:r w:rsidRPr="00E170BF">
              <w:t xml:space="preserve">30 - 60 </w:t>
            </w:r>
          </w:p>
        </w:tc>
        <w:tc>
          <w:tcPr>
            <w:tcW w:w="2070" w:type="dxa"/>
          </w:tcPr>
          <w:p w14:paraId="1FF0BD92" w14:textId="77777777" w:rsidR="00E170BF" w:rsidRPr="00E170BF" w:rsidRDefault="00E170BF" w:rsidP="00DE5E78">
            <w:r w:rsidRPr="00E170BF">
              <w:t>Szeicz et al. (1969)</w:t>
            </w:r>
          </w:p>
        </w:tc>
      </w:tr>
      <w:tr w:rsidR="00E170BF" w:rsidRPr="00E170BF" w14:paraId="122E2657" w14:textId="77777777" w:rsidTr="00E504BF">
        <w:tc>
          <w:tcPr>
            <w:tcW w:w="1818" w:type="dxa"/>
          </w:tcPr>
          <w:p w14:paraId="6F1B413F" w14:textId="77777777" w:rsidR="00E170BF" w:rsidRPr="00E170BF" w:rsidRDefault="00E170BF" w:rsidP="00DE5E78">
            <w:r w:rsidRPr="00E170BF">
              <w:t xml:space="preserve">Soybeans </w:t>
            </w:r>
          </w:p>
        </w:tc>
        <w:tc>
          <w:tcPr>
            <w:tcW w:w="3240" w:type="dxa"/>
          </w:tcPr>
          <w:p w14:paraId="03A311D7" w14:textId="77777777" w:rsidR="00E170BF" w:rsidRPr="00E170BF" w:rsidRDefault="00E170BF" w:rsidP="00DE5E78">
            <w:r w:rsidRPr="00E170BF">
              <w:t>90 - 110</w:t>
            </w:r>
          </w:p>
        </w:tc>
        <w:tc>
          <w:tcPr>
            <w:tcW w:w="2070" w:type="dxa"/>
          </w:tcPr>
          <w:p w14:paraId="21F013A3" w14:textId="77777777" w:rsidR="00E170BF" w:rsidRPr="00E170BF" w:rsidRDefault="00E170BF" w:rsidP="00DE5E78">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E5E78">
            <w:r w:rsidRPr="00E170BF">
              <w:t>Sugarcane</w:t>
            </w:r>
          </w:p>
        </w:tc>
        <w:tc>
          <w:tcPr>
            <w:tcW w:w="3240" w:type="dxa"/>
          </w:tcPr>
          <w:p w14:paraId="78347120" w14:textId="77777777" w:rsidR="00E170BF" w:rsidRPr="00E170BF" w:rsidRDefault="00E170BF" w:rsidP="00DE5E78">
            <w:r w:rsidRPr="00E170BF">
              <w:t>100 - 400</w:t>
            </w:r>
          </w:p>
        </w:tc>
        <w:tc>
          <w:tcPr>
            <w:tcW w:w="2070" w:type="dxa"/>
          </w:tcPr>
          <w:p w14:paraId="0EE4CCFE" w14:textId="77777777" w:rsidR="00E170BF" w:rsidRPr="00E170BF" w:rsidRDefault="00E170BF" w:rsidP="00DE5E78">
            <w:r w:rsidRPr="00E170BF">
              <w:t>Szeicz et al. (1969)</w:t>
            </w:r>
          </w:p>
        </w:tc>
      </w:tr>
    </w:tbl>
    <w:p w14:paraId="5650D479" w14:textId="77777777" w:rsidR="009C5EB5" w:rsidRPr="00E170BF" w:rsidRDefault="009C5EB5" w:rsidP="00DE5E78"/>
    <w:p w14:paraId="7819DF30" w14:textId="77777777" w:rsidR="00E170BF" w:rsidRDefault="00E170BF" w:rsidP="00DE5E78"/>
    <w:p w14:paraId="38F07B1A" w14:textId="77777777" w:rsidR="00A44292" w:rsidRDefault="00A44292" w:rsidP="00DE5E78"/>
    <w:p w14:paraId="7CAF557B" w14:textId="77777777" w:rsidR="00A44292" w:rsidRDefault="00A44292" w:rsidP="00DE5E78">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p>
    <w:p w14:paraId="6D6F42FF" w14:textId="77777777" w:rsidR="00A44292" w:rsidRDefault="00A44292" w:rsidP="00DE5E78"/>
    <w:p w14:paraId="606A1F74" w14:textId="77777777" w:rsidR="00A44292" w:rsidRDefault="00A44292" w:rsidP="00DE5E78">
      <w:r w:rsidRPr="00A44292">
        <w:rPr>
          <w:noProof/>
        </w:rPr>
        <w:lastRenderedPageBreak/>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E5E78">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E5E78"/>
    <w:p w14:paraId="74BAE2A5" w14:textId="77777777" w:rsidR="00DC783E" w:rsidRPr="008E208C" w:rsidRDefault="00DC783E" w:rsidP="00DE5E78">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4095D1D2" w14:textId="77777777" w:rsidR="00DC783E" w:rsidRPr="008E208C" w:rsidRDefault="00DC783E" w:rsidP="00DE5E78"/>
    <w:p w14:paraId="4E9F451F" w14:textId="77777777" w:rsidR="00A44292" w:rsidRPr="008E208C" w:rsidRDefault="00DC783E" w:rsidP="00DE5E78">
      <w:r w:rsidRPr="008E208C">
        <w:rPr>
          <w:b/>
          <w:bCs/>
        </w:rPr>
        <w:t xml:space="preserve">IRTYP </w:t>
      </w:r>
      <w:r w:rsidRPr="008E208C">
        <w:t>- Specifies the type of irrigation used.</w:t>
      </w:r>
    </w:p>
    <w:p w14:paraId="4F2B9C50" w14:textId="77777777" w:rsidR="00DC783E" w:rsidRPr="008E208C" w:rsidRDefault="00DC783E" w:rsidP="00DE5E78"/>
    <w:p w14:paraId="57189209" w14:textId="04BE7172" w:rsidR="00A44292" w:rsidRPr="008E208C" w:rsidRDefault="002910B1" w:rsidP="00DE5E78">
      <w:r w:rsidRPr="002910B1">
        <w:rPr>
          <w:rFonts w:ascii="Consolas" w:hAnsi="Consolas" w:cs="Consolas"/>
          <w:b/>
          <w:bCs/>
          <w:color w:val="000000"/>
          <w:sz w:val="19"/>
          <w:szCs w:val="19"/>
        </w:rPr>
        <w:t>foliar_disposition</w:t>
      </w:r>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r>
        <w:rPr>
          <w:rFonts w:ascii="Consolas" w:hAnsi="Consolas" w:cs="Consolas"/>
          <w:color w:val="000000"/>
          <w:sz w:val="19"/>
          <w:szCs w:val="19"/>
        </w:rPr>
        <w:t>foliar_disposition</w:t>
      </w:r>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r>
        <w:rPr>
          <w:rFonts w:ascii="Consolas" w:hAnsi="Consolas" w:cs="Consolas"/>
          <w:color w:val="000000"/>
          <w:sz w:val="19"/>
          <w:szCs w:val="19"/>
        </w:rPr>
        <w:t>foliar_disposition</w:t>
      </w:r>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r>
        <w:rPr>
          <w:rFonts w:ascii="Consolas" w:hAnsi="Consolas" w:cs="Consolas"/>
          <w:color w:val="000000"/>
          <w:sz w:val="19"/>
          <w:szCs w:val="19"/>
        </w:rPr>
        <w:t>foliar_disposition</w:t>
      </w:r>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E5E78"/>
    <w:p w14:paraId="01A06D2A" w14:textId="0B09391C" w:rsidR="00E170BF" w:rsidRDefault="002910B1" w:rsidP="00DE5E78">
      <w:r>
        <w:rPr>
          <w:rFonts w:ascii="Consolas" w:hAnsi="Consolas" w:cs="Consolas"/>
          <w:color w:val="000000"/>
          <w:sz w:val="19"/>
          <w:szCs w:val="19"/>
        </w:rPr>
        <w:t>i</w:t>
      </w:r>
      <w:r w:rsidRPr="002910B1">
        <w:rPr>
          <w:rFonts w:ascii="Consolas" w:hAnsi="Consolas" w:cs="Consolas"/>
          <w:b/>
          <w:bCs/>
          <w:color w:val="000000"/>
          <w:sz w:val="19"/>
          <w:szCs w:val="19"/>
        </w:rPr>
        <w:t>s_temperature_simulated</w:t>
      </w:r>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E5E78"/>
    <w:p w14:paraId="4B4C0ED3" w14:textId="77777777" w:rsidR="00C303F7" w:rsidRDefault="00C303F7" w:rsidP="00DE5E78">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3FE19F76" w14:textId="77777777" w:rsidR="00C303F7" w:rsidRDefault="00C303F7" w:rsidP="00DE5E78"/>
    <w:p w14:paraId="4BAFC3F8" w14:textId="77777777" w:rsidR="00C303F7" w:rsidRDefault="00C303F7" w:rsidP="00DE5E78"/>
    <w:p w14:paraId="30FDE4D3" w14:textId="41DC869E" w:rsidR="00C303F7" w:rsidRPr="007A2CDB" w:rsidRDefault="002910B1" w:rsidP="00DE5E78">
      <w:r w:rsidRPr="002910B1">
        <w:rPr>
          <w:rFonts w:ascii="Consolas" w:hAnsi="Consolas" w:cs="Consolas"/>
          <w:b/>
          <w:bCs/>
          <w:color w:val="000000"/>
          <w:sz w:val="19"/>
          <w:szCs w:val="19"/>
        </w:rPr>
        <w:t>num_applications</w:t>
      </w:r>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E5E78"/>
    <w:p w14:paraId="17677F19" w14:textId="77777777" w:rsidR="00C303F7" w:rsidRPr="007A2CDB" w:rsidRDefault="00C303F7" w:rsidP="00DE5E78">
      <w:r w:rsidRPr="007A2CDB">
        <w:rPr>
          <w:b/>
          <w:bCs/>
        </w:rPr>
        <w:lastRenderedPageBreak/>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E5E78"/>
    <w:p w14:paraId="163157B3" w14:textId="4F3F6F55" w:rsidR="006F40EB" w:rsidRPr="007A2CDB" w:rsidRDefault="00F10EFC" w:rsidP="00DE5E78">
      <w:r w:rsidRPr="00F10EFC">
        <w:rPr>
          <w:rFonts w:ascii="Consolas" w:hAnsi="Consolas" w:cs="Consolas"/>
          <w:b/>
          <w:bCs/>
          <w:color w:val="000000"/>
          <w:sz w:val="19"/>
          <w:szCs w:val="19"/>
        </w:rPr>
        <w:t>num_crop_periods</w:t>
      </w:r>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DE5E78">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layers (i.e., surface, subsurface, substratum) according to soil pedon descriptions or soil interpretation records, if</w:t>
      </w:r>
      <w:r w:rsidR="007A2CDB">
        <w:t xml:space="preserve"> </w:t>
      </w:r>
      <w:r w:rsidRPr="007A2CDB">
        <w:t>available.</w:t>
      </w:r>
    </w:p>
    <w:p w14:paraId="1C1E2398" w14:textId="77777777" w:rsidR="006F40EB" w:rsidRPr="007A2CDB" w:rsidRDefault="006F40EB" w:rsidP="00DE5E78"/>
    <w:p w14:paraId="4B48433A" w14:textId="16AE2BFF" w:rsidR="007A2CDB" w:rsidRDefault="007A2CDB" w:rsidP="00DE5E78">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E5E78"/>
    <w:p w14:paraId="185EC60D" w14:textId="70AA2B6F" w:rsidR="0022397E" w:rsidRPr="0081399F" w:rsidRDefault="00F10EFC" w:rsidP="00DE5E78">
      <w:r>
        <w:rPr>
          <w:b/>
          <w:bCs/>
        </w:rPr>
        <w:t>n</w:t>
      </w:r>
      <w:r w:rsidR="0022397E">
        <w:rPr>
          <w:b/>
          <w:bCs/>
        </w:rPr>
        <w:t>um</w:t>
      </w:r>
      <w:r w:rsidR="0022397E" w:rsidRPr="0022397E">
        <w:rPr>
          <w:b/>
          <w:bCs/>
        </w:rPr>
        <w:t>_delx</w:t>
      </w:r>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THKNS/Num_delx.  This compartment thickn</w:t>
      </w:r>
      <w:r w:rsidR="00754F38">
        <w:t xml:space="preserve">ess affects spatial resolution and numerical dispersion.  As </w:t>
      </w:r>
      <w:r w:rsidR="00DD4C6E">
        <w:t>n</w:t>
      </w:r>
      <w:r w:rsidR="00754F38">
        <w:t>um_delx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p>
    <w:p w14:paraId="06E09387" w14:textId="77777777" w:rsidR="0022397E" w:rsidRDefault="0022397E" w:rsidP="00DE5E78"/>
    <w:p w14:paraId="70885B5C" w14:textId="77777777" w:rsidR="0022397E" w:rsidRDefault="00530D32" w:rsidP="00DE5E78">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sidR="00B90BD5">
        <w:rPr>
          <w:rFonts w:eastAsiaTheme="minorEastAsia"/>
        </w:rPr>
        <w:t xml:space="preserve"> </w:t>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t>(3</w:t>
      </w:r>
      <w:r w:rsidR="004E299E">
        <w:rPr>
          <w:rFonts w:eastAsiaTheme="minorEastAsia"/>
        </w:rPr>
        <w:t>-</w:t>
      </w:r>
      <w:r w:rsidR="00B90BD5">
        <w:rPr>
          <w:rFonts w:eastAsiaTheme="minorEastAsia"/>
        </w:rPr>
        <w:t>2)</w:t>
      </w:r>
    </w:p>
    <w:p w14:paraId="3A25D6E7" w14:textId="77777777" w:rsidR="0022397E" w:rsidRDefault="0022397E" w:rsidP="00DE5E78"/>
    <w:p w14:paraId="58B226C5" w14:textId="77777777" w:rsidR="0022397E" w:rsidRDefault="0022397E" w:rsidP="00DE5E78">
      <w:r>
        <w:t xml:space="preserve">where </w:t>
      </w:r>
      <w:r>
        <w:tab/>
      </w:r>
      <w:r w:rsidR="000D6359">
        <w:sym w:font="Symbol" w:char="F061"/>
      </w:r>
      <w:r>
        <w:t>= dispersivity (cm)</w:t>
      </w:r>
    </w:p>
    <w:p w14:paraId="45863F03" w14:textId="77777777" w:rsidR="0022397E" w:rsidRDefault="0022397E" w:rsidP="00DE5E78">
      <w:r>
        <w:tab/>
        <w:t xml:space="preserve">Δx = </w:t>
      </w:r>
      <w:r w:rsidR="00754F38">
        <w:t xml:space="preserve">compartment thickness </w:t>
      </w:r>
      <w:r>
        <w:t>(cm)</w:t>
      </w:r>
    </w:p>
    <w:p w14:paraId="4A2C4210" w14:textId="77777777" w:rsidR="0022397E" w:rsidRDefault="0022397E" w:rsidP="00DE5E78">
      <w:r>
        <w:tab/>
        <w:t xml:space="preserve">T </w:t>
      </w:r>
      <w:r w:rsidR="00351C97">
        <w:t>= dispersivity</w:t>
      </w:r>
      <w:r>
        <w:t xml:space="preserve"> induced by the temporal discretization (cm)</w:t>
      </w:r>
    </w:p>
    <w:p w14:paraId="1EEF2FD7" w14:textId="77777777" w:rsidR="006D0AFE" w:rsidRDefault="006D0AFE" w:rsidP="00DE5E78"/>
    <w:p w14:paraId="590AFE48" w14:textId="77777777" w:rsidR="00754F38" w:rsidRDefault="0022397E" w:rsidP="00DE5E78">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DE5E78">
      <w:r>
        <w:t xml:space="preserve"> </w:t>
      </w:r>
    </w:p>
    <w:p w14:paraId="7E7BC94C" w14:textId="77777777" w:rsidR="0022397E" w:rsidRDefault="00754F38" w:rsidP="00DE5E78">
      <w:r>
        <w:t>Not</w:t>
      </w:r>
      <w:r w:rsidR="000019D5">
        <w:t>e</w:t>
      </w:r>
      <w:r w:rsidR="00E50F05">
        <w:t>:</w:t>
      </w:r>
      <w:r>
        <w:t xml:space="preserve"> Num_delx is a new PRZM5 parameter.  In previous PRZM versions, the number of compartments was indirectly determined by a specified compartment thickness and horizon thickness.  </w:t>
      </w:r>
      <w:r w:rsidR="009D51E6">
        <w:t>When t</w:t>
      </w:r>
      <w:r>
        <w:t>he compartment thickness used by the program was not equal to the input compartment thickness</w:t>
      </w:r>
      <w:r w:rsidR="009D51E6">
        <w:t>,</w:t>
      </w:r>
      <w:r>
        <w:t xml:space="preserve"> unexpected </w:t>
      </w:r>
      <w:r w:rsidR="000019D5">
        <w:t xml:space="preserve">program </w:t>
      </w:r>
      <w:r>
        <w:t>behavior resulted.</w:t>
      </w:r>
      <w:r w:rsidR="000019D5">
        <w:t xml:space="preserve">  Using Num_delx</w:t>
      </w:r>
      <w:r w:rsidR="009D51E6">
        <w:t xml:space="preserve">, </w:t>
      </w:r>
      <w:r w:rsidR="005F2901">
        <w:t>(</w:t>
      </w:r>
      <w:r w:rsidR="009D51E6">
        <w:t>an integer</w:t>
      </w:r>
      <w:r w:rsidR="005F2901">
        <w:t>)</w:t>
      </w:r>
      <w:r w:rsidR="000019D5">
        <w:t xml:space="preserve"> fixes this problem.</w:t>
      </w:r>
    </w:p>
    <w:p w14:paraId="6DE65BB2" w14:textId="77777777" w:rsidR="0022397E" w:rsidRPr="007A2CDB" w:rsidRDefault="0022397E" w:rsidP="00DE5E78"/>
    <w:p w14:paraId="3958BBDE" w14:textId="77777777" w:rsidR="007A2CDB" w:rsidRPr="004879D6" w:rsidRDefault="007A2CDB" w:rsidP="00DE5E78">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E5E78"/>
    <w:p w14:paraId="5FD7D40C" w14:textId="6F422403" w:rsidR="006F40EB" w:rsidRPr="004879D6" w:rsidRDefault="007A2CDB" w:rsidP="00DE5E78">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E5E78"/>
    <w:p w14:paraId="63685124" w14:textId="77777777" w:rsidR="007A2CDB" w:rsidRDefault="007A2CDB" w:rsidP="00DE5E78">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E5E78"/>
    <w:p w14:paraId="28DE03D5" w14:textId="77777777" w:rsidR="007A2CDB" w:rsidRPr="004879D6" w:rsidRDefault="00E455FA" w:rsidP="00DE5E78">
      <w:r>
        <w:rPr>
          <w:noProof/>
        </w:rPr>
        <w:lastRenderedPageBreak/>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E5E78">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E5E78"/>
    <w:p w14:paraId="557F351A" w14:textId="2EF4C13B" w:rsidR="00546A36" w:rsidRPr="00546A36" w:rsidRDefault="00546A36" w:rsidP="00DE5E78">
      <w:r w:rsidRPr="00546A36">
        <w:rPr>
          <w:b/>
          <w:color w:val="000000"/>
          <w:highlight w:val="white"/>
        </w:rPr>
        <w:t>plant_washoff_coeff</w:t>
      </w:r>
      <w:r w:rsidRPr="00546A36">
        <w:rPr>
          <w:b/>
          <w:bCs/>
        </w:rPr>
        <w:t xml:space="preserve"> </w:t>
      </w:r>
      <w:r w:rsidRPr="00546A36">
        <w:t>-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Carsel (1984) suggest that a value of 0.10 is suitable for most pesticides.</w:t>
      </w:r>
    </w:p>
    <w:p w14:paraId="0FE168D4" w14:textId="77777777" w:rsidR="00546A36" w:rsidRPr="00546A36" w:rsidRDefault="00546A36" w:rsidP="00DE5E78"/>
    <w:p w14:paraId="5D64C5DF" w14:textId="5C1B581A" w:rsidR="007A2CDB" w:rsidRPr="00546A36" w:rsidRDefault="00546A36" w:rsidP="00DE5E78">
      <w:r w:rsidRPr="00546A36">
        <w:rPr>
          <w:b/>
          <w:color w:val="000000"/>
          <w:highlight w:val="white"/>
        </w:rPr>
        <w:t>plant_pesticide_degrade_rate</w:t>
      </w:r>
      <w:r w:rsidRPr="00546A36">
        <w:rPr>
          <w:b/>
          <w:color w:val="000000"/>
        </w:rPr>
        <w:t xml:space="preserve"> </w:t>
      </w:r>
      <w:r w:rsidR="007A2CDB" w:rsidRPr="00546A36">
        <w:t xml:space="preserve">- Foliage pesticide first-order decay rate. </w:t>
      </w:r>
      <w:r w:rsidRPr="00546A36">
        <w:t xml:space="preserve"> This parameter acts exactly like </w:t>
      </w:r>
      <w:r w:rsidRPr="00546A36">
        <w:rPr>
          <w:color w:val="000000"/>
          <w:highlight w:val="white"/>
        </w:rPr>
        <w:t>plant_volatilization_rate</w:t>
      </w:r>
      <w:r w:rsidRPr="00546A36">
        <w:t xml:space="preserve"> except that a degradate may be produced with </w:t>
      </w:r>
      <w:r w:rsidRPr="00546A36">
        <w:rPr>
          <w:color w:val="000000"/>
          <w:highlight w:val="white"/>
        </w:rPr>
        <w:t>plant_pesticide_degrade_rate</w:t>
      </w:r>
      <w:r w:rsidRPr="00546A36">
        <w:rPr>
          <w:b/>
          <w:color w:val="000000"/>
        </w:rPr>
        <w:t xml:space="preserve">. </w:t>
      </w:r>
    </w:p>
    <w:p w14:paraId="7E07DF5D" w14:textId="77777777" w:rsidR="007A2CDB" w:rsidRPr="004879D6" w:rsidRDefault="007A2CDB" w:rsidP="00DE5E78"/>
    <w:p w14:paraId="0F10ED72" w14:textId="4F9DEE94" w:rsidR="007A2CDB" w:rsidRDefault="007A2CDB" w:rsidP="00DE5E78">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1771EF3B" w14:textId="77777777" w:rsidR="00F16C46" w:rsidRDefault="00F16C46" w:rsidP="00DE5E78"/>
    <w:p w14:paraId="4D7EAAA1" w14:textId="77777777" w:rsidR="007C4F06" w:rsidRDefault="007C4F06" w:rsidP="00DE5E78"/>
    <w:p w14:paraId="23832A92" w14:textId="77777777" w:rsidR="007C4F06" w:rsidRDefault="007C4F06" w:rsidP="00DE5E78"/>
    <w:p w14:paraId="7A04E08D" w14:textId="77777777" w:rsidR="007C4F06" w:rsidRDefault="007C4F06" w:rsidP="00DE5E78"/>
    <w:p w14:paraId="2827864C" w14:textId="77777777" w:rsidR="007C4F06" w:rsidRDefault="007C4F06" w:rsidP="00DE5E78"/>
    <w:p w14:paraId="08F3627C" w14:textId="1099565A" w:rsidR="00F16C46" w:rsidRDefault="00F16C46" w:rsidP="00DE5E78"/>
    <w:p w14:paraId="52E221FB" w14:textId="55CC3254" w:rsidR="007C4F06" w:rsidRDefault="007C4F06" w:rsidP="00DE5E78">
      <w:pPr>
        <w:pStyle w:val="Caption"/>
      </w:pPr>
    </w:p>
    <w:p w14:paraId="15B39D21" w14:textId="77777777" w:rsidR="007C4F06" w:rsidRDefault="007C4F06" w:rsidP="00DE5E78"/>
    <w:p w14:paraId="296FADE7" w14:textId="77777777" w:rsidR="007C4F06" w:rsidRDefault="007C4F06" w:rsidP="00DE5E78"/>
    <w:p w14:paraId="3C6F32DC" w14:textId="77777777" w:rsidR="007C4F06" w:rsidRDefault="007C4F06" w:rsidP="00DE5E78"/>
    <w:p w14:paraId="61E9234A" w14:textId="77777777" w:rsidR="007C4F06" w:rsidRDefault="007C4F06" w:rsidP="00DE5E78"/>
    <w:p w14:paraId="52126D57" w14:textId="77777777" w:rsidR="007C4F06" w:rsidRDefault="007C4F06" w:rsidP="00DE5E78"/>
    <w:p w14:paraId="37E09A30" w14:textId="77777777" w:rsidR="000C1CC3" w:rsidRDefault="000C1CC3" w:rsidP="00DE5E78"/>
    <w:p w14:paraId="19B0F1CB" w14:textId="77777777" w:rsidR="000C1CC3" w:rsidRDefault="000C1CC3" w:rsidP="00DE5E78"/>
    <w:p w14:paraId="3369EA34" w14:textId="77777777" w:rsidR="000C1CC3" w:rsidRDefault="000C1CC3" w:rsidP="00DE5E78"/>
    <w:tbl>
      <w:tblPr>
        <w:tblStyle w:val="TableGrid"/>
        <w:tblW w:w="9625" w:type="dxa"/>
        <w:tblLook w:val="0600" w:firstRow="0" w:lastRow="0" w:firstColumn="0" w:lastColumn="0" w:noHBand="1" w:noVBand="1"/>
        <w:tblCaption w:val="Variable Designations for Plotting Files"/>
        <w:tblDescription w:val="Variable Designations for Plotting Files"/>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E5E78">
            <w:r w:rsidRPr="00F21305">
              <w:lastRenderedPageBreak/>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E5E78">
            <w:r w:rsidRPr="00F21305">
              <w:t>PLNAME</w:t>
            </w:r>
          </w:p>
        </w:tc>
        <w:tc>
          <w:tcPr>
            <w:tcW w:w="5760" w:type="dxa"/>
          </w:tcPr>
          <w:p w14:paraId="6DDC8925" w14:textId="77777777" w:rsidR="00A06125" w:rsidRPr="00F21305" w:rsidRDefault="00A06125" w:rsidP="00DE5E78">
            <w:r w:rsidRPr="00F21305">
              <w:t>Description</w:t>
            </w:r>
          </w:p>
        </w:tc>
        <w:tc>
          <w:tcPr>
            <w:tcW w:w="990" w:type="dxa"/>
          </w:tcPr>
          <w:p w14:paraId="408635AB" w14:textId="77777777" w:rsidR="00A06125" w:rsidRPr="00F21305" w:rsidRDefault="00A06125" w:rsidP="00DE5E78">
            <w:r w:rsidRPr="00F21305">
              <w:t>Units</w:t>
            </w:r>
          </w:p>
        </w:tc>
        <w:tc>
          <w:tcPr>
            <w:tcW w:w="1705" w:type="dxa"/>
          </w:tcPr>
          <w:p w14:paraId="77C5CA3E" w14:textId="1AAEFF10" w:rsidR="00A06125" w:rsidRPr="00F21305" w:rsidRDefault="00157D08" w:rsidP="00DE5E78">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E5E78">
            <w:r w:rsidRPr="000C1CC3">
              <w:t>INTS</w:t>
            </w:r>
          </w:p>
        </w:tc>
        <w:tc>
          <w:tcPr>
            <w:tcW w:w="5760" w:type="dxa"/>
          </w:tcPr>
          <w:p w14:paraId="2C703AB8" w14:textId="21E88C4E" w:rsidR="00EE468F" w:rsidRDefault="00EE468F" w:rsidP="00DE5E78">
            <w:r>
              <w:t>Water held on crop canopy</w:t>
            </w:r>
          </w:p>
        </w:tc>
        <w:tc>
          <w:tcPr>
            <w:tcW w:w="990" w:type="dxa"/>
          </w:tcPr>
          <w:p w14:paraId="688963D2" w14:textId="24668991" w:rsidR="00EE468F" w:rsidRDefault="00EE468F" w:rsidP="00DE5E78">
            <w:r>
              <w:t>cm</w:t>
            </w:r>
          </w:p>
        </w:tc>
        <w:tc>
          <w:tcPr>
            <w:tcW w:w="1705" w:type="dxa"/>
          </w:tcPr>
          <w:p w14:paraId="79C74F9B" w14:textId="74994B6E" w:rsidR="00EE468F" w:rsidRDefault="000746EE" w:rsidP="00DE5E78">
            <w:r>
              <w:t>--</w:t>
            </w:r>
          </w:p>
        </w:tc>
      </w:tr>
      <w:tr w:rsidR="00231B60" w:rsidRPr="00EE79DE" w14:paraId="54EF48B8" w14:textId="77777777" w:rsidTr="00F21305">
        <w:tc>
          <w:tcPr>
            <w:tcW w:w="1170" w:type="dxa"/>
          </w:tcPr>
          <w:p w14:paraId="06C257DF" w14:textId="77777777" w:rsidR="00231B60" w:rsidRPr="000C1CC3" w:rsidRDefault="00231B60" w:rsidP="00DE5E78">
            <w:r w:rsidRPr="000C1CC3">
              <w:t>PRCP</w:t>
            </w:r>
          </w:p>
        </w:tc>
        <w:tc>
          <w:tcPr>
            <w:tcW w:w="5760" w:type="dxa"/>
          </w:tcPr>
          <w:p w14:paraId="68B1BB95" w14:textId="77777777" w:rsidR="00231B60" w:rsidRPr="00EE79DE" w:rsidRDefault="00231B60" w:rsidP="00DE5E78">
            <w:r>
              <w:t>Precipitation</w:t>
            </w:r>
          </w:p>
        </w:tc>
        <w:tc>
          <w:tcPr>
            <w:tcW w:w="990" w:type="dxa"/>
          </w:tcPr>
          <w:p w14:paraId="05763E77" w14:textId="77777777" w:rsidR="00231B60" w:rsidRPr="00EE79DE" w:rsidRDefault="00231B60" w:rsidP="00DE5E78">
            <w:r>
              <w:t>cm</w:t>
            </w:r>
          </w:p>
        </w:tc>
        <w:tc>
          <w:tcPr>
            <w:tcW w:w="1705" w:type="dxa"/>
          </w:tcPr>
          <w:p w14:paraId="24470DF5" w14:textId="39C636F3" w:rsidR="00231B60" w:rsidRDefault="000746EE" w:rsidP="00DE5E78">
            <w:r>
              <w:t>--</w:t>
            </w:r>
          </w:p>
        </w:tc>
      </w:tr>
      <w:tr w:rsidR="00231B60" w:rsidRPr="00EE79DE" w14:paraId="607CDA28" w14:textId="77777777" w:rsidTr="00F21305">
        <w:tc>
          <w:tcPr>
            <w:tcW w:w="1170" w:type="dxa"/>
          </w:tcPr>
          <w:p w14:paraId="7AC59714" w14:textId="77777777" w:rsidR="00231B60" w:rsidRPr="000C1CC3" w:rsidRDefault="00A74192" w:rsidP="00DE5E78">
            <w:r w:rsidRPr="000C1CC3">
              <w:t>TETD</w:t>
            </w:r>
          </w:p>
        </w:tc>
        <w:tc>
          <w:tcPr>
            <w:tcW w:w="5760" w:type="dxa"/>
          </w:tcPr>
          <w:p w14:paraId="0941CB1C" w14:textId="77777777" w:rsidR="00231B60" w:rsidRDefault="00A74192" w:rsidP="00DE5E78">
            <w:r>
              <w:t xml:space="preserve">Actual </w:t>
            </w:r>
            <w:r w:rsidR="008E58EF">
              <w:t>e</w:t>
            </w:r>
            <w:r>
              <w:t>vapotranspiration from entire profile</w:t>
            </w:r>
          </w:p>
        </w:tc>
        <w:tc>
          <w:tcPr>
            <w:tcW w:w="990" w:type="dxa"/>
          </w:tcPr>
          <w:p w14:paraId="3C19B9EE" w14:textId="77777777" w:rsidR="00231B60" w:rsidRDefault="00A74192" w:rsidP="00DE5E78">
            <w:r>
              <w:t>cm</w:t>
            </w:r>
          </w:p>
        </w:tc>
        <w:tc>
          <w:tcPr>
            <w:tcW w:w="1705" w:type="dxa"/>
          </w:tcPr>
          <w:p w14:paraId="41FEA140" w14:textId="6CA434E5" w:rsidR="00231B60" w:rsidRDefault="000746EE" w:rsidP="00DE5E78">
            <w:r>
              <w:t>--</w:t>
            </w:r>
          </w:p>
        </w:tc>
      </w:tr>
      <w:tr w:rsidR="00BA7565" w:rsidRPr="00EE79DE" w14:paraId="603DBF2F" w14:textId="77777777" w:rsidTr="00F21305">
        <w:tc>
          <w:tcPr>
            <w:tcW w:w="1170" w:type="dxa"/>
          </w:tcPr>
          <w:p w14:paraId="30CA1C6E" w14:textId="77777777" w:rsidR="00BA7565" w:rsidRPr="000C1CC3" w:rsidRDefault="00BA7565" w:rsidP="00DE5E78">
            <w:r w:rsidRPr="000C1CC3">
              <w:t>IRRG</w:t>
            </w:r>
          </w:p>
        </w:tc>
        <w:tc>
          <w:tcPr>
            <w:tcW w:w="5760" w:type="dxa"/>
          </w:tcPr>
          <w:p w14:paraId="54B17104" w14:textId="77777777" w:rsidR="00BA7565" w:rsidRDefault="00BA7565" w:rsidP="00DE5E78">
            <w:r>
              <w:t>Irrigation</w:t>
            </w:r>
          </w:p>
        </w:tc>
        <w:tc>
          <w:tcPr>
            <w:tcW w:w="990" w:type="dxa"/>
          </w:tcPr>
          <w:p w14:paraId="3649841D" w14:textId="77777777" w:rsidR="00BA7565" w:rsidRDefault="00BA7565" w:rsidP="00DE5E78">
            <w:r>
              <w:t>cm</w:t>
            </w:r>
          </w:p>
        </w:tc>
        <w:tc>
          <w:tcPr>
            <w:tcW w:w="1705" w:type="dxa"/>
          </w:tcPr>
          <w:p w14:paraId="3D5E2853" w14:textId="03C9C465" w:rsidR="00BA7565" w:rsidRDefault="000746EE" w:rsidP="00DE5E78">
            <w:r>
              <w:t>--</w:t>
            </w:r>
          </w:p>
        </w:tc>
      </w:tr>
      <w:tr w:rsidR="00BA7565" w:rsidRPr="00EE79DE" w14:paraId="192E4BA4" w14:textId="77777777" w:rsidTr="00F21305">
        <w:tc>
          <w:tcPr>
            <w:tcW w:w="1170" w:type="dxa"/>
          </w:tcPr>
          <w:p w14:paraId="3BDC4F68" w14:textId="77777777" w:rsidR="00BA7565" w:rsidRPr="000C1CC3" w:rsidRDefault="00BA7565" w:rsidP="00DE5E78">
            <w:r w:rsidRPr="000C1CC3">
              <w:t>SWTR</w:t>
            </w:r>
          </w:p>
        </w:tc>
        <w:tc>
          <w:tcPr>
            <w:tcW w:w="5760" w:type="dxa"/>
          </w:tcPr>
          <w:p w14:paraId="0DDF20C0" w14:textId="77777777" w:rsidR="00BA7565" w:rsidRDefault="00BA7565" w:rsidP="00DE5E78">
            <w:r>
              <w:t>Soil water in compartment</w:t>
            </w:r>
          </w:p>
        </w:tc>
        <w:tc>
          <w:tcPr>
            <w:tcW w:w="990" w:type="dxa"/>
          </w:tcPr>
          <w:p w14:paraId="43F822AB" w14:textId="77777777" w:rsidR="00BA7565" w:rsidRDefault="00BA7565" w:rsidP="00DE5E78">
            <w:r>
              <w:t>cm</w:t>
            </w:r>
          </w:p>
        </w:tc>
        <w:tc>
          <w:tcPr>
            <w:tcW w:w="1705" w:type="dxa"/>
          </w:tcPr>
          <w:p w14:paraId="2156C773" w14:textId="45C75A1B" w:rsidR="00BA7565" w:rsidRDefault="000746EE" w:rsidP="00DE5E78">
            <w:r>
              <w:t>ARG, ARG2</w:t>
            </w:r>
          </w:p>
        </w:tc>
      </w:tr>
      <w:tr w:rsidR="005C6B49" w:rsidRPr="00EE79DE" w14:paraId="2C996519" w14:textId="77777777" w:rsidTr="00F21305">
        <w:tc>
          <w:tcPr>
            <w:tcW w:w="1170" w:type="dxa"/>
          </w:tcPr>
          <w:p w14:paraId="58CC2866" w14:textId="3F982E68" w:rsidR="005C6B49" w:rsidRPr="000C1CC3" w:rsidRDefault="005C6B49" w:rsidP="00DE5E78">
            <w:r>
              <w:t>THET</w:t>
            </w:r>
          </w:p>
        </w:tc>
        <w:tc>
          <w:tcPr>
            <w:tcW w:w="5760" w:type="dxa"/>
          </w:tcPr>
          <w:p w14:paraId="2B36AEF1" w14:textId="39915B73" w:rsidR="005C6B49" w:rsidRDefault="005C6B49" w:rsidP="00DE5E78">
            <w:r>
              <w:t>Soil Water Fraction  (Multicompartment requests are not useful for compartments of unequal size)</w:t>
            </w:r>
          </w:p>
        </w:tc>
        <w:tc>
          <w:tcPr>
            <w:tcW w:w="990" w:type="dxa"/>
          </w:tcPr>
          <w:p w14:paraId="6BE21DE1" w14:textId="0B625230" w:rsidR="005C6B49" w:rsidRDefault="005C6B49" w:rsidP="00DE5E78">
            <w:r>
              <w:t>cm/cm</w:t>
            </w:r>
          </w:p>
        </w:tc>
        <w:tc>
          <w:tcPr>
            <w:tcW w:w="1705" w:type="dxa"/>
          </w:tcPr>
          <w:p w14:paraId="5CA121C5" w14:textId="28134353" w:rsidR="005C6B49" w:rsidRDefault="005C6B49" w:rsidP="00DE5E78">
            <w:r>
              <w:t>ARG, ARG2</w:t>
            </w:r>
          </w:p>
        </w:tc>
      </w:tr>
      <w:tr w:rsidR="00EE468F" w:rsidRPr="00EE79DE" w14:paraId="00615AEF" w14:textId="77777777" w:rsidTr="00F21305">
        <w:tc>
          <w:tcPr>
            <w:tcW w:w="1170" w:type="dxa"/>
          </w:tcPr>
          <w:p w14:paraId="488DBF13" w14:textId="71360535" w:rsidR="00EE468F" w:rsidRPr="000C1CC3" w:rsidRDefault="00EE468F" w:rsidP="00DE5E78">
            <w:r w:rsidRPr="000C1CC3">
              <w:t>SLET</w:t>
            </w:r>
          </w:p>
        </w:tc>
        <w:tc>
          <w:tcPr>
            <w:tcW w:w="5760" w:type="dxa"/>
          </w:tcPr>
          <w:p w14:paraId="00E82A20" w14:textId="0953129D" w:rsidR="00EE468F" w:rsidRDefault="00EE468F" w:rsidP="00DE5E78">
            <w:r>
              <w:t>Evaporation from soil compartment</w:t>
            </w:r>
          </w:p>
        </w:tc>
        <w:tc>
          <w:tcPr>
            <w:tcW w:w="990" w:type="dxa"/>
          </w:tcPr>
          <w:p w14:paraId="65A4C884" w14:textId="530A39B0" w:rsidR="00EE468F" w:rsidRDefault="00EE468F" w:rsidP="00DE5E78">
            <w:r>
              <w:t>cm</w:t>
            </w:r>
          </w:p>
        </w:tc>
        <w:tc>
          <w:tcPr>
            <w:tcW w:w="1705" w:type="dxa"/>
          </w:tcPr>
          <w:p w14:paraId="7DAD6750" w14:textId="0D5BA2B5" w:rsidR="00EE468F" w:rsidRDefault="000746EE" w:rsidP="00DE5E78">
            <w:r>
              <w:t>ARG, ARG2</w:t>
            </w:r>
          </w:p>
        </w:tc>
      </w:tr>
      <w:tr w:rsidR="0051480C" w:rsidRPr="00EE79DE" w14:paraId="17AF6B61" w14:textId="77777777" w:rsidTr="00F21305">
        <w:tc>
          <w:tcPr>
            <w:tcW w:w="1170" w:type="dxa"/>
          </w:tcPr>
          <w:p w14:paraId="620DE957" w14:textId="28EB3293" w:rsidR="0051480C" w:rsidRPr="000C1CC3" w:rsidRDefault="0051480C" w:rsidP="00DE5E78">
            <w:r w:rsidRPr="000C1CC3">
              <w:t>SNOP</w:t>
            </w:r>
          </w:p>
        </w:tc>
        <w:tc>
          <w:tcPr>
            <w:tcW w:w="5760" w:type="dxa"/>
          </w:tcPr>
          <w:p w14:paraId="4ABDA225" w14:textId="15EDE0DC" w:rsidR="0051480C" w:rsidRDefault="00E21757" w:rsidP="00DE5E78">
            <w:r>
              <w:t>Snowpack</w:t>
            </w:r>
          </w:p>
        </w:tc>
        <w:tc>
          <w:tcPr>
            <w:tcW w:w="990" w:type="dxa"/>
          </w:tcPr>
          <w:p w14:paraId="680242BA" w14:textId="76A2A5DF" w:rsidR="0051480C" w:rsidRDefault="0051480C" w:rsidP="00DE5E78">
            <w:r>
              <w:t>cm</w:t>
            </w:r>
          </w:p>
        </w:tc>
        <w:tc>
          <w:tcPr>
            <w:tcW w:w="1705" w:type="dxa"/>
          </w:tcPr>
          <w:p w14:paraId="39C6B8E1" w14:textId="5323783B" w:rsidR="0051480C" w:rsidRDefault="000746EE" w:rsidP="00DE5E78">
            <w:r>
              <w:t>--</w:t>
            </w:r>
          </w:p>
        </w:tc>
      </w:tr>
      <w:tr w:rsidR="0051480C" w:rsidRPr="00EE79DE" w14:paraId="570504BE" w14:textId="77777777" w:rsidTr="00F21305">
        <w:tc>
          <w:tcPr>
            <w:tcW w:w="1170" w:type="dxa"/>
          </w:tcPr>
          <w:p w14:paraId="2B8C9707" w14:textId="51F9ECB2" w:rsidR="0051480C" w:rsidRPr="000C1CC3" w:rsidRDefault="0051480C" w:rsidP="00DE5E78">
            <w:r w:rsidRPr="000C1CC3">
              <w:t>THRF</w:t>
            </w:r>
          </w:p>
        </w:tc>
        <w:tc>
          <w:tcPr>
            <w:tcW w:w="5760" w:type="dxa"/>
          </w:tcPr>
          <w:p w14:paraId="4B8AC235" w14:textId="5F577CBE" w:rsidR="0051480C" w:rsidRDefault="0051480C" w:rsidP="00DE5E78">
            <w:r>
              <w:t>Water flow through canopy</w:t>
            </w:r>
          </w:p>
        </w:tc>
        <w:tc>
          <w:tcPr>
            <w:tcW w:w="990" w:type="dxa"/>
          </w:tcPr>
          <w:p w14:paraId="25493CDA" w14:textId="76E847A8" w:rsidR="0051480C" w:rsidRDefault="0051480C" w:rsidP="00DE5E78">
            <w:r>
              <w:t>cm</w:t>
            </w:r>
          </w:p>
        </w:tc>
        <w:tc>
          <w:tcPr>
            <w:tcW w:w="1705" w:type="dxa"/>
          </w:tcPr>
          <w:p w14:paraId="05B0499F" w14:textId="6ACE49D4" w:rsidR="0051480C" w:rsidRDefault="000746EE" w:rsidP="00DE5E78">
            <w:r>
              <w:t>--</w:t>
            </w:r>
          </w:p>
        </w:tc>
      </w:tr>
      <w:tr w:rsidR="0051480C" w:rsidRPr="00EE79DE" w14:paraId="36BE0D8F" w14:textId="77777777" w:rsidTr="00F21305">
        <w:tc>
          <w:tcPr>
            <w:tcW w:w="1170" w:type="dxa"/>
          </w:tcPr>
          <w:p w14:paraId="304D73B9" w14:textId="15BBF263" w:rsidR="0051480C" w:rsidRPr="000C1CC3" w:rsidRDefault="00B05D18" w:rsidP="00DE5E78">
            <w:r w:rsidRPr="000C1CC3">
              <w:t>SNOF</w:t>
            </w:r>
          </w:p>
        </w:tc>
        <w:tc>
          <w:tcPr>
            <w:tcW w:w="5760" w:type="dxa"/>
          </w:tcPr>
          <w:p w14:paraId="265D424C" w14:textId="3BD161DF" w:rsidR="0051480C" w:rsidRDefault="00B05D18" w:rsidP="00DE5E78">
            <w:r>
              <w:t>Snowfall</w:t>
            </w:r>
          </w:p>
        </w:tc>
        <w:tc>
          <w:tcPr>
            <w:tcW w:w="990" w:type="dxa"/>
          </w:tcPr>
          <w:p w14:paraId="62C51907" w14:textId="0AB561CD" w:rsidR="0051480C" w:rsidRDefault="00B05D18" w:rsidP="00DE5E78">
            <w:r>
              <w:t>cm</w:t>
            </w:r>
          </w:p>
        </w:tc>
        <w:tc>
          <w:tcPr>
            <w:tcW w:w="1705" w:type="dxa"/>
          </w:tcPr>
          <w:p w14:paraId="3E5DFCF5" w14:textId="46E1F007" w:rsidR="0051480C" w:rsidRDefault="005C6B49" w:rsidP="00DE5E78">
            <w:r>
              <w:t>--</w:t>
            </w:r>
          </w:p>
        </w:tc>
      </w:tr>
      <w:tr w:rsidR="00BA7565" w:rsidRPr="00EE79DE" w14:paraId="55CA418C" w14:textId="77777777" w:rsidTr="00F21305">
        <w:tc>
          <w:tcPr>
            <w:tcW w:w="1170" w:type="dxa"/>
          </w:tcPr>
          <w:p w14:paraId="20188349" w14:textId="6282500A" w:rsidR="00BA7565" w:rsidRPr="000C1CC3" w:rsidRDefault="00B05D18" w:rsidP="00DE5E78">
            <w:r w:rsidRPr="000C1CC3">
              <w:t>CEVP</w:t>
            </w:r>
          </w:p>
        </w:tc>
        <w:tc>
          <w:tcPr>
            <w:tcW w:w="5760" w:type="dxa"/>
          </w:tcPr>
          <w:p w14:paraId="67713D8A" w14:textId="58580D2A" w:rsidR="00BA7565" w:rsidRDefault="00B05D18" w:rsidP="00DE5E78">
            <w:r>
              <w:t>Canopy evaporation</w:t>
            </w:r>
          </w:p>
        </w:tc>
        <w:tc>
          <w:tcPr>
            <w:tcW w:w="990" w:type="dxa"/>
          </w:tcPr>
          <w:p w14:paraId="7E52D5E8" w14:textId="30F36B44" w:rsidR="00BA7565" w:rsidRDefault="00B05D18" w:rsidP="00DE5E78">
            <w:r>
              <w:t>cm</w:t>
            </w:r>
          </w:p>
        </w:tc>
        <w:tc>
          <w:tcPr>
            <w:tcW w:w="1705" w:type="dxa"/>
          </w:tcPr>
          <w:p w14:paraId="4AE5325F" w14:textId="3CFBF024" w:rsidR="00BA7565" w:rsidRDefault="005C6B49" w:rsidP="00DE5E78">
            <w:r>
              <w:t>--</w:t>
            </w:r>
          </w:p>
        </w:tc>
      </w:tr>
      <w:tr w:rsidR="00B05D18" w:rsidRPr="00EE79DE" w14:paraId="42496D8A" w14:textId="77777777" w:rsidTr="00F21305">
        <w:tc>
          <w:tcPr>
            <w:tcW w:w="1170" w:type="dxa"/>
          </w:tcPr>
          <w:p w14:paraId="00D41A17" w14:textId="22A59739" w:rsidR="00B05D18" w:rsidRPr="000C1CC3" w:rsidRDefault="00B05D18" w:rsidP="00DE5E78">
            <w:r w:rsidRPr="000C1CC3">
              <w:t>TETD</w:t>
            </w:r>
          </w:p>
        </w:tc>
        <w:tc>
          <w:tcPr>
            <w:tcW w:w="5760" w:type="dxa"/>
          </w:tcPr>
          <w:p w14:paraId="63F9828D" w14:textId="2233CF2A" w:rsidR="00B05D18" w:rsidRDefault="005C6B49" w:rsidP="00DE5E78">
            <w:r>
              <w:t>E</w:t>
            </w:r>
            <w:r w:rsidR="00B05D18">
              <w:t>vapo</w:t>
            </w:r>
            <w:r>
              <w:t>transpiration</w:t>
            </w:r>
          </w:p>
        </w:tc>
        <w:tc>
          <w:tcPr>
            <w:tcW w:w="990" w:type="dxa"/>
          </w:tcPr>
          <w:p w14:paraId="76123CC7" w14:textId="32E3D271" w:rsidR="00B05D18" w:rsidRDefault="00B05D18" w:rsidP="00DE5E78">
            <w:r>
              <w:t>cm</w:t>
            </w:r>
          </w:p>
        </w:tc>
        <w:tc>
          <w:tcPr>
            <w:tcW w:w="1705" w:type="dxa"/>
          </w:tcPr>
          <w:p w14:paraId="34B296A1" w14:textId="508010D3" w:rsidR="00B05D18" w:rsidRDefault="005C6B49" w:rsidP="00DE5E78">
            <w:r>
              <w:t>--</w:t>
            </w:r>
          </w:p>
        </w:tc>
      </w:tr>
      <w:tr w:rsidR="00B05D18" w:rsidRPr="00EE79DE" w14:paraId="114B3784" w14:textId="77777777" w:rsidTr="00F21305">
        <w:tc>
          <w:tcPr>
            <w:tcW w:w="1170" w:type="dxa"/>
          </w:tcPr>
          <w:p w14:paraId="13507F40" w14:textId="7DD2F1FC" w:rsidR="00B05D18" w:rsidRPr="000C1CC3" w:rsidRDefault="00B05D18" w:rsidP="00DE5E78">
            <w:r w:rsidRPr="000C1CC3">
              <w:t>RUNF</w:t>
            </w:r>
          </w:p>
        </w:tc>
        <w:tc>
          <w:tcPr>
            <w:tcW w:w="5760" w:type="dxa"/>
          </w:tcPr>
          <w:p w14:paraId="122E6A82" w14:textId="209A449D" w:rsidR="00B05D18" w:rsidRDefault="00B05D18" w:rsidP="00DE5E78">
            <w:r>
              <w:t>Runoff</w:t>
            </w:r>
          </w:p>
        </w:tc>
        <w:tc>
          <w:tcPr>
            <w:tcW w:w="990" w:type="dxa"/>
          </w:tcPr>
          <w:p w14:paraId="19B8AFCE" w14:textId="5946FC72" w:rsidR="00B05D18" w:rsidRDefault="00B05D18" w:rsidP="00DE5E78">
            <w:r>
              <w:t>cm</w:t>
            </w:r>
          </w:p>
        </w:tc>
        <w:tc>
          <w:tcPr>
            <w:tcW w:w="1705" w:type="dxa"/>
          </w:tcPr>
          <w:p w14:paraId="5D3D3C9D" w14:textId="24857C04" w:rsidR="00B05D18" w:rsidRDefault="005C6B49" w:rsidP="00DE5E78">
            <w:r>
              <w:t>--</w:t>
            </w:r>
          </w:p>
        </w:tc>
      </w:tr>
      <w:tr w:rsidR="00B05D18" w:rsidRPr="00EE79DE" w14:paraId="34963F58" w14:textId="77777777" w:rsidTr="00F21305">
        <w:tc>
          <w:tcPr>
            <w:tcW w:w="1170" w:type="dxa"/>
          </w:tcPr>
          <w:p w14:paraId="7238FDC3" w14:textId="35ED12B3" w:rsidR="00B05D18" w:rsidRPr="000C1CC3" w:rsidRDefault="00B05D18" w:rsidP="00DE5E78">
            <w:r w:rsidRPr="000C1CC3">
              <w:t>ESLS</w:t>
            </w:r>
          </w:p>
        </w:tc>
        <w:tc>
          <w:tcPr>
            <w:tcW w:w="5760" w:type="dxa"/>
          </w:tcPr>
          <w:p w14:paraId="0F6C050C" w14:textId="62F33A50" w:rsidR="00B05D18" w:rsidRDefault="00B05D18" w:rsidP="00DE5E78">
            <w:r>
              <w:t>Eroded solids</w:t>
            </w:r>
          </w:p>
        </w:tc>
        <w:tc>
          <w:tcPr>
            <w:tcW w:w="990" w:type="dxa"/>
          </w:tcPr>
          <w:p w14:paraId="3E0A63B8" w14:textId="0950F50C" w:rsidR="00B05D18" w:rsidRDefault="000C1CC3" w:rsidP="00DE5E78">
            <w:r>
              <w:t>1000 kg</w:t>
            </w:r>
          </w:p>
        </w:tc>
        <w:tc>
          <w:tcPr>
            <w:tcW w:w="1705" w:type="dxa"/>
          </w:tcPr>
          <w:p w14:paraId="2FA052D3" w14:textId="1158AAC2" w:rsidR="00B05D18" w:rsidRDefault="005C6B49" w:rsidP="00DE5E78">
            <w:r>
              <w:t>--</w:t>
            </w:r>
          </w:p>
        </w:tc>
      </w:tr>
      <w:tr w:rsidR="00B05D18" w:rsidRPr="00EE79DE" w14:paraId="6E6BCEE7" w14:textId="77777777" w:rsidTr="00F21305">
        <w:tc>
          <w:tcPr>
            <w:tcW w:w="1170" w:type="dxa"/>
          </w:tcPr>
          <w:p w14:paraId="4B418C4C" w14:textId="007B2744" w:rsidR="00B05D18" w:rsidRPr="000C1CC3" w:rsidRDefault="00B05D18" w:rsidP="00DE5E78">
            <w:r w:rsidRPr="000C1CC3">
              <w:t>INFL</w:t>
            </w:r>
          </w:p>
        </w:tc>
        <w:tc>
          <w:tcPr>
            <w:tcW w:w="5760" w:type="dxa"/>
          </w:tcPr>
          <w:p w14:paraId="2CB023CA" w14:textId="52902FE5" w:rsidR="00B05D18" w:rsidRPr="00EE79DE" w:rsidRDefault="00B05D18" w:rsidP="00DE5E78">
            <w:r>
              <w:t>Vertical water flow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DE5E78">
            <w:r>
              <w:t>cm</w:t>
            </w:r>
          </w:p>
        </w:tc>
        <w:tc>
          <w:tcPr>
            <w:tcW w:w="1705" w:type="dxa"/>
          </w:tcPr>
          <w:p w14:paraId="1CA48415" w14:textId="78CA43A2" w:rsidR="00B05D18" w:rsidRPr="00EE79DE" w:rsidRDefault="005C6B49" w:rsidP="00DE5E78">
            <w:r>
              <w:t>ARG</w:t>
            </w:r>
          </w:p>
        </w:tc>
      </w:tr>
      <w:tr w:rsidR="00B05D18" w:rsidRPr="00EE79DE" w14:paraId="55519129" w14:textId="77777777" w:rsidTr="00F21305">
        <w:tc>
          <w:tcPr>
            <w:tcW w:w="1170" w:type="dxa"/>
          </w:tcPr>
          <w:p w14:paraId="38ED5361" w14:textId="4FAAA676" w:rsidR="00B05D18" w:rsidRPr="000C1CC3" w:rsidRDefault="00B05D18" w:rsidP="00DE5E78">
            <w:r w:rsidRPr="000C1CC3">
              <w:t>STMP</w:t>
            </w:r>
          </w:p>
        </w:tc>
        <w:tc>
          <w:tcPr>
            <w:tcW w:w="5760" w:type="dxa"/>
          </w:tcPr>
          <w:p w14:paraId="03A4739A" w14:textId="60C0D31C" w:rsidR="00B05D18" w:rsidRPr="00EE79DE" w:rsidRDefault="00B05D18" w:rsidP="00DE5E78">
            <w:r>
              <w:t>Soil Temperature</w:t>
            </w:r>
          </w:p>
        </w:tc>
        <w:tc>
          <w:tcPr>
            <w:tcW w:w="990" w:type="dxa"/>
          </w:tcPr>
          <w:p w14:paraId="56F399BC" w14:textId="606FB5A2" w:rsidR="00B05D18" w:rsidRPr="00EE79DE" w:rsidRDefault="00B05D18" w:rsidP="00DE5E78">
            <w:r>
              <w:t>°C</w:t>
            </w:r>
          </w:p>
        </w:tc>
        <w:tc>
          <w:tcPr>
            <w:tcW w:w="1705" w:type="dxa"/>
          </w:tcPr>
          <w:p w14:paraId="5A5DA360" w14:textId="6763CA5A" w:rsidR="00B05D18" w:rsidRPr="00EE79DE" w:rsidRDefault="005C6B49" w:rsidP="00DE5E78">
            <w:r>
              <w:t>ARG, ARG2</w:t>
            </w:r>
          </w:p>
        </w:tc>
      </w:tr>
      <w:tr w:rsidR="00B05D18" w:rsidRPr="00EE79DE" w14:paraId="068062EE" w14:textId="77777777" w:rsidTr="00F21305">
        <w:tc>
          <w:tcPr>
            <w:tcW w:w="1170" w:type="dxa"/>
          </w:tcPr>
          <w:p w14:paraId="218B73F1" w14:textId="04C66A5A" w:rsidR="00B05D18" w:rsidRPr="000C1CC3" w:rsidRDefault="00B05D18" w:rsidP="00DE5E78">
            <w:r w:rsidRPr="000C1CC3">
              <w:t>CHGT</w:t>
            </w:r>
          </w:p>
        </w:tc>
        <w:tc>
          <w:tcPr>
            <w:tcW w:w="5760" w:type="dxa"/>
          </w:tcPr>
          <w:p w14:paraId="7DEBB83E" w14:textId="1075E84D" w:rsidR="00B05D18" w:rsidRDefault="00B05D18" w:rsidP="00DE5E78">
            <w:r>
              <w:t>Crop height</w:t>
            </w:r>
          </w:p>
        </w:tc>
        <w:tc>
          <w:tcPr>
            <w:tcW w:w="990" w:type="dxa"/>
          </w:tcPr>
          <w:p w14:paraId="57081E9B" w14:textId="79CC13C2" w:rsidR="00B05D18" w:rsidRPr="00EE79DE" w:rsidRDefault="00B05D18" w:rsidP="00DE5E78">
            <w:r>
              <w:t>cm</w:t>
            </w:r>
          </w:p>
        </w:tc>
        <w:tc>
          <w:tcPr>
            <w:tcW w:w="1705" w:type="dxa"/>
          </w:tcPr>
          <w:p w14:paraId="6D8AF25A" w14:textId="7B9E6878" w:rsidR="00B05D18" w:rsidRDefault="00B05D18" w:rsidP="00DE5E78">
            <w:r>
              <w:t>no</w:t>
            </w:r>
          </w:p>
        </w:tc>
      </w:tr>
      <w:tr w:rsidR="00B05D18" w:rsidRPr="00EE79DE" w14:paraId="65F6B9B6" w14:textId="77777777" w:rsidTr="00F21305">
        <w:tc>
          <w:tcPr>
            <w:tcW w:w="1170" w:type="dxa"/>
          </w:tcPr>
          <w:p w14:paraId="13BA01D2" w14:textId="57803068" w:rsidR="00B05D18" w:rsidRPr="000C1CC3" w:rsidRDefault="00B05D18" w:rsidP="00DE5E78"/>
        </w:tc>
        <w:tc>
          <w:tcPr>
            <w:tcW w:w="5760" w:type="dxa"/>
          </w:tcPr>
          <w:p w14:paraId="61E49B58" w14:textId="20AAE782" w:rsidR="00B05D18" w:rsidRPr="00EE79DE" w:rsidRDefault="00B05D18" w:rsidP="00DE5E78"/>
        </w:tc>
        <w:tc>
          <w:tcPr>
            <w:tcW w:w="990" w:type="dxa"/>
          </w:tcPr>
          <w:p w14:paraId="1A2878CE" w14:textId="09F8964E" w:rsidR="00B05D18" w:rsidRPr="00EE79DE" w:rsidRDefault="00B05D18" w:rsidP="00DE5E78"/>
        </w:tc>
        <w:tc>
          <w:tcPr>
            <w:tcW w:w="1705" w:type="dxa"/>
          </w:tcPr>
          <w:p w14:paraId="1DAF37A7" w14:textId="785257A0" w:rsidR="00B05D18" w:rsidRPr="00EE79DE" w:rsidRDefault="00B05D18" w:rsidP="00DE5E78"/>
        </w:tc>
      </w:tr>
      <w:tr w:rsidR="00B05D18" w:rsidRPr="00EE79DE" w14:paraId="344CC58D" w14:textId="77777777" w:rsidTr="00F21305">
        <w:tc>
          <w:tcPr>
            <w:tcW w:w="1170" w:type="dxa"/>
          </w:tcPr>
          <w:p w14:paraId="453F7639" w14:textId="77777777" w:rsidR="00B05D18" w:rsidRPr="000C1CC3" w:rsidRDefault="00B05D18" w:rsidP="00DE5E78">
            <w:r w:rsidRPr="000C1CC3">
              <w:t>RFLX</w:t>
            </w:r>
          </w:p>
        </w:tc>
        <w:tc>
          <w:tcPr>
            <w:tcW w:w="5760" w:type="dxa"/>
          </w:tcPr>
          <w:p w14:paraId="2EA75342" w14:textId="77777777" w:rsidR="00B05D18" w:rsidRPr="00EE79DE" w:rsidRDefault="00B05D18" w:rsidP="00DE5E78">
            <w:r>
              <w:t>Pesticide in runoff</w:t>
            </w:r>
          </w:p>
        </w:tc>
        <w:tc>
          <w:tcPr>
            <w:tcW w:w="990" w:type="dxa"/>
          </w:tcPr>
          <w:p w14:paraId="6431C9B1" w14:textId="77777777" w:rsidR="00B05D18" w:rsidRPr="00EE79DE" w:rsidRDefault="00B05D18" w:rsidP="00DE5E78">
            <w:r>
              <w:t>g/cm</w:t>
            </w:r>
            <w:r w:rsidRPr="00157D08">
              <w:rPr>
                <w:vertAlign w:val="superscript"/>
              </w:rPr>
              <w:t>2</w:t>
            </w:r>
          </w:p>
        </w:tc>
        <w:tc>
          <w:tcPr>
            <w:tcW w:w="1705" w:type="dxa"/>
          </w:tcPr>
          <w:p w14:paraId="65136669" w14:textId="0DF8F0BA" w:rsidR="00B05D18" w:rsidRPr="00EE79DE" w:rsidRDefault="00B72DD4" w:rsidP="00DE5E78">
            <w:r>
              <w:t>--</w:t>
            </w:r>
          </w:p>
        </w:tc>
      </w:tr>
      <w:tr w:rsidR="00B05D18" w:rsidRPr="00EE79DE" w14:paraId="3721D2A2" w14:textId="77777777" w:rsidTr="00F21305">
        <w:tc>
          <w:tcPr>
            <w:tcW w:w="1170" w:type="dxa"/>
          </w:tcPr>
          <w:p w14:paraId="00439249" w14:textId="77777777" w:rsidR="00B05D18" w:rsidRPr="000C1CC3" w:rsidRDefault="00B05D18" w:rsidP="00DE5E78">
            <w:r w:rsidRPr="000C1CC3">
              <w:t>EFLX</w:t>
            </w:r>
          </w:p>
        </w:tc>
        <w:tc>
          <w:tcPr>
            <w:tcW w:w="5760" w:type="dxa"/>
          </w:tcPr>
          <w:p w14:paraId="3B4FA8C0" w14:textId="77777777" w:rsidR="00B05D18" w:rsidRPr="00EE79DE" w:rsidRDefault="00B05D18" w:rsidP="00DE5E78">
            <w:r>
              <w:t>Pesticide in erosion</w:t>
            </w:r>
          </w:p>
        </w:tc>
        <w:tc>
          <w:tcPr>
            <w:tcW w:w="990" w:type="dxa"/>
          </w:tcPr>
          <w:p w14:paraId="7A09AA5C" w14:textId="77777777" w:rsidR="00B05D18" w:rsidRPr="00EE79DE" w:rsidRDefault="00B05D18" w:rsidP="00DE5E78">
            <w:r>
              <w:t>g/cm</w:t>
            </w:r>
            <w:r w:rsidRPr="00157D08">
              <w:rPr>
                <w:vertAlign w:val="superscript"/>
              </w:rPr>
              <w:t>2</w:t>
            </w:r>
          </w:p>
        </w:tc>
        <w:tc>
          <w:tcPr>
            <w:tcW w:w="1705" w:type="dxa"/>
          </w:tcPr>
          <w:p w14:paraId="5FD98720" w14:textId="0274B5F4" w:rsidR="00B05D18" w:rsidRPr="00EE79DE" w:rsidRDefault="00B72DD4" w:rsidP="00DE5E78">
            <w:r>
              <w:t>--</w:t>
            </w:r>
          </w:p>
        </w:tc>
      </w:tr>
      <w:tr w:rsidR="00570EDF" w:rsidRPr="00EE79DE" w14:paraId="7AA4B94E" w14:textId="77777777" w:rsidTr="00F21305">
        <w:tc>
          <w:tcPr>
            <w:tcW w:w="1170" w:type="dxa"/>
          </w:tcPr>
          <w:p w14:paraId="3EA7EEB1" w14:textId="26FC9628" w:rsidR="00570EDF" w:rsidRPr="000C1CC3" w:rsidRDefault="00570EDF" w:rsidP="00DE5E78">
            <w:r w:rsidRPr="000C1CC3">
              <w:t>FPVL</w:t>
            </w:r>
          </w:p>
        </w:tc>
        <w:tc>
          <w:tcPr>
            <w:tcW w:w="5760" w:type="dxa"/>
          </w:tcPr>
          <w:p w14:paraId="4B7CDBAF" w14:textId="7409036A" w:rsidR="00570EDF" w:rsidRDefault="00570EDF" w:rsidP="00DE5E78">
            <w:r>
              <w:t>Foliar pesticide volatilization flux</w:t>
            </w:r>
          </w:p>
        </w:tc>
        <w:tc>
          <w:tcPr>
            <w:tcW w:w="990" w:type="dxa"/>
          </w:tcPr>
          <w:p w14:paraId="1004AB2F" w14:textId="28D6A21A" w:rsidR="00570EDF" w:rsidRDefault="00570EDF" w:rsidP="00DE5E78">
            <w:r>
              <w:t>g/cm</w:t>
            </w:r>
            <w:r w:rsidRPr="00157D08">
              <w:rPr>
                <w:vertAlign w:val="superscript"/>
              </w:rPr>
              <w:t>2</w:t>
            </w:r>
          </w:p>
        </w:tc>
        <w:tc>
          <w:tcPr>
            <w:tcW w:w="1705" w:type="dxa"/>
          </w:tcPr>
          <w:p w14:paraId="1E27DF0D" w14:textId="65D13D4F" w:rsidR="00570EDF" w:rsidRDefault="00B72DD4" w:rsidP="00DE5E78">
            <w:r>
              <w:t>--</w:t>
            </w:r>
          </w:p>
        </w:tc>
      </w:tr>
      <w:tr w:rsidR="00B05D18" w:rsidRPr="00EE79DE" w14:paraId="432CE482" w14:textId="77777777" w:rsidTr="00F21305">
        <w:tc>
          <w:tcPr>
            <w:tcW w:w="1170" w:type="dxa"/>
          </w:tcPr>
          <w:p w14:paraId="279A5BEE" w14:textId="77777777" w:rsidR="00B05D18" w:rsidRPr="000C1CC3" w:rsidRDefault="00B05D18" w:rsidP="00DE5E78">
            <w:r w:rsidRPr="000C1CC3">
              <w:t>VFLX</w:t>
            </w:r>
          </w:p>
        </w:tc>
        <w:tc>
          <w:tcPr>
            <w:tcW w:w="5760" w:type="dxa"/>
          </w:tcPr>
          <w:p w14:paraId="67C59373" w14:textId="77777777" w:rsidR="00B05D18" w:rsidRPr="00EE79DE" w:rsidRDefault="00B05D18" w:rsidP="00DE5E78">
            <w:r>
              <w:t>Pesticide volatilized from surface</w:t>
            </w:r>
          </w:p>
        </w:tc>
        <w:tc>
          <w:tcPr>
            <w:tcW w:w="990" w:type="dxa"/>
          </w:tcPr>
          <w:p w14:paraId="21B68263" w14:textId="77777777" w:rsidR="00B05D18" w:rsidRPr="00EE79DE" w:rsidRDefault="00B05D18" w:rsidP="00DE5E78">
            <w:r>
              <w:t>g/cm</w:t>
            </w:r>
            <w:r w:rsidRPr="00157D08">
              <w:rPr>
                <w:vertAlign w:val="superscript"/>
              </w:rPr>
              <w:t>2</w:t>
            </w:r>
          </w:p>
        </w:tc>
        <w:tc>
          <w:tcPr>
            <w:tcW w:w="1705" w:type="dxa"/>
          </w:tcPr>
          <w:p w14:paraId="71B4E11C" w14:textId="1A995958" w:rsidR="00B05D18" w:rsidRPr="00EE79DE" w:rsidRDefault="00B72DD4" w:rsidP="00DE5E78">
            <w:r>
              <w:t>--</w:t>
            </w:r>
          </w:p>
        </w:tc>
      </w:tr>
      <w:tr w:rsidR="00B05D18" w:rsidRPr="00EE79DE" w14:paraId="2C55DA2F" w14:textId="77777777" w:rsidTr="00F21305">
        <w:tc>
          <w:tcPr>
            <w:tcW w:w="1170" w:type="dxa"/>
          </w:tcPr>
          <w:p w14:paraId="2C473A73" w14:textId="77777777" w:rsidR="00B05D18" w:rsidRPr="000C1CC3" w:rsidRDefault="00B05D18" w:rsidP="00DE5E78">
            <w:r w:rsidRPr="000C1CC3">
              <w:t>COFX</w:t>
            </w:r>
          </w:p>
        </w:tc>
        <w:tc>
          <w:tcPr>
            <w:tcW w:w="5760" w:type="dxa"/>
          </w:tcPr>
          <w:p w14:paraId="439A24D8" w14:textId="77777777" w:rsidR="00B05D18" w:rsidRPr="00EE79DE" w:rsidRDefault="00B05D18" w:rsidP="00DE5E78">
            <w:r>
              <w:t>Pesticide lost from bottom boundary</w:t>
            </w:r>
          </w:p>
        </w:tc>
        <w:tc>
          <w:tcPr>
            <w:tcW w:w="990" w:type="dxa"/>
          </w:tcPr>
          <w:p w14:paraId="0B844EDC" w14:textId="77777777" w:rsidR="00B05D18" w:rsidRPr="00EE79DE" w:rsidRDefault="00B05D18" w:rsidP="00DE5E78">
            <w:r>
              <w:t>g/cm</w:t>
            </w:r>
            <w:r w:rsidRPr="00157D08">
              <w:rPr>
                <w:vertAlign w:val="superscript"/>
              </w:rPr>
              <w:t>2</w:t>
            </w:r>
          </w:p>
        </w:tc>
        <w:tc>
          <w:tcPr>
            <w:tcW w:w="1705" w:type="dxa"/>
          </w:tcPr>
          <w:p w14:paraId="6DD1FFF9" w14:textId="5E362494" w:rsidR="00B05D18" w:rsidRPr="00EE79DE" w:rsidRDefault="00B72DD4" w:rsidP="00DE5E78">
            <w:r>
              <w:t>--</w:t>
            </w:r>
          </w:p>
        </w:tc>
      </w:tr>
      <w:tr w:rsidR="00B72DD4" w:rsidRPr="00EE79DE" w14:paraId="4919736C" w14:textId="77777777" w:rsidTr="00F21305">
        <w:tc>
          <w:tcPr>
            <w:tcW w:w="1170" w:type="dxa"/>
          </w:tcPr>
          <w:p w14:paraId="74A0181C" w14:textId="77777777" w:rsidR="00B72DD4" w:rsidRPr="000C1CC3" w:rsidRDefault="00B72DD4" w:rsidP="00DE5E78">
            <w:r w:rsidRPr="000C1CC3">
              <w:t>DKFX</w:t>
            </w:r>
          </w:p>
        </w:tc>
        <w:tc>
          <w:tcPr>
            <w:tcW w:w="5760" w:type="dxa"/>
          </w:tcPr>
          <w:p w14:paraId="3CC9DE9C" w14:textId="77777777" w:rsidR="00B72DD4" w:rsidRPr="00EE79DE" w:rsidRDefault="00B72DD4" w:rsidP="00DE5E78">
            <w:r>
              <w:t>Pesticide decayed in compartment</w:t>
            </w:r>
          </w:p>
        </w:tc>
        <w:tc>
          <w:tcPr>
            <w:tcW w:w="990" w:type="dxa"/>
          </w:tcPr>
          <w:p w14:paraId="276DEB01" w14:textId="77777777" w:rsidR="00B72DD4" w:rsidRPr="00EE79DE" w:rsidRDefault="00B72DD4" w:rsidP="00DE5E78">
            <w:r>
              <w:t>g/cm</w:t>
            </w:r>
            <w:r w:rsidRPr="00157D08">
              <w:rPr>
                <w:vertAlign w:val="superscript"/>
              </w:rPr>
              <w:t>2</w:t>
            </w:r>
          </w:p>
        </w:tc>
        <w:tc>
          <w:tcPr>
            <w:tcW w:w="1705" w:type="dxa"/>
          </w:tcPr>
          <w:p w14:paraId="3EDD4128" w14:textId="321EB72A" w:rsidR="00B72DD4" w:rsidRPr="00EE79DE" w:rsidRDefault="00B72DD4" w:rsidP="00DE5E78">
            <w:r>
              <w:t>ARG, ARG2</w:t>
            </w:r>
          </w:p>
        </w:tc>
      </w:tr>
      <w:tr w:rsidR="00B72DD4" w:rsidRPr="00EE79DE" w14:paraId="5B487A19" w14:textId="77777777" w:rsidTr="00F21305">
        <w:tc>
          <w:tcPr>
            <w:tcW w:w="1170" w:type="dxa"/>
          </w:tcPr>
          <w:p w14:paraId="4B771249" w14:textId="667C6D47" w:rsidR="00B72DD4" w:rsidRPr="000C1CC3" w:rsidRDefault="00B72DD4" w:rsidP="00DE5E78">
            <w:r w:rsidRPr="000C1CC3">
              <w:t>UFLX</w:t>
            </w:r>
          </w:p>
        </w:tc>
        <w:tc>
          <w:tcPr>
            <w:tcW w:w="5760" w:type="dxa"/>
          </w:tcPr>
          <w:p w14:paraId="320551AA" w14:textId="1C5C4A26" w:rsidR="00B72DD4" w:rsidRDefault="00B72DD4" w:rsidP="00DE5E78">
            <w:r>
              <w:t>Pesticide uptake into plant from compartment</w:t>
            </w:r>
          </w:p>
        </w:tc>
        <w:tc>
          <w:tcPr>
            <w:tcW w:w="990" w:type="dxa"/>
          </w:tcPr>
          <w:p w14:paraId="111AA3C1" w14:textId="3C37A436" w:rsidR="00B72DD4" w:rsidRDefault="00B72DD4" w:rsidP="00DE5E78">
            <w:r>
              <w:t>g/cm</w:t>
            </w:r>
            <w:r w:rsidRPr="00157D08">
              <w:rPr>
                <w:vertAlign w:val="superscript"/>
              </w:rPr>
              <w:t>2</w:t>
            </w:r>
          </w:p>
        </w:tc>
        <w:tc>
          <w:tcPr>
            <w:tcW w:w="1705" w:type="dxa"/>
          </w:tcPr>
          <w:p w14:paraId="4608D10B" w14:textId="494019D2" w:rsidR="00B72DD4" w:rsidRDefault="00B72DD4" w:rsidP="00DE5E78">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E5E78">
            <w:r w:rsidRPr="000C1CC3">
              <w:t>WFLX</w:t>
            </w:r>
          </w:p>
        </w:tc>
        <w:tc>
          <w:tcPr>
            <w:tcW w:w="5760" w:type="dxa"/>
          </w:tcPr>
          <w:p w14:paraId="4071647C" w14:textId="013C094B" w:rsidR="00B72DD4" w:rsidRDefault="00B72DD4" w:rsidP="00DE5E78">
            <w:r>
              <w:t>Pesticide washoff from canopy</w:t>
            </w:r>
          </w:p>
        </w:tc>
        <w:tc>
          <w:tcPr>
            <w:tcW w:w="990" w:type="dxa"/>
          </w:tcPr>
          <w:p w14:paraId="5928BFE3" w14:textId="41B99324" w:rsidR="00B72DD4" w:rsidRDefault="00B72DD4" w:rsidP="00DE5E78">
            <w:r>
              <w:t>g/cm</w:t>
            </w:r>
            <w:r w:rsidRPr="00157D08">
              <w:rPr>
                <w:vertAlign w:val="superscript"/>
              </w:rPr>
              <w:t>2</w:t>
            </w:r>
          </w:p>
        </w:tc>
        <w:tc>
          <w:tcPr>
            <w:tcW w:w="1705" w:type="dxa"/>
          </w:tcPr>
          <w:p w14:paraId="0B565550" w14:textId="679D2F88" w:rsidR="00B72DD4" w:rsidRDefault="00B72DD4" w:rsidP="00DE5E78">
            <w:r>
              <w:t>--</w:t>
            </w:r>
          </w:p>
        </w:tc>
      </w:tr>
      <w:tr w:rsidR="00B72DD4" w:rsidRPr="00EE79DE" w14:paraId="7157A368" w14:textId="77777777" w:rsidTr="00F21305">
        <w:tc>
          <w:tcPr>
            <w:tcW w:w="1170" w:type="dxa"/>
          </w:tcPr>
          <w:p w14:paraId="6D7E218F" w14:textId="4F815013" w:rsidR="00B72DD4" w:rsidRPr="000C1CC3" w:rsidRDefault="00B72DD4" w:rsidP="00DE5E78">
            <w:r w:rsidRPr="000C1CC3">
              <w:t>TUPX</w:t>
            </w:r>
          </w:p>
        </w:tc>
        <w:tc>
          <w:tcPr>
            <w:tcW w:w="5760" w:type="dxa"/>
          </w:tcPr>
          <w:p w14:paraId="1ADA648F" w14:textId="13D3A58E" w:rsidR="00B72DD4" w:rsidRDefault="00B72DD4" w:rsidP="00DE5E78">
            <w:r>
              <w:t>Total pesticide uptake by plant</w:t>
            </w:r>
          </w:p>
        </w:tc>
        <w:tc>
          <w:tcPr>
            <w:tcW w:w="990" w:type="dxa"/>
          </w:tcPr>
          <w:p w14:paraId="4750944C" w14:textId="59FD29EB" w:rsidR="00B72DD4" w:rsidRDefault="00B72DD4" w:rsidP="00DE5E78">
            <w:r>
              <w:t>g/cm</w:t>
            </w:r>
            <w:r w:rsidRPr="00157D08">
              <w:rPr>
                <w:vertAlign w:val="superscript"/>
              </w:rPr>
              <w:t>2</w:t>
            </w:r>
          </w:p>
        </w:tc>
        <w:tc>
          <w:tcPr>
            <w:tcW w:w="1705" w:type="dxa"/>
          </w:tcPr>
          <w:p w14:paraId="7955F2FC" w14:textId="2E9F0D56" w:rsidR="00B72DD4" w:rsidRDefault="00B72DD4" w:rsidP="00DE5E78">
            <w:r>
              <w:t>--</w:t>
            </w:r>
          </w:p>
        </w:tc>
      </w:tr>
      <w:tr w:rsidR="00B72DD4" w:rsidRPr="00EE79DE" w14:paraId="1D8F4C3B" w14:textId="77777777" w:rsidTr="00F21305">
        <w:tc>
          <w:tcPr>
            <w:tcW w:w="1170" w:type="dxa"/>
          </w:tcPr>
          <w:p w14:paraId="612C6E5A" w14:textId="0580CA22" w:rsidR="00B72DD4" w:rsidRPr="000C1CC3" w:rsidRDefault="00B72DD4" w:rsidP="00DE5E78">
            <w:r w:rsidRPr="000C1CC3">
              <w:t>TDKF</w:t>
            </w:r>
          </w:p>
        </w:tc>
        <w:tc>
          <w:tcPr>
            <w:tcW w:w="5760" w:type="dxa"/>
          </w:tcPr>
          <w:p w14:paraId="0092639E" w14:textId="2D10DDE7" w:rsidR="00B72DD4" w:rsidRDefault="00B72DD4" w:rsidP="00DE5E78">
            <w:r>
              <w:t>Pesticide decay in entire soil profile</w:t>
            </w:r>
          </w:p>
        </w:tc>
        <w:tc>
          <w:tcPr>
            <w:tcW w:w="990" w:type="dxa"/>
          </w:tcPr>
          <w:p w14:paraId="0B044D9D" w14:textId="77777777" w:rsidR="00B72DD4" w:rsidRDefault="00B72DD4" w:rsidP="00DE5E78"/>
        </w:tc>
        <w:tc>
          <w:tcPr>
            <w:tcW w:w="1705" w:type="dxa"/>
          </w:tcPr>
          <w:p w14:paraId="3F222FC4" w14:textId="77777777" w:rsidR="00B72DD4" w:rsidRDefault="00B72DD4" w:rsidP="00DE5E78"/>
        </w:tc>
      </w:tr>
      <w:tr w:rsidR="00B72DD4" w:rsidRPr="00EE79DE" w14:paraId="35950048" w14:textId="77777777" w:rsidTr="00F21305">
        <w:tc>
          <w:tcPr>
            <w:tcW w:w="1170" w:type="dxa"/>
          </w:tcPr>
          <w:p w14:paraId="706DD28B" w14:textId="77777777" w:rsidR="00B72DD4" w:rsidRPr="000C1CC3" w:rsidRDefault="00B72DD4" w:rsidP="00DE5E78">
            <w:r w:rsidRPr="000C1CC3">
              <w:t>MASS</w:t>
            </w:r>
          </w:p>
        </w:tc>
        <w:tc>
          <w:tcPr>
            <w:tcW w:w="5760" w:type="dxa"/>
          </w:tcPr>
          <w:p w14:paraId="4033164F" w14:textId="77777777" w:rsidR="00B72DD4" w:rsidRPr="00EE79DE" w:rsidRDefault="00B72DD4" w:rsidP="00DE5E78">
            <w:r>
              <w:t>Pesticide mass in equilibrium region for compartment</w:t>
            </w:r>
          </w:p>
        </w:tc>
        <w:tc>
          <w:tcPr>
            <w:tcW w:w="990" w:type="dxa"/>
          </w:tcPr>
          <w:p w14:paraId="02EB9943" w14:textId="77777777" w:rsidR="00B72DD4" w:rsidRPr="00EE79DE" w:rsidRDefault="00B72DD4" w:rsidP="00DE5E78">
            <w:r>
              <w:t>g/cm</w:t>
            </w:r>
            <w:r w:rsidRPr="00157D08">
              <w:rPr>
                <w:vertAlign w:val="superscript"/>
              </w:rPr>
              <w:t>2</w:t>
            </w:r>
          </w:p>
        </w:tc>
        <w:tc>
          <w:tcPr>
            <w:tcW w:w="1705" w:type="dxa"/>
          </w:tcPr>
          <w:p w14:paraId="23635A89" w14:textId="732A24A1" w:rsidR="00B72DD4" w:rsidRPr="00EE79DE" w:rsidRDefault="00B72DD4" w:rsidP="00DE5E78">
            <w:r>
              <w:t>ARG, ARG2</w:t>
            </w:r>
          </w:p>
        </w:tc>
      </w:tr>
      <w:tr w:rsidR="00B72DD4" w:rsidRPr="00EE79DE" w14:paraId="5EA084D8" w14:textId="77777777" w:rsidTr="00F21305">
        <w:tc>
          <w:tcPr>
            <w:tcW w:w="1170" w:type="dxa"/>
          </w:tcPr>
          <w:p w14:paraId="303891B7" w14:textId="77777777" w:rsidR="00B72DD4" w:rsidRPr="000C1CC3" w:rsidRDefault="00B72DD4" w:rsidP="00DE5E78">
            <w:r w:rsidRPr="000C1CC3">
              <w:t>MAS2</w:t>
            </w:r>
          </w:p>
        </w:tc>
        <w:tc>
          <w:tcPr>
            <w:tcW w:w="5760" w:type="dxa"/>
          </w:tcPr>
          <w:p w14:paraId="053ADEDE" w14:textId="77777777" w:rsidR="00B72DD4" w:rsidRPr="00EE79DE" w:rsidRDefault="00B72DD4" w:rsidP="00DE5E78">
            <w:r>
              <w:t>Pesticide mass in nonequilibrium region for compartment</w:t>
            </w:r>
          </w:p>
        </w:tc>
        <w:tc>
          <w:tcPr>
            <w:tcW w:w="990" w:type="dxa"/>
          </w:tcPr>
          <w:p w14:paraId="3E84A5C4" w14:textId="77777777" w:rsidR="00B72DD4" w:rsidRPr="00EE79DE" w:rsidRDefault="00B72DD4" w:rsidP="00DE5E78">
            <w:r>
              <w:t>g/cm</w:t>
            </w:r>
            <w:r w:rsidRPr="00157D08">
              <w:rPr>
                <w:vertAlign w:val="superscript"/>
              </w:rPr>
              <w:t>2</w:t>
            </w:r>
          </w:p>
        </w:tc>
        <w:tc>
          <w:tcPr>
            <w:tcW w:w="1705" w:type="dxa"/>
          </w:tcPr>
          <w:p w14:paraId="01D8361C" w14:textId="5FBD9415" w:rsidR="00B72DD4" w:rsidRPr="00EE79DE" w:rsidRDefault="00B72DD4" w:rsidP="00DE5E78">
            <w:r>
              <w:t>ARG, ARG2</w:t>
            </w:r>
          </w:p>
        </w:tc>
      </w:tr>
      <w:tr w:rsidR="00B72DD4" w:rsidRPr="00EE79DE" w14:paraId="143FBF0D" w14:textId="77777777" w:rsidTr="00F21305">
        <w:tc>
          <w:tcPr>
            <w:tcW w:w="1170" w:type="dxa"/>
          </w:tcPr>
          <w:p w14:paraId="14297641" w14:textId="77777777" w:rsidR="00B72DD4" w:rsidRPr="000C1CC3" w:rsidRDefault="00B72DD4" w:rsidP="00DE5E78">
            <w:r w:rsidRPr="000C1CC3">
              <w:t>DCON</w:t>
            </w:r>
          </w:p>
        </w:tc>
        <w:tc>
          <w:tcPr>
            <w:tcW w:w="5760" w:type="dxa"/>
          </w:tcPr>
          <w:p w14:paraId="15AA4F18" w14:textId="77777777" w:rsidR="00B72DD4" w:rsidRPr="00EE79DE" w:rsidRDefault="00B72DD4" w:rsidP="00DE5E78">
            <w:r>
              <w:t>Pesticide concentration in pore water</w:t>
            </w:r>
          </w:p>
        </w:tc>
        <w:tc>
          <w:tcPr>
            <w:tcW w:w="990" w:type="dxa"/>
          </w:tcPr>
          <w:p w14:paraId="41A8F707" w14:textId="77777777" w:rsidR="00B72DD4" w:rsidRPr="00EE79DE" w:rsidRDefault="00B72DD4" w:rsidP="00DE5E78">
            <w:r>
              <w:t>mg/l</w:t>
            </w:r>
          </w:p>
        </w:tc>
        <w:tc>
          <w:tcPr>
            <w:tcW w:w="1705" w:type="dxa"/>
          </w:tcPr>
          <w:p w14:paraId="0A19A0F0" w14:textId="6066A76D" w:rsidR="00B72DD4" w:rsidRPr="00EE79DE" w:rsidRDefault="00B72DD4" w:rsidP="00DE5E78">
            <w:r>
              <w:t>ARG, ARG2</w:t>
            </w:r>
          </w:p>
        </w:tc>
      </w:tr>
      <w:tr w:rsidR="00B72DD4" w:rsidRPr="00EE79DE" w14:paraId="656DBDAB" w14:textId="77777777" w:rsidTr="00F21305">
        <w:tc>
          <w:tcPr>
            <w:tcW w:w="1170" w:type="dxa"/>
          </w:tcPr>
          <w:p w14:paraId="6C912179" w14:textId="08A61DA1" w:rsidR="00B72DD4" w:rsidRPr="000C1CC3" w:rsidRDefault="00B72DD4" w:rsidP="00DE5E78">
            <w:r w:rsidRPr="000C1CC3">
              <w:t>ACON</w:t>
            </w:r>
          </w:p>
        </w:tc>
        <w:tc>
          <w:tcPr>
            <w:tcW w:w="5760" w:type="dxa"/>
          </w:tcPr>
          <w:p w14:paraId="16BE114D" w14:textId="3D6EBE4F" w:rsidR="00B72DD4" w:rsidRPr="00EE79DE" w:rsidRDefault="00B72DD4" w:rsidP="00DE5E78">
            <w:r>
              <w:t>Pesticide concentration sorbed to soil</w:t>
            </w:r>
          </w:p>
        </w:tc>
        <w:tc>
          <w:tcPr>
            <w:tcW w:w="990" w:type="dxa"/>
          </w:tcPr>
          <w:p w14:paraId="14AA71A5" w14:textId="518A3114" w:rsidR="00B72DD4" w:rsidRPr="00EE79DE" w:rsidRDefault="00B72DD4" w:rsidP="00DE5E78">
            <w:r>
              <w:t>mg/kg</w:t>
            </w:r>
          </w:p>
        </w:tc>
        <w:tc>
          <w:tcPr>
            <w:tcW w:w="1705" w:type="dxa"/>
          </w:tcPr>
          <w:p w14:paraId="69D68308" w14:textId="3E88CA01" w:rsidR="00B72DD4" w:rsidRPr="00EE79DE" w:rsidRDefault="00F21305" w:rsidP="00DE5E78">
            <w:r>
              <w:t>--</w:t>
            </w:r>
          </w:p>
        </w:tc>
      </w:tr>
      <w:tr w:rsidR="00B72DD4" w:rsidRPr="00EE79DE" w14:paraId="0CB12430" w14:textId="77777777" w:rsidTr="00F21305">
        <w:tc>
          <w:tcPr>
            <w:tcW w:w="1170" w:type="dxa"/>
          </w:tcPr>
          <w:p w14:paraId="2666048B" w14:textId="31CE666B" w:rsidR="00B72DD4" w:rsidRPr="000C1CC3" w:rsidRDefault="00B72DD4" w:rsidP="00DE5E78">
            <w:r w:rsidRPr="000C1CC3">
              <w:t>GCON</w:t>
            </w:r>
          </w:p>
        </w:tc>
        <w:tc>
          <w:tcPr>
            <w:tcW w:w="5760" w:type="dxa"/>
          </w:tcPr>
          <w:p w14:paraId="32C90F74" w14:textId="4F97B613" w:rsidR="00B72DD4" w:rsidRDefault="00B72DD4" w:rsidP="00DE5E78">
            <w:r>
              <w:t>Pesticide concentration in gas</w:t>
            </w:r>
          </w:p>
        </w:tc>
        <w:tc>
          <w:tcPr>
            <w:tcW w:w="990" w:type="dxa"/>
          </w:tcPr>
          <w:p w14:paraId="6662AF81" w14:textId="16E4502D" w:rsidR="00B72DD4" w:rsidRDefault="00B72DD4" w:rsidP="00DE5E78">
            <w:r>
              <w:t>mg/l</w:t>
            </w:r>
          </w:p>
        </w:tc>
        <w:tc>
          <w:tcPr>
            <w:tcW w:w="1705" w:type="dxa"/>
          </w:tcPr>
          <w:p w14:paraId="72F3C3F3" w14:textId="2CA14BF4" w:rsidR="00B72DD4" w:rsidRDefault="00F21305" w:rsidP="00DE5E78">
            <w:r>
              <w:t>--</w:t>
            </w:r>
          </w:p>
        </w:tc>
      </w:tr>
      <w:tr w:rsidR="00B72DD4" w:rsidRPr="00EE79DE" w14:paraId="30BA874D" w14:textId="77777777" w:rsidTr="00F21305">
        <w:tc>
          <w:tcPr>
            <w:tcW w:w="1170" w:type="dxa"/>
          </w:tcPr>
          <w:p w14:paraId="3ABC0CF3" w14:textId="2BC08A88" w:rsidR="00B72DD4" w:rsidRPr="000C1CC3" w:rsidRDefault="00B72DD4" w:rsidP="00DE5E78">
            <w:r w:rsidRPr="000C1CC3">
              <w:t>TCON</w:t>
            </w:r>
          </w:p>
        </w:tc>
        <w:tc>
          <w:tcPr>
            <w:tcW w:w="5760" w:type="dxa"/>
          </w:tcPr>
          <w:p w14:paraId="5B499866" w14:textId="313D9835" w:rsidR="00B72DD4" w:rsidRDefault="00B72DD4" w:rsidP="00DE5E78">
            <w:r>
              <w:t>Total pesticide concentration in soil</w:t>
            </w:r>
          </w:p>
        </w:tc>
        <w:tc>
          <w:tcPr>
            <w:tcW w:w="990" w:type="dxa"/>
          </w:tcPr>
          <w:p w14:paraId="31685DE4" w14:textId="7AAB1D14" w:rsidR="00B72DD4" w:rsidRDefault="00B72DD4" w:rsidP="00DE5E78">
            <w:r>
              <w:t>mg/kg</w:t>
            </w:r>
          </w:p>
        </w:tc>
        <w:tc>
          <w:tcPr>
            <w:tcW w:w="1705" w:type="dxa"/>
          </w:tcPr>
          <w:p w14:paraId="0BE6CFB2" w14:textId="0F9F9636" w:rsidR="00B72DD4" w:rsidRDefault="00F21305" w:rsidP="00DE5E78">
            <w:r>
              <w:t>--</w:t>
            </w:r>
          </w:p>
        </w:tc>
      </w:tr>
      <w:tr w:rsidR="00B72DD4" w:rsidRPr="00EE79DE" w14:paraId="5CECE16E" w14:textId="77777777" w:rsidTr="00F21305">
        <w:tc>
          <w:tcPr>
            <w:tcW w:w="1170" w:type="dxa"/>
          </w:tcPr>
          <w:p w14:paraId="6191FDDD" w14:textId="7ED6C899" w:rsidR="00B72DD4" w:rsidRPr="000C1CC3" w:rsidRDefault="00B72DD4" w:rsidP="00DE5E78">
            <w:r w:rsidRPr="000C1CC3">
              <w:t>TPST</w:t>
            </w:r>
          </w:p>
        </w:tc>
        <w:tc>
          <w:tcPr>
            <w:tcW w:w="5760" w:type="dxa"/>
          </w:tcPr>
          <w:p w14:paraId="38C4F2E2" w14:textId="10DA8CB9" w:rsidR="00B72DD4" w:rsidRDefault="00B72DD4" w:rsidP="00DE5E78">
            <w:r>
              <w:t>Total pesticide in compartment</w:t>
            </w:r>
          </w:p>
        </w:tc>
        <w:tc>
          <w:tcPr>
            <w:tcW w:w="990" w:type="dxa"/>
          </w:tcPr>
          <w:p w14:paraId="76A69BA5" w14:textId="2B55417E" w:rsidR="00B72DD4" w:rsidRDefault="00B72DD4" w:rsidP="00DE5E78">
            <w:r>
              <w:t>g/cm</w:t>
            </w:r>
            <w:r w:rsidRPr="00231B60">
              <w:rPr>
                <w:vertAlign w:val="superscript"/>
              </w:rPr>
              <w:t>2</w:t>
            </w:r>
          </w:p>
        </w:tc>
        <w:tc>
          <w:tcPr>
            <w:tcW w:w="1705" w:type="dxa"/>
          </w:tcPr>
          <w:p w14:paraId="70ADF715" w14:textId="1DF7CFC1" w:rsidR="00B72DD4" w:rsidRDefault="00B72DD4" w:rsidP="00DE5E78">
            <w:r>
              <w:t>ARG, ARG2</w:t>
            </w:r>
          </w:p>
        </w:tc>
      </w:tr>
      <w:tr w:rsidR="00B72DD4" w:rsidRPr="00EE79DE" w14:paraId="6D253E74" w14:textId="77777777" w:rsidTr="00F21305">
        <w:tc>
          <w:tcPr>
            <w:tcW w:w="1170" w:type="dxa"/>
          </w:tcPr>
          <w:p w14:paraId="3E123B50" w14:textId="77777777" w:rsidR="00B72DD4" w:rsidRPr="000C1CC3" w:rsidRDefault="00B72DD4" w:rsidP="00DE5E78">
            <w:r w:rsidRPr="000C1CC3">
              <w:t>FPST</w:t>
            </w:r>
          </w:p>
        </w:tc>
        <w:tc>
          <w:tcPr>
            <w:tcW w:w="5760" w:type="dxa"/>
          </w:tcPr>
          <w:p w14:paraId="5C7A3F02" w14:textId="77777777" w:rsidR="00B72DD4" w:rsidRPr="00EE79DE" w:rsidRDefault="00B72DD4" w:rsidP="00DE5E78">
            <w:r>
              <w:t>Pesticide on foliage</w:t>
            </w:r>
          </w:p>
        </w:tc>
        <w:tc>
          <w:tcPr>
            <w:tcW w:w="990" w:type="dxa"/>
          </w:tcPr>
          <w:p w14:paraId="58D00C7D" w14:textId="77777777" w:rsidR="00B72DD4" w:rsidRPr="00EE79DE" w:rsidRDefault="00B72DD4" w:rsidP="00DE5E78">
            <w:r>
              <w:t>g/cm</w:t>
            </w:r>
            <w:r w:rsidRPr="00157D08">
              <w:rPr>
                <w:vertAlign w:val="superscript"/>
              </w:rPr>
              <w:t>2</w:t>
            </w:r>
          </w:p>
        </w:tc>
        <w:tc>
          <w:tcPr>
            <w:tcW w:w="1705" w:type="dxa"/>
          </w:tcPr>
          <w:p w14:paraId="407BEC4E" w14:textId="5F8451DC" w:rsidR="00B72DD4" w:rsidRPr="00EE79DE" w:rsidRDefault="00B72DD4" w:rsidP="00DE5E78">
            <w:r>
              <w:t>--</w:t>
            </w:r>
          </w:p>
        </w:tc>
      </w:tr>
      <w:tr w:rsidR="00B72DD4" w:rsidRPr="00EE79DE" w14:paraId="2C62F089" w14:textId="77777777" w:rsidTr="00F21305">
        <w:tc>
          <w:tcPr>
            <w:tcW w:w="1170" w:type="dxa"/>
          </w:tcPr>
          <w:p w14:paraId="532A2F75" w14:textId="2CCC6ECA" w:rsidR="00B72DD4" w:rsidRPr="000C1CC3" w:rsidRDefault="00B72DD4" w:rsidP="00DE5E78">
            <w:r w:rsidRPr="000C1CC3">
              <w:t>SPST</w:t>
            </w:r>
          </w:p>
        </w:tc>
        <w:tc>
          <w:tcPr>
            <w:tcW w:w="5760" w:type="dxa"/>
          </w:tcPr>
          <w:p w14:paraId="146B7918" w14:textId="57CFCD72" w:rsidR="00B72DD4" w:rsidRDefault="00B72DD4" w:rsidP="00DE5E78">
            <w:r>
              <w:t>Pesticide in soil water</w:t>
            </w:r>
          </w:p>
        </w:tc>
        <w:tc>
          <w:tcPr>
            <w:tcW w:w="990" w:type="dxa"/>
          </w:tcPr>
          <w:p w14:paraId="7A113C2C" w14:textId="3958B1A4" w:rsidR="00B72DD4" w:rsidRDefault="00B72DD4" w:rsidP="00DE5E78">
            <w:r>
              <w:t>g/cm</w:t>
            </w:r>
            <w:r w:rsidRPr="00231B60">
              <w:rPr>
                <w:vertAlign w:val="superscript"/>
              </w:rPr>
              <w:t>2</w:t>
            </w:r>
          </w:p>
        </w:tc>
        <w:tc>
          <w:tcPr>
            <w:tcW w:w="1705" w:type="dxa"/>
          </w:tcPr>
          <w:p w14:paraId="023E5581" w14:textId="58B5033A" w:rsidR="00B72DD4" w:rsidRDefault="00B72DD4" w:rsidP="00DE5E78">
            <w:r>
              <w:t>ARG, ARG2</w:t>
            </w:r>
          </w:p>
        </w:tc>
      </w:tr>
      <w:tr w:rsidR="00B72DD4" w:rsidRPr="00EE79DE" w14:paraId="722BF930" w14:textId="77777777" w:rsidTr="00F21305">
        <w:tc>
          <w:tcPr>
            <w:tcW w:w="1170" w:type="dxa"/>
          </w:tcPr>
          <w:p w14:paraId="634923D0" w14:textId="754F3ECF" w:rsidR="00B72DD4" w:rsidRPr="000C1CC3" w:rsidRDefault="00B72DD4" w:rsidP="00DE5E78">
            <w:r w:rsidRPr="000C1CC3">
              <w:t>TPAP</w:t>
            </w:r>
          </w:p>
        </w:tc>
        <w:tc>
          <w:tcPr>
            <w:tcW w:w="5760" w:type="dxa"/>
          </w:tcPr>
          <w:p w14:paraId="07EFD6DB" w14:textId="32017DF9" w:rsidR="00B72DD4" w:rsidRDefault="00B72DD4" w:rsidP="00DE5E78">
            <w:r>
              <w:t>Total Pesticide application</w:t>
            </w:r>
          </w:p>
        </w:tc>
        <w:tc>
          <w:tcPr>
            <w:tcW w:w="990" w:type="dxa"/>
          </w:tcPr>
          <w:p w14:paraId="17123F71" w14:textId="05E9A1CB" w:rsidR="00B72DD4" w:rsidRDefault="00B72DD4" w:rsidP="00DE5E78">
            <w:r>
              <w:t>g/cm</w:t>
            </w:r>
            <w:r w:rsidRPr="00231B60">
              <w:rPr>
                <w:vertAlign w:val="superscript"/>
              </w:rPr>
              <w:t>2</w:t>
            </w:r>
          </w:p>
        </w:tc>
        <w:tc>
          <w:tcPr>
            <w:tcW w:w="1705" w:type="dxa"/>
          </w:tcPr>
          <w:p w14:paraId="32188826" w14:textId="5C32C33E" w:rsidR="00B72DD4" w:rsidRDefault="00B72DD4" w:rsidP="00DE5E78">
            <w:r>
              <w:t>--</w:t>
            </w:r>
          </w:p>
        </w:tc>
      </w:tr>
      <w:tr w:rsidR="00B72DD4" w:rsidRPr="00EE79DE" w14:paraId="26C03F74" w14:textId="77777777" w:rsidTr="00F21305">
        <w:tc>
          <w:tcPr>
            <w:tcW w:w="1170" w:type="dxa"/>
          </w:tcPr>
          <w:p w14:paraId="5D41AAA0" w14:textId="41E63D08" w:rsidR="00B72DD4" w:rsidRPr="000C1CC3" w:rsidRDefault="00B72DD4" w:rsidP="00DE5E78">
            <w:r w:rsidRPr="000C1CC3">
              <w:t>FPDL</w:t>
            </w:r>
          </w:p>
        </w:tc>
        <w:tc>
          <w:tcPr>
            <w:tcW w:w="5760" w:type="dxa"/>
          </w:tcPr>
          <w:p w14:paraId="3B3BA6F9" w14:textId="0B474780" w:rsidR="00B72DD4" w:rsidRDefault="00B72DD4" w:rsidP="00DE5E78">
            <w:r>
              <w:t>Foliar Pesticide degradation</w:t>
            </w:r>
          </w:p>
        </w:tc>
        <w:tc>
          <w:tcPr>
            <w:tcW w:w="990" w:type="dxa"/>
          </w:tcPr>
          <w:p w14:paraId="7A81790B" w14:textId="63326963" w:rsidR="00B72DD4" w:rsidRDefault="00B72DD4" w:rsidP="00DE5E78">
            <w:r>
              <w:t>g/cm</w:t>
            </w:r>
            <w:r w:rsidRPr="00231B60">
              <w:rPr>
                <w:vertAlign w:val="superscript"/>
              </w:rPr>
              <w:t>2</w:t>
            </w:r>
          </w:p>
        </w:tc>
        <w:tc>
          <w:tcPr>
            <w:tcW w:w="1705" w:type="dxa"/>
          </w:tcPr>
          <w:p w14:paraId="540D8BFD" w14:textId="69E60AD7" w:rsidR="00B72DD4" w:rsidRDefault="00B72DD4" w:rsidP="00DE5E78">
            <w:r>
              <w:t>--</w:t>
            </w:r>
          </w:p>
        </w:tc>
      </w:tr>
    </w:tbl>
    <w:p w14:paraId="4CB0CDE2" w14:textId="24BE228D" w:rsidR="00231B60" w:rsidRDefault="00F21305" w:rsidP="00DE5E78">
      <w:r>
        <w:t>*For single-compartment output which requires only one argument (ARG), also enter the value for ARG into the ARG2 field to enable proper reading of the inputs.</w:t>
      </w:r>
    </w:p>
    <w:p w14:paraId="35D72255" w14:textId="77777777" w:rsidR="00231B60" w:rsidRDefault="00231B60" w:rsidP="00DE5E78"/>
    <w:p w14:paraId="194CD872" w14:textId="77777777" w:rsidR="00231B60" w:rsidRPr="004879D6" w:rsidRDefault="00231B60" w:rsidP="00DE5E78"/>
    <w:p w14:paraId="34183E6B" w14:textId="24C3AD2D" w:rsidR="007A2CDB" w:rsidRPr="00546A36" w:rsidRDefault="00546A36" w:rsidP="00DE5E78">
      <w:r w:rsidRPr="00546A36">
        <w:rPr>
          <w:b/>
          <w:color w:val="000000"/>
          <w:highlight w:val="white"/>
        </w:rPr>
        <w:lastRenderedPageBreak/>
        <w:t>plant_volatilization_rate</w:t>
      </w:r>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r w:rsidRPr="00546A36">
        <w:rPr>
          <w:color w:val="000000"/>
          <w:highlight w:val="white"/>
        </w:rPr>
        <w:t>plant_pesticide_degrade_rate</w:t>
      </w:r>
      <w:r w:rsidRPr="00546A36">
        <w:rPr>
          <w:color w:val="000000"/>
        </w:rPr>
        <w:t>.</w:t>
      </w:r>
    </w:p>
    <w:p w14:paraId="211F60C5" w14:textId="77777777" w:rsidR="007A2CDB" w:rsidRPr="00546A36" w:rsidRDefault="007A2CDB" w:rsidP="00DE5E78"/>
    <w:p w14:paraId="4BD02D7F" w14:textId="3E4C20CE" w:rsidR="007A2CDB" w:rsidRPr="00546A36" w:rsidRDefault="00546A36" w:rsidP="00DE5E78">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E5E78"/>
    <w:p w14:paraId="7E0141A8" w14:textId="51F00F82" w:rsidR="007A2CDB" w:rsidRPr="004879D6" w:rsidRDefault="00697E7C" w:rsidP="00DE5E78">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E5E78"/>
    <w:p w14:paraId="7FB1D97C" w14:textId="4DC8FED6" w:rsidR="00803B58" w:rsidRDefault="00F10EFC" w:rsidP="00DE5E78">
      <w:r w:rsidRPr="00F10EFC">
        <w:rPr>
          <w:rFonts w:ascii="Consolas" w:hAnsi="Consolas" w:cs="Consolas"/>
          <w:b/>
          <w:bCs/>
          <w:color w:val="000000"/>
          <w:sz w:val="19"/>
          <w:szCs w:val="19"/>
        </w:rPr>
        <w:t>max_irrig</w:t>
      </w:r>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r>
        <w:rPr>
          <w:rFonts w:ascii="Consolas" w:hAnsi="Consolas" w:cs="Consolas"/>
          <w:color w:val="000000"/>
          <w:sz w:val="19"/>
          <w:szCs w:val="19"/>
        </w:rPr>
        <w:t>max_irrig</w:t>
      </w:r>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E5E78"/>
    <w:p w14:paraId="1D9CBE61" w14:textId="77777777" w:rsidR="00803B58" w:rsidRDefault="00803B58" w:rsidP="00DE5E78">
      <w:r w:rsidRPr="00803B58">
        <w:rPr>
          <w:b/>
        </w:rPr>
        <w:t>runoff_extract_depth</w:t>
      </w:r>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E5E78"/>
    <w:p w14:paraId="3C90B285" w14:textId="77777777" w:rsidR="00803B58" w:rsidRDefault="00803B58" w:rsidP="00DE5E78">
      <w:r w:rsidRPr="00803B58">
        <w:rPr>
          <w:b/>
        </w:rPr>
        <w:t>runoff_decline</w:t>
      </w:r>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E5E78"/>
    <w:p w14:paraId="03D7377B" w14:textId="16DFFAFB" w:rsidR="00803B58" w:rsidRDefault="00803B58" w:rsidP="00DE5E78">
      <w:r w:rsidRPr="00803B58">
        <w:rPr>
          <w:b/>
        </w:rPr>
        <w:t>runoff_effic</w:t>
      </w:r>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E5E78"/>
    <w:p w14:paraId="67D6BE38" w14:textId="32E54776" w:rsidR="007A2CDB" w:rsidRPr="00F10EFC" w:rsidRDefault="007A2CDB" w:rsidP="00DE5E78">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E5E78"/>
    <w:p w14:paraId="7675A406" w14:textId="77777777" w:rsidR="007A2CDB" w:rsidRDefault="007A2CDB" w:rsidP="00DE5E78">
      <w:r w:rsidRPr="008D3CA1">
        <w:rPr>
          <w:b/>
          <w:bCs/>
        </w:rPr>
        <w:t xml:space="preserve">SLP </w:t>
      </w:r>
      <w:r w:rsidRPr="008D3CA1">
        <w:t>- Slope of hydraulic flow path.</w:t>
      </w:r>
    </w:p>
    <w:p w14:paraId="1A2271EB" w14:textId="77777777" w:rsidR="000A0F40" w:rsidRPr="008D3CA1" w:rsidRDefault="000A0F40" w:rsidP="00DE5E78"/>
    <w:p w14:paraId="3679020A" w14:textId="678EBDCC" w:rsidR="007A2CDB" w:rsidRPr="008D3CA1" w:rsidRDefault="007A2CDB" w:rsidP="00DE5E78">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E5E78"/>
    <w:p w14:paraId="0F30A124" w14:textId="20F34D0A" w:rsidR="00CF064D" w:rsidRDefault="003D3125" w:rsidP="00DE5E78">
      <w:r>
        <w:rPr>
          <w:b/>
          <w:bCs/>
        </w:rPr>
        <w:t>Tband_top</w:t>
      </w:r>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E5E78"/>
    <w:p w14:paraId="1CDC399F" w14:textId="03C8E017" w:rsidR="007A2CDB" w:rsidRDefault="00436329" w:rsidP="00DE5E78">
      <w:r>
        <w:rPr>
          <w:b/>
          <w:bCs/>
        </w:rPr>
        <w:t>m</w:t>
      </w:r>
      <w:r w:rsidR="00574BAB">
        <w:rPr>
          <w:b/>
          <w:bCs/>
        </w:rPr>
        <w:t>ax_water</w:t>
      </w:r>
      <w:r w:rsidR="007A2CDB" w:rsidRPr="008D3CA1">
        <w:rPr>
          <w:b/>
          <w:bCs/>
        </w:rPr>
        <w:t>,</w:t>
      </w:r>
      <w:r w:rsidR="006F5DD2">
        <w:rPr>
          <w:b/>
          <w:bCs/>
        </w:rPr>
        <w:t xml:space="preserve"> </w:t>
      </w:r>
      <w:r w:rsidR="00574BAB">
        <w:rPr>
          <w:b/>
          <w:bCs/>
        </w:rPr>
        <w:t>min_water</w:t>
      </w:r>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E5E78"/>
    <w:p w14:paraId="2948E2FF" w14:textId="4B0F58B2" w:rsidR="007A2CDB" w:rsidRDefault="009716C3" w:rsidP="00DE5E78">
      <w:r w:rsidRPr="006D4570">
        <w:rPr>
          <w:b/>
          <w:bCs/>
          <w:highlight w:val="white"/>
        </w:rPr>
        <w:t>theta_zero_input</w:t>
      </w:r>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max_water. </w:t>
      </w:r>
    </w:p>
    <w:p w14:paraId="6C3928C0" w14:textId="77777777" w:rsidR="00744DEE" w:rsidRPr="00744DEE" w:rsidRDefault="00744DEE" w:rsidP="00DE5E78"/>
    <w:p w14:paraId="67DD3EF7" w14:textId="579A2D0B" w:rsidR="007A2CDB" w:rsidRPr="00744DEE" w:rsidRDefault="009716C3" w:rsidP="00DE5E78">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E5E78"/>
    <w:p w14:paraId="0B300B32" w14:textId="77777777" w:rsidR="007A2CDB" w:rsidRPr="00F60077" w:rsidRDefault="007A2CDB" w:rsidP="00DE5E78">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lastRenderedPageBreak/>
        <w:t xml:space="preserve">analogous to the </w:t>
      </w:r>
      <w:r w:rsidR="002C20DB" w:rsidRPr="00F60077">
        <w:t xml:space="preserve">short-term (24 to 48 hr)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E5E78"/>
    <w:p w14:paraId="7E03A74E" w14:textId="0645EC65" w:rsidR="00F60077" w:rsidRPr="00F60077" w:rsidRDefault="00F60077" w:rsidP="00DE5E78">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r w:rsidR="00D3738E" w:rsidRPr="00F60077">
        <w:tab/>
      </w:r>
    </w:p>
    <w:p w14:paraId="2FBA0917" w14:textId="551BD9A2" w:rsidR="007A2CDB" w:rsidRDefault="007A2CDB" w:rsidP="00DE5E78">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E5E78"/>
    <w:p w14:paraId="62548FF9" w14:textId="77777777" w:rsidR="007A2CDB" w:rsidRDefault="007A2CDB" w:rsidP="00DE5E78">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Wischmeier and Smith (1978). Generalized values are provided in </w:t>
      </w:r>
      <w:r w:rsidR="00FA536B">
        <w:t xml:space="preserve">the PRZM 3.12 </w:t>
      </w:r>
      <w:r w:rsidR="004F7C06">
        <w:t>Manual</w:t>
      </w:r>
      <w:r w:rsidR="00FA536B">
        <w:t>.</w:t>
      </w:r>
    </w:p>
    <w:p w14:paraId="61243F50" w14:textId="77777777" w:rsidR="00A6078C" w:rsidRPr="00A6078C" w:rsidRDefault="00A6078C" w:rsidP="00DE5E78"/>
    <w:p w14:paraId="469DC391" w14:textId="77777777" w:rsidR="007A2CDB" w:rsidRDefault="007A2CDB" w:rsidP="00DE5E78">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E5E78"/>
    <w:p w14:paraId="01BF6A25" w14:textId="77777777" w:rsidR="007A2CDB" w:rsidRDefault="007A2CDB" w:rsidP="00DE5E78">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r w:rsidR="00FA536B" w:rsidRPr="00A6078C">
        <w:t>Wischmeier and Smith (1978</w:t>
      </w:r>
      <w:r w:rsidR="00FA536B">
        <w:t>)</w:t>
      </w:r>
      <w:r w:rsidR="00F46D33">
        <w:t>.</w:t>
      </w:r>
    </w:p>
    <w:p w14:paraId="2757BF45" w14:textId="77777777" w:rsidR="00A6078C" w:rsidRPr="00A6078C" w:rsidRDefault="00A6078C" w:rsidP="00DE5E78"/>
    <w:p w14:paraId="6C518BE3" w14:textId="77777777" w:rsidR="007A2CDB" w:rsidRPr="00A6078C" w:rsidRDefault="007A2CDB" w:rsidP="00DE5E78">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r w:rsidR="00FA536B" w:rsidRPr="00A6078C">
        <w:t>Wischmeier and Smith (1978</w:t>
      </w:r>
      <w:r w:rsidR="00FA536B">
        <w:t>) and Stewart (1975).</w:t>
      </w:r>
    </w:p>
    <w:p w14:paraId="0F7081CC" w14:textId="77777777" w:rsidR="004879D6" w:rsidRPr="00A6078C" w:rsidRDefault="004879D6" w:rsidP="00DE5E78"/>
    <w:p w14:paraId="6A302C2C" w14:textId="77777777" w:rsidR="004879D6" w:rsidRDefault="00410217" w:rsidP="00DE5E78">
      <w:r w:rsidRPr="00410217">
        <w:rPr>
          <w:b/>
        </w:rPr>
        <w:t>uWind_Reference_Height</w:t>
      </w:r>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E5E78">
      <w:pPr>
        <w:pStyle w:val="Heading1"/>
      </w:pPr>
      <w:r>
        <w:t xml:space="preserve"> </w:t>
      </w:r>
      <w:bookmarkStart w:id="59" w:name="_Toc138155194"/>
      <w:r>
        <w:t>PRZM5 Theory</w:t>
      </w:r>
      <w:bookmarkEnd w:id="59"/>
    </w:p>
    <w:p w14:paraId="1E4764A8" w14:textId="77777777" w:rsidR="009E651C" w:rsidRDefault="009E651C" w:rsidP="00DE5E78">
      <w:pPr>
        <w:pStyle w:val="Heading2"/>
      </w:pPr>
      <w:bookmarkStart w:id="60" w:name="_Toc138155195"/>
      <w:r>
        <w:t>Overview</w:t>
      </w:r>
      <w:bookmarkEnd w:id="60"/>
    </w:p>
    <w:p w14:paraId="506795E5" w14:textId="24464EBD" w:rsidR="004D0ADA" w:rsidRDefault="009C4F40" w:rsidP="00DE5E78">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E5E78"/>
    <w:p w14:paraId="4365C3DE" w14:textId="51C456E5" w:rsidR="009E658B" w:rsidRDefault="009C4F40" w:rsidP="00DE5E78">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DE5E78">
      <w:pPr>
        <w:pStyle w:val="Heading2"/>
      </w:pPr>
      <w:bookmarkStart w:id="61" w:name="_Toc138155196"/>
      <w:r>
        <w:lastRenderedPageBreak/>
        <w:t>Description of the Algorithms</w:t>
      </w:r>
      <w:bookmarkEnd w:id="61"/>
    </w:p>
    <w:p w14:paraId="5D0084C5" w14:textId="77777777" w:rsidR="009E651C" w:rsidRDefault="009E651C" w:rsidP="00DE5E78">
      <w:r>
        <w:t xml:space="preserve">The </w:t>
      </w:r>
      <w:r w:rsidR="005D59E6">
        <w:t xml:space="preserve">current </w:t>
      </w:r>
      <w:r w:rsidR="009C4F40">
        <w:t>processes simulated by PRZM</w:t>
      </w:r>
      <w:r w:rsidR="00993D7D">
        <w:t>5</w:t>
      </w:r>
      <w:r w:rsidR="009C4F40">
        <w:t xml:space="preserve"> </w:t>
      </w:r>
      <w:r>
        <w:t>are:</w:t>
      </w:r>
    </w:p>
    <w:p w14:paraId="77F25D25" w14:textId="77777777" w:rsidR="009E651C" w:rsidRDefault="007B55C4" w:rsidP="00DE5E78">
      <w:pPr>
        <w:pStyle w:val="ListParagraph"/>
        <w:numPr>
          <w:ilvl w:val="0"/>
          <w:numId w:val="22"/>
        </w:numPr>
      </w:pPr>
      <w:r>
        <w:t>Crop Growth</w:t>
      </w:r>
    </w:p>
    <w:p w14:paraId="27EC3DA4" w14:textId="77777777" w:rsidR="00427B65" w:rsidRDefault="007B55C4" w:rsidP="00DE5E78">
      <w:pPr>
        <w:pStyle w:val="ListParagraph"/>
        <w:numPr>
          <w:ilvl w:val="0"/>
          <w:numId w:val="22"/>
        </w:numPr>
      </w:pPr>
      <w:r>
        <w:t>Irrigation</w:t>
      </w:r>
    </w:p>
    <w:p w14:paraId="2D059751" w14:textId="77777777" w:rsidR="007B55C4" w:rsidRDefault="0098621E" w:rsidP="00DE5E78">
      <w:pPr>
        <w:pStyle w:val="ListParagraph"/>
        <w:numPr>
          <w:ilvl w:val="0"/>
          <w:numId w:val="22"/>
        </w:numPr>
      </w:pPr>
      <w:r>
        <w:t>Precipitation</w:t>
      </w:r>
      <w:r w:rsidR="00427B65">
        <w:t xml:space="preserve"> &amp; Snowmelt</w:t>
      </w:r>
    </w:p>
    <w:p w14:paraId="4A8AD6FE" w14:textId="77777777" w:rsidR="007B55C4" w:rsidRDefault="007B55C4" w:rsidP="00DE5E78">
      <w:pPr>
        <w:pStyle w:val="ListParagraph"/>
        <w:numPr>
          <w:ilvl w:val="0"/>
          <w:numId w:val="22"/>
        </w:numPr>
      </w:pPr>
      <w:r>
        <w:t>Runoff</w:t>
      </w:r>
      <w:r w:rsidR="007D73D0">
        <w:t xml:space="preserve"> </w:t>
      </w:r>
    </w:p>
    <w:p w14:paraId="4B669C93" w14:textId="77777777" w:rsidR="007B55C4" w:rsidRDefault="007B55C4" w:rsidP="00DE5E78">
      <w:pPr>
        <w:pStyle w:val="ListParagraph"/>
        <w:numPr>
          <w:ilvl w:val="0"/>
          <w:numId w:val="22"/>
        </w:numPr>
      </w:pPr>
      <w:r>
        <w:t>Canopy Water Interception</w:t>
      </w:r>
    </w:p>
    <w:p w14:paraId="3A918620" w14:textId="77777777" w:rsidR="007B55C4" w:rsidRDefault="007B55C4" w:rsidP="00DE5E78">
      <w:pPr>
        <w:pStyle w:val="ListParagraph"/>
        <w:numPr>
          <w:ilvl w:val="0"/>
          <w:numId w:val="22"/>
        </w:numPr>
      </w:pPr>
      <w:r>
        <w:t>Evaporation</w:t>
      </w:r>
    </w:p>
    <w:p w14:paraId="7BD3417A" w14:textId="77777777" w:rsidR="007B55C4" w:rsidRDefault="007B55C4" w:rsidP="00DE5E78">
      <w:pPr>
        <w:pStyle w:val="ListParagraph"/>
        <w:numPr>
          <w:ilvl w:val="0"/>
          <w:numId w:val="22"/>
        </w:numPr>
      </w:pPr>
      <w:r>
        <w:t>Leaching</w:t>
      </w:r>
    </w:p>
    <w:p w14:paraId="7283ECF0" w14:textId="77777777" w:rsidR="00384A02" w:rsidRDefault="00512889" w:rsidP="00DE5E78">
      <w:pPr>
        <w:pStyle w:val="ListParagraph"/>
        <w:numPr>
          <w:ilvl w:val="0"/>
          <w:numId w:val="22"/>
        </w:numPr>
      </w:pPr>
      <w:r>
        <w:t>Erosion</w:t>
      </w:r>
    </w:p>
    <w:p w14:paraId="4A25AAB3" w14:textId="77777777" w:rsidR="00963FC4" w:rsidRDefault="007D73D0" w:rsidP="00DE5E78">
      <w:pPr>
        <w:pStyle w:val="ListParagraph"/>
        <w:numPr>
          <w:ilvl w:val="0"/>
          <w:numId w:val="22"/>
        </w:numPr>
      </w:pPr>
      <w:r>
        <w:t xml:space="preserve">Soil </w:t>
      </w:r>
      <w:r w:rsidR="008755AA">
        <w:t>Temperature</w:t>
      </w:r>
    </w:p>
    <w:p w14:paraId="22126414" w14:textId="77777777" w:rsidR="009E651C" w:rsidRDefault="00975526" w:rsidP="00DE5E78">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E5E78">
      <w:pPr>
        <w:pStyle w:val="ListParagraph"/>
        <w:numPr>
          <w:ilvl w:val="0"/>
          <w:numId w:val="22"/>
        </w:numPr>
      </w:pPr>
      <w:r>
        <w:t xml:space="preserve">Chemical </w:t>
      </w:r>
      <w:r w:rsidR="00512889">
        <w:t>Runoff &amp; Vertical Transport in Soil</w:t>
      </w:r>
    </w:p>
    <w:p w14:paraId="382DEEEC" w14:textId="77777777" w:rsidR="00A630A0" w:rsidRDefault="00A630A0" w:rsidP="00DE5E78">
      <w:pPr>
        <w:pStyle w:val="ListParagraph"/>
        <w:numPr>
          <w:ilvl w:val="0"/>
          <w:numId w:val="22"/>
        </w:numPr>
      </w:pPr>
      <w:r>
        <w:t>Chemical Volatilization</w:t>
      </w:r>
    </w:p>
    <w:p w14:paraId="5533B8BD" w14:textId="77777777" w:rsidR="00512889" w:rsidRDefault="00512889" w:rsidP="00DE5E78">
      <w:pPr>
        <w:pStyle w:val="Heading2"/>
      </w:pPr>
      <w:bookmarkStart w:id="62" w:name="_Toc138155197"/>
      <w:r>
        <w:t>Crop Growth</w:t>
      </w:r>
      <w:bookmarkEnd w:id="62"/>
    </w:p>
    <w:p w14:paraId="3C42FECE" w14:textId="7A8FEB3A" w:rsidR="00512889" w:rsidRDefault="00512889" w:rsidP="00DE5E78">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p>
    <w:p w14:paraId="7135FDFF" w14:textId="77777777" w:rsidR="00E22DB4" w:rsidRDefault="00E22DB4" w:rsidP="00DE5E78"/>
    <w:p w14:paraId="3F5E25AF" w14:textId="77777777" w:rsidR="00B17709" w:rsidRDefault="000C7025" w:rsidP="00DE5E78">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7777777" w:rsidR="00B17709" w:rsidRPr="00891B85" w:rsidRDefault="00B17709" w:rsidP="00DE5E78">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D930C2" w:rsidRPr="00891B85">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D930C2" w:rsidRPr="00891B85">
        <w:rPr>
          <w:noProof/>
        </w:rPr>
        <w:t>1</w:t>
      </w:r>
      <w:r w:rsidR="00120FD4" w:rsidRPr="00891B85">
        <w:fldChar w:fldCharType="end"/>
      </w:r>
      <w:r w:rsidRPr="00891B85">
        <w:t xml:space="preserve"> Depiction of the crop growth routine in PRZM</w:t>
      </w:r>
      <w:r w:rsidR="0050781D">
        <w:t>5</w:t>
      </w:r>
      <w:r w:rsidRPr="00891B85">
        <w:t>.  Crop size increases linearly from emergence date to maturity date, where it remains at maximum size until the harvest date.</w:t>
      </w:r>
    </w:p>
    <w:p w14:paraId="221D6B07" w14:textId="77777777" w:rsidR="00512889" w:rsidRDefault="0098621E" w:rsidP="00DE5E78">
      <w:pPr>
        <w:pStyle w:val="Heading2"/>
      </w:pPr>
      <w:bookmarkStart w:id="63" w:name="_Toc138155198"/>
      <w:r>
        <w:lastRenderedPageBreak/>
        <w:t>Irrigation</w:t>
      </w:r>
      <w:bookmarkEnd w:id="63"/>
    </w:p>
    <w:p w14:paraId="5D9FAC81" w14:textId="77777777" w:rsidR="0098621E" w:rsidRDefault="008755AA" w:rsidP="00DE5E78">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E5E78">
      <w:r>
        <w:tab/>
      </w:r>
    </w:p>
    <w:p w14:paraId="77CC8D1E" w14:textId="77777777" w:rsidR="008755AA" w:rsidRDefault="00D302CF" w:rsidP="00DE5E78">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7D4EA331" w14:textId="19781AE5" w:rsidR="008755AA" w:rsidRDefault="00DE2B4C" w:rsidP="00DE5E78">
      <w:pPr>
        <w:rPr>
          <w:rFonts w:eastAsiaTheme="minorEastAsia"/>
        </w:rPr>
      </w:pPr>
      <w:r>
        <w:rPr>
          <w:rFonts w:eastAsiaTheme="minorEastAsia"/>
          <w:iCs/>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Pr>
          <w:rFonts w:eastAsiaTheme="minorEastAsia"/>
        </w:rPr>
        <w:tab/>
        <w:t>(4-1)</w:t>
      </w:r>
    </w:p>
    <w:p w14:paraId="4CD79333" w14:textId="77777777" w:rsidR="00DE2B4C" w:rsidRDefault="00DE2B4C" w:rsidP="00DE5E78"/>
    <w:p w14:paraId="0536E3DF" w14:textId="77777777" w:rsidR="008755AA" w:rsidRDefault="006A4838" w:rsidP="00DE5E78">
      <w:r>
        <w:t>D = total soil moisture deficit for the relevant soil depth</w:t>
      </w:r>
      <w:r w:rsidR="00D302CF">
        <w:t xml:space="preserve"> (cm)</w:t>
      </w:r>
    </w:p>
    <w:p w14:paraId="25D09B69" w14:textId="77777777" w:rsidR="006A4838" w:rsidRDefault="006A4838" w:rsidP="00DE5E78">
      <w:r>
        <w:t>N = number of compartments for the relevant soil depth</w:t>
      </w:r>
    </w:p>
    <w:p w14:paraId="4EE6C3DD" w14:textId="2ED33EEF" w:rsidR="006A4838" w:rsidRPr="006A4838" w:rsidRDefault="006A4838" w:rsidP="00DE5E78">
      <w:r>
        <w:sym w:font="Symbol" w:char="F071"/>
      </w:r>
      <w:r w:rsidR="00E21757">
        <w:rPr>
          <w:vertAlign w:val="subscript"/>
        </w:rPr>
        <w:t>max</w:t>
      </w:r>
      <w:r>
        <w:rPr>
          <w:vertAlign w:val="subscript"/>
        </w:rPr>
        <w:t>,i</w:t>
      </w:r>
      <w:r>
        <w:t xml:space="preserve"> = </w:t>
      </w:r>
      <w:r w:rsidR="00E21757">
        <w:t>max capacity</w:t>
      </w:r>
      <w:r>
        <w:t xml:space="preserve"> for compartment </w:t>
      </w:r>
      <w:r w:rsidRPr="006A4838">
        <w:rPr>
          <w:i/>
        </w:rPr>
        <w:t>i</w:t>
      </w:r>
    </w:p>
    <w:p w14:paraId="05F4E262" w14:textId="77777777" w:rsidR="006A4838" w:rsidRPr="006A4838" w:rsidRDefault="006A4838" w:rsidP="00DE5E78">
      <w:r>
        <w:sym w:font="Symbol" w:char="F071"/>
      </w:r>
      <w:r>
        <w:rPr>
          <w:vertAlign w:val="subscript"/>
        </w:rPr>
        <w:t>i</w:t>
      </w:r>
      <w:r>
        <w:t xml:space="preserve"> = soil moisture in compartment </w:t>
      </w:r>
      <w:r w:rsidRPr="006A4838">
        <w:rPr>
          <w:i/>
        </w:rPr>
        <w:t>i</w:t>
      </w:r>
    </w:p>
    <w:p w14:paraId="1E9D8F10" w14:textId="77777777" w:rsidR="008755AA" w:rsidRPr="006A4838" w:rsidRDefault="006A4838" w:rsidP="00DE5E78">
      <w:r>
        <w:sym w:font="Symbol" w:char="F044"/>
      </w:r>
      <w:r>
        <w:t>z</w:t>
      </w:r>
      <w:r>
        <w:rPr>
          <w:vertAlign w:val="subscript"/>
        </w:rPr>
        <w:t>i</w:t>
      </w:r>
      <w:r>
        <w:t xml:space="preserve"> = thickness of compartment </w:t>
      </w:r>
      <w:r>
        <w:rPr>
          <w:i/>
        </w:rPr>
        <w:t>i</w:t>
      </w:r>
    </w:p>
    <w:p w14:paraId="1D861AE7" w14:textId="77777777" w:rsidR="008755AA" w:rsidRDefault="008755AA" w:rsidP="00DE5E78"/>
    <w:p w14:paraId="3CC2CB56" w14:textId="4E5F525E" w:rsidR="00F33894" w:rsidRDefault="00F33894" w:rsidP="00DE5E78">
      <w:r>
        <w:t xml:space="preserve">PRZM5 has </w:t>
      </w:r>
      <w:r w:rsidR="00335A23">
        <w:t>four</w:t>
      </w:r>
      <w:r w:rsidR="0030650D">
        <w:t xml:space="preserve"> </w:t>
      </w:r>
      <w:r>
        <w:t>irrigation options</w:t>
      </w:r>
      <w:r w:rsidR="001F0C92">
        <w:t>:</w:t>
      </w:r>
    </w:p>
    <w:p w14:paraId="17FF7DA8" w14:textId="77777777" w:rsidR="00F33894" w:rsidRDefault="00F33894" w:rsidP="00DE5E78"/>
    <w:p w14:paraId="3F846096" w14:textId="1CD5F520" w:rsidR="00F33894" w:rsidRDefault="00F33894" w:rsidP="00DE5E78">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E5E78"/>
    <w:p w14:paraId="6DACA444" w14:textId="360C81E2" w:rsidR="00F33894" w:rsidRDefault="00F33894" w:rsidP="00DE5E78">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r w:rsidR="00050D18" w:rsidRPr="00F10EFC">
        <w:rPr>
          <w:rFonts w:ascii="Consolas" w:hAnsi="Consolas" w:cs="Consolas"/>
          <w:b/>
          <w:bCs/>
          <w:color w:val="000000"/>
          <w:sz w:val="19"/>
          <w:szCs w:val="19"/>
        </w:rPr>
        <w:t>max_irrig</w:t>
      </w:r>
      <w:r w:rsidR="00E2787A">
        <w:t xml:space="preserve">). </w:t>
      </w:r>
    </w:p>
    <w:p w14:paraId="1326B998" w14:textId="77777777" w:rsidR="00F33894" w:rsidRDefault="00F33894" w:rsidP="00DE5E78"/>
    <w:p w14:paraId="4FAABD7B" w14:textId="666B3238" w:rsidR="00F33894" w:rsidRDefault="00F33894" w:rsidP="00DE5E78">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r w:rsidR="00050D18" w:rsidRPr="00F10EFC">
        <w:rPr>
          <w:rFonts w:ascii="Consolas" w:hAnsi="Consolas" w:cs="Consolas"/>
          <w:b/>
          <w:bCs/>
          <w:color w:val="000000"/>
          <w:sz w:val="19"/>
          <w:szCs w:val="19"/>
        </w:rPr>
        <w:t>max_irrig</w:t>
      </w:r>
      <w:r w:rsidR="00E2787A">
        <w:t xml:space="preserve">). </w:t>
      </w:r>
    </w:p>
    <w:p w14:paraId="6433F98A" w14:textId="77777777" w:rsidR="00F33894" w:rsidRDefault="00F33894" w:rsidP="00DE5E78"/>
    <w:p w14:paraId="38F90584" w14:textId="0FF3D401" w:rsidR="00F33894" w:rsidRDefault="00F33894" w:rsidP="00DE5E78">
      <w:pPr>
        <w:pStyle w:val="ListParagraph"/>
        <w:numPr>
          <w:ilvl w:val="0"/>
          <w:numId w:val="21"/>
        </w:numPr>
      </w:pPr>
      <w:r>
        <w:t>Type 6:</w:t>
      </w:r>
      <w:r w:rsidR="00521318">
        <w:t xml:space="preserve">  This type of irrigation applies water above the canopy and applies a user-specified amount </w:t>
      </w:r>
      <w:r w:rsidR="009325B5">
        <w:t>(</w:t>
      </w:r>
      <w:r w:rsidR="00050D18" w:rsidRPr="00F10EFC">
        <w:rPr>
          <w:rFonts w:ascii="Consolas" w:hAnsi="Consolas" w:cs="Consolas"/>
          <w:b/>
          <w:bCs/>
          <w:color w:val="000000"/>
          <w:sz w:val="19"/>
          <w:szCs w:val="19"/>
        </w:rPr>
        <w:t>max_irrig</w:t>
      </w:r>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DE5E78">
      <w:pPr>
        <w:pStyle w:val="Heading2"/>
      </w:pPr>
      <w:bookmarkStart w:id="64" w:name="_Toc138155199"/>
      <w:r>
        <w:t>Precipitation</w:t>
      </w:r>
      <w:r w:rsidR="002A2EA0">
        <w:t xml:space="preserve"> &amp; Snowmelt</w:t>
      </w:r>
      <w:bookmarkEnd w:id="64"/>
    </w:p>
    <w:p w14:paraId="1A3928EA" w14:textId="38477982" w:rsidR="00804464" w:rsidRDefault="00804464" w:rsidP="00DE5E78">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E5E78"/>
    <w:p w14:paraId="1DE36B95" w14:textId="304CAE78" w:rsidR="001F0C92" w:rsidRDefault="006D4570" w:rsidP="00DE5E78">
      <w:r>
        <w:rPr>
          <w:rFonts w:eastAsiaTheme="minorEastAsia"/>
        </w:rPr>
        <w:lastRenderedPageBreak/>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E5E78"/>
    <w:p w14:paraId="32489E2C" w14:textId="77777777" w:rsidR="00804464" w:rsidRDefault="00E57301" w:rsidP="00DE5E78">
      <w:r>
        <w:t>Where</w:t>
      </w:r>
      <w:r>
        <w:tab/>
      </w:r>
      <w:r w:rsidR="00804464">
        <w:t>M = melted snow</w:t>
      </w:r>
    </w:p>
    <w:p w14:paraId="26E8C611" w14:textId="77777777" w:rsidR="00804464" w:rsidRDefault="00E57301" w:rsidP="00DE5E78">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E5E78">
      <w:r>
        <w:tab/>
      </w:r>
      <w:r w:rsidR="00804464">
        <w:t>T</w:t>
      </w:r>
      <w:r w:rsidR="000C3389">
        <w:t xml:space="preserve"> = </w:t>
      </w:r>
      <w:r w:rsidR="00823D0B">
        <w:t xml:space="preserve">temperature </w:t>
      </w:r>
      <w:r w:rsidR="00804464">
        <w:t xml:space="preserve">(°C) </w:t>
      </w:r>
    </w:p>
    <w:p w14:paraId="5839C074" w14:textId="77777777" w:rsidR="000C3389" w:rsidRDefault="00E57301" w:rsidP="00DE5E78">
      <w:r>
        <w:tab/>
      </w:r>
      <w:r w:rsidR="000C3389">
        <w:t xml:space="preserve">SP = </w:t>
      </w:r>
      <w:r w:rsidR="00823D0B">
        <w:t xml:space="preserve">snow </w:t>
      </w:r>
      <w:r w:rsidR="000C3389">
        <w:t>accumulation (cm)</w:t>
      </w:r>
    </w:p>
    <w:p w14:paraId="3A990AAB" w14:textId="77777777" w:rsidR="0098621E" w:rsidRDefault="0098621E" w:rsidP="00DE5E78">
      <w:pPr>
        <w:pStyle w:val="Heading2"/>
      </w:pPr>
      <w:bookmarkStart w:id="65" w:name="_Toc138155200"/>
      <w:r>
        <w:t>Runoff</w:t>
      </w:r>
      <w:bookmarkEnd w:id="65"/>
    </w:p>
    <w:p w14:paraId="1C3B0483" w14:textId="77777777" w:rsidR="001F0C92" w:rsidRDefault="000C3389" w:rsidP="00DE5E78">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E5E78"/>
    <w:p w14:paraId="7A54A73E" w14:textId="5F7E7FD3" w:rsidR="00E22DB4" w:rsidRDefault="006D4570" w:rsidP="00DE5E78">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E5E78"/>
    <w:p w14:paraId="63EECA1C" w14:textId="77777777" w:rsidR="00FE119D" w:rsidRDefault="00916CC7" w:rsidP="00DE5E78">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E5E78">
      <w:r>
        <w:tab/>
        <w:t>P</w:t>
      </w:r>
      <w:r w:rsidR="00611B6C">
        <w:t xml:space="preserve"> </w:t>
      </w:r>
      <w:r>
        <w:t>= precipitation (</w:t>
      </w:r>
      <w:r w:rsidR="00611B6C">
        <w:t>cm</w:t>
      </w:r>
      <w:r>
        <w:t>)</w:t>
      </w:r>
    </w:p>
    <w:p w14:paraId="75061CD0" w14:textId="77777777" w:rsidR="00FE119D" w:rsidRDefault="00FE119D" w:rsidP="00DE5E78">
      <w:r>
        <w:t>S = potential maximum retention (</w:t>
      </w:r>
      <w:r w:rsidR="00611B6C">
        <w:t>cm</w:t>
      </w:r>
      <w:r>
        <w:t>)</w:t>
      </w:r>
    </w:p>
    <w:p w14:paraId="068C45DC" w14:textId="77777777" w:rsidR="000B39E4" w:rsidRDefault="000B39E4" w:rsidP="00DE5E78"/>
    <w:p w14:paraId="4E60CAC9" w14:textId="77777777" w:rsidR="000B39E4" w:rsidRDefault="000B39E4" w:rsidP="00DE5E78">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E5E78"/>
    <w:p w14:paraId="0DC931F8" w14:textId="77777777" w:rsidR="000B39E4" w:rsidRDefault="00340E3F" w:rsidP="00DE5E78">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E5E78"/>
    <w:p w14:paraId="517F8EB0" w14:textId="7DD0E07E" w:rsidR="00F54E3A" w:rsidRDefault="00FE119D" w:rsidP="00DE5E78">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E5E78"/>
    <w:p w14:paraId="6832BC10" w14:textId="77777777" w:rsidR="00A5258F" w:rsidRDefault="00F54E3A" w:rsidP="00DE5E78">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E5E78"/>
    <w:p w14:paraId="3F5FECAA" w14:textId="77777777" w:rsidR="00A5258F" w:rsidRDefault="006201F0" w:rsidP="00DE5E78">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E5E78">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E5E78">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E5E78">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E5E78">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E5E78"/>
    <w:p w14:paraId="4E1213BB" w14:textId="77777777" w:rsidR="00B17709" w:rsidRDefault="00E22DB4" w:rsidP="00DE5E78">
      <w:r>
        <w:rPr>
          <w:noProof/>
        </w:rPr>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7777777" w:rsidR="00B17709" w:rsidRPr="00C27D6C" w:rsidRDefault="00B17709" w:rsidP="00DE5E78">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D930C2" w:rsidRPr="00CE69E0">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D930C2" w:rsidRPr="00CE69E0">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E5E78"/>
    <w:p w14:paraId="0331D35D" w14:textId="77777777" w:rsidR="000C3389" w:rsidRDefault="00864592" w:rsidP="00DE5E78">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E5E78"/>
    <w:p w14:paraId="1FD8DE25" w14:textId="77777777" w:rsidR="00B168AC" w:rsidRDefault="0098621E" w:rsidP="00DE5E78">
      <w:pPr>
        <w:pStyle w:val="Heading2"/>
      </w:pPr>
      <w:bookmarkStart w:id="66" w:name="_Toc365363860"/>
      <w:bookmarkStart w:id="67" w:name="_Toc365363912"/>
      <w:bookmarkStart w:id="68" w:name="_Toc365363970"/>
      <w:bookmarkStart w:id="69" w:name="_Toc365528289"/>
      <w:bookmarkStart w:id="70" w:name="_Toc138155201"/>
      <w:bookmarkEnd w:id="66"/>
      <w:bookmarkEnd w:id="67"/>
      <w:bookmarkEnd w:id="68"/>
      <w:bookmarkEnd w:id="69"/>
      <w:r>
        <w:t>Canopy Water Interception</w:t>
      </w:r>
      <w:bookmarkEnd w:id="70"/>
    </w:p>
    <w:p w14:paraId="5DCEFF97" w14:textId="442A21D6" w:rsidR="000B5B03" w:rsidRDefault="00B168AC" w:rsidP="00DE5E78">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E5E78"/>
    <w:p w14:paraId="78880975" w14:textId="53027324" w:rsidR="00340E3F" w:rsidRDefault="00340E3F" w:rsidP="00DE5E78">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E5E78"/>
    <w:p w14:paraId="46E33EEA" w14:textId="77777777" w:rsidR="00B168AC" w:rsidRDefault="000B5B03" w:rsidP="00DE5E78">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E5E78">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E5E78">
      <w:r>
        <w:tab/>
        <w:t>C</w:t>
      </w:r>
      <w:r w:rsidRPr="00B43BF6">
        <w:rPr>
          <w:vertAlign w:val="subscript"/>
        </w:rPr>
        <w:t>max</w:t>
      </w:r>
      <w:r>
        <w:t xml:space="preserve"> = maximum water that the canopy can hold (cm)</w:t>
      </w:r>
    </w:p>
    <w:p w14:paraId="5ED9F24E" w14:textId="77777777" w:rsidR="000B5B03" w:rsidRDefault="000B5B03" w:rsidP="00DE5E78">
      <w:r>
        <w:tab/>
        <w:t>P</w:t>
      </w:r>
      <w:r w:rsidR="00B765C3">
        <w:t xml:space="preserve"> </w:t>
      </w:r>
      <w:r>
        <w:t xml:space="preserve">= </w:t>
      </w:r>
      <w:r w:rsidR="00347F86">
        <w:t xml:space="preserve">precipitation </w:t>
      </w:r>
      <w:r>
        <w:t>(cm)</w:t>
      </w:r>
    </w:p>
    <w:p w14:paraId="6A31943E" w14:textId="77777777" w:rsidR="000B5B03" w:rsidRDefault="000B5B03" w:rsidP="00DE5E78">
      <w:r>
        <w:tab/>
        <w:t xml:space="preserve">I = </w:t>
      </w:r>
      <w:r w:rsidR="00347F86">
        <w:t xml:space="preserve">overhead </w:t>
      </w:r>
      <w:r w:rsidR="00B765C3">
        <w:t>i</w:t>
      </w:r>
      <w:r>
        <w:t>rrigation (cm)</w:t>
      </w:r>
    </w:p>
    <w:p w14:paraId="0B10FCAC" w14:textId="77777777" w:rsidR="00B168AC" w:rsidRPr="00B168AC" w:rsidRDefault="000B5B03" w:rsidP="00DE5E78">
      <w:r>
        <w:tab/>
      </w:r>
      <w:r w:rsidR="00B765C3">
        <w:t xml:space="preserve">Q = </w:t>
      </w:r>
      <w:r w:rsidR="00347F86">
        <w:t xml:space="preserve">runoff </w:t>
      </w:r>
      <w:r>
        <w:t>(cm)</w:t>
      </w:r>
    </w:p>
    <w:p w14:paraId="25BA0669" w14:textId="77777777" w:rsidR="0098621E" w:rsidRDefault="0098621E" w:rsidP="00DE5E78">
      <w:pPr>
        <w:pStyle w:val="Heading2"/>
      </w:pPr>
      <w:bookmarkStart w:id="71" w:name="_Toc138155202"/>
      <w:r>
        <w:lastRenderedPageBreak/>
        <w:t>Evaporation</w:t>
      </w:r>
      <w:bookmarkEnd w:id="71"/>
    </w:p>
    <w:p w14:paraId="6C94BF43" w14:textId="77777777" w:rsidR="00B43BF6" w:rsidRDefault="0079531C" w:rsidP="00DE5E78">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E5E78"/>
    <w:p w14:paraId="6D036AB2" w14:textId="77777777" w:rsidR="00F9641E" w:rsidRDefault="00340E3F" w:rsidP="00DE5E78">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E5E78">
      <w:r>
        <w:t xml:space="preserve">Where </w:t>
      </w:r>
      <w:r>
        <w:tab/>
        <w:t>ET</w:t>
      </w:r>
      <w:r w:rsidRPr="00F44817">
        <w:rPr>
          <w:vertAlign w:val="subscript"/>
        </w:rPr>
        <w:t>p</w:t>
      </w:r>
      <w:r>
        <w:t xml:space="preserve"> = </w:t>
      </w:r>
      <w:r w:rsidR="00717DE7">
        <w:t>p</w:t>
      </w:r>
      <w:r>
        <w:t xml:space="preserve">otential </w:t>
      </w:r>
      <w:r w:rsidR="00313145">
        <w:t xml:space="preserve">evapotranspiration </w:t>
      </w:r>
      <w:r>
        <w:t>(cm)</w:t>
      </w:r>
    </w:p>
    <w:p w14:paraId="0AD41D3B" w14:textId="77777777" w:rsidR="00B43BF6" w:rsidRDefault="00F44817" w:rsidP="00DE5E78">
      <w:r>
        <w:tab/>
        <w:t>K</w:t>
      </w:r>
      <w:r w:rsidRPr="00F44817">
        <w:rPr>
          <w:vertAlign w:val="subscript"/>
        </w:rPr>
        <w:t>p</w:t>
      </w:r>
      <w:r>
        <w:t xml:space="preserve"> = pan coefficient </w:t>
      </w:r>
      <w:r w:rsidR="00313145">
        <w:t>(unitless)</w:t>
      </w:r>
    </w:p>
    <w:p w14:paraId="06720E25" w14:textId="77777777" w:rsidR="00B43BF6" w:rsidRDefault="00F44817" w:rsidP="00DE5E78">
      <w:r>
        <w:tab/>
        <w:t>E</w:t>
      </w:r>
      <w:r w:rsidRPr="00F44817">
        <w:rPr>
          <w:vertAlign w:val="subscript"/>
        </w:rPr>
        <w:t>p</w:t>
      </w:r>
      <w:r>
        <w:t xml:space="preserve"> = pan evaporation (cm)</w:t>
      </w:r>
    </w:p>
    <w:p w14:paraId="60954D46" w14:textId="77777777" w:rsidR="00A077A7" w:rsidRDefault="00A077A7" w:rsidP="00DE5E78"/>
    <w:p w14:paraId="5AC25A3C" w14:textId="77777777" w:rsidR="00A077A7" w:rsidRDefault="00A077A7" w:rsidP="00DE5E78">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E5E78"/>
    <w:p w14:paraId="14B88783" w14:textId="06DA18A6" w:rsidR="00DE2B4C" w:rsidRDefault="00340E3F" w:rsidP="00DE5E78">
      <w:pPr>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E5E78"/>
    <w:p w14:paraId="7BF93DD8" w14:textId="77777777" w:rsidR="00656657" w:rsidRDefault="00656657" w:rsidP="00DE5E78"/>
    <w:p w14:paraId="23C68739" w14:textId="77777777" w:rsidR="00656657" w:rsidRPr="00656657" w:rsidRDefault="00866525" w:rsidP="00DE5E78">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77777777" w:rsidR="00656657" w:rsidRPr="00656657" w:rsidRDefault="00F04041" w:rsidP="00DE5E78">
      <w:pPr>
        <w:rPr>
          <w:rFonts w:eastAsia="Times New Roman"/>
          <w:sz w:val="24"/>
          <w:szCs w:val="24"/>
        </w:rPr>
      </w:pPr>
      <w:r>
        <w:tab/>
      </w:r>
      <w:r w:rsidRPr="008A538A">
        <w:object w:dxaOrig="1719" w:dyaOrig="740" w14:anchorId="54312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4pt;height:36pt" o:ole="">
            <v:imagedata r:id="rId17" o:title=""/>
          </v:shape>
          <o:OLEObject Type="Embed" ProgID="Equation.3" ShapeID="_x0000_i1025" DrawAspect="Content" ObjectID="_1748947973" r:id="rId18"/>
        </w:object>
      </w:r>
      <w:r>
        <w:tab/>
      </w:r>
      <w:r>
        <w:rPr>
          <w:rFonts w:eastAsiaTheme="minorEastAsia"/>
        </w:rPr>
        <w:t>(4-</w:t>
      </w:r>
      <w:r w:rsidR="00717A62">
        <w:rPr>
          <w:rFonts w:eastAsiaTheme="minorEastAsia"/>
        </w:rPr>
        <w:t>8</w:t>
      </w:r>
      <w:r>
        <w:rPr>
          <w:rFonts w:eastAsiaTheme="minorEastAsia"/>
        </w:rPr>
        <w:t>)</w:t>
      </w:r>
    </w:p>
    <w:p w14:paraId="604CCAA2" w14:textId="77777777" w:rsidR="00656657" w:rsidRDefault="00656657" w:rsidP="00DE5E78">
      <w:r w:rsidRPr="00656657">
        <w:t>where U is defined by a depth adjustment a</w:t>
      </w:r>
      <w:r w:rsidR="003C4368">
        <w:t>nd a</w:t>
      </w:r>
      <w:r w:rsidRPr="00656657">
        <w:t xml:space="preserve"> moisture adjustment:</w:t>
      </w:r>
    </w:p>
    <w:p w14:paraId="7D068A2E" w14:textId="77777777" w:rsidR="00F04041" w:rsidRPr="00656657" w:rsidRDefault="00F04041" w:rsidP="00DE5E78"/>
    <w:p w14:paraId="7EF00509" w14:textId="77777777" w:rsidR="00656657" w:rsidRPr="00656657" w:rsidRDefault="00656657" w:rsidP="00DE5E78">
      <w:r w:rsidRPr="00656657">
        <w:tab/>
      </w:r>
      <w:r w:rsidR="00F04041" w:rsidRPr="00656657">
        <w:object w:dxaOrig="3900" w:dyaOrig="880" w14:anchorId="7E06001B">
          <v:shape id="_x0000_i1026" type="#_x0000_t75" style="width:194.4pt;height:43.8pt" o:ole="">
            <v:imagedata r:id="rId19" o:title=""/>
          </v:shape>
          <o:OLEObject Type="Embed" ProgID="Equation.3" ShapeID="_x0000_i1026" DrawAspect="Content" ObjectID="_1748947974" r:id="rId20"/>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58FE3410" w14:textId="77777777" w:rsidR="00656657" w:rsidRDefault="00656657" w:rsidP="00DE5E78"/>
    <w:p w14:paraId="0B3E0CC2" w14:textId="354533CE" w:rsidR="00656657" w:rsidRPr="00656657" w:rsidRDefault="00656657" w:rsidP="00DE5E78">
      <w:r w:rsidRPr="00656657">
        <w:t xml:space="preserve">where </w:t>
      </w:r>
      <w:r w:rsidRPr="00656657">
        <w:rPr>
          <w:i/>
        </w:rPr>
        <w:t>d</w:t>
      </w:r>
      <w:r w:rsidRPr="00656657">
        <w:rPr>
          <w:vertAlign w:val="subscript"/>
        </w:rPr>
        <w:t>max</w:t>
      </w:r>
      <w:r w:rsidRPr="00656657">
        <w:rPr>
          <w:vertAlign w:val="superscript"/>
        </w:rPr>
        <w:t>i</w:t>
      </w:r>
      <w:r w:rsidRPr="00656657">
        <w:t xml:space="preserve"> is the depth that evapotranspiration occurs on day i</w:t>
      </w:r>
    </w:p>
    <w:p w14:paraId="667C1BCE" w14:textId="77777777" w:rsidR="00F04041" w:rsidRDefault="00656657" w:rsidP="00DE5E78">
      <w:r w:rsidRPr="00656657">
        <w:rPr>
          <w:i/>
        </w:rPr>
        <w:t>d</w:t>
      </w:r>
      <w:r w:rsidRPr="00656657">
        <w:rPr>
          <w:i/>
          <w:vertAlign w:val="subscript"/>
        </w:rPr>
        <w:t>x</w:t>
      </w:r>
      <w:r w:rsidRPr="00656657">
        <w:t xml:space="preserve"> is the depth at position x.  </w:t>
      </w:r>
    </w:p>
    <w:p w14:paraId="4243A9EB" w14:textId="77777777" w:rsidR="00F04041" w:rsidRDefault="00F04041" w:rsidP="00DE5E78"/>
    <w:p w14:paraId="38DA6E6B" w14:textId="77777777" w:rsidR="00F04041" w:rsidRDefault="00137E9B" w:rsidP="00DE5E78">
      <w:r>
        <w:t>A</w:t>
      </w:r>
      <w:r w:rsidR="00F04041">
        <w:t>vailable water is defined as</w:t>
      </w:r>
      <w:r>
        <w:t>:</w:t>
      </w:r>
    </w:p>
    <w:p w14:paraId="2ECAD4BE" w14:textId="77777777" w:rsidR="00F04041" w:rsidRDefault="00F04041" w:rsidP="00DE5E78"/>
    <w:p w14:paraId="365036A5" w14:textId="1A317195" w:rsidR="00F04041" w:rsidRDefault="00F04041" w:rsidP="00DE5E78">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E5E78"/>
    <w:p w14:paraId="3E4D2591" w14:textId="01BEE54A" w:rsidR="00F04041" w:rsidRPr="00F04041" w:rsidRDefault="00F04041" w:rsidP="00DE5E78">
      <w:r>
        <w:t>Where</w:t>
      </w:r>
      <w:r w:rsidR="006D4570">
        <w:tab/>
      </w:r>
      <w:r w:rsidRPr="00F04041">
        <w:t>W</w:t>
      </w:r>
      <w:r w:rsidRPr="00F04041">
        <w:rPr>
          <w:i/>
          <w:vertAlign w:val="subscript"/>
        </w:rPr>
        <w:t>soil</w:t>
      </w:r>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E5E78">
      <w:r w:rsidRPr="00F04041">
        <w:t>W</w:t>
      </w:r>
      <w:r w:rsidRPr="00F04041">
        <w:rPr>
          <w:i/>
          <w:vertAlign w:val="subscript"/>
        </w:rPr>
        <w:t>wp</w:t>
      </w:r>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E5E78"/>
    <w:p w14:paraId="2AD46375" w14:textId="444EE0AA" w:rsidR="00656657" w:rsidRDefault="00656657" w:rsidP="00DE5E78">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 xml:space="preserve">c shows the </w:t>
      </w:r>
      <w:r w:rsidRPr="00656657">
        <w:lastRenderedPageBreak/>
        <w:t>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documentation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E5E78"/>
    <w:p w14:paraId="50E93EA9" w14:textId="46DE16E4" w:rsidR="00877764" w:rsidRDefault="00877764" w:rsidP="00DE5E78">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E5E78"/>
    <w:p w14:paraId="4BC513EC" w14:textId="77777777" w:rsidR="00877764" w:rsidRPr="006C2D18" w:rsidRDefault="00877764" w:rsidP="00DE5E78">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E5E78"/>
    <w:p w14:paraId="4642AA15" w14:textId="0683CC7C" w:rsidR="00877764" w:rsidRDefault="00877764" w:rsidP="00DE5E78"/>
    <w:p w14:paraId="13C7D8B6" w14:textId="23C93BFD" w:rsidR="00847EF0" w:rsidRPr="00847EF0" w:rsidRDefault="00847EF0" w:rsidP="00DE5E78">
      <w:r w:rsidRPr="00847EF0">
        <w:lastRenderedPageBreak/>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E5E78"/>
    <w:p w14:paraId="213F0E8F" w14:textId="61F3FD2B" w:rsidR="00847EF0" w:rsidRPr="00847EF0" w:rsidRDefault="00847EF0" w:rsidP="00DE5E78">
      <w:r w:rsidRPr="00847EF0">
        <w:tab/>
      </w:r>
      <w:r w:rsidRPr="00847EF0">
        <w:object w:dxaOrig="2659" w:dyaOrig="820" w14:anchorId="05178F6D">
          <v:shape id="_x0000_i1027" type="#_x0000_t75" style="width:129.6pt;height:43.8pt" o:ole="">
            <v:imagedata r:id="rId22" o:title=""/>
          </v:shape>
          <o:OLEObject Type="Embed" ProgID="Equation.3" ShapeID="_x0000_i1027" DrawAspect="Content" ObjectID="_1748947975" r:id="rId23"/>
        </w:object>
      </w:r>
      <w:r w:rsidRPr="00847EF0">
        <w:tab/>
      </w:r>
      <w:r w:rsidRPr="000A72CC">
        <w:t>(</w:t>
      </w:r>
      <w:r w:rsidR="00193560" w:rsidRPr="000A72CC">
        <w:t>4-1</w:t>
      </w:r>
      <w:r w:rsidR="00792D8B">
        <w:t>1</w:t>
      </w:r>
      <w:r w:rsidRPr="000A72CC">
        <w:t>)</w:t>
      </w:r>
    </w:p>
    <w:p w14:paraId="0B1E3E9F" w14:textId="60992F90" w:rsidR="00847EF0" w:rsidRPr="00847EF0" w:rsidRDefault="00847EF0" w:rsidP="00DE5E78">
      <w:r w:rsidRPr="00847EF0">
        <w:t>where</w:t>
      </w:r>
    </w:p>
    <w:p w14:paraId="225515DB" w14:textId="10BA89F5" w:rsidR="00847EF0" w:rsidRPr="00847EF0" w:rsidRDefault="00847EF0" w:rsidP="00DE5E78">
      <w:r w:rsidRPr="00847EF0">
        <w:tab/>
      </w:r>
      <w:r w:rsidRPr="00847EF0">
        <w:object w:dxaOrig="2260" w:dyaOrig="820" w14:anchorId="73E60669">
          <v:shape id="_x0000_i1028" type="#_x0000_t75" style="width:115.2pt;height:43.8pt" o:ole="">
            <v:imagedata r:id="rId24" o:title=""/>
          </v:shape>
          <o:OLEObject Type="Embed" ProgID="Equation.3" ShapeID="_x0000_i1028" DrawAspect="Content" ObjectID="_1748947976" r:id="rId25"/>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E5E78">
      <w:r w:rsidRPr="00847EF0">
        <w:t>and</w:t>
      </w:r>
    </w:p>
    <w:p w14:paraId="30868C32" w14:textId="21AEA64E" w:rsidR="00847EF0" w:rsidRPr="00847EF0" w:rsidRDefault="00847EF0" w:rsidP="00DE5E78">
      <w:r w:rsidRPr="00847EF0">
        <w:tab/>
      </w:r>
      <w:r w:rsidRPr="00847EF0">
        <w:object w:dxaOrig="1719" w:dyaOrig="680" w14:anchorId="5A90E4BA">
          <v:shape id="_x0000_i1029" type="#_x0000_t75" style="width:86.4pt;height:36pt" o:ole="">
            <v:imagedata r:id="rId26" o:title=""/>
          </v:shape>
          <o:OLEObject Type="Embed" ProgID="Equation.3" ShapeID="_x0000_i1029" DrawAspect="Content" ObjectID="_1748947977" r:id="rId27"/>
        </w:object>
      </w:r>
      <w:r w:rsidRPr="00847EF0">
        <w:tab/>
      </w:r>
      <w:r w:rsidRPr="000A72CC">
        <w:t>(</w:t>
      </w:r>
      <w:r w:rsidR="00193560" w:rsidRPr="000A72CC">
        <w:t>4-1</w:t>
      </w:r>
      <w:r w:rsidR="00792D8B">
        <w:t>3</w:t>
      </w:r>
      <w:r w:rsidRPr="000A72CC">
        <w:t>)</w:t>
      </w:r>
    </w:p>
    <w:p w14:paraId="34BD2D1C" w14:textId="5B074BC0" w:rsidR="00847EF0" w:rsidRPr="00847EF0" w:rsidRDefault="00847EF0" w:rsidP="00DE5E78">
      <w:r w:rsidRPr="00847EF0">
        <w:t xml:space="preserve">where </w:t>
      </w:r>
      <w:r w:rsidRPr="00847EF0">
        <w:tab/>
        <w:t>X</w:t>
      </w:r>
      <w:r w:rsidRPr="00847EF0">
        <w:rPr>
          <w:vertAlign w:val="subscript"/>
        </w:rPr>
        <w:t>et</w:t>
      </w:r>
      <w:r w:rsidRPr="00847EF0">
        <w:t xml:space="preserve"> = the maximum depth for evapotranspiration action.</w:t>
      </w:r>
    </w:p>
    <w:p w14:paraId="587867EF" w14:textId="3A798303" w:rsidR="00847EF0" w:rsidRPr="00847EF0" w:rsidRDefault="00847EF0" w:rsidP="00DE5E78"/>
    <w:p w14:paraId="1E3810B8" w14:textId="7E411F31" w:rsidR="00847EF0" w:rsidRDefault="00847EF0" w:rsidP="00DE5E78">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E5E78"/>
    <w:p w14:paraId="058AC492" w14:textId="77777777" w:rsidR="00847EF0" w:rsidRDefault="00847EF0" w:rsidP="00DE5E78"/>
    <w:p w14:paraId="37A3CA8A" w14:textId="1C6FB313" w:rsidR="00847EF0" w:rsidRDefault="00371573" w:rsidP="00DE5E78">
      <w:r>
        <w:t xml:space="preserve">If </w:t>
      </w:r>
      <w:r w:rsidR="00847EF0" w:rsidRPr="00847EF0">
        <w:rPr>
          <w:position w:val="-18"/>
        </w:rPr>
        <w:object w:dxaOrig="1400" w:dyaOrig="440" w14:anchorId="03A393B5">
          <v:shape id="_x0000_i1030" type="#_x0000_t75" style="width:1in;height:21.6pt" o:ole="">
            <v:imagedata r:id="rId28" o:title=""/>
          </v:shape>
          <o:OLEObject Type="Embed" ProgID="Equation.3" ShapeID="_x0000_i1030" DrawAspect="Content" ObjectID="_1748947978" r:id="rId29"/>
        </w:object>
      </w:r>
      <w:r w:rsidR="00847EF0">
        <w:t>is less than 0.6</w:t>
      </w:r>
      <w:r w:rsidR="00186E2B">
        <w:t xml:space="preserve">, then the evapotranspiration is effectively reduced </w:t>
      </w:r>
    </w:p>
    <w:p w14:paraId="219DDE23" w14:textId="77777777" w:rsidR="00847EF0" w:rsidRDefault="00847EF0" w:rsidP="00DE5E78"/>
    <w:p w14:paraId="405F9B90" w14:textId="77777777" w:rsidR="00847EF0" w:rsidRDefault="00864592" w:rsidP="00DE5E78">
      <w:r>
        <w:tab/>
      </w:r>
      <w:r w:rsidR="00186E2B" w:rsidRPr="00847EF0">
        <w:object w:dxaOrig="3120" w:dyaOrig="880" w14:anchorId="35663BF4">
          <v:shape id="_x0000_i1031" type="#_x0000_t75" style="width:158.4pt;height:43.8pt" o:ole="">
            <v:imagedata r:id="rId30" o:title=""/>
          </v:shape>
          <o:OLEObject Type="Embed" ProgID="Equation.3" ShapeID="_x0000_i1031" DrawAspect="Content" ObjectID="_1748947979" r:id="rId31"/>
        </w:object>
      </w:r>
      <w:r>
        <w:tab/>
      </w:r>
      <w:r w:rsidR="00193560" w:rsidRPr="000A72CC">
        <w:t>(4-1</w:t>
      </w:r>
      <w:r w:rsidR="00792D8B">
        <w:t>4</w:t>
      </w:r>
      <w:r w:rsidR="00193560" w:rsidRPr="000A72CC">
        <w:t>)</w:t>
      </w:r>
    </w:p>
    <w:p w14:paraId="2EDFBBA8" w14:textId="77777777" w:rsidR="005F3AE6" w:rsidRDefault="0098621E" w:rsidP="00DE5E78">
      <w:pPr>
        <w:pStyle w:val="Heading2"/>
      </w:pPr>
      <w:bookmarkStart w:id="72" w:name="_Toc138155203"/>
      <w:r>
        <w:t>Leaching</w:t>
      </w:r>
      <w:bookmarkEnd w:id="72"/>
    </w:p>
    <w:p w14:paraId="582ED56D" w14:textId="77777777" w:rsidR="005F3AE6" w:rsidRDefault="0098621E" w:rsidP="00DE5E78">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E5E78">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E5E78"/>
    <w:p w14:paraId="45E79928" w14:textId="77777777" w:rsidR="005F3AE6" w:rsidRDefault="00DE57DB" w:rsidP="00DE5E78">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r w:rsidR="00FA327D" w:rsidRPr="00FA327D">
        <w:rPr>
          <w:i/>
        </w:rPr>
        <w:t>i</w:t>
      </w:r>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E5E78">
      <w:r>
        <w:tab/>
      </w:r>
      <w:r w:rsidRPr="00983EAB">
        <w:t>θ</w:t>
      </w:r>
      <w:r w:rsidR="00691A93">
        <w:rPr>
          <w:vertAlign w:val="subscript"/>
        </w:rPr>
        <w:t>i,t</w:t>
      </w:r>
      <w:r w:rsidR="004C39FB">
        <w:t xml:space="preserve"> </w:t>
      </w:r>
      <w:r>
        <w:t>= the</w:t>
      </w:r>
      <w:r w:rsidR="004C39FB">
        <w:t xml:space="preserve"> </w:t>
      </w:r>
      <w:r>
        <w:t>soil water content</w:t>
      </w:r>
      <w:r w:rsidR="00FA327D">
        <w:t xml:space="preserve"> of</w:t>
      </w:r>
      <w:r w:rsidR="00FA327D" w:rsidRPr="00FA327D">
        <w:rPr>
          <w:i/>
        </w:rPr>
        <w:t xml:space="preserve"> i</w:t>
      </w:r>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E5E78">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r w:rsidR="00691A93" w:rsidRPr="00691A93">
        <w:rPr>
          <w:i/>
        </w:rPr>
        <w:t>i</w:t>
      </w:r>
      <w:r w:rsidR="00691A93">
        <w:t xml:space="preserve"> </w:t>
      </w:r>
      <w:r>
        <w:t>from the above compartment</w:t>
      </w:r>
      <w:r w:rsidR="005C514F">
        <w:t xml:space="preserve"> (cm/day)</w:t>
      </w:r>
    </w:p>
    <w:p w14:paraId="32F03825" w14:textId="77777777" w:rsidR="005F3AE6" w:rsidRDefault="00152CC0" w:rsidP="00DE5E78">
      <w:r>
        <w:tab/>
      </w:r>
      <w:r w:rsidR="00C10EED">
        <w:t>ET</w:t>
      </w:r>
      <w:r w:rsidRPr="00152CC0">
        <w:rPr>
          <w:vertAlign w:val="subscript"/>
        </w:rPr>
        <w:t>i</w:t>
      </w:r>
      <w:r w:rsidR="004C39FB">
        <w:t xml:space="preserve"> =</w:t>
      </w:r>
      <w:r>
        <w:t xml:space="preserve"> the evapotranspiration at depth </w:t>
      </w:r>
      <w:r w:rsidRPr="00FA327D">
        <w:rPr>
          <w:i/>
        </w:rPr>
        <w:t>i</w:t>
      </w:r>
      <w:r>
        <w:t xml:space="preserve"> (cm/day)</w:t>
      </w:r>
    </w:p>
    <w:p w14:paraId="44A6ADFF" w14:textId="77777777" w:rsidR="005F3AE6" w:rsidRDefault="00983EAB" w:rsidP="00DE5E78">
      <w:r>
        <w:tab/>
        <w:t>Δt = time step (day)</w:t>
      </w:r>
    </w:p>
    <w:p w14:paraId="496DDF36" w14:textId="77777777" w:rsidR="005F3AE6" w:rsidRDefault="00983EAB" w:rsidP="00DE5E78">
      <w:r>
        <w:tab/>
        <w:t>Δz</w:t>
      </w:r>
      <w:r w:rsidR="00691A93" w:rsidRPr="00691A93">
        <w:rPr>
          <w:vertAlign w:val="subscript"/>
        </w:rPr>
        <w:t>i</w:t>
      </w:r>
      <w:r w:rsidR="004C39FB">
        <w:t xml:space="preserve">  </w:t>
      </w:r>
      <w:r>
        <w:t>=</w:t>
      </w:r>
      <w:r w:rsidR="004C39FB">
        <w:t xml:space="preserve"> </w:t>
      </w:r>
      <w:r>
        <w:t>compartment</w:t>
      </w:r>
      <w:r w:rsidR="00691A93">
        <w:t xml:space="preserve"> </w:t>
      </w:r>
      <w:r w:rsidR="00691A93" w:rsidRPr="00691A93">
        <w:rPr>
          <w:i/>
        </w:rPr>
        <w:t>i</w:t>
      </w:r>
      <w:r>
        <w:t xml:space="preserve"> thickness</w:t>
      </w:r>
      <w:r w:rsidR="004C39FB">
        <w:t xml:space="preserve"> </w:t>
      </w:r>
      <w:r>
        <w:t>(cm)</w:t>
      </w:r>
    </w:p>
    <w:p w14:paraId="1718F0B6" w14:textId="77777777" w:rsidR="005F3AE6" w:rsidRDefault="005F3AE6" w:rsidP="00DE5E78"/>
    <w:p w14:paraId="07712F35" w14:textId="746F5F82" w:rsidR="005F3AE6" w:rsidRDefault="00983EAB" w:rsidP="00DE5E78">
      <w:r>
        <w:lastRenderedPageBreak/>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E5E78"/>
    <w:p w14:paraId="7BC4E4C4" w14:textId="0BFFD2DF" w:rsidR="005F3AE6" w:rsidRDefault="00864592" w:rsidP="00DE5E78">
      <w:pPr>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3"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3"/>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E5E78"/>
    <w:p w14:paraId="337140E1" w14:textId="54B70320" w:rsidR="00E21757" w:rsidRDefault="00E21757" w:rsidP="00DE5E78">
      <w:r>
        <w:t xml:space="preserve">Where </w:t>
      </w:r>
      <w:r w:rsidR="0044727A" w:rsidRPr="00983EAB">
        <w:t>θ</w:t>
      </w:r>
      <w:r w:rsidR="0044727A">
        <w:rPr>
          <w:vertAlign w:val="subscript"/>
        </w:rPr>
        <w:t xml:space="preserve">i,max </w:t>
      </w:r>
      <w:r w:rsidR="0044727A">
        <w:t>is the maximum water capacity of layer i</w:t>
      </w:r>
    </w:p>
    <w:p w14:paraId="221E4AB4" w14:textId="77777777" w:rsidR="00E21757" w:rsidRDefault="00E21757" w:rsidP="00DE5E78"/>
    <w:p w14:paraId="3941A40B" w14:textId="77777777" w:rsidR="00E21757" w:rsidRDefault="00E21757" w:rsidP="00DE5E78"/>
    <w:p w14:paraId="4B892000" w14:textId="35F3F6CD" w:rsidR="005F3AE6" w:rsidRDefault="004C39FB" w:rsidP="00DE5E78">
      <w:r>
        <w:t>In the case of excess water, t</w:t>
      </w:r>
      <w:r w:rsidR="005C514F">
        <w:t>he water content for compartment</w:t>
      </w:r>
      <w:r w:rsidRPr="004C39FB">
        <w:rPr>
          <w:i/>
        </w:rPr>
        <w:t xml:space="preserve"> i</w:t>
      </w:r>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E5E78"/>
    <w:p w14:paraId="40DC8FD9" w14:textId="7CF32432" w:rsidR="00864592" w:rsidRDefault="00864592" w:rsidP="00DE5E78">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E5E78"/>
    <w:p w14:paraId="2B4C3A09" w14:textId="77777777" w:rsidR="005F3AE6" w:rsidRDefault="005C514F" w:rsidP="00DE5E78">
      <w:r>
        <w:t>This accounting continues through</w:t>
      </w:r>
      <w:r w:rsidR="004948C3">
        <w:t>out</w:t>
      </w:r>
      <w:r>
        <w:t xml:space="preserve"> the soil column.</w:t>
      </w:r>
    </w:p>
    <w:p w14:paraId="265B3B85" w14:textId="77777777" w:rsidR="005F3AE6" w:rsidRDefault="005F3AE6" w:rsidP="00DE5E78"/>
    <w:p w14:paraId="15072566" w14:textId="357E09F0" w:rsidR="005F3AE6" w:rsidRDefault="00C10EED" w:rsidP="00DE5E78">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E5E78"/>
    <w:p w14:paraId="03DF5B32" w14:textId="77777777" w:rsidR="005F3AE6" w:rsidRDefault="00864592" w:rsidP="00DE5E78">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E5E78"/>
    <w:p w14:paraId="48820BE7" w14:textId="77777777" w:rsidR="005F3AE6" w:rsidRDefault="005371E0" w:rsidP="00DE5E78">
      <w:r>
        <w:t>Where</w:t>
      </w:r>
      <w:r w:rsidR="00C10EED">
        <w:tab/>
        <w:t>P = precipitation (other than snow) (cm/day)</w:t>
      </w:r>
    </w:p>
    <w:p w14:paraId="400F7436" w14:textId="77777777" w:rsidR="005F3AE6" w:rsidRDefault="00C10EED" w:rsidP="00DE5E78">
      <w:r>
        <w:tab/>
        <w:t>I = Irrigation (cm/day)</w:t>
      </w:r>
    </w:p>
    <w:p w14:paraId="2BEA068C" w14:textId="3F4FFE6D" w:rsidR="005F3AE6" w:rsidRDefault="00C10EED" w:rsidP="00DE5E78">
      <w:r>
        <w:tab/>
        <w:t xml:space="preserve">M = Melted </w:t>
      </w:r>
      <w:r w:rsidR="0012768F">
        <w:t>s</w:t>
      </w:r>
      <w:r>
        <w:t>now (cm/day)</w:t>
      </w:r>
    </w:p>
    <w:p w14:paraId="4C09F4E9" w14:textId="77777777" w:rsidR="005F3AE6" w:rsidRDefault="00C10EED" w:rsidP="00DE5E78">
      <w:r>
        <w:tab/>
        <w:t>C = Canopy captured water (cm/day)</w:t>
      </w:r>
    </w:p>
    <w:p w14:paraId="3505767F" w14:textId="77777777" w:rsidR="005F3AE6" w:rsidRDefault="00C10EED" w:rsidP="00DE5E78">
      <w:r>
        <w:tab/>
        <w:t>R = Runoff (cm/day)</w:t>
      </w:r>
    </w:p>
    <w:p w14:paraId="2D9FB689" w14:textId="77777777" w:rsidR="005F3AE6" w:rsidRDefault="0098621E" w:rsidP="00DE5E78">
      <w:pPr>
        <w:pStyle w:val="Heading2"/>
      </w:pPr>
      <w:bookmarkStart w:id="74" w:name="_Toc138155204"/>
      <w:r>
        <w:t>Erosion</w:t>
      </w:r>
      <w:bookmarkEnd w:id="74"/>
    </w:p>
    <w:p w14:paraId="632A7BC9" w14:textId="492EDC24" w:rsidR="005F3AE6" w:rsidRDefault="00AC3D67" w:rsidP="00DE5E78">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versions</w:t>
      </w:r>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(Kinnell,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E5E78"/>
    <w:p w14:paraId="5BC5D1EF" w14:textId="77777777" w:rsidR="005F3AE6" w:rsidRDefault="007742C4" w:rsidP="00DE5E78">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E5E78"/>
    <w:p w14:paraId="3ED918FB" w14:textId="77777777" w:rsidR="005F3AE6" w:rsidRDefault="007742C4" w:rsidP="00DE5E78">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E5E78"/>
    <w:p w14:paraId="002A9703" w14:textId="77777777" w:rsidR="005F3AE6" w:rsidRDefault="005F3AE6" w:rsidP="00DE5E78"/>
    <w:p w14:paraId="7CF004DC" w14:textId="7A801AD4" w:rsidR="005F3AE6" w:rsidRDefault="00481303" w:rsidP="00DE5E78">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E5E78">
      <w:r w:rsidRPr="002C0606">
        <w:rPr>
          <w:i/>
          <w:iCs/>
        </w:rPr>
        <w:t>V</w:t>
      </w:r>
      <w:r w:rsidR="008E4D0D" w:rsidRPr="008E4D0D">
        <w:rPr>
          <w:i/>
          <w:iCs/>
          <w:vertAlign w:val="subscript"/>
        </w:rPr>
        <w:t>r</w:t>
      </w:r>
      <w:r w:rsidRPr="002C0606">
        <w:rPr>
          <w:i/>
          <w:iCs/>
        </w:rPr>
        <w:t xml:space="preserve"> </w:t>
      </w:r>
      <w:r w:rsidRPr="002C0606">
        <w:t>= volume of event (daily) runoff (mm)</w:t>
      </w:r>
    </w:p>
    <w:p w14:paraId="13B7164D" w14:textId="77777777" w:rsidR="005F3AE6" w:rsidRDefault="002C0606" w:rsidP="00DE5E78">
      <w:r w:rsidRPr="002C0606">
        <w:rPr>
          <w:i/>
          <w:iCs/>
        </w:rPr>
        <w:t>q</w:t>
      </w:r>
      <w:r w:rsidR="008E4D0D" w:rsidRPr="008E4D0D">
        <w:rPr>
          <w:i/>
          <w:iCs/>
          <w:vertAlign w:val="subscript"/>
        </w:rPr>
        <w:t>p</w:t>
      </w:r>
      <w:r w:rsidRPr="002C0606">
        <w:rPr>
          <w:i/>
          <w:iCs/>
        </w:rPr>
        <w:t xml:space="preserve"> </w:t>
      </w:r>
      <w:r w:rsidRPr="002C0606">
        <w:t>= peak storm runoff (mm/h)</w:t>
      </w:r>
    </w:p>
    <w:p w14:paraId="71DF3B85" w14:textId="77777777" w:rsidR="005F3AE6" w:rsidRDefault="002C0606" w:rsidP="00DE5E78">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E5E78">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E5E78">
      <w:r w:rsidRPr="002C0606">
        <w:rPr>
          <w:i/>
          <w:iCs/>
        </w:rPr>
        <w:t xml:space="preserve">LS </w:t>
      </w:r>
      <w:r w:rsidRPr="002C0606">
        <w:t>= length-slope factor (dimensionless)</w:t>
      </w:r>
    </w:p>
    <w:p w14:paraId="5D136CEB" w14:textId="77777777" w:rsidR="005F3AE6" w:rsidRDefault="002C0606" w:rsidP="00DE5E78">
      <w:r w:rsidRPr="002C0606">
        <w:rPr>
          <w:i/>
          <w:iCs/>
        </w:rPr>
        <w:t xml:space="preserve">C </w:t>
      </w:r>
      <w:r w:rsidRPr="002C0606">
        <w:t>= soil cover factor (dimensionless)</w:t>
      </w:r>
    </w:p>
    <w:p w14:paraId="4D465DD8" w14:textId="77777777" w:rsidR="005F3AE6" w:rsidRDefault="002C0606" w:rsidP="00DE5E78">
      <w:r w:rsidRPr="002C0606">
        <w:rPr>
          <w:i/>
          <w:iCs/>
        </w:rPr>
        <w:lastRenderedPageBreak/>
        <w:t xml:space="preserve">P </w:t>
      </w:r>
      <w:r w:rsidRPr="002C0606">
        <w:t>= conservation practice factor (dimensionless)</w:t>
      </w:r>
    </w:p>
    <w:p w14:paraId="1F8B0595" w14:textId="77777777" w:rsidR="005F3AE6" w:rsidRDefault="005F3AE6" w:rsidP="00DE5E78"/>
    <w:p w14:paraId="3361DE00" w14:textId="77777777" w:rsidR="005F3AE6" w:rsidRDefault="003E2B6D" w:rsidP="00DE5E78">
      <w:r>
        <w:t>The p</w:t>
      </w:r>
      <w:r w:rsidR="002C0606" w:rsidRPr="002C0606">
        <w:t>eak storm runoff value</w:t>
      </w:r>
      <w:r>
        <w:t xml:space="preserve"> (</w:t>
      </w:r>
      <w:r w:rsidR="00481303">
        <w:rPr>
          <w:i/>
          <w:iCs/>
        </w:rPr>
        <w:t>q</w:t>
      </w:r>
      <w:r w:rsidR="00481303" w:rsidRPr="00481303">
        <w:rPr>
          <w:i/>
          <w:iCs/>
          <w:vertAlign w:val="subscript"/>
        </w:rPr>
        <w:t>p</w:t>
      </w:r>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E5E78">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E5E78"/>
    <w:p w14:paraId="01871D3B" w14:textId="77777777" w:rsidR="005F3AE6" w:rsidRDefault="00F93568" w:rsidP="00DE5E78">
      <w:r>
        <w:t>W</w:t>
      </w:r>
      <w:r w:rsidR="00C53562">
        <w:t>here</w:t>
      </w:r>
      <w:r>
        <w:tab/>
        <w:t>q</w:t>
      </w:r>
      <w:r w:rsidRPr="00F93568">
        <w:rPr>
          <w:vertAlign w:val="subscript"/>
        </w:rPr>
        <w:t>p</w:t>
      </w:r>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E5E78">
      <w:r w:rsidRPr="002C0606">
        <w:rPr>
          <w:i/>
          <w:iCs/>
        </w:rPr>
        <w:t>q</w:t>
      </w:r>
      <w:r w:rsidRPr="00C53562">
        <w:rPr>
          <w:i/>
          <w:iCs/>
          <w:vertAlign w:val="subscript"/>
        </w:rPr>
        <w:t>u</w:t>
      </w:r>
      <w:r w:rsidRPr="002C0606">
        <w:rPr>
          <w:i/>
          <w:iCs/>
        </w:rPr>
        <w:t xml:space="preserve"> </w:t>
      </w:r>
      <w:r w:rsidR="00C53562">
        <w:t>= unit peak discharge</w:t>
      </w:r>
      <w:r w:rsidR="00F93568">
        <w:t xml:space="preserve"> (csm/in)</w:t>
      </w:r>
      <w:r w:rsidR="00C53562">
        <w:t xml:space="preserve"> </w:t>
      </w:r>
    </w:p>
    <w:p w14:paraId="3B2021C4" w14:textId="77777777" w:rsidR="005F3AE6" w:rsidRDefault="00C53562" w:rsidP="00DE5E78">
      <w:r>
        <w:t>A = drainage area (mi</w:t>
      </w:r>
      <w:r w:rsidRPr="00F93568">
        <w:rPr>
          <w:vertAlign w:val="superscript"/>
        </w:rPr>
        <w:t>2</w:t>
      </w:r>
      <w:r>
        <w:t>)</w:t>
      </w:r>
    </w:p>
    <w:p w14:paraId="5ABC35F7" w14:textId="77777777" w:rsidR="005F3AE6" w:rsidRDefault="00C53562" w:rsidP="00DE5E78">
      <w:r>
        <w:t>Q = runoff (in)</w:t>
      </w:r>
    </w:p>
    <w:p w14:paraId="016F35CD" w14:textId="77777777" w:rsidR="005F3AE6" w:rsidRDefault="002C0606" w:rsidP="00DE5E78">
      <w:r w:rsidRPr="002C0606">
        <w:rPr>
          <w:i/>
          <w:iCs/>
        </w:rPr>
        <w:t>F</w:t>
      </w:r>
      <w:r w:rsidR="00C53562" w:rsidRPr="00C53562">
        <w:rPr>
          <w:i/>
          <w:iCs/>
          <w:vertAlign w:val="subscript"/>
        </w:rPr>
        <w:t>p</w:t>
      </w:r>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E5E78"/>
    <w:p w14:paraId="31D7919D" w14:textId="77777777" w:rsidR="005F3AE6" w:rsidRDefault="00F93568" w:rsidP="00DE5E78">
      <w:r w:rsidRPr="00F93568">
        <w:rPr>
          <w:iCs/>
        </w:rPr>
        <w:t>For areas without swamps or ponds, F</w:t>
      </w:r>
      <w:r w:rsidR="00822765" w:rsidRPr="00822765">
        <w:rPr>
          <w:iCs/>
          <w:vertAlign w:val="subscript"/>
        </w:rPr>
        <w:t>p</w:t>
      </w:r>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E5E78"/>
    <w:p w14:paraId="55170A6E" w14:textId="52D45BD7" w:rsidR="005F3AE6" w:rsidRDefault="00AA0437" w:rsidP="00DE5E78">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E5E78"/>
    <w:p w14:paraId="17C1DB73" w14:textId="77777777" w:rsidR="005F3AE6" w:rsidRDefault="007F28FE" w:rsidP="00DE5E78">
      <w:r>
        <w:t xml:space="preserve">Where </w:t>
      </w:r>
      <w:r>
        <w:tab/>
        <w:t>T</w:t>
      </w:r>
      <w:r w:rsidR="00822765" w:rsidRPr="00822765">
        <w:rPr>
          <w:vertAlign w:val="subscript"/>
        </w:rPr>
        <w:t>c</w:t>
      </w:r>
      <w:r>
        <w:t xml:space="preserve"> </w:t>
      </w:r>
      <w:r w:rsidR="001D772C">
        <w:t>= time</w:t>
      </w:r>
      <w:r>
        <w:t xml:space="preserve"> of concentration (hr)</w:t>
      </w:r>
    </w:p>
    <w:p w14:paraId="030C7BB6" w14:textId="77777777" w:rsidR="005F3AE6" w:rsidRDefault="007F28FE" w:rsidP="00DE5E78">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E5E78"/>
    <w:p w14:paraId="45FE9AA1" w14:textId="77777777" w:rsidR="005F3AE6" w:rsidRDefault="007F28FE" w:rsidP="00DE5E78">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E5E78"/>
    <w:p w14:paraId="08BFE2B3" w14:textId="77777777" w:rsidR="00144674" w:rsidRDefault="00144674" w:rsidP="00DE5E78"/>
    <w:p w14:paraId="537EEAFA" w14:textId="77777777" w:rsidR="005F3AE6" w:rsidRDefault="005F3AE6" w:rsidP="00DE5E78"/>
    <w:p w14:paraId="47096684" w14:textId="77777777" w:rsidR="005F3AE6" w:rsidRDefault="00B30ED6" w:rsidP="00DE5E78">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Caption w:val="Coefficients for the equation 4-22 "/>
        <w:tblDescription w:val="Coefficients for the equation 4-22 "/>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E5E78">
            <w:r w:rsidRPr="006E57EC">
              <w:t>Rainfall Type</w:t>
            </w:r>
          </w:p>
        </w:tc>
        <w:tc>
          <w:tcPr>
            <w:tcW w:w="900" w:type="dxa"/>
          </w:tcPr>
          <w:p w14:paraId="1E27D598" w14:textId="77777777" w:rsidR="00A51FB3" w:rsidRDefault="00A51FB3" w:rsidP="00DE5E78">
            <w:r w:rsidRPr="006E57EC">
              <w:t>Ia/P</w:t>
            </w:r>
          </w:p>
        </w:tc>
        <w:tc>
          <w:tcPr>
            <w:tcW w:w="1440" w:type="dxa"/>
          </w:tcPr>
          <w:p w14:paraId="7939E6A1" w14:textId="77777777" w:rsidR="00A51FB3" w:rsidRDefault="00A51FB3" w:rsidP="00DE5E78">
            <w:r w:rsidRPr="006E57EC">
              <w:t>C</w:t>
            </w:r>
            <w:r w:rsidRPr="006E57EC">
              <w:rPr>
                <w:vertAlign w:val="subscript"/>
              </w:rPr>
              <w:t>0</w:t>
            </w:r>
          </w:p>
        </w:tc>
        <w:tc>
          <w:tcPr>
            <w:tcW w:w="1530" w:type="dxa"/>
          </w:tcPr>
          <w:p w14:paraId="3D51BA74" w14:textId="349DA16B" w:rsidR="00A51FB3" w:rsidRDefault="00A51FB3" w:rsidP="00DE5E78">
            <w:r w:rsidRPr="006E57EC">
              <w:t>C</w:t>
            </w:r>
            <w:r w:rsidRPr="006E57EC">
              <w:rPr>
                <w:vertAlign w:val="subscript"/>
              </w:rPr>
              <w:t>1</w:t>
            </w:r>
          </w:p>
        </w:tc>
        <w:tc>
          <w:tcPr>
            <w:tcW w:w="1440" w:type="dxa"/>
          </w:tcPr>
          <w:p w14:paraId="036AD9AC" w14:textId="77777777" w:rsidR="00A51FB3" w:rsidRDefault="00A51FB3" w:rsidP="00DE5E78">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E5E78">
            <w:r>
              <w:t>I</w:t>
            </w:r>
          </w:p>
        </w:tc>
        <w:tc>
          <w:tcPr>
            <w:tcW w:w="900" w:type="dxa"/>
          </w:tcPr>
          <w:p w14:paraId="64913922" w14:textId="77777777" w:rsidR="00A51FB3" w:rsidRDefault="00A51FB3" w:rsidP="00DE5E78">
            <w:r w:rsidRPr="00AA0437">
              <w:t>0.10</w:t>
            </w:r>
          </w:p>
        </w:tc>
        <w:tc>
          <w:tcPr>
            <w:tcW w:w="1440" w:type="dxa"/>
          </w:tcPr>
          <w:p w14:paraId="3249B32E" w14:textId="77777777" w:rsidR="00A51FB3" w:rsidRDefault="00A51FB3" w:rsidP="00DE5E78">
            <w:r w:rsidRPr="00AA0437">
              <w:t>2.30550</w:t>
            </w:r>
          </w:p>
        </w:tc>
        <w:tc>
          <w:tcPr>
            <w:tcW w:w="1530" w:type="dxa"/>
          </w:tcPr>
          <w:p w14:paraId="506BBFC8" w14:textId="0B62AB59" w:rsidR="00A51FB3" w:rsidRDefault="00A51FB3" w:rsidP="00DE5E78">
            <w:r w:rsidRPr="00AA0437">
              <w:t>-0.51429</w:t>
            </w:r>
          </w:p>
        </w:tc>
        <w:tc>
          <w:tcPr>
            <w:tcW w:w="1440" w:type="dxa"/>
          </w:tcPr>
          <w:p w14:paraId="50A92DDA" w14:textId="77777777" w:rsidR="00A51FB3" w:rsidRDefault="00A51FB3" w:rsidP="00DE5E78">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E5E78"/>
        </w:tc>
        <w:tc>
          <w:tcPr>
            <w:tcW w:w="900" w:type="dxa"/>
          </w:tcPr>
          <w:p w14:paraId="568B8A66" w14:textId="77777777" w:rsidR="00A51FB3" w:rsidRDefault="00A51FB3" w:rsidP="00DE5E78">
            <w:r w:rsidRPr="00AA0437">
              <w:t>0.20</w:t>
            </w:r>
          </w:p>
        </w:tc>
        <w:tc>
          <w:tcPr>
            <w:tcW w:w="1440" w:type="dxa"/>
          </w:tcPr>
          <w:p w14:paraId="424944BE" w14:textId="77777777" w:rsidR="00A51FB3" w:rsidRDefault="00A51FB3" w:rsidP="00DE5E78">
            <w:r w:rsidRPr="00AA0437">
              <w:t>2.23537</w:t>
            </w:r>
          </w:p>
        </w:tc>
        <w:tc>
          <w:tcPr>
            <w:tcW w:w="1530" w:type="dxa"/>
          </w:tcPr>
          <w:p w14:paraId="0FDF1720" w14:textId="2D2D3034" w:rsidR="00A51FB3" w:rsidRDefault="00A51FB3" w:rsidP="00DE5E78">
            <w:r w:rsidRPr="00AA0437">
              <w:t>-0.50387</w:t>
            </w:r>
          </w:p>
        </w:tc>
        <w:tc>
          <w:tcPr>
            <w:tcW w:w="1440" w:type="dxa"/>
          </w:tcPr>
          <w:p w14:paraId="7C86E1E4" w14:textId="77777777" w:rsidR="00A51FB3" w:rsidRDefault="00A51FB3" w:rsidP="00DE5E78">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E5E78"/>
        </w:tc>
        <w:tc>
          <w:tcPr>
            <w:tcW w:w="900" w:type="dxa"/>
          </w:tcPr>
          <w:p w14:paraId="71A822EF" w14:textId="77777777" w:rsidR="00A51FB3" w:rsidRDefault="00A51FB3" w:rsidP="00DE5E78">
            <w:r w:rsidRPr="00AA0437">
              <w:t>0.25</w:t>
            </w:r>
          </w:p>
        </w:tc>
        <w:tc>
          <w:tcPr>
            <w:tcW w:w="1440" w:type="dxa"/>
          </w:tcPr>
          <w:p w14:paraId="5A512614" w14:textId="77777777" w:rsidR="00A51FB3" w:rsidRDefault="00A51FB3" w:rsidP="00DE5E78">
            <w:r w:rsidRPr="00AA0437">
              <w:t>2.18219</w:t>
            </w:r>
          </w:p>
        </w:tc>
        <w:tc>
          <w:tcPr>
            <w:tcW w:w="1530" w:type="dxa"/>
          </w:tcPr>
          <w:p w14:paraId="762EC5D2" w14:textId="235EC479" w:rsidR="00A51FB3" w:rsidRDefault="00A51FB3" w:rsidP="00DE5E78">
            <w:r w:rsidRPr="00AA0437">
              <w:t>-0.48488</w:t>
            </w:r>
          </w:p>
        </w:tc>
        <w:tc>
          <w:tcPr>
            <w:tcW w:w="1440" w:type="dxa"/>
          </w:tcPr>
          <w:p w14:paraId="7B681374" w14:textId="77777777" w:rsidR="00A51FB3" w:rsidRDefault="00A51FB3" w:rsidP="00DE5E78">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E5E78"/>
        </w:tc>
        <w:tc>
          <w:tcPr>
            <w:tcW w:w="900" w:type="dxa"/>
          </w:tcPr>
          <w:p w14:paraId="782265E6" w14:textId="77777777" w:rsidR="00A51FB3" w:rsidRDefault="00A51FB3" w:rsidP="00DE5E78">
            <w:r w:rsidRPr="00AA0437">
              <w:t>0.30</w:t>
            </w:r>
          </w:p>
        </w:tc>
        <w:tc>
          <w:tcPr>
            <w:tcW w:w="1440" w:type="dxa"/>
          </w:tcPr>
          <w:p w14:paraId="5AAC0E88" w14:textId="77777777" w:rsidR="00A51FB3" w:rsidRDefault="00A51FB3" w:rsidP="00DE5E78">
            <w:r w:rsidRPr="00AA0437">
              <w:t>2.10624</w:t>
            </w:r>
          </w:p>
        </w:tc>
        <w:tc>
          <w:tcPr>
            <w:tcW w:w="1530" w:type="dxa"/>
          </w:tcPr>
          <w:p w14:paraId="15B6597E" w14:textId="0668BB2F" w:rsidR="00A51FB3" w:rsidRDefault="00A51FB3" w:rsidP="00DE5E78">
            <w:r w:rsidRPr="00AA0437">
              <w:t>-0.45695</w:t>
            </w:r>
          </w:p>
        </w:tc>
        <w:tc>
          <w:tcPr>
            <w:tcW w:w="1440" w:type="dxa"/>
          </w:tcPr>
          <w:p w14:paraId="0F93E156" w14:textId="77777777" w:rsidR="00A51FB3" w:rsidRDefault="00A51FB3" w:rsidP="00DE5E78">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E5E78"/>
        </w:tc>
        <w:tc>
          <w:tcPr>
            <w:tcW w:w="900" w:type="dxa"/>
          </w:tcPr>
          <w:p w14:paraId="3D5986B9" w14:textId="77777777" w:rsidR="00A51FB3" w:rsidRDefault="00A51FB3" w:rsidP="00DE5E78">
            <w:r w:rsidRPr="00AA0437">
              <w:t>0.35</w:t>
            </w:r>
          </w:p>
        </w:tc>
        <w:tc>
          <w:tcPr>
            <w:tcW w:w="1440" w:type="dxa"/>
          </w:tcPr>
          <w:p w14:paraId="2E92300A" w14:textId="77777777" w:rsidR="00A51FB3" w:rsidRDefault="00A51FB3" w:rsidP="00DE5E78">
            <w:r w:rsidRPr="00AA0437">
              <w:t>2.00303</w:t>
            </w:r>
          </w:p>
        </w:tc>
        <w:tc>
          <w:tcPr>
            <w:tcW w:w="1530" w:type="dxa"/>
          </w:tcPr>
          <w:p w14:paraId="3949B864" w14:textId="3CBAE3B1" w:rsidR="00A51FB3" w:rsidRDefault="00A51FB3" w:rsidP="00DE5E78">
            <w:r w:rsidRPr="00AA0437">
              <w:t>-0.40769</w:t>
            </w:r>
          </w:p>
        </w:tc>
        <w:tc>
          <w:tcPr>
            <w:tcW w:w="1440" w:type="dxa"/>
          </w:tcPr>
          <w:p w14:paraId="5C33961D" w14:textId="77777777" w:rsidR="00A51FB3" w:rsidRDefault="00A51FB3" w:rsidP="00DE5E78">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E5E78"/>
        </w:tc>
        <w:tc>
          <w:tcPr>
            <w:tcW w:w="900" w:type="dxa"/>
          </w:tcPr>
          <w:p w14:paraId="7201A959" w14:textId="77777777" w:rsidR="00A51FB3" w:rsidRDefault="00A51FB3" w:rsidP="00DE5E78">
            <w:r w:rsidRPr="00AA0437">
              <w:t>0.40</w:t>
            </w:r>
          </w:p>
        </w:tc>
        <w:tc>
          <w:tcPr>
            <w:tcW w:w="1440" w:type="dxa"/>
          </w:tcPr>
          <w:p w14:paraId="44CABF5B" w14:textId="77777777" w:rsidR="00A51FB3" w:rsidRDefault="00A51FB3" w:rsidP="00DE5E78">
            <w:r w:rsidRPr="00AA0437">
              <w:t>1.87733</w:t>
            </w:r>
          </w:p>
        </w:tc>
        <w:tc>
          <w:tcPr>
            <w:tcW w:w="1530" w:type="dxa"/>
          </w:tcPr>
          <w:p w14:paraId="311BE1FF" w14:textId="548EE1C9" w:rsidR="00A51FB3" w:rsidRDefault="00A51FB3" w:rsidP="00DE5E78">
            <w:r w:rsidRPr="00AA0437">
              <w:t>-0.32274</w:t>
            </w:r>
          </w:p>
        </w:tc>
        <w:tc>
          <w:tcPr>
            <w:tcW w:w="1440" w:type="dxa"/>
          </w:tcPr>
          <w:p w14:paraId="15B9C89C" w14:textId="77777777" w:rsidR="00A51FB3" w:rsidRDefault="00A51FB3" w:rsidP="00DE5E78">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E5E78"/>
        </w:tc>
        <w:tc>
          <w:tcPr>
            <w:tcW w:w="900" w:type="dxa"/>
          </w:tcPr>
          <w:p w14:paraId="288331CE" w14:textId="77777777" w:rsidR="00A51FB3" w:rsidRDefault="00A51FB3" w:rsidP="00DE5E78">
            <w:r w:rsidRPr="00AA0437">
              <w:t>0.45</w:t>
            </w:r>
          </w:p>
        </w:tc>
        <w:tc>
          <w:tcPr>
            <w:tcW w:w="1440" w:type="dxa"/>
          </w:tcPr>
          <w:p w14:paraId="4C1A7650" w14:textId="77777777" w:rsidR="00A51FB3" w:rsidRDefault="00A51FB3" w:rsidP="00DE5E78">
            <w:r w:rsidRPr="00AA0437">
              <w:t>1.76312</w:t>
            </w:r>
          </w:p>
        </w:tc>
        <w:tc>
          <w:tcPr>
            <w:tcW w:w="1530" w:type="dxa"/>
          </w:tcPr>
          <w:p w14:paraId="2E39CA08" w14:textId="1BABB62A" w:rsidR="00A51FB3" w:rsidRDefault="00A51FB3" w:rsidP="00DE5E78">
            <w:r w:rsidRPr="00AA0437">
              <w:t>-0.15644</w:t>
            </w:r>
          </w:p>
        </w:tc>
        <w:tc>
          <w:tcPr>
            <w:tcW w:w="1440" w:type="dxa"/>
          </w:tcPr>
          <w:p w14:paraId="7A086F1E" w14:textId="77777777" w:rsidR="00A51FB3" w:rsidRDefault="00A51FB3" w:rsidP="00DE5E78">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E5E78"/>
        </w:tc>
        <w:tc>
          <w:tcPr>
            <w:tcW w:w="900" w:type="dxa"/>
          </w:tcPr>
          <w:p w14:paraId="1ACA0E38" w14:textId="77777777" w:rsidR="00A51FB3" w:rsidRDefault="00A51FB3" w:rsidP="00DE5E78">
            <w:r w:rsidRPr="00AA0437">
              <w:t>0.50</w:t>
            </w:r>
          </w:p>
        </w:tc>
        <w:tc>
          <w:tcPr>
            <w:tcW w:w="1440" w:type="dxa"/>
          </w:tcPr>
          <w:p w14:paraId="5490305E" w14:textId="77777777" w:rsidR="00A51FB3" w:rsidRDefault="00A51FB3" w:rsidP="00DE5E78">
            <w:r w:rsidRPr="00AA0437">
              <w:t>1.67889</w:t>
            </w:r>
          </w:p>
        </w:tc>
        <w:tc>
          <w:tcPr>
            <w:tcW w:w="1530" w:type="dxa"/>
          </w:tcPr>
          <w:p w14:paraId="3A9C5E91" w14:textId="0C0A28F0" w:rsidR="00A51FB3" w:rsidRDefault="00A51FB3" w:rsidP="00DE5E78">
            <w:r w:rsidRPr="00AA0437">
              <w:t>-0.06930</w:t>
            </w:r>
          </w:p>
        </w:tc>
        <w:tc>
          <w:tcPr>
            <w:tcW w:w="1440" w:type="dxa"/>
          </w:tcPr>
          <w:p w14:paraId="1BE4A10B" w14:textId="77777777" w:rsidR="00A51FB3" w:rsidRDefault="00A51FB3" w:rsidP="00DE5E78">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E5E78">
            <w:r>
              <w:t>IA</w:t>
            </w:r>
          </w:p>
        </w:tc>
        <w:tc>
          <w:tcPr>
            <w:tcW w:w="900" w:type="dxa"/>
          </w:tcPr>
          <w:p w14:paraId="1CCD7B3D" w14:textId="77777777" w:rsidR="00A51FB3" w:rsidRDefault="00A51FB3" w:rsidP="00DE5E78">
            <w:r w:rsidRPr="00AA0437">
              <w:t>0.10</w:t>
            </w:r>
          </w:p>
        </w:tc>
        <w:tc>
          <w:tcPr>
            <w:tcW w:w="1440" w:type="dxa"/>
          </w:tcPr>
          <w:p w14:paraId="11FDA702" w14:textId="77777777" w:rsidR="00A51FB3" w:rsidRDefault="00A51FB3" w:rsidP="00DE5E78">
            <w:r w:rsidRPr="00AA0437">
              <w:t>2.03250</w:t>
            </w:r>
          </w:p>
        </w:tc>
        <w:tc>
          <w:tcPr>
            <w:tcW w:w="1530" w:type="dxa"/>
          </w:tcPr>
          <w:p w14:paraId="4AFCB504" w14:textId="014F2CE6" w:rsidR="00A51FB3" w:rsidRDefault="00A51FB3" w:rsidP="00DE5E78">
            <w:r w:rsidRPr="00AA0437">
              <w:t>-0.31583</w:t>
            </w:r>
          </w:p>
        </w:tc>
        <w:tc>
          <w:tcPr>
            <w:tcW w:w="1440" w:type="dxa"/>
          </w:tcPr>
          <w:p w14:paraId="5BB94A9F" w14:textId="77777777" w:rsidR="00A51FB3" w:rsidRDefault="00A51FB3" w:rsidP="00DE5E78">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E5E78"/>
        </w:tc>
        <w:tc>
          <w:tcPr>
            <w:tcW w:w="900" w:type="dxa"/>
          </w:tcPr>
          <w:p w14:paraId="464C3590" w14:textId="77777777" w:rsidR="00A51FB3" w:rsidRDefault="00A51FB3" w:rsidP="00DE5E78">
            <w:r w:rsidRPr="00AA0437">
              <w:t>0.20</w:t>
            </w:r>
          </w:p>
        </w:tc>
        <w:tc>
          <w:tcPr>
            <w:tcW w:w="1440" w:type="dxa"/>
          </w:tcPr>
          <w:p w14:paraId="74AFC0D5" w14:textId="77777777" w:rsidR="00A51FB3" w:rsidRDefault="00A51FB3" w:rsidP="00DE5E78">
            <w:r w:rsidRPr="00AA0437">
              <w:t>1.91978</w:t>
            </w:r>
          </w:p>
        </w:tc>
        <w:tc>
          <w:tcPr>
            <w:tcW w:w="1530" w:type="dxa"/>
          </w:tcPr>
          <w:p w14:paraId="15859E52" w14:textId="49A2B64E" w:rsidR="00A51FB3" w:rsidRDefault="00A51FB3" w:rsidP="00DE5E78">
            <w:r w:rsidRPr="00AA0437">
              <w:t>-0.28215</w:t>
            </w:r>
          </w:p>
        </w:tc>
        <w:tc>
          <w:tcPr>
            <w:tcW w:w="1440" w:type="dxa"/>
          </w:tcPr>
          <w:p w14:paraId="42177BD7" w14:textId="77777777" w:rsidR="00A51FB3" w:rsidRDefault="00A51FB3" w:rsidP="00DE5E78">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E5E78"/>
        </w:tc>
        <w:tc>
          <w:tcPr>
            <w:tcW w:w="900" w:type="dxa"/>
          </w:tcPr>
          <w:p w14:paraId="21020E70" w14:textId="77777777" w:rsidR="00A51FB3" w:rsidRDefault="00A51FB3" w:rsidP="00DE5E78">
            <w:r w:rsidRPr="00AA0437">
              <w:t>0.25</w:t>
            </w:r>
          </w:p>
        </w:tc>
        <w:tc>
          <w:tcPr>
            <w:tcW w:w="1440" w:type="dxa"/>
          </w:tcPr>
          <w:p w14:paraId="66F0A63E" w14:textId="77777777" w:rsidR="00A51FB3" w:rsidRDefault="00A51FB3" w:rsidP="00DE5E78">
            <w:r w:rsidRPr="00AA0437">
              <w:t>1.83842</w:t>
            </w:r>
          </w:p>
        </w:tc>
        <w:tc>
          <w:tcPr>
            <w:tcW w:w="1530" w:type="dxa"/>
          </w:tcPr>
          <w:p w14:paraId="39268445" w14:textId="51DDC06D" w:rsidR="00A51FB3" w:rsidRDefault="00A51FB3" w:rsidP="00DE5E78">
            <w:r w:rsidRPr="00AA0437">
              <w:t>-0.25543</w:t>
            </w:r>
          </w:p>
        </w:tc>
        <w:tc>
          <w:tcPr>
            <w:tcW w:w="1440" w:type="dxa"/>
          </w:tcPr>
          <w:p w14:paraId="15AD2C8D" w14:textId="77777777" w:rsidR="00A51FB3" w:rsidRDefault="00A51FB3" w:rsidP="00DE5E78">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E5E78"/>
        </w:tc>
        <w:tc>
          <w:tcPr>
            <w:tcW w:w="900" w:type="dxa"/>
          </w:tcPr>
          <w:p w14:paraId="230428D1" w14:textId="77777777" w:rsidR="00A51FB3" w:rsidRDefault="00A51FB3" w:rsidP="00DE5E78">
            <w:r w:rsidRPr="00AA0437">
              <w:t>0.30</w:t>
            </w:r>
          </w:p>
        </w:tc>
        <w:tc>
          <w:tcPr>
            <w:tcW w:w="1440" w:type="dxa"/>
          </w:tcPr>
          <w:p w14:paraId="719E97BD" w14:textId="77777777" w:rsidR="00A51FB3" w:rsidRDefault="00A51FB3" w:rsidP="00DE5E78">
            <w:r w:rsidRPr="00AA0437">
              <w:t>1.72657</w:t>
            </w:r>
          </w:p>
        </w:tc>
        <w:tc>
          <w:tcPr>
            <w:tcW w:w="1530" w:type="dxa"/>
          </w:tcPr>
          <w:p w14:paraId="6C30283E" w14:textId="0762664E" w:rsidR="00A51FB3" w:rsidRDefault="00A51FB3" w:rsidP="00DE5E78">
            <w:r w:rsidRPr="00AA0437">
              <w:t>-0.19826</w:t>
            </w:r>
          </w:p>
        </w:tc>
        <w:tc>
          <w:tcPr>
            <w:tcW w:w="1440" w:type="dxa"/>
          </w:tcPr>
          <w:p w14:paraId="0E84B2A9" w14:textId="77777777" w:rsidR="00A51FB3" w:rsidRDefault="00A51FB3" w:rsidP="00DE5E78">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E5E78"/>
        </w:tc>
        <w:tc>
          <w:tcPr>
            <w:tcW w:w="900" w:type="dxa"/>
          </w:tcPr>
          <w:p w14:paraId="3564FC57" w14:textId="77777777" w:rsidR="00A51FB3" w:rsidRDefault="00A51FB3" w:rsidP="00DE5E78">
            <w:r w:rsidRPr="00AA0437">
              <w:t>0.50</w:t>
            </w:r>
          </w:p>
        </w:tc>
        <w:tc>
          <w:tcPr>
            <w:tcW w:w="1440" w:type="dxa"/>
          </w:tcPr>
          <w:p w14:paraId="7E316CD2" w14:textId="77777777" w:rsidR="00A51FB3" w:rsidRDefault="00A51FB3" w:rsidP="00DE5E78">
            <w:r w:rsidRPr="00AA0437">
              <w:t>1.63417</w:t>
            </w:r>
          </w:p>
        </w:tc>
        <w:tc>
          <w:tcPr>
            <w:tcW w:w="1530" w:type="dxa"/>
          </w:tcPr>
          <w:p w14:paraId="49289E9D" w14:textId="1F60B22F" w:rsidR="00A51FB3" w:rsidRDefault="00A51FB3" w:rsidP="00DE5E78">
            <w:r w:rsidRPr="00AA0437">
              <w:t>-0.0910</w:t>
            </w:r>
          </w:p>
        </w:tc>
        <w:tc>
          <w:tcPr>
            <w:tcW w:w="1440" w:type="dxa"/>
          </w:tcPr>
          <w:p w14:paraId="3659BD49" w14:textId="77777777" w:rsidR="00A51FB3" w:rsidRDefault="00A51FB3" w:rsidP="00DE5E78">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E5E78">
            <w:r>
              <w:t>II</w:t>
            </w:r>
          </w:p>
        </w:tc>
        <w:tc>
          <w:tcPr>
            <w:tcW w:w="900" w:type="dxa"/>
          </w:tcPr>
          <w:p w14:paraId="4DC50405" w14:textId="77777777" w:rsidR="00A51FB3" w:rsidRDefault="00A51FB3" w:rsidP="00DE5E78">
            <w:r w:rsidRPr="00AA0437">
              <w:t>0.10</w:t>
            </w:r>
          </w:p>
        </w:tc>
        <w:tc>
          <w:tcPr>
            <w:tcW w:w="1440" w:type="dxa"/>
          </w:tcPr>
          <w:p w14:paraId="1A381C58" w14:textId="77777777" w:rsidR="00A51FB3" w:rsidRDefault="00A51FB3" w:rsidP="00DE5E78">
            <w:r w:rsidRPr="00AA0437">
              <w:t>2.55323</w:t>
            </w:r>
          </w:p>
        </w:tc>
        <w:tc>
          <w:tcPr>
            <w:tcW w:w="1530" w:type="dxa"/>
          </w:tcPr>
          <w:p w14:paraId="75A41E5A" w14:textId="33E33A61" w:rsidR="00A51FB3" w:rsidRDefault="00A51FB3" w:rsidP="00DE5E78">
            <w:r w:rsidRPr="00AA0437">
              <w:t>-0.61512</w:t>
            </w:r>
          </w:p>
        </w:tc>
        <w:tc>
          <w:tcPr>
            <w:tcW w:w="1440" w:type="dxa"/>
          </w:tcPr>
          <w:p w14:paraId="342D605A" w14:textId="77777777" w:rsidR="00A51FB3" w:rsidRDefault="00A51FB3" w:rsidP="00DE5E78">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E5E78"/>
        </w:tc>
        <w:tc>
          <w:tcPr>
            <w:tcW w:w="900" w:type="dxa"/>
          </w:tcPr>
          <w:p w14:paraId="1A099D17" w14:textId="77777777" w:rsidR="00A51FB3" w:rsidRDefault="00A51FB3" w:rsidP="00DE5E78">
            <w:r w:rsidRPr="00AA0437">
              <w:t>0.30</w:t>
            </w:r>
          </w:p>
        </w:tc>
        <w:tc>
          <w:tcPr>
            <w:tcW w:w="1440" w:type="dxa"/>
          </w:tcPr>
          <w:p w14:paraId="7DDC4C33" w14:textId="77777777" w:rsidR="00A51FB3" w:rsidRDefault="00A51FB3" w:rsidP="00DE5E78">
            <w:r w:rsidRPr="00AA0437">
              <w:t>2.46532</w:t>
            </w:r>
          </w:p>
        </w:tc>
        <w:tc>
          <w:tcPr>
            <w:tcW w:w="1530" w:type="dxa"/>
          </w:tcPr>
          <w:p w14:paraId="0764405C" w14:textId="4765AF2A" w:rsidR="00A51FB3" w:rsidRDefault="00A51FB3" w:rsidP="00DE5E78">
            <w:r w:rsidRPr="00AA0437">
              <w:t>-0.62257</w:t>
            </w:r>
          </w:p>
        </w:tc>
        <w:tc>
          <w:tcPr>
            <w:tcW w:w="1440" w:type="dxa"/>
          </w:tcPr>
          <w:p w14:paraId="2C05B867" w14:textId="77777777" w:rsidR="00A51FB3" w:rsidRDefault="00A51FB3" w:rsidP="00DE5E78">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E5E78"/>
        </w:tc>
        <w:tc>
          <w:tcPr>
            <w:tcW w:w="900" w:type="dxa"/>
          </w:tcPr>
          <w:p w14:paraId="618CD000" w14:textId="77777777" w:rsidR="00A51FB3" w:rsidRDefault="00A51FB3" w:rsidP="00DE5E78">
            <w:r w:rsidRPr="00AA0437">
              <w:t>0.35</w:t>
            </w:r>
          </w:p>
        </w:tc>
        <w:tc>
          <w:tcPr>
            <w:tcW w:w="1440" w:type="dxa"/>
          </w:tcPr>
          <w:p w14:paraId="72147633" w14:textId="77777777" w:rsidR="00A51FB3" w:rsidRDefault="00A51FB3" w:rsidP="00DE5E78">
            <w:r w:rsidRPr="00AA0437">
              <w:t>2.41896</w:t>
            </w:r>
          </w:p>
        </w:tc>
        <w:tc>
          <w:tcPr>
            <w:tcW w:w="1530" w:type="dxa"/>
          </w:tcPr>
          <w:p w14:paraId="16077971" w14:textId="7C13572A" w:rsidR="00A51FB3" w:rsidRDefault="00A51FB3" w:rsidP="00DE5E78">
            <w:r w:rsidRPr="00AA0437">
              <w:t>-0.61594</w:t>
            </w:r>
          </w:p>
        </w:tc>
        <w:tc>
          <w:tcPr>
            <w:tcW w:w="1440" w:type="dxa"/>
          </w:tcPr>
          <w:p w14:paraId="37CAA1B8" w14:textId="77777777" w:rsidR="00A51FB3" w:rsidRDefault="00A51FB3" w:rsidP="00DE5E78">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E5E78"/>
        </w:tc>
        <w:tc>
          <w:tcPr>
            <w:tcW w:w="900" w:type="dxa"/>
          </w:tcPr>
          <w:p w14:paraId="2C5344E4" w14:textId="77777777" w:rsidR="00A51FB3" w:rsidRDefault="00A51FB3" w:rsidP="00DE5E78">
            <w:r w:rsidRPr="00AA0437">
              <w:t>0.40</w:t>
            </w:r>
          </w:p>
        </w:tc>
        <w:tc>
          <w:tcPr>
            <w:tcW w:w="1440" w:type="dxa"/>
          </w:tcPr>
          <w:p w14:paraId="11869F0B" w14:textId="77777777" w:rsidR="00A51FB3" w:rsidRDefault="00A51FB3" w:rsidP="00DE5E78">
            <w:r w:rsidRPr="00AA0437">
              <w:t>2.36409</w:t>
            </w:r>
          </w:p>
        </w:tc>
        <w:tc>
          <w:tcPr>
            <w:tcW w:w="1530" w:type="dxa"/>
          </w:tcPr>
          <w:p w14:paraId="74903605" w14:textId="661AF7BD" w:rsidR="00A51FB3" w:rsidRDefault="00A51FB3" w:rsidP="00DE5E78">
            <w:r w:rsidRPr="00AA0437">
              <w:t>-0.59857</w:t>
            </w:r>
          </w:p>
        </w:tc>
        <w:tc>
          <w:tcPr>
            <w:tcW w:w="1440" w:type="dxa"/>
          </w:tcPr>
          <w:p w14:paraId="5B755387" w14:textId="77777777" w:rsidR="00A51FB3" w:rsidRDefault="00A51FB3" w:rsidP="00DE5E78">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E5E78"/>
        </w:tc>
        <w:tc>
          <w:tcPr>
            <w:tcW w:w="900" w:type="dxa"/>
          </w:tcPr>
          <w:p w14:paraId="2B958734" w14:textId="77777777" w:rsidR="00A51FB3" w:rsidRDefault="00A51FB3" w:rsidP="00DE5E78">
            <w:r w:rsidRPr="00AA0437">
              <w:t>0.45</w:t>
            </w:r>
          </w:p>
        </w:tc>
        <w:tc>
          <w:tcPr>
            <w:tcW w:w="1440" w:type="dxa"/>
          </w:tcPr>
          <w:p w14:paraId="22709C53" w14:textId="77777777" w:rsidR="00A51FB3" w:rsidRDefault="00A51FB3" w:rsidP="00DE5E78">
            <w:r w:rsidRPr="00AA0437">
              <w:t>2.29238</w:t>
            </w:r>
          </w:p>
        </w:tc>
        <w:tc>
          <w:tcPr>
            <w:tcW w:w="1530" w:type="dxa"/>
          </w:tcPr>
          <w:p w14:paraId="5529EC1A" w14:textId="7409B550" w:rsidR="00A51FB3" w:rsidRDefault="00A51FB3" w:rsidP="00DE5E78">
            <w:r w:rsidRPr="00AA0437">
              <w:t>-0.57005</w:t>
            </w:r>
          </w:p>
        </w:tc>
        <w:tc>
          <w:tcPr>
            <w:tcW w:w="1440" w:type="dxa"/>
          </w:tcPr>
          <w:p w14:paraId="44537404" w14:textId="77777777" w:rsidR="00A51FB3" w:rsidRDefault="00A51FB3" w:rsidP="00DE5E78">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E5E78"/>
        </w:tc>
        <w:tc>
          <w:tcPr>
            <w:tcW w:w="900" w:type="dxa"/>
          </w:tcPr>
          <w:p w14:paraId="2D60485C" w14:textId="77777777" w:rsidR="00A51FB3" w:rsidRDefault="00A51FB3" w:rsidP="00DE5E78">
            <w:r w:rsidRPr="00AA0437">
              <w:t>0.50</w:t>
            </w:r>
          </w:p>
        </w:tc>
        <w:tc>
          <w:tcPr>
            <w:tcW w:w="1440" w:type="dxa"/>
          </w:tcPr>
          <w:p w14:paraId="61C4B980" w14:textId="77777777" w:rsidR="00A51FB3" w:rsidRDefault="00A51FB3" w:rsidP="00DE5E78">
            <w:r w:rsidRPr="00AA0437">
              <w:t>2.20282</w:t>
            </w:r>
          </w:p>
        </w:tc>
        <w:tc>
          <w:tcPr>
            <w:tcW w:w="1530" w:type="dxa"/>
          </w:tcPr>
          <w:p w14:paraId="530D59A9" w14:textId="7904B384" w:rsidR="00A51FB3" w:rsidRDefault="00A51FB3" w:rsidP="00DE5E78">
            <w:r w:rsidRPr="00AA0437">
              <w:t>-0.51599</w:t>
            </w:r>
          </w:p>
        </w:tc>
        <w:tc>
          <w:tcPr>
            <w:tcW w:w="1440" w:type="dxa"/>
          </w:tcPr>
          <w:p w14:paraId="42359364" w14:textId="77777777" w:rsidR="00A51FB3" w:rsidRDefault="00A51FB3" w:rsidP="00DE5E78">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E5E78">
            <w:r>
              <w:t>III</w:t>
            </w:r>
          </w:p>
        </w:tc>
        <w:tc>
          <w:tcPr>
            <w:tcW w:w="900" w:type="dxa"/>
          </w:tcPr>
          <w:p w14:paraId="09AF6536" w14:textId="77777777" w:rsidR="00A51FB3" w:rsidRDefault="00A51FB3" w:rsidP="00DE5E78">
            <w:r w:rsidRPr="00AA0437">
              <w:t>0.10</w:t>
            </w:r>
          </w:p>
        </w:tc>
        <w:tc>
          <w:tcPr>
            <w:tcW w:w="1440" w:type="dxa"/>
          </w:tcPr>
          <w:p w14:paraId="28CA6D2F" w14:textId="77777777" w:rsidR="00A51FB3" w:rsidRDefault="00A51FB3" w:rsidP="00DE5E78">
            <w:r w:rsidRPr="00AA0437">
              <w:t>2.47317</w:t>
            </w:r>
          </w:p>
        </w:tc>
        <w:tc>
          <w:tcPr>
            <w:tcW w:w="1530" w:type="dxa"/>
          </w:tcPr>
          <w:p w14:paraId="78CB7020" w14:textId="5A89459F" w:rsidR="00A51FB3" w:rsidRDefault="00A51FB3" w:rsidP="00DE5E78">
            <w:r w:rsidRPr="00AA0437">
              <w:t>-0.51848</w:t>
            </w:r>
          </w:p>
        </w:tc>
        <w:tc>
          <w:tcPr>
            <w:tcW w:w="1440" w:type="dxa"/>
          </w:tcPr>
          <w:p w14:paraId="2F99637A" w14:textId="77777777" w:rsidR="00A51FB3" w:rsidRDefault="00A51FB3" w:rsidP="00DE5E78">
            <w:r w:rsidRPr="00AA0437">
              <w:t>-0.17083</w:t>
            </w:r>
          </w:p>
        </w:tc>
      </w:tr>
      <w:tr w:rsidR="00A51FB3" w:rsidRPr="00AA0437" w14:paraId="2800BA19" w14:textId="77777777" w:rsidTr="00144674">
        <w:tc>
          <w:tcPr>
            <w:tcW w:w="1548" w:type="dxa"/>
            <w:vMerge/>
          </w:tcPr>
          <w:p w14:paraId="0D8F9B9B" w14:textId="77777777" w:rsidR="00A51FB3" w:rsidRDefault="00A51FB3" w:rsidP="00DE5E78"/>
        </w:tc>
        <w:tc>
          <w:tcPr>
            <w:tcW w:w="900" w:type="dxa"/>
          </w:tcPr>
          <w:p w14:paraId="5951489F" w14:textId="77777777" w:rsidR="00A51FB3" w:rsidRDefault="00A51FB3" w:rsidP="00DE5E78">
            <w:r w:rsidRPr="00AA0437">
              <w:t>0.30</w:t>
            </w:r>
          </w:p>
        </w:tc>
        <w:tc>
          <w:tcPr>
            <w:tcW w:w="1440" w:type="dxa"/>
          </w:tcPr>
          <w:p w14:paraId="1E5BE843" w14:textId="77777777" w:rsidR="00A51FB3" w:rsidRDefault="00A51FB3" w:rsidP="00DE5E78">
            <w:r w:rsidRPr="00AA0437">
              <w:t>2.39628</w:t>
            </w:r>
          </w:p>
        </w:tc>
        <w:tc>
          <w:tcPr>
            <w:tcW w:w="1530" w:type="dxa"/>
          </w:tcPr>
          <w:p w14:paraId="46EA066A" w14:textId="5691556E" w:rsidR="00A51FB3" w:rsidRDefault="00A51FB3" w:rsidP="00DE5E78">
            <w:r w:rsidRPr="00AA0437">
              <w:t>-0.51202</w:t>
            </w:r>
          </w:p>
        </w:tc>
        <w:tc>
          <w:tcPr>
            <w:tcW w:w="1440" w:type="dxa"/>
          </w:tcPr>
          <w:p w14:paraId="1B04F391" w14:textId="77777777" w:rsidR="00A51FB3" w:rsidRDefault="00A51FB3" w:rsidP="00DE5E78">
            <w:r w:rsidRPr="00AA0437">
              <w:t>-0.13245</w:t>
            </w:r>
          </w:p>
        </w:tc>
      </w:tr>
      <w:tr w:rsidR="00A51FB3" w:rsidRPr="00AA0437" w14:paraId="13B0F340" w14:textId="77777777" w:rsidTr="00144674">
        <w:tc>
          <w:tcPr>
            <w:tcW w:w="1548" w:type="dxa"/>
            <w:vMerge/>
          </w:tcPr>
          <w:p w14:paraId="3EF0224E" w14:textId="77777777" w:rsidR="00A51FB3" w:rsidRDefault="00A51FB3" w:rsidP="00DE5E78"/>
        </w:tc>
        <w:tc>
          <w:tcPr>
            <w:tcW w:w="900" w:type="dxa"/>
          </w:tcPr>
          <w:p w14:paraId="1D60E048" w14:textId="77777777" w:rsidR="00A51FB3" w:rsidRDefault="00A51FB3" w:rsidP="00DE5E78">
            <w:r w:rsidRPr="00AA0437">
              <w:t>0.35</w:t>
            </w:r>
          </w:p>
        </w:tc>
        <w:tc>
          <w:tcPr>
            <w:tcW w:w="1440" w:type="dxa"/>
          </w:tcPr>
          <w:p w14:paraId="2888EABF" w14:textId="77777777" w:rsidR="00A51FB3" w:rsidRDefault="00A51FB3" w:rsidP="00DE5E78">
            <w:r w:rsidRPr="00AA0437">
              <w:t>2.35477</w:t>
            </w:r>
          </w:p>
        </w:tc>
        <w:tc>
          <w:tcPr>
            <w:tcW w:w="1530" w:type="dxa"/>
          </w:tcPr>
          <w:p w14:paraId="27A26AE5" w14:textId="7E2E8990" w:rsidR="00A51FB3" w:rsidRDefault="00A51FB3" w:rsidP="00DE5E78">
            <w:r w:rsidRPr="00AA0437">
              <w:t>-0.49735</w:t>
            </w:r>
          </w:p>
        </w:tc>
        <w:tc>
          <w:tcPr>
            <w:tcW w:w="1440" w:type="dxa"/>
          </w:tcPr>
          <w:p w14:paraId="1CEB8DF0" w14:textId="77777777" w:rsidR="00A51FB3" w:rsidRDefault="00A51FB3" w:rsidP="00DE5E78">
            <w:r w:rsidRPr="00AA0437">
              <w:t>- 0.11985</w:t>
            </w:r>
          </w:p>
        </w:tc>
      </w:tr>
      <w:tr w:rsidR="00A51FB3" w:rsidRPr="00AA0437" w14:paraId="11418421" w14:textId="77777777" w:rsidTr="00144674">
        <w:tc>
          <w:tcPr>
            <w:tcW w:w="1548" w:type="dxa"/>
            <w:vMerge/>
          </w:tcPr>
          <w:p w14:paraId="0670A789" w14:textId="77777777" w:rsidR="00A51FB3" w:rsidRDefault="00A51FB3" w:rsidP="00DE5E78"/>
        </w:tc>
        <w:tc>
          <w:tcPr>
            <w:tcW w:w="900" w:type="dxa"/>
          </w:tcPr>
          <w:p w14:paraId="2AD7D89C" w14:textId="77777777" w:rsidR="00A51FB3" w:rsidRDefault="00A51FB3" w:rsidP="00DE5E78">
            <w:r w:rsidRPr="00AA0437">
              <w:t>0.40</w:t>
            </w:r>
          </w:p>
        </w:tc>
        <w:tc>
          <w:tcPr>
            <w:tcW w:w="1440" w:type="dxa"/>
          </w:tcPr>
          <w:p w14:paraId="359DA819" w14:textId="77777777" w:rsidR="00A51FB3" w:rsidRDefault="00A51FB3" w:rsidP="00DE5E78">
            <w:r w:rsidRPr="00AA0437">
              <w:t>2.30726</w:t>
            </w:r>
          </w:p>
        </w:tc>
        <w:tc>
          <w:tcPr>
            <w:tcW w:w="1530" w:type="dxa"/>
          </w:tcPr>
          <w:p w14:paraId="7C468F3C" w14:textId="3E510386" w:rsidR="00A51FB3" w:rsidRDefault="00A51FB3" w:rsidP="00DE5E78">
            <w:r w:rsidRPr="00AA0437">
              <w:t>-0.46541</w:t>
            </w:r>
          </w:p>
        </w:tc>
        <w:tc>
          <w:tcPr>
            <w:tcW w:w="1440" w:type="dxa"/>
          </w:tcPr>
          <w:p w14:paraId="39F1EDEE" w14:textId="77777777" w:rsidR="00A51FB3" w:rsidRDefault="00A51FB3" w:rsidP="00DE5E78">
            <w:r w:rsidRPr="00AA0437">
              <w:t>-0.11094</w:t>
            </w:r>
          </w:p>
        </w:tc>
      </w:tr>
      <w:tr w:rsidR="00A51FB3" w:rsidRPr="00AA0437" w14:paraId="34CEC105" w14:textId="77777777" w:rsidTr="00144674">
        <w:tc>
          <w:tcPr>
            <w:tcW w:w="1548" w:type="dxa"/>
            <w:vMerge/>
          </w:tcPr>
          <w:p w14:paraId="1976901A" w14:textId="77777777" w:rsidR="00A51FB3" w:rsidRDefault="00A51FB3" w:rsidP="00DE5E78"/>
        </w:tc>
        <w:tc>
          <w:tcPr>
            <w:tcW w:w="900" w:type="dxa"/>
          </w:tcPr>
          <w:p w14:paraId="7482EC11" w14:textId="77777777" w:rsidR="00A51FB3" w:rsidRDefault="00A51FB3" w:rsidP="00DE5E78">
            <w:r w:rsidRPr="00AA0437">
              <w:t>0.45</w:t>
            </w:r>
          </w:p>
        </w:tc>
        <w:tc>
          <w:tcPr>
            <w:tcW w:w="1440" w:type="dxa"/>
          </w:tcPr>
          <w:p w14:paraId="5DA731F9" w14:textId="77777777" w:rsidR="00A51FB3" w:rsidRDefault="00A51FB3" w:rsidP="00DE5E78">
            <w:r w:rsidRPr="00AA0437">
              <w:t>2.24876</w:t>
            </w:r>
          </w:p>
        </w:tc>
        <w:tc>
          <w:tcPr>
            <w:tcW w:w="1530" w:type="dxa"/>
          </w:tcPr>
          <w:p w14:paraId="72350993" w14:textId="53463099" w:rsidR="00A51FB3" w:rsidRDefault="00A51FB3" w:rsidP="00DE5E78">
            <w:r w:rsidRPr="00AA0437">
              <w:t>-0.41314</w:t>
            </w:r>
          </w:p>
        </w:tc>
        <w:tc>
          <w:tcPr>
            <w:tcW w:w="1440" w:type="dxa"/>
          </w:tcPr>
          <w:p w14:paraId="77BD50B9" w14:textId="77777777" w:rsidR="00A51FB3" w:rsidRDefault="00A51FB3" w:rsidP="00DE5E78">
            <w:r w:rsidRPr="00AA0437">
              <w:t>-0.11508</w:t>
            </w:r>
          </w:p>
        </w:tc>
      </w:tr>
      <w:tr w:rsidR="00A51FB3" w:rsidRPr="00AA0437" w14:paraId="1D21D584" w14:textId="77777777" w:rsidTr="00144674">
        <w:tc>
          <w:tcPr>
            <w:tcW w:w="1548" w:type="dxa"/>
            <w:vMerge/>
          </w:tcPr>
          <w:p w14:paraId="7ACFA15F" w14:textId="77777777" w:rsidR="00A51FB3" w:rsidRDefault="00A51FB3" w:rsidP="00DE5E78"/>
        </w:tc>
        <w:tc>
          <w:tcPr>
            <w:tcW w:w="900" w:type="dxa"/>
          </w:tcPr>
          <w:p w14:paraId="0A6EC16F" w14:textId="77777777" w:rsidR="00A51FB3" w:rsidRDefault="00A51FB3" w:rsidP="00DE5E78">
            <w:r w:rsidRPr="00AA0437">
              <w:t>0.50</w:t>
            </w:r>
          </w:p>
        </w:tc>
        <w:tc>
          <w:tcPr>
            <w:tcW w:w="1440" w:type="dxa"/>
          </w:tcPr>
          <w:p w14:paraId="55FF85FB" w14:textId="77777777" w:rsidR="00A51FB3" w:rsidRDefault="00A51FB3" w:rsidP="00DE5E78">
            <w:r w:rsidRPr="00AA0437">
              <w:t>2.17772</w:t>
            </w:r>
          </w:p>
        </w:tc>
        <w:tc>
          <w:tcPr>
            <w:tcW w:w="1530" w:type="dxa"/>
          </w:tcPr>
          <w:p w14:paraId="46C3D309" w14:textId="4E062FCE" w:rsidR="00A51FB3" w:rsidRDefault="00A51FB3" w:rsidP="00DE5E78">
            <w:r w:rsidRPr="00AA0437">
              <w:t>- 0.36803</w:t>
            </w:r>
          </w:p>
        </w:tc>
        <w:tc>
          <w:tcPr>
            <w:tcW w:w="1440" w:type="dxa"/>
          </w:tcPr>
          <w:p w14:paraId="6183ECD7" w14:textId="77777777" w:rsidR="00A51FB3" w:rsidRDefault="00A51FB3" w:rsidP="00DE5E78">
            <w:r w:rsidRPr="00AA0437">
              <w:t>-0.09525</w:t>
            </w:r>
          </w:p>
        </w:tc>
      </w:tr>
    </w:tbl>
    <w:p w14:paraId="3608E186" w14:textId="664A582A" w:rsidR="005F3AE6" w:rsidRDefault="005F3AE6" w:rsidP="00DE5E78"/>
    <w:p w14:paraId="4D253825" w14:textId="27E7CB12" w:rsidR="004216DA" w:rsidRDefault="004216DA" w:rsidP="00DE5E78"/>
    <w:p w14:paraId="02662D09" w14:textId="24DA6E4A" w:rsidR="004216DA" w:rsidRDefault="004216DA" w:rsidP="00DE5E78"/>
    <w:p w14:paraId="6AC5D351" w14:textId="7CBCEFF9" w:rsidR="004216DA" w:rsidRDefault="004216DA" w:rsidP="00DE5E78">
      <w:pPr>
        <w:pStyle w:val="Heading3"/>
      </w:pPr>
      <w:bookmarkStart w:id="75" w:name="_Toc138155205"/>
      <w:r>
        <w:t xml:space="preserve">Time of Concentration: </w:t>
      </w:r>
      <w:r w:rsidR="00202175">
        <w:t>V</w:t>
      </w:r>
      <w:r>
        <w:t>elocity Method</w:t>
      </w:r>
      <w:bookmarkEnd w:id="75"/>
    </w:p>
    <w:p w14:paraId="0DC0B0D8" w14:textId="77777777" w:rsidR="005F3AE6" w:rsidRDefault="002C0606" w:rsidP="00DE5E78">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E5E78"/>
    <w:p w14:paraId="077EC78A" w14:textId="03F4374F" w:rsidR="005F3AE6" w:rsidRDefault="003B7935" w:rsidP="00DE5E78">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E5E78"/>
    <w:p w14:paraId="615E947A" w14:textId="77777777" w:rsidR="005F3AE6" w:rsidRDefault="00264101" w:rsidP="00DE5E78">
      <w:r>
        <w:t xml:space="preserve">Where </w:t>
      </w:r>
      <w:r w:rsidR="00A91AF4">
        <w:t xml:space="preserve">s </w:t>
      </w:r>
      <w:r w:rsidR="00DD167A">
        <w:t>= slope (ft/ft)</w:t>
      </w:r>
    </w:p>
    <w:p w14:paraId="0472F97F" w14:textId="77777777" w:rsidR="005F3AE6" w:rsidRDefault="00DD167A" w:rsidP="00DE5E78">
      <w:r>
        <w:t xml:space="preserve">P = precipitation </w:t>
      </w:r>
    </w:p>
    <w:p w14:paraId="49DA2333" w14:textId="77777777" w:rsidR="005F3AE6" w:rsidRDefault="000D534F" w:rsidP="00DE5E78">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E5E78">
      <w:r w:rsidRPr="002C0606">
        <w:rPr>
          <w:i/>
          <w:iCs/>
        </w:rPr>
        <w:t xml:space="preserve">L </w:t>
      </w:r>
      <w:r w:rsidRPr="002C0606">
        <w:t>= hydraulic flow length (m)</w:t>
      </w:r>
    </w:p>
    <w:p w14:paraId="22EF96B7" w14:textId="77777777" w:rsidR="005F3AE6" w:rsidRDefault="00315A2F" w:rsidP="00DE5E78">
      <w:r w:rsidRPr="002C0606">
        <w:rPr>
          <w:i/>
          <w:iCs/>
        </w:rPr>
        <w:t xml:space="preserve">P </w:t>
      </w:r>
      <w:r w:rsidRPr="002C0606">
        <w:t>= daily precipitation (cm)</w:t>
      </w:r>
    </w:p>
    <w:p w14:paraId="5C75C25F" w14:textId="77777777" w:rsidR="005F3AE6" w:rsidRDefault="00315A2F" w:rsidP="00DE5E78">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E5E78">
      <w:r w:rsidRPr="00DD5DA1">
        <w:rPr>
          <w:i/>
        </w:rPr>
        <w:t>a</w:t>
      </w:r>
      <w:r w:rsidR="00CC462B">
        <w:t xml:space="preserve">, </w:t>
      </w:r>
      <w:r w:rsidRPr="00DD5DA1">
        <w:rPr>
          <w:i/>
        </w:rPr>
        <w:t>b</w:t>
      </w:r>
      <w:r>
        <w:t xml:space="preserve"> = unit conversion factors</w:t>
      </w:r>
    </w:p>
    <w:p w14:paraId="40437A1A" w14:textId="77777777" w:rsidR="005F3AE6" w:rsidRDefault="005F3AE6" w:rsidP="00DE5E78"/>
    <w:p w14:paraId="77AFFBED" w14:textId="3BBA4E97" w:rsidR="005F3AE6" w:rsidRDefault="00A91AF4" w:rsidP="00DE5E78">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E5E78"/>
    <w:p w14:paraId="3560B40D" w14:textId="3AE7D19F" w:rsidR="005F3AE6" w:rsidRDefault="005901AB" w:rsidP="00DE5E78">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E5E78">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E5E78"/>
    <w:p w14:paraId="60DD7005" w14:textId="77777777" w:rsidR="005F3AE6" w:rsidRDefault="00E8428B" w:rsidP="00DE5E78">
      <w:r w:rsidRPr="005901AB">
        <w:t>W</w:t>
      </w:r>
      <w:r w:rsidR="005901AB" w:rsidRPr="005901AB">
        <w:t>here</w:t>
      </w:r>
      <w:r>
        <w:t xml:space="preserve"> </w:t>
      </w:r>
      <w:r w:rsidR="005901AB" w:rsidRPr="005901AB">
        <w:t>V= average velocity (ft/s)</w:t>
      </w:r>
    </w:p>
    <w:p w14:paraId="2A1F6575" w14:textId="77777777" w:rsidR="005F3AE6" w:rsidRDefault="005901AB" w:rsidP="00DE5E78">
      <w:r w:rsidRPr="005901AB">
        <w:t>s = slope of hydraulic grade line</w:t>
      </w:r>
      <w:r>
        <w:t xml:space="preserve"> </w:t>
      </w:r>
      <w:r w:rsidRPr="005901AB">
        <w:t>(watercourse slope, ft/ft)</w:t>
      </w:r>
    </w:p>
    <w:p w14:paraId="1183F3BA" w14:textId="77777777" w:rsidR="005F3AE6" w:rsidRDefault="005F3AE6" w:rsidP="00DE5E78"/>
    <w:p w14:paraId="0E29DF38" w14:textId="4A07CE9A" w:rsidR="005F3AE6" w:rsidRDefault="005901AB" w:rsidP="00DE5E78">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E5E78"/>
    <w:p w14:paraId="006914A4" w14:textId="61E88014" w:rsidR="004216DA" w:rsidRDefault="004216DA" w:rsidP="00DE5E78">
      <w:pPr>
        <w:pStyle w:val="Heading3"/>
      </w:pPr>
      <w:bookmarkStart w:id="76" w:name="_Toc138155206"/>
      <w:r>
        <w:t>Time of Concentration: Watershed Lag Method</w:t>
      </w:r>
      <w:bookmarkEnd w:id="76"/>
    </w:p>
    <w:p w14:paraId="4FDEC6FC" w14:textId="3084A3F7" w:rsidR="004216DA" w:rsidRDefault="004216DA" w:rsidP="00DE5E78"/>
    <w:p w14:paraId="0CADCBF3" w14:textId="434292EB" w:rsidR="0061720E" w:rsidRDefault="0061720E" w:rsidP="00DE5E78">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E5E78"/>
    <w:p w14:paraId="7CD6BE79" w14:textId="12429408" w:rsidR="0061720E" w:rsidRDefault="003B7935" w:rsidP="00DE5E78">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E5E78"/>
    <w:p w14:paraId="665249EE" w14:textId="611A2121" w:rsidR="0061720E" w:rsidRDefault="000D0644" w:rsidP="00DE5E78">
      <w:r>
        <w:tab/>
      </w:r>
      <w:r w:rsidR="0061720E">
        <w:t>L</w:t>
      </w:r>
      <w:r>
        <w:tab/>
      </w:r>
      <w:r w:rsidR="0061720E">
        <w:t>= hydraulic length (ft)</w:t>
      </w:r>
    </w:p>
    <w:p w14:paraId="7DEB0C85" w14:textId="4275D02C" w:rsidR="0061720E" w:rsidRDefault="000D0644" w:rsidP="00DE5E78">
      <w:r>
        <w:tab/>
        <w:t>s</w:t>
      </w:r>
      <w:r w:rsidR="0061720E">
        <w:t>lp</w:t>
      </w:r>
      <w:r>
        <w:tab/>
      </w:r>
      <w:r w:rsidR="0061720E">
        <w:t>= slope (%)</w:t>
      </w:r>
    </w:p>
    <w:p w14:paraId="3D4C3B15" w14:textId="3CBFF204" w:rsidR="0061720E" w:rsidRDefault="000D0644" w:rsidP="00DE5E78">
      <w:r>
        <w:tab/>
      </w:r>
      <w:r w:rsidR="0061720E">
        <w:t>S</w:t>
      </w:r>
      <w:r>
        <w:tab/>
      </w:r>
      <w:r w:rsidR="0061720E">
        <w:t xml:space="preserve">= max potential retention </w:t>
      </w:r>
    </w:p>
    <w:p w14:paraId="30837CB5" w14:textId="40957416" w:rsidR="0061720E" w:rsidRDefault="000D0644" w:rsidP="00DE5E78">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E5E78">
      <w:r>
        <w:tab/>
        <w:t>c</w:t>
      </w:r>
      <w:r w:rsidR="0061720E">
        <w:t>n</w:t>
      </w:r>
      <w:r>
        <w:tab/>
      </w:r>
      <w:r w:rsidR="0061720E">
        <w:t>= curve number</w:t>
      </w:r>
    </w:p>
    <w:p w14:paraId="6190C6AD" w14:textId="57D60EEF" w:rsidR="004216DA" w:rsidRPr="004216DA" w:rsidRDefault="007E0377" w:rsidP="00DE5E78">
      <w:pPr>
        <w:pStyle w:val="Heading2"/>
      </w:pPr>
      <w:bookmarkStart w:id="77" w:name="_Toc138155207"/>
      <w:r>
        <w:t xml:space="preserve">Soil </w:t>
      </w:r>
      <w:r w:rsidR="00715921">
        <w:t>Temperature</w:t>
      </w:r>
      <w:bookmarkEnd w:id="77"/>
    </w:p>
    <w:p w14:paraId="7E9A26BF" w14:textId="01B06AA9" w:rsidR="005F3AE6" w:rsidRDefault="007133B0" w:rsidP="00DE5E78">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r w:rsidR="00306741">
        <w:t>and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Bavel and Hillel (1975), and </w:t>
      </w:r>
      <w:r w:rsidR="00EF25EF">
        <w:t>Thibodeaux (1979</w:t>
      </w:r>
      <w:r w:rsidR="00D4566F">
        <w:t>,</w:t>
      </w:r>
      <w:r w:rsidR="00EF25EF">
        <w:t xml:space="preserve"> 1996).</w:t>
      </w:r>
      <w:r w:rsidR="00B27258">
        <w:t xml:space="preserve">  </w:t>
      </w:r>
    </w:p>
    <w:p w14:paraId="56835E62" w14:textId="77777777" w:rsidR="005F3AE6" w:rsidRDefault="005F3AE6" w:rsidP="00DE5E78"/>
    <w:p w14:paraId="08C8C83F" w14:textId="77777777" w:rsidR="005F3AE6" w:rsidRDefault="00190EFA" w:rsidP="00DE5E78">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DE5E78">
      <w:pPr>
        <w:pStyle w:val="Heading3"/>
      </w:pPr>
      <w:bookmarkStart w:id="78" w:name="_Toc138155208"/>
      <w:r w:rsidRPr="002D6560">
        <w:t>Thermal Diffusivity</w:t>
      </w:r>
      <w:bookmarkEnd w:id="78"/>
    </w:p>
    <w:p w14:paraId="25D35137" w14:textId="77777777" w:rsidR="00306741" w:rsidRDefault="00EF25EF" w:rsidP="00DE5E78">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E5E78"/>
    <w:p w14:paraId="2DFFE4B9" w14:textId="2945F859" w:rsidR="000E0A04" w:rsidRDefault="00306741" w:rsidP="00DE5E78">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of  zero.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E5E78"/>
    <w:p w14:paraId="55C711A3" w14:textId="2BA37C71" w:rsidR="00306741" w:rsidRDefault="004501DC" w:rsidP="00DE5E78">
      <w:pPr>
        <w:rPr>
          <w:ins w:id="79"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77777777" w:rsidR="0094169F" w:rsidDel="0094169F" w:rsidRDefault="00000000" w:rsidP="00DE5E78">
      <w:pPr>
        <w:rPr>
          <w:del w:id="80" w:author="Dirk Young" w:date="2023-04-28T13:32:00Z"/>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p>
    <w:p w14:paraId="56DF1F33" w14:textId="77777777" w:rsidR="0094169F" w:rsidDel="0094169F" w:rsidRDefault="0094169F" w:rsidP="00DE5E78">
      <w:pPr>
        <w:rPr>
          <w:del w:id="81" w:author="Dirk Young" w:date="2023-04-28T13:32:00Z"/>
        </w:rPr>
      </w:pPr>
    </w:p>
    <w:p w14:paraId="51781459" w14:textId="77777777" w:rsidR="004501DC" w:rsidRDefault="004501DC" w:rsidP="00DE5E78"/>
    <w:p w14:paraId="4E18AB14" w14:textId="52CF41ED" w:rsidR="004501DC" w:rsidRPr="0094169F" w:rsidRDefault="00000000" w:rsidP="00DE5E78">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2"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bookmarkEnd w:id="82"/>
    </w:p>
    <w:p w14:paraId="722FEEAD" w14:textId="77777777" w:rsidR="0094169F" w:rsidRDefault="0094169F" w:rsidP="00DE5E78"/>
    <w:p w14:paraId="48E7AD60" w14:textId="77777777" w:rsidR="0094169F" w:rsidRDefault="0013053D" w:rsidP="00DE5E78">
      <w:r>
        <w:t>Where</w:t>
      </w:r>
    </w:p>
    <w:p w14:paraId="671027E1" w14:textId="5040E2C5" w:rsidR="0094169F" w:rsidRDefault="0094169F" w:rsidP="00DE5E78">
      <w:r>
        <w:t>X</w:t>
      </w:r>
      <w:r w:rsidRPr="0094169F">
        <w:rPr>
          <w:vertAlign w:val="subscript"/>
        </w:rPr>
        <w:t>organic</w:t>
      </w:r>
      <w:r>
        <w:t xml:space="preserve"> = organic volume fraction</w:t>
      </w:r>
    </w:p>
    <w:p w14:paraId="16320605" w14:textId="51F00E19" w:rsidR="0013053D" w:rsidRDefault="0094169F" w:rsidP="00DE5E78">
      <w:r>
        <w:t>X</w:t>
      </w:r>
      <w:r w:rsidRPr="0094169F">
        <w:rPr>
          <w:vertAlign w:val="subscript"/>
        </w:rPr>
        <w:t>mineral</w:t>
      </w:r>
      <w:r>
        <w:tab/>
        <w:t>= mineral volume fraction</w:t>
      </w:r>
      <w:r w:rsidR="0013053D">
        <w:t xml:space="preserve">  </w:t>
      </w:r>
      <w:r w:rsidR="0013053D">
        <w:tab/>
      </w:r>
    </w:p>
    <w:p w14:paraId="181DAE55" w14:textId="7D0CDDCE" w:rsidR="0013053D" w:rsidRDefault="0013053D" w:rsidP="00DE5E78">
      <w:r>
        <w:lastRenderedPageBreak/>
        <w:tab/>
        <w:t>OC</w:t>
      </w:r>
      <w:r w:rsidR="0094169F">
        <w:t xml:space="preserve"> = </w:t>
      </w:r>
      <w:r>
        <w:t>mass fraction of organic carbon</w:t>
      </w:r>
    </w:p>
    <w:p w14:paraId="7B65C964" w14:textId="7BFD74B4" w:rsidR="0013053D" w:rsidRDefault="0013053D" w:rsidP="00DE5E78">
      <w:r>
        <w:tab/>
      </w:r>
      <w:r w:rsidRPr="0013053D">
        <w:rPr>
          <w:sz w:val="28"/>
          <w:szCs w:val="28"/>
        </w:rPr>
        <w:t>ρ</w:t>
      </w:r>
      <w:r w:rsidRPr="0013053D">
        <w:rPr>
          <w:sz w:val="28"/>
          <w:szCs w:val="28"/>
          <w:vertAlign w:val="subscript"/>
        </w:rPr>
        <w:t>b</w:t>
      </w:r>
      <w:r w:rsidR="0094169F">
        <w:rPr>
          <w:vertAlign w:val="subscript"/>
        </w:rPr>
        <w:t xml:space="preserve"> </w:t>
      </w:r>
      <w:r>
        <w:t>= bulk density [g/cm</w:t>
      </w:r>
      <w:r>
        <w:rPr>
          <w:vertAlign w:val="superscript"/>
        </w:rPr>
        <w:t>3</w:t>
      </w:r>
      <w:r>
        <w:t>]</w:t>
      </w:r>
    </w:p>
    <w:p w14:paraId="45B5B56A" w14:textId="4E73B939" w:rsidR="0013053D" w:rsidRDefault="0013053D" w:rsidP="00DE5E78">
      <w:r>
        <w:t>1.724</w:t>
      </w:r>
      <w:r w:rsidR="0094169F">
        <w:t xml:space="preserve"> </w:t>
      </w:r>
      <w:r>
        <w:t>= conversion factor of organic carbon to organic matter</w:t>
      </w:r>
      <w:r>
        <w:tab/>
      </w:r>
    </w:p>
    <w:p w14:paraId="66FD88BC" w14:textId="504098A6" w:rsidR="0013053D" w:rsidRDefault="0013053D" w:rsidP="00DE5E78">
      <w:r>
        <w:t>2.65</w:t>
      </w:r>
      <w:r w:rsidR="0094169F">
        <w:t xml:space="preserve"> </w:t>
      </w:r>
      <w:r>
        <w:t>= typical grain density of mineral soils</w:t>
      </w:r>
    </w:p>
    <w:p w14:paraId="6C587343" w14:textId="5AD34923" w:rsidR="0094169F" w:rsidRDefault="0094169F" w:rsidP="00DE5E78">
      <w:r>
        <w:t>1.30 = typical  density of organic material</w:t>
      </w:r>
    </w:p>
    <w:p w14:paraId="740FC170" w14:textId="77777777" w:rsidR="0013053D" w:rsidRDefault="0013053D" w:rsidP="00DE5E78"/>
    <w:p w14:paraId="4F386FD7" w14:textId="418197F0" w:rsidR="0013053D" w:rsidRDefault="0013053D" w:rsidP="00DE5E78">
      <w:r>
        <w:t>and</w:t>
      </w:r>
    </w:p>
    <w:p w14:paraId="432771C2" w14:textId="44144371" w:rsidR="0013053D" w:rsidRDefault="0013053D" w:rsidP="00DE5E78"/>
    <w:p w14:paraId="025013FE" w14:textId="77777777" w:rsidR="00306741" w:rsidRDefault="00306741" w:rsidP="00DE5E78"/>
    <w:p w14:paraId="1446A369" w14:textId="3B1AB398" w:rsidR="005F3AE6" w:rsidRDefault="00EF25EF" w:rsidP="00DE5E78">
      <w:r>
        <w:t>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(X</w:t>
      </w:r>
      <w:r>
        <w:rPr>
          <w:vertAlign w:val="subscript"/>
        </w:rPr>
        <w:t>vol</w:t>
      </w:r>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DE5E78"/>
    <w:p w14:paraId="5B587817" w14:textId="33C3E6C2" w:rsidR="005F3AE6" w:rsidDel="0013053D" w:rsidRDefault="00CD1D49" w:rsidP="00DE5E78">
      <w:pPr>
        <w:rPr>
          <w:del w:id="83" w:author="Dirk Young" w:date="2023-04-27T11:48:00Z"/>
        </w:rPr>
      </w:pPr>
      <w:r>
        <w:tab/>
      </w:r>
      <w:del w:id="84" w:author="Dirk Young" w:date="2023-04-27T11:48:00Z">
        <w:r w:rsidR="00D43DBC" w:rsidDel="0013053D">
          <w:tab/>
        </w:r>
        <w:r w:rsidR="00FB1CAD" w:rsidDel="0013053D">
          <w:delText>(4-</w:delText>
        </w:r>
        <w:r w:rsidR="006717B7" w:rsidDel="0013053D">
          <w:delText>26</w:delText>
        </w:r>
        <w:r w:rsidR="00FB1CAD" w:rsidDel="0013053D">
          <w:delText>)</w:delText>
        </w:r>
      </w:del>
    </w:p>
    <w:p w14:paraId="6C03DECC" w14:textId="79D1F4C9" w:rsidR="005F3AE6" w:rsidDel="0013053D" w:rsidRDefault="005F3AE6" w:rsidP="00DE5E78">
      <w:pPr>
        <w:rPr>
          <w:del w:id="85" w:author="Dirk Young" w:date="2023-04-27T11:48:00Z"/>
        </w:rPr>
        <w:pPrChange w:id="86" w:author="Dirk Young" w:date="2023-04-27T11:48:00Z">
          <w:pPr>
            <w:tabs>
              <w:tab w:val="center" w:pos="4320"/>
            </w:tabs>
          </w:pPr>
        </w:pPrChange>
      </w:pPr>
    </w:p>
    <w:p w14:paraId="6B872D25" w14:textId="3F39D689" w:rsidR="005F3AE6" w:rsidDel="0013053D" w:rsidRDefault="00CD1D49" w:rsidP="00DE5E78">
      <w:pPr>
        <w:rPr>
          <w:del w:id="87" w:author="Dirk Young" w:date="2023-04-27T11:48:00Z"/>
        </w:rPr>
      </w:pPr>
      <w:del w:id="88" w:author="Dirk Young" w:date="2023-04-27T11:48:00Z">
        <w:r w:rsidDel="0013053D">
          <w:tab/>
        </w:r>
        <w:bookmarkStart w:id="89" w:name="_Hlk133477879"/>
      </w:del>
      <m:oMath>
        <m:sSub>
          <m:sSubPr>
            <m:ctrlPr>
              <w:del w:id="90" w:author="Dirk Young" w:date="2023-04-27T11:48:00Z">
                <w:rPr>
                  <w:rFonts w:ascii="Cambria Math" w:hAnsi="Cambria Math"/>
                </w:rPr>
              </w:del>
            </m:ctrlPr>
          </m:sSubPr>
          <m:e>
            <m:r>
              <w:del w:id="91" w:author="Dirk Young" w:date="2023-04-27T11:48:00Z">
                <w:rPr>
                  <w:rFonts w:ascii="Cambria Math" w:hAnsi="Cambria Math"/>
                </w:rPr>
                <m:t>X</m:t>
              </w:del>
            </m:r>
          </m:e>
          <m:sub>
            <m:r>
              <w:del w:id="92" w:author="Dirk Young" w:date="2023-04-27T11:48:00Z">
                <w:rPr>
                  <w:rFonts w:ascii="Cambria Math" w:hAnsi="Cambria Math"/>
                </w:rPr>
                <m:t>sand</m:t>
              </w:del>
            </m:r>
          </m:sub>
        </m:sSub>
        <m:r>
          <w:del w:id="93" w:author="Dirk Young" w:date="2023-04-27T11:48:00Z">
            <m:rPr>
              <m:sty m:val="p"/>
            </m:rPr>
            <w:rPr>
              <w:rFonts w:ascii="Cambria Math" w:hAnsi="Cambria Math"/>
            </w:rPr>
            <m:t xml:space="preserve">= </m:t>
          </w:del>
        </m:r>
        <m:f>
          <m:fPr>
            <m:ctrlPr>
              <w:del w:id="94" w:author="Dirk Young" w:date="2023-04-27T11:48:00Z">
                <w:rPr>
                  <w:rFonts w:ascii="Cambria Math" w:hAnsi="Cambria Math"/>
                </w:rPr>
              </w:del>
            </m:ctrlPr>
          </m:fPr>
          <m:num>
            <m:r>
              <w:del w:id="95" w:author="Dirk Young" w:date="2023-04-27T11:48:00Z">
                <w:rPr>
                  <w:rFonts w:ascii="Cambria Math" w:hAnsi="Cambria Math"/>
                </w:rPr>
                <m:t>sand</m:t>
              </w:del>
            </m:r>
            <m:r>
              <w:del w:id="96" w:author="Dirk Young" w:date="2023-04-27T11:48:00Z">
                <m:rPr>
                  <m:sty m:val="p"/>
                </m:rPr>
                <w:rPr>
                  <w:rFonts w:ascii="Cambria Math" w:hAnsi="Cambria Math"/>
                </w:rPr>
                <m:t>*</m:t>
              </w:del>
            </m:r>
            <m:sSub>
              <m:sSubPr>
                <m:ctrlPr>
                  <w:del w:id="97" w:author="Dirk Young" w:date="2023-04-27T11:48:00Z">
                    <w:rPr>
                      <w:rFonts w:ascii="Cambria Math" w:hAnsi="Cambria Math"/>
                    </w:rPr>
                  </w:del>
                </m:ctrlPr>
              </m:sSubPr>
              <m:e>
                <m:r>
                  <w:del w:id="98" w:author="Dirk Young" w:date="2023-04-27T11:48:00Z">
                    <w:rPr>
                      <w:rFonts w:ascii="Cambria Math" w:hAnsi="Cambria Math"/>
                    </w:rPr>
                    <m:t>ρ</m:t>
                  </w:del>
                </m:r>
              </m:e>
              <m:sub>
                <m:r>
                  <w:del w:id="99" w:author="Dirk Young" w:date="2023-04-27T11:48:00Z">
                    <w:rPr>
                      <w:rFonts w:ascii="Cambria Math" w:hAnsi="Cambria Math"/>
                    </w:rPr>
                    <m:t>b</m:t>
                  </w:del>
                </m:r>
              </m:sub>
            </m:sSub>
          </m:num>
          <m:den>
            <m:r>
              <w:del w:id="100" w:author="Dirk Young" w:date="2023-04-27T11:48:00Z">
                <m:rPr>
                  <m:sty m:val="p"/>
                </m:rPr>
                <w:rPr>
                  <w:rFonts w:ascii="Cambria Math" w:hAnsi="Cambria Math"/>
                </w:rPr>
                <m:t>2.65</m:t>
              </w:del>
            </m:r>
            <m:f>
              <m:fPr>
                <m:ctrlPr>
                  <w:del w:id="101" w:author="Dirk Young" w:date="2023-04-27T11:48:00Z">
                    <w:rPr>
                      <w:rFonts w:ascii="Cambria Math" w:hAnsi="Cambria Math"/>
                    </w:rPr>
                  </w:del>
                </m:ctrlPr>
              </m:fPr>
              <m:num>
                <m:r>
                  <w:del w:id="102" w:author="Dirk Young" w:date="2023-04-27T11:48:00Z">
                    <w:rPr>
                      <w:rFonts w:ascii="Cambria Math" w:hAnsi="Cambria Math"/>
                    </w:rPr>
                    <m:t>g</m:t>
                  </w:del>
                </m:r>
              </m:num>
              <m:den>
                <m:sSup>
                  <m:sSupPr>
                    <m:ctrlPr>
                      <w:del w:id="103" w:author="Dirk Young" w:date="2023-04-27T11:48:00Z">
                        <w:rPr>
                          <w:rFonts w:ascii="Cambria Math" w:hAnsi="Cambria Math"/>
                        </w:rPr>
                      </w:del>
                    </m:ctrlPr>
                  </m:sSupPr>
                  <m:e>
                    <m:r>
                      <w:del w:id="104" w:author="Dirk Young" w:date="2023-04-27T11:48:00Z">
                        <w:rPr>
                          <w:rFonts w:ascii="Cambria Math" w:hAnsi="Cambria Math"/>
                        </w:rPr>
                        <m:t>cm</m:t>
                      </w:del>
                    </m:r>
                  </m:e>
                  <m:sup>
                    <m:r>
                      <w:del w:id="105" w:author="Dirk Young" w:date="2023-04-27T11:48:00Z">
                        <m:rPr>
                          <m:sty m:val="p"/>
                        </m:rPr>
                        <w:rPr>
                          <w:rFonts w:ascii="Cambria Math" w:hAnsi="Cambria Math"/>
                        </w:rPr>
                        <m:t>3</m:t>
                      </w:del>
                    </m:r>
                  </m:sup>
                </m:sSup>
              </m:den>
            </m:f>
          </m:den>
        </m:f>
        <m:r>
          <w:del w:id="106" w:author="Dirk Young" w:date="2023-04-27T11:48:00Z">
            <m:rPr>
              <m:sty m:val="p"/>
            </m:rPr>
            <w:rPr>
              <w:rFonts w:ascii="Cambria Math" w:hAnsi="Cambria Math"/>
            </w:rPr>
            <m:t>*</m:t>
          </w:del>
        </m:r>
        <m:sSub>
          <m:sSubPr>
            <m:ctrlPr>
              <w:del w:id="107" w:author="Dirk Young" w:date="2023-04-27T11:48:00Z">
                <w:rPr>
                  <w:rFonts w:ascii="Cambria Math" w:hAnsi="Cambria Math"/>
                </w:rPr>
              </w:del>
            </m:ctrlPr>
          </m:sSubPr>
          <m:e>
            <m:r>
              <w:del w:id="108" w:author="Dirk Young" w:date="2023-04-27T11:48:00Z">
                <w:rPr>
                  <w:rFonts w:ascii="Cambria Math" w:hAnsi="Cambria Math"/>
                </w:rPr>
                <m:t>V</m:t>
              </w:del>
            </m:r>
          </m:e>
          <m:sub>
            <m:r>
              <w:del w:id="109" w:author="Dirk Young" w:date="2023-04-27T11:48:00Z">
                <w:rPr>
                  <w:rFonts w:ascii="Cambria Math" w:hAnsi="Cambria Math"/>
                </w:rPr>
                <m:t>corrected</m:t>
              </w:del>
            </m:r>
          </m:sub>
        </m:sSub>
      </m:oMath>
      <w:del w:id="110" w:author="Dirk Young" w:date="2023-04-27T11:48:00Z">
        <w:r w:rsidR="003A0548" w:rsidDel="0013053D">
          <w:delText xml:space="preserve"> </w:delText>
        </w:r>
        <w:bookmarkEnd w:id="89"/>
        <w:r w:rsidDel="0013053D">
          <w:tab/>
        </w:r>
        <w:r w:rsidR="00C351C1" w:rsidDel="0013053D">
          <w:delText>(4-</w:delText>
        </w:r>
        <w:r w:rsidR="000B392E" w:rsidDel="0013053D">
          <w:delText>2</w:delText>
        </w:r>
        <w:r w:rsidR="006717B7" w:rsidDel="0013053D">
          <w:delText>7</w:delText>
        </w:r>
        <w:r w:rsidR="00C351C1" w:rsidDel="0013053D">
          <w:delText>)</w:delText>
        </w:r>
      </w:del>
    </w:p>
    <w:p w14:paraId="3BDBDA28" w14:textId="28E8187E" w:rsidR="005F3AE6" w:rsidDel="0013053D" w:rsidRDefault="005F3AE6" w:rsidP="00DE5E78">
      <w:pPr>
        <w:rPr>
          <w:del w:id="111" w:author="Dirk Young" w:date="2023-04-27T11:48:00Z"/>
        </w:rPr>
        <w:pPrChange w:id="112" w:author="Dirk Young" w:date="2023-04-27T11:48:00Z">
          <w:pPr>
            <w:tabs>
              <w:tab w:val="center" w:pos="4320"/>
            </w:tabs>
          </w:pPr>
        </w:pPrChange>
      </w:pPr>
    </w:p>
    <w:p w14:paraId="7C4CF1CA" w14:textId="5132ED87" w:rsidR="005F3AE6" w:rsidDel="0013053D" w:rsidRDefault="00CD1D49" w:rsidP="00DE5E78">
      <w:pPr>
        <w:rPr>
          <w:del w:id="113" w:author="Dirk Young" w:date="2023-04-27T11:48:00Z"/>
        </w:rPr>
      </w:pPr>
      <w:del w:id="114" w:author="Dirk Young" w:date="2023-04-27T11:48:00Z">
        <w:r w:rsidDel="0013053D">
          <w:tab/>
        </w:r>
      </w:del>
      <m:oMath>
        <m:sSub>
          <m:sSubPr>
            <m:ctrlPr>
              <w:del w:id="115" w:author="Dirk Young" w:date="2023-04-27T11:48:00Z">
                <w:rPr>
                  <w:rFonts w:ascii="Cambria Math" w:hAnsi="Cambria Math"/>
                </w:rPr>
              </w:del>
            </m:ctrlPr>
          </m:sSubPr>
          <m:e>
            <m:r>
              <w:del w:id="116" w:author="Dirk Young" w:date="2023-04-27T11:48:00Z">
                <w:rPr>
                  <w:rFonts w:ascii="Cambria Math" w:hAnsi="Cambria Math"/>
                </w:rPr>
                <m:t>X</m:t>
              </w:del>
            </m:r>
          </m:e>
          <m:sub>
            <m:r>
              <w:del w:id="117" w:author="Dirk Young" w:date="2023-04-27T11:48:00Z">
                <w:rPr>
                  <w:rFonts w:ascii="Cambria Math" w:hAnsi="Cambria Math"/>
                </w:rPr>
                <m:t>oc</m:t>
              </w:del>
            </m:r>
          </m:sub>
        </m:sSub>
        <m:r>
          <w:del w:id="118" w:author="Dirk Young" w:date="2023-04-27T11:48:00Z">
            <m:rPr>
              <m:sty m:val="p"/>
            </m:rPr>
            <w:rPr>
              <w:rFonts w:ascii="Cambria Math" w:hAnsi="Cambria Math"/>
            </w:rPr>
            <m:t xml:space="preserve">= </m:t>
          </w:del>
        </m:r>
        <m:f>
          <m:fPr>
            <m:ctrlPr>
              <w:del w:id="119" w:author="Dirk Young" w:date="2023-04-27T11:48:00Z">
                <w:rPr>
                  <w:rFonts w:ascii="Cambria Math" w:hAnsi="Cambria Math"/>
                </w:rPr>
              </w:del>
            </m:ctrlPr>
          </m:fPr>
          <m:num>
            <m:r>
              <w:del w:id="120" w:author="Dirk Young" w:date="2023-04-27T11:48:00Z">
                <w:rPr>
                  <w:rFonts w:ascii="Cambria Math" w:hAnsi="Cambria Math"/>
                </w:rPr>
                <m:t>OC</m:t>
              </w:del>
            </m:r>
            <m:r>
              <w:del w:id="121" w:author="Dirk Young" w:date="2023-04-27T11:48:00Z">
                <m:rPr>
                  <m:sty m:val="p"/>
                </m:rPr>
                <w:rPr>
                  <w:rFonts w:ascii="Cambria Math" w:hAnsi="Cambria Math"/>
                </w:rPr>
                <m:t>*1.724*</m:t>
              </w:del>
            </m:r>
            <m:sSub>
              <m:sSubPr>
                <m:ctrlPr>
                  <w:del w:id="122" w:author="Dirk Young" w:date="2023-04-27T11:48:00Z">
                    <w:rPr>
                      <w:rFonts w:ascii="Cambria Math" w:hAnsi="Cambria Math"/>
                    </w:rPr>
                  </w:del>
                </m:ctrlPr>
              </m:sSubPr>
              <m:e>
                <m:r>
                  <w:del w:id="123" w:author="Dirk Young" w:date="2023-04-27T11:48:00Z">
                    <w:rPr>
                      <w:rFonts w:ascii="Cambria Math" w:hAnsi="Cambria Math"/>
                    </w:rPr>
                    <m:t>ρ</m:t>
                  </w:del>
                </m:r>
              </m:e>
              <m:sub>
                <m:r>
                  <w:del w:id="124" w:author="Dirk Young" w:date="2023-04-27T11:48:00Z">
                    <w:rPr>
                      <w:rFonts w:ascii="Cambria Math" w:hAnsi="Cambria Math"/>
                    </w:rPr>
                    <m:t>b</m:t>
                  </w:del>
                </m:r>
              </m:sub>
            </m:sSub>
          </m:num>
          <m:den>
            <m:f>
              <m:fPr>
                <m:ctrlPr>
                  <w:del w:id="125" w:author="Dirk Young" w:date="2023-04-27T11:48:00Z">
                    <w:rPr>
                      <w:rFonts w:ascii="Cambria Math" w:hAnsi="Cambria Math"/>
                    </w:rPr>
                  </w:del>
                </m:ctrlPr>
              </m:fPr>
              <m:num>
                <m:r>
                  <w:del w:id="126" w:author="Dirk Young" w:date="2023-04-27T11:48:00Z">
                    <m:rPr>
                      <m:sty m:val="p"/>
                    </m:rPr>
                    <w:rPr>
                      <w:rFonts w:ascii="Cambria Math" w:hAnsi="Cambria Math"/>
                    </w:rPr>
                    <m:t>1.30</m:t>
                  </w:del>
                </m:r>
                <m:r>
                  <w:del w:id="127" w:author="Dirk Young" w:date="2023-04-27T11:48:00Z">
                    <w:rPr>
                      <w:rFonts w:ascii="Cambria Math" w:hAnsi="Cambria Math"/>
                    </w:rPr>
                    <m:t>g</m:t>
                  </w:del>
                </m:r>
              </m:num>
              <m:den>
                <m:sSup>
                  <m:sSupPr>
                    <m:ctrlPr>
                      <w:del w:id="128" w:author="Dirk Young" w:date="2023-04-27T11:48:00Z">
                        <w:rPr>
                          <w:rFonts w:ascii="Cambria Math" w:hAnsi="Cambria Math"/>
                        </w:rPr>
                      </w:del>
                    </m:ctrlPr>
                  </m:sSupPr>
                  <m:e>
                    <m:r>
                      <w:del w:id="129" w:author="Dirk Young" w:date="2023-04-27T11:48:00Z">
                        <w:rPr>
                          <w:rFonts w:ascii="Cambria Math" w:hAnsi="Cambria Math"/>
                        </w:rPr>
                        <m:t>cm</m:t>
                      </w:del>
                    </m:r>
                  </m:e>
                  <m:sup>
                    <m:r>
                      <w:del w:id="130" w:author="Dirk Young" w:date="2023-04-27T11:48:00Z">
                        <m:rPr>
                          <m:sty m:val="p"/>
                        </m:rPr>
                        <w:rPr>
                          <w:rFonts w:ascii="Cambria Math" w:hAnsi="Cambria Math"/>
                        </w:rPr>
                        <m:t>3</m:t>
                      </w:del>
                    </m:r>
                  </m:sup>
                </m:sSup>
              </m:den>
            </m:f>
          </m:den>
        </m:f>
        <m:r>
          <w:del w:id="131" w:author="Dirk Young" w:date="2023-04-27T11:48:00Z">
            <m:rPr>
              <m:sty m:val="p"/>
            </m:rPr>
            <w:rPr>
              <w:rFonts w:ascii="Cambria Math" w:hAnsi="Cambria Math"/>
            </w:rPr>
            <m:t>*</m:t>
          </w:del>
        </m:r>
        <m:sSub>
          <m:sSubPr>
            <m:ctrlPr>
              <w:del w:id="132" w:author="Dirk Young" w:date="2023-04-27T11:48:00Z">
                <w:rPr>
                  <w:rFonts w:ascii="Cambria Math" w:hAnsi="Cambria Math"/>
                </w:rPr>
              </w:del>
            </m:ctrlPr>
          </m:sSubPr>
          <m:e>
            <m:r>
              <w:del w:id="133" w:author="Dirk Young" w:date="2023-04-27T11:48:00Z">
                <w:rPr>
                  <w:rFonts w:ascii="Cambria Math" w:hAnsi="Cambria Math"/>
                </w:rPr>
                <m:t>V</m:t>
              </w:del>
            </m:r>
          </m:e>
          <m:sub>
            <m:r>
              <w:del w:id="134" w:author="Dirk Young" w:date="2023-04-27T11:48:00Z">
                <w:rPr>
                  <w:rFonts w:ascii="Cambria Math" w:hAnsi="Cambria Math"/>
                </w:rPr>
                <m:t>corrected</m:t>
              </w:del>
            </m:r>
          </m:sub>
        </m:sSub>
      </m:oMath>
      <w:del w:id="135" w:author="Dirk Young" w:date="2023-04-27T11:48:00Z">
        <w:r w:rsidR="003A0548" w:rsidDel="0013053D">
          <w:delText xml:space="preserve"> </w:delText>
        </w:r>
        <w:r w:rsidR="003A0548" w:rsidDel="0013053D">
          <w:tab/>
        </w:r>
        <w:r w:rsidR="00C351C1" w:rsidDel="0013053D">
          <w:delText>(4-</w:delText>
        </w:r>
        <w:r w:rsidR="000B392E" w:rsidDel="0013053D">
          <w:delText>2</w:delText>
        </w:r>
        <w:r w:rsidR="006717B7" w:rsidDel="0013053D">
          <w:delText>8</w:delText>
        </w:r>
        <w:r w:rsidR="00C351C1" w:rsidDel="0013053D">
          <w:delText>)</w:delText>
        </w:r>
      </w:del>
    </w:p>
    <w:p w14:paraId="2EE4DA9B" w14:textId="29CF4377" w:rsidR="00187446" w:rsidDel="0013053D" w:rsidRDefault="00187446" w:rsidP="00DE5E78">
      <w:pPr>
        <w:rPr>
          <w:del w:id="136" w:author="Dirk Young" w:date="2023-04-27T11:48:00Z"/>
        </w:rPr>
        <w:pPrChange w:id="137" w:author="Dirk Young" w:date="2023-04-27T11:48:00Z">
          <w:pPr>
            <w:tabs>
              <w:tab w:val="center" w:pos="4320"/>
            </w:tabs>
          </w:pPr>
        </w:pPrChange>
      </w:pPr>
    </w:p>
    <w:p w14:paraId="1CA3287A" w14:textId="70C22E2E" w:rsidR="005F3AE6" w:rsidDel="0013053D" w:rsidRDefault="00CD1D49" w:rsidP="00DE5E78">
      <w:pPr>
        <w:rPr>
          <w:del w:id="138" w:author="Dirk Young" w:date="2023-04-27T11:48:00Z"/>
        </w:rPr>
      </w:pPr>
      <w:del w:id="139" w:author="Dirk Young" w:date="2023-04-27T11:48:00Z">
        <w:r w:rsidDel="0013053D">
          <w:tab/>
        </w:r>
      </w:del>
      <m:oMath>
        <m:sSub>
          <m:sSubPr>
            <m:ctrlPr>
              <w:del w:id="140" w:author="Dirk Young" w:date="2023-04-27T11:48:00Z">
                <w:rPr>
                  <w:rFonts w:ascii="Cambria Math" w:hAnsi="Cambria Math"/>
                </w:rPr>
              </w:del>
            </m:ctrlPr>
          </m:sSubPr>
          <m:e>
            <m:r>
              <w:del w:id="141" w:author="Dirk Young" w:date="2023-04-27T11:48:00Z">
                <w:rPr>
                  <w:rFonts w:ascii="Cambria Math" w:hAnsi="Cambria Math"/>
                </w:rPr>
                <m:t>X</m:t>
              </w:del>
            </m:r>
          </m:e>
          <m:sub>
            <m:r>
              <w:del w:id="142" w:author="Dirk Young" w:date="2023-04-27T11:48:00Z">
                <w:rPr>
                  <w:rFonts w:ascii="Cambria Math" w:hAnsi="Cambria Math"/>
                </w:rPr>
                <m:t>other</m:t>
              </w:del>
            </m:r>
          </m:sub>
        </m:sSub>
        <m:r>
          <w:del w:id="143" w:author="Dirk Young" w:date="2023-04-27T11:48:00Z">
            <m:rPr>
              <m:sty m:val="p"/>
            </m:rPr>
            <w:rPr>
              <w:rFonts w:ascii="Cambria Math" w:hAnsi="Cambria Math"/>
            </w:rPr>
            <m:t>= 1-</m:t>
          </w:del>
        </m:r>
        <m:r>
          <w:del w:id="144" w:author="Dirk Young" w:date="2023-04-27T11:48:00Z">
            <w:rPr>
              <w:rFonts w:ascii="Cambria Math" w:hAnsi="Cambria Math"/>
            </w:rPr>
            <m:t>θ</m:t>
          </w:del>
        </m:r>
        <m:r>
          <w:del w:id="145" w:author="Dirk Young" w:date="2023-04-27T11:48:00Z">
            <m:rPr>
              <m:sty m:val="p"/>
            </m:rPr>
            <w:rPr>
              <w:rFonts w:ascii="Cambria Math" w:hAnsi="Cambria Math"/>
            </w:rPr>
            <m:t xml:space="preserve">- </m:t>
          </w:del>
        </m:r>
        <m:sSub>
          <m:sSubPr>
            <m:ctrlPr>
              <w:del w:id="146" w:author="Dirk Young" w:date="2023-04-27T11:48:00Z">
                <w:rPr>
                  <w:rFonts w:ascii="Cambria Math" w:hAnsi="Cambria Math"/>
                </w:rPr>
              </w:del>
            </m:ctrlPr>
          </m:sSubPr>
          <m:e>
            <m:r>
              <w:del w:id="147" w:author="Dirk Young" w:date="2023-04-27T11:48:00Z">
                <w:rPr>
                  <w:rFonts w:ascii="Cambria Math" w:hAnsi="Cambria Math"/>
                </w:rPr>
                <m:t>X</m:t>
              </w:del>
            </m:r>
          </m:e>
          <m:sub>
            <m:r>
              <w:del w:id="148" w:author="Dirk Young" w:date="2023-04-27T11:48:00Z">
                <w:rPr>
                  <w:rFonts w:ascii="Cambria Math" w:hAnsi="Cambria Math"/>
                </w:rPr>
                <m:t>sand</m:t>
              </w:del>
            </m:r>
          </m:sub>
        </m:sSub>
        <m:r>
          <w:del w:id="149" w:author="Dirk Young" w:date="2023-04-27T11:48:00Z">
            <m:rPr>
              <m:sty m:val="p"/>
            </m:rPr>
            <w:rPr>
              <w:rFonts w:ascii="Cambria Math" w:hAnsi="Cambria Math"/>
            </w:rPr>
            <m:t xml:space="preserve">- </m:t>
          </w:del>
        </m:r>
        <m:sSub>
          <m:sSubPr>
            <m:ctrlPr>
              <w:del w:id="150" w:author="Dirk Young" w:date="2023-04-27T11:48:00Z">
                <w:rPr>
                  <w:rFonts w:ascii="Cambria Math" w:hAnsi="Cambria Math"/>
                </w:rPr>
              </w:del>
            </m:ctrlPr>
          </m:sSubPr>
          <m:e>
            <m:r>
              <w:del w:id="151" w:author="Dirk Young" w:date="2023-04-27T11:48:00Z">
                <w:rPr>
                  <w:rFonts w:ascii="Cambria Math" w:hAnsi="Cambria Math"/>
                </w:rPr>
                <m:t>X</m:t>
              </w:del>
            </m:r>
          </m:e>
          <m:sub>
            <m:r>
              <w:del w:id="152" w:author="Dirk Young" w:date="2023-04-27T11:48:00Z">
                <w:rPr>
                  <w:rFonts w:ascii="Cambria Math" w:hAnsi="Cambria Math"/>
                </w:rPr>
                <m:t>oc</m:t>
              </w:del>
            </m:r>
          </m:sub>
        </m:sSub>
      </m:oMath>
      <w:del w:id="153" w:author="Dirk Young" w:date="2023-04-27T11:48:00Z">
        <w:r w:rsidR="003A0548" w:rsidDel="0013053D">
          <w:delText xml:space="preserve"> </w:delText>
        </w:r>
        <w:r w:rsidDel="0013053D">
          <w:tab/>
        </w:r>
        <w:r w:rsidR="00C351C1" w:rsidDel="0013053D">
          <w:delText>(4-</w:delText>
        </w:r>
        <w:r w:rsidR="000B392E" w:rsidDel="0013053D">
          <w:delText>2</w:delText>
        </w:r>
        <w:r w:rsidR="006717B7" w:rsidDel="0013053D">
          <w:delText>9</w:delText>
        </w:r>
        <w:r w:rsidR="00C351C1" w:rsidDel="0013053D">
          <w:delText>)</w:delText>
        </w:r>
      </w:del>
    </w:p>
    <w:p w14:paraId="3A54A4B1" w14:textId="64729FEE" w:rsidR="005F3AE6" w:rsidDel="0013053D" w:rsidRDefault="005F3AE6" w:rsidP="00DE5E78">
      <w:pPr>
        <w:rPr>
          <w:del w:id="154" w:author="Dirk Young" w:date="2023-04-27T11:48:00Z"/>
        </w:rPr>
        <w:pPrChange w:id="155" w:author="Dirk Young" w:date="2023-04-27T11:48:00Z">
          <w:pPr/>
        </w:pPrChange>
      </w:pPr>
    </w:p>
    <w:p w14:paraId="084F7B76" w14:textId="3A4A691C" w:rsidR="00403C99" w:rsidDel="0013053D" w:rsidRDefault="00C351C1" w:rsidP="00DE5E78">
      <w:pPr>
        <w:rPr>
          <w:del w:id="156" w:author="Dirk Young" w:date="2023-04-27T11:48:00Z"/>
        </w:rPr>
        <w:pPrChange w:id="157" w:author="Dirk Young" w:date="2023-04-27T11:48:00Z">
          <w:pPr/>
        </w:pPrChange>
      </w:pPr>
      <w:del w:id="158" w:author="Dirk Young" w:date="2023-04-27T11:48:00Z">
        <w:r w:rsidDel="0013053D">
          <w:delText xml:space="preserve"> </w:delText>
        </w:r>
        <w:r w:rsidR="00B14E60" w:rsidDel="0013053D">
          <w:delText>W</w:delText>
        </w:r>
        <w:r w:rsidR="00EF25EF" w:rsidDel="0013053D">
          <w:delText>here</w:delText>
        </w:r>
        <w:r w:rsidR="00D43DBC" w:rsidDel="0013053D">
          <w:delText xml:space="preserve">  </w:delText>
        </w:r>
        <w:r w:rsidR="00D43DBC" w:rsidDel="0013053D">
          <w:tab/>
        </w:r>
      </w:del>
    </w:p>
    <w:p w14:paraId="73713A0B" w14:textId="0FE4BA78" w:rsidR="00D43DBC" w:rsidDel="0013053D" w:rsidRDefault="00403C99" w:rsidP="00DE5E78">
      <w:pPr>
        <w:rPr>
          <w:del w:id="159" w:author="Dirk Young" w:date="2023-04-27T11:48:00Z"/>
        </w:rPr>
        <w:pPrChange w:id="160" w:author="Dirk Young" w:date="2023-04-27T11:48:00Z">
          <w:pPr>
            <w:tabs>
              <w:tab w:val="right" w:pos="720"/>
              <w:tab w:val="left" w:pos="900"/>
            </w:tabs>
          </w:pPr>
        </w:pPrChange>
      </w:pPr>
      <w:del w:id="161" w:author="Dirk Young" w:date="2023-04-27T11:48:00Z">
        <w:r w:rsidDel="0013053D">
          <w:tab/>
          <w:delText>S</w:delText>
        </w:r>
        <w:r w:rsidR="008721F3" w:rsidDel="0013053D">
          <w:delText>and</w:delText>
        </w:r>
        <w:r w:rsidDel="0013053D">
          <w:tab/>
        </w:r>
        <w:r w:rsidR="00D43DBC" w:rsidDel="0013053D">
          <w:delText xml:space="preserve">= </w:delText>
        </w:r>
        <w:r w:rsidR="008721F3" w:rsidDel="0013053D">
          <w:delText>m</w:delText>
        </w:r>
        <w:r w:rsidR="00D43DBC" w:rsidDel="0013053D">
          <w:delText>ass fraction of sand</w:delText>
        </w:r>
      </w:del>
    </w:p>
    <w:p w14:paraId="59CCB799" w14:textId="48FAA05A" w:rsidR="00D43DBC" w:rsidDel="0013053D" w:rsidRDefault="00403C99" w:rsidP="00DE5E78">
      <w:pPr>
        <w:rPr>
          <w:del w:id="162" w:author="Dirk Young" w:date="2023-04-27T11:48:00Z"/>
        </w:rPr>
        <w:pPrChange w:id="163" w:author="Dirk Young" w:date="2023-04-27T11:48:00Z">
          <w:pPr>
            <w:tabs>
              <w:tab w:val="right" w:pos="720"/>
              <w:tab w:val="left" w:pos="900"/>
            </w:tabs>
          </w:pPr>
        </w:pPrChange>
      </w:pPr>
      <w:del w:id="164" w:author="Dirk Young" w:date="2023-04-27T11:48:00Z">
        <w:r w:rsidDel="0013053D">
          <w:tab/>
          <w:delText>C</w:delText>
        </w:r>
        <w:r w:rsidR="008721F3" w:rsidDel="0013053D">
          <w:delText>lay</w:delText>
        </w:r>
        <w:r w:rsidDel="0013053D">
          <w:tab/>
        </w:r>
        <w:r w:rsidR="00D43DBC" w:rsidDel="0013053D">
          <w:delText xml:space="preserve">= </w:delText>
        </w:r>
        <w:r w:rsidR="008721F3" w:rsidDel="0013053D">
          <w:delText>m</w:delText>
        </w:r>
        <w:r w:rsidR="00D43DBC" w:rsidDel="0013053D">
          <w:delText>ass fraction of clay</w:delText>
        </w:r>
      </w:del>
    </w:p>
    <w:p w14:paraId="1DAC4F50" w14:textId="3A2E0B66" w:rsidR="008721F3" w:rsidDel="0013053D" w:rsidRDefault="008721F3" w:rsidP="00DE5E78">
      <w:pPr>
        <w:rPr>
          <w:del w:id="165" w:author="Dirk Young" w:date="2023-04-27T11:48:00Z"/>
        </w:rPr>
        <w:pPrChange w:id="166" w:author="Dirk Young" w:date="2023-04-27T11:48:00Z">
          <w:pPr>
            <w:tabs>
              <w:tab w:val="right" w:pos="720"/>
              <w:tab w:val="left" w:pos="900"/>
            </w:tabs>
          </w:pPr>
        </w:pPrChange>
      </w:pPr>
      <w:del w:id="167" w:author="Dirk Young" w:date="2023-04-27T11:48:00Z">
        <w:r w:rsidDel="0013053D">
          <w:tab/>
          <w:delText>X</w:delText>
        </w:r>
        <w:r w:rsidRPr="008721F3" w:rsidDel="0013053D">
          <w:rPr>
            <w:vertAlign w:val="subscript"/>
          </w:rPr>
          <w:delText>sand</w:delText>
        </w:r>
        <w:r w:rsidDel="0013053D">
          <w:delText xml:space="preserve"> </w:delText>
        </w:r>
        <w:r w:rsidR="00403C99" w:rsidDel="0013053D">
          <w:tab/>
        </w:r>
        <w:r w:rsidDel="0013053D">
          <w:delText>= volume fraction of sand</w:delText>
        </w:r>
      </w:del>
    </w:p>
    <w:p w14:paraId="308A013D" w14:textId="5865065E" w:rsidR="00403C99" w:rsidDel="0013053D" w:rsidRDefault="00403C99" w:rsidP="00DE5E78">
      <w:pPr>
        <w:rPr>
          <w:del w:id="168" w:author="Dirk Young" w:date="2023-04-27T11:48:00Z"/>
        </w:rPr>
        <w:pPrChange w:id="169" w:author="Dirk Young" w:date="2023-04-27T11:48:00Z">
          <w:pPr>
            <w:tabs>
              <w:tab w:val="right" w:pos="720"/>
              <w:tab w:val="left" w:pos="900"/>
            </w:tabs>
          </w:pPr>
        </w:pPrChange>
      </w:pPr>
      <w:del w:id="170" w:author="Dirk Young" w:date="2023-04-27T11:48:00Z">
        <w:r w:rsidDel="0013053D">
          <w:tab/>
          <w:delText>oc</w:delText>
        </w:r>
        <w:r w:rsidDel="0013053D">
          <w:tab/>
          <w:delText>= mass fraction of organic carbon</w:delText>
        </w:r>
      </w:del>
    </w:p>
    <w:p w14:paraId="25D60096" w14:textId="72B906F1" w:rsidR="00403C99" w:rsidDel="0013053D" w:rsidRDefault="008721F3" w:rsidP="00DE5E78">
      <w:pPr>
        <w:rPr>
          <w:del w:id="171" w:author="Dirk Young" w:date="2023-04-27T11:48:00Z"/>
        </w:rPr>
        <w:pPrChange w:id="172" w:author="Dirk Young" w:date="2023-04-27T11:48:00Z">
          <w:pPr>
            <w:tabs>
              <w:tab w:val="right" w:pos="720"/>
              <w:tab w:val="left" w:pos="900"/>
            </w:tabs>
          </w:pPr>
        </w:pPrChange>
      </w:pPr>
      <w:del w:id="173" w:author="Dirk Young" w:date="2023-04-27T11:48:00Z">
        <w:r w:rsidDel="0013053D">
          <w:tab/>
          <w:delText>X</w:delText>
        </w:r>
        <w:r w:rsidRPr="008721F3" w:rsidDel="0013053D">
          <w:rPr>
            <w:vertAlign w:val="subscript"/>
          </w:rPr>
          <w:delText>oc</w:delText>
        </w:r>
        <w:r w:rsidDel="0013053D">
          <w:delText xml:space="preserve"> </w:delText>
        </w:r>
        <w:r w:rsidR="00403C99" w:rsidDel="0013053D">
          <w:tab/>
        </w:r>
        <w:r w:rsidDel="0013053D">
          <w:delText>= volume fraction of o</w:delText>
        </w:r>
        <w:r w:rsidR="00403C99" w:rsidDel="0013053D">
          <w:delText>rganic carbon</w:delText>
        </w:r>
        <w:r w:rsidR="00403C99" w:rsidDel="0013053D">
          <w:tab/>
        </w:r>
      </w:del>
    </w:p>
    <w:p w14:paraId="04B8CAAA" w14:textId="4900C6FF" w:rsidR="00D43DBC" w:rsidDel="0013053D" w:rsidRDefault="008721F3" w:rsidP="00DE5E78">
      <w:pPr>
        <w:rPr>
          <w:del w:id="174" w:author="Dirk Young" w:date="2023-04-27T11:48:00Z"/>
        </w:rPr>
        <w:pPrChange w:id="175" w:author="Dirk Young" w:date="2023-04-27T11:48:00Z">
          <w:pPr>
            <w:tabs>
              <w:tab w:val="right" w:pos="720"/>
              <w:tab w:val="left" w:pos="900"/>
            </w:tabs>
          </w:pPr>
        </w:pPrChange>
      </w:pPr>
      <w:del w:id="176" w:author="Dirk Young" w:date="2023-04-27T11:48:00Z">
        <w:r w:rsidDel="0013053D">
          <w:tab/>
          <w:delText>X</w:delText>
        </w:r>
        <w:r w:rsidRPr="00187446" w:rsidDel="0013053D">
          <w:rPr>
            <w:vertAlign w:val="subscript"/>
          </w:rPr>
          <w:delText>other</w:delText>
        </w:r>
        <w:r w:rsidR="00403C99" w:rsidDel="0013053D">
          <w:tab/>
        </w:r>
        <w:r w:rsidDel="0013053D">
          <w:delText>=</w:delText>
        </w:r>
        <w:r w:rsidR="00B94416" w:rsidDel="0013053D">
          <w:delText xml:space="preserve"> volume fraction of other solid constituents (not sand or oc)</w:delText>
        </w:r>
      </w:del>
    </w:p>
    <w:p w14:paraId="590BD8C9" w14:textId="3DDF0957" w:rsidR="00403C99" w:rsidDel="0013053D" w:rsidRDefault="00403C99" w:rsidP="00DE5E78">
      <w:pPr>
        <w:rPr>
          <w:del w:id="177" w:author="Dirk Young" w:date="2023-04-27T11:48:00Z"/>
        </w:rPr>
        <w:pPrChange w:id="178" w:author="Dirk Young" w:date="2023-04-27T11:48:00Z">
          <w:pPr>
            <w:tabs>
              <w:tab w:val="right" w:pos="720"/>
              <w:tab w:val="left" w:pos="900"/>
            </w:tabs>
          </w:pPr>
        </w:pPrChange>
      </w:pPr>
    </w:p>
    <w:p w14:paraId="40439035" w14:textId="171EF163" w:rsidR="005F3AE6" w:rsidDel="0013053D" w:rsidRDefault="00403C99" w:rsidP="00DE5E78">
      <w:pPr>
        <w:rPr>
          <w:del w:id="179" w:author="Dirk Young" w:date="2023-04-27T11:48:00Z"/>
        </w:rPr>
        <w:pPrChange w:id="180" w:author="Dirk Young" w:date="2023-04-27T11:48:00Z">
          <w:pPr>
            <w:pStyle w:val="ListParagraph"/>
            <w:tabs>
              <w:tab w:val="right" w:pos="720"/>
              <w:tab w:val="left" w:pos="900"/>
            </w:tabs>
            <w:ind w:left="0"/>
          </w:pPr>
        </w:pPrChange>
      </w:pPr>
      <w:del w:id="181" w:author="Dirk Young" w:date="2023-04-27T11:48:00Z">
        <w:r w:rsidDel="0013053D">
          <w:tab/>
          <w:delText>θ</w:delText>
        </w:r>
        <w:r w:rsidDel="0013053D">
          <w:tab/>
        </w:r>
        <w:r w:rsidR="00EF25EF" w:rsidDel="0013053D">
          <w:delText>= porosity (unitless)</w:delText>
        </w:r>
      </w:del>
    </w:p>
    <w:p w14:paraId="7B0020C9" w14:textId="6B2CE2C4" w:rsidR="005F3AE6" w:rsidRDefault="00403C99" w:rsidP="00DE5E78">
      <w:pPr>
        <w:pPrChange w:id="182" w:author="Dirk Young" w:date="2023-04-27T11:48:00Z">
          <w:pPr>
            <w:tabs>
              <w:tab w:val="right" w:pos="720"/>
              <w:tab w:val="left" w:pos="900"/>
            </w:tabs>
          </w:pPr>
        </w:pPrChange>
      </w:pPr>
      <w:del w:id="183" w:author="Dirk Young" w:date="2023-04-27T11:48:00Z">
        <w:r w:rsidDel="0013053D">
          <w:tab/>
        </w:r>
        <w:r w:rsidR="008721F3" w:rsidDel="0013053D">
          <w:delText>ρ</w:delText>
        </w:r>
        <w:r w:rsidR="008721F3" w:rsidRPr="008721F3" w:rsidDel="0013053D">
          <w:rPr>
            <w:vertAlign w:val="subscript"/>
          </w:rPr>
          <w:delText>b</w:delText>
        </w:r>
        <w:r w:rsidDel="0013053D">
          <w:rPr>
            <w:vertAlign w:val="subscript"/>
          </w:rPr>
          <w:tab/>
        </w:r>
        <w:r w:rsidR="00EF25EF" w:rsidDel="0013053D">
          <w:delText>= bulk density [g/cm</w:delText>
        </w:r>
        <w:r w:rsidR="00EF25EF" w:rsidDel="0013053D">
          <w:rPr>
            <w:vertAlign w:val="superscript"/>
          </w:rPr>
          <w:delText>3</w:delText>
        </w:r>
        <w:r w:rsidR="008721F3" w:rsidDel="0013053D">
          <w:delText>]</w:delText>
        </w:r>
      </w:del>
    </w:p>
    <w:p w14:paraId="4EF6AF90" w14:textId="77777777" w:rsidR="005F3AE6" w:rsidRDefault="005F3AE6" w:rsidP="00DE5E78"/>
    <w:p w14:paraId="68B9FA8E" w14:textId="70BB403A" w:rsidR="005F3AE6" w:rsidRDefault="00F16A58" w:rsidP="00DE5E78">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r w:rsidR="00EF25EF">
        <w:t>X</w:t>
      </w:r>
      <w:r w:rsidR="00187446">
        <w:rPr>
          <w:vertAlign w:val="subscript"/>
        </w:rPr>
        <w:t>water</w:t>
      </w:r>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r w:rsidR="00A178CF">
        <w:t>to</w:t>
      </w:r>
      <w:r>
        <w:t xml:space="preserve"> the porosity </w:t>
      </w:r>
      <w:r w:rsidR="00A178CF">
        <w:t xml:space="preserve">when </w:t>
      </w:r>
      <w:r w:rsidR="00CA158A">
        <w:t>the initial water content is greater than porosity</w:t>
      </w:r>
      <w:r w:rsidR="00663CC2">
        <w:t>.</w:t>
      </w:r>
      <w:r w:rsidR="00656A5D">
        <w:t xml:space="preserve">  The air </w:t>
      </w:r>
      <w:del w:id="184" w:author="Dirk Young" w:date="2023-04-27T11:49:00Z">
        <w:r w:rsidR="00656A5D" w:rsidDel="0013053D">
          <w:delText>c</w:delText>
        </w:r>
        <w:r w:rsidR="00187446" w:rsidDel="0013053D">
          <w:delText>volume</w:delText>
        </w:r>
      </w:del>
      <w:ins w:id="185" w:author="Dirk Young" w:date="2023-04-27T11:49:00Z">
        <w:r w:rsidR="0013053D">
          <w:t>volume</w:t>
        </w:r>
      </w:ins>
      <w:r w:rsidR="00187446">
        <w:t xml:space="preserve"> fraction</w:t>
      </w:r>
      <w:r w:rsidR="00656A5D">
        <w:t xml:space="preserve"> (X</w:t>
      </w:r>
      <w:r w:rsidR="00187446">
        <w:rPr>
          <w:vertAlign w:val="subscript"/>
        </w:rPr>
        <w:t>Air</w:t>
      </w:r>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DE5E78"/>
    <w:p w14:paraId="199DD91F" w14:textId="3611EA6E" w:rsidR="005F3AE6" w:rsidRDefault="00656A5D" w:rsidP="00DE5E78">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DE5E78"/>
    <w:p w14:paraId="0FBBE812" w14:textId="77777777" w:rsidR="005F3AE6" w:rsidRDefault="00CD1D49" w:rsidP="00DE5E78">
      <w:pPr>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DE5E78"/>
    <w:p w14:paraId="650DC776" w14:textId="3DDCAA84" w:rsidR="005F3AE6" w:rsidRDefault="0012768F" w:rsidP="00DE5E78">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DE5E78"/>
    <w:p w14:paraId="7B9E67BD" w14:textId="77777777" w:rsidR="005F3AE6" w:rsidRDefault="00CD1D49" w:rsidP="00DE5E78">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DE5E78"/>
    <w:p w14:paraId="76873070" w14:textId="1CE77427" w:rsidR="005F3AE6" w:rsidRDefault="0012768F" w:rsidP="00DE5E78">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DE5E78"/>
    <w:p w14:paraId="10286A70" w14:textId="444BD82F" w:rsidR="00CD1D49" w:rsidRDefault="00CD1D49" w:rsidP="00DE5E78">
      <w:pPr>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186"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186"/>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DE5E78">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DE5E78">
      <w:pPr>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DE5E78"/>
    <w:p w14:paraId="05754461" w14:textId="4A277E41" w:rsidR="005F3AE6" w:rsidRDefault="002014C2" w:rsidP="00DE5E78">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DE5E78"/>
    <w:p w14:paraId="50C2F3DF" w14:textId="512C0496" w:rsidR="0012586C" w:rsidRDefault="00CD1D49" w:rsidP="00DE5E78">
      <w:pPr>
        <w:rPr>
          <w:rFonts w:eastAsiaTheme="minorEastAsia"/>
        </w:rPr>
      </w:pPr>
      <w:r>
        <w:rPr>
          <w:rFonts w:ascii="Symbol" w:eastAsiaTheme="minorEastAsia"/>
        </w:rPr>
        <w:tab/>
      </w:r>
      <m:oMath>
        <m:r>
          <w:rPr>
            <w:rFonts w:ascii="Cambria Math" w:hAnsi="Cambria Math"/>
            <w:rPrChange w:id="187" w:author="Dirk Young" w:date="2023-04-28T12:42:00Z">
              <w:rPr>
                <w:rFonts w:ascii="Cambria Math" w:hAnsi="Cambria Math"/>
              </w:rPr>
            </w:rPrChange>
          </w:rPr>
          <m:t>λ=</m:t>
        </m:r>
        <m:f>
          <m:fPr>
            <m:ctrlPr>
              <w:rPr>
                <w:rFonts w:ascii="Cambria Math" w:hAnsi="Cambria Math"/>
              </w:rPr>
            </m:ctrlPr>
          </m:fPr>
          <m:num>
            <m:sSub>
              <m:sSubPr>
                <m:ctrlPr>
                  <w:rPr>
                    <w:rFonts w:ascii="Cambria Math" w:hAnsi="Cambria Math"/>
                  </w:rPr>
                </m:ctrlPr>
              </m:sSubPr>
              <m:e>
                <m:r>
                  <w:rPr>
                    <w:rFonts w:ascii="Cambria Math" w:hAnsi="Cambria Math"/>
                    <w:rPrChange w:id="188" w:author="Dirk Young" w:date="2023-04-28T12:42:00Z">
                      <w:rPr>
                        <w:rFonts w:ascii="Cambria Math" w:hAnsi="Cambria Math"/>
                      </w:rPr>
                    </w:rPrChange>
                  </w:rPr>
                  <m:t>x</m:t>
                </m:r>
              </m:e>
              <m:sub>
                <m:r>
                  <w:rPr>
                    <w:rFonts w:ascii="Cambria Math" w:hAnsi="Cambria Math"/>
                    <w:rPrChange w:id="189" w:author="Dirk Young" w:date="2023-04-28T12:42:00Z">
                      <w:rPr>
                        <w:rFonts w:ascii="Cambria Math" w:hAnsi="Cambria Math"/>
                      </w:rPr>
                    </w:rPrChange>
                  </w:rPr>
                  <m:t>o</m:t>
                </m:r>
              </m:sub>
            </m:sSub>
            <m:sSub>
              <m:sSubPr>
                <m:ctrlPr>
                  <w:rPr>
                    <w:rFonts w:ascii="Cambria Math" w:hAnsi="Cambria Math"/>
                  </w:rPr>
                </m:ctrlPr>
              </m:sSubPr>
              <m:e>
                <m:r>
                  <w:rPr>
                    <w:rFonts w:ascii="Cambria Math" w:hAnsi="Cambria Math"/>
                    <w:rPrChange w:id="190" w:author="Dirk Young" w:date="2023-04-28T12:42:00Z">
                      <w:rPr>
                        <w:rFonts w:ascii="Cambria Math" w:hAnsi="Cambria Math"/>
                      </w:rPr>
                    </w:rPrChange>
                  </w:rPr>
                  <m:t>λ</m:t>
                </m:r>
              </m:e>
              <m:sub>
                <m:r>
                  <m:rPr>
                    <m:sty m:val="p"/>
                  </m:rPr>
                  <w:rPr>
                    <w:rFonts w:ascii="Cambria Math" w:hAnsi="Cambria Math"/>
                    <w:rPrChange w:id="191" w:author="Dirk Young" w:date="2023-04-28T12:42:00Z">
                      <w:rPr>
                        <w:rFonts w:ascii="Cambria Math" w:hAnsi="Cambria Math"/>
                      </w:rPr>
                    </w:rPrChange>
                  </w:rPr>
                  <m:t xml:space="preserve">1 </m:t>
                </m:r>
              </m:sub>
            </m:sSub>
            <m:r>
              <m:rPr>
                <m:sty m:val="p"/>
              </m:rPr>
              <w:rPr>
                <w:rFonts w:ascii="Cambria Math" w:hAnsi="Cambria Math"/>
                <w:rPrChange w:id="192" w:author="Dirk Young" w:date="2023-04-28T12:42:00Z">
                  <w:rPr>
                    <w:rFonts w:ascii="Cambria Math" w:hAnsi="Cambria Math"/>
                  </w:rPr>
                </w:rPrChange>
              </w:rPr>
              <m:t xml:space="preserve">+ </m:t>
            </m:r>
            <m:sSub>
              <m:sSubPr>
                <m:ctrlPr>
                  <w:rPr>
                    <w:rFonts w:ascii="Cambria Math" w:hAnsi="Cambria Math"/>
                  </w:rPr>
                </m:ctrlPr>
              </m:sSubPr>
              <m:e>
                <m:r>
                  <w:rPr>
                    <w:rFonts w:ascii="Cambria Math" w:hAnsi="Cambria Math"/>
                    <w:rPrChange w:id="193" w:author="Dirk Young" w:date="2023-04-28T12:42:00Z">
                      <w:rPr>
                        <w:rFonts w:ascii="Cambria Math" w:hAnsi="Cambria Math"/>
                      </w:rPr>
                    </w:rPrChange>
                  </w:rPr>
                  <m:t>k</m:t>
                </m:r>
              </m:e>
              <m:sub>
                <m:r>
                  <m:rPr>
                    <m:sty m:val="p"/>
                  </m:rPr>
                  <w:rPr>
                    <w:rFonts w:ascii="Cambria Math" w:hAnsi="Cambria Math"/>
                    <w:rPrChange w:id="194" w:author="Dirk Young" w:date="2023-04-28T12:42:00Z">
                      <w:rPr>
                        <w:rFonts w:ascii="Cambria Math" w:hAnsi="Cambria Math"/>
                      </w:rPr>
                    </w:rPrChange>
                  </w:rPr>
                  <m:t>1</m:t>
                </m:r>
              </m:sub>
            </m:sSub>
            <m:sSub>
              <m:sSubPr>
                <m:ctrlPr>
                  <w:rPr>
                    <w:rFonts w:ascii="Cambria Math" w:hAnsi="Cambria Math"/>
                  </w:rPr>
                </m:ctrlPr>
              </m:sSubPr>
              <m:e>
                <m:r>
                  <w:rPr>
                    <w:rFonts w:ascii="Cambria Math" w:hAnsi="Cambria Math"/>
                    <w:rPrChange w:id="195" w:author="Dirk Young" w:date="2023-04-28T12:42:00Z">
                      <w:rPr>
                        <w:rFonts w:ascii="Cambria Math" w:hAnsi="Cambria Math"/>
                      </w:rPr>
                    </w:rPrChange>
                  </w:rPr>
                  <m:t>x</m:t>
                </m:r>
              </m:e>
              <m:sub>
                <m:r>
                  <m:rPr>
                    <m:sty m:val="p"/>
                  </m:rPr>
                  <w:rPr>
                    <w:rFonts w:ascii="Cambria Math" w:hAnsi="Cambria Math"/>
                    <w:rPrChange w:id="196" w:author="Dirk Young" w:date="2023-04-28T12:42:00Z">
                      <w:rPr>
                        <w:rFonts w:ascii="Cambria Math" w:hAnsi="Cambria Math"/>
                      </w:rPr>
                    </w:rPrChange>
                  </w:rPr>
                  <m:t>1</m:t>
                </m:r>
              </m:sub>
            </m:sSub>
            <m:sSub>
              <m:sSubPr>
                <m:ctrlPr>
                  <w:rPr>
                    <w:rFonts w:ascii="Cambria Math" w:hAnsi="Cambria Math"/>
                  </w:rPr>
                </m:ctrlPr>
              </m:sSubPr>
              <m:e>
                <m:r>
                  <w:rPr>
                    <w:rFonts w:ascii="Cambria Math" w:hAnsi="Cambria Math"/>
                    <w:rPrChange w:id="197" w:author="Dirk Young" w:date="2023-04-28T12:42:00Z">
                      <w:rPr>
                        <w:rFonts w:ascii="Cambria Math" w:hAnsi="Cambria Math"/>
                      </w:rPr>
                    </w:rPrChange>
                  </w:rPr>
                  <m:t>λ</m:t>
                </m:r>
              </m:e>
              <m:sub>
                <m:r>
                  <m:rPr>
                    <m:sty m:val="p"/>
                  </m:rPr>
                  <w:rPr>
                    <w:rFonts w:ascii="Cambria Math" w:hAnsi="Cambria Math"/>
                    <w:rPrChange w:id="198" w:author="Dirk Young" w:date="2023-04-28T12:42:00Z">
                      <w:rPr>
                        <w:rFonts w:ascii="Cambria Math" w:hAnsi="Cambria Math"/>
                      </w:rPr>
                    </w:rPrChange>
                  </w:rPr>
                  <m:t>1</m:t>
                </m:r>
              </m:sub>
            </m:sSub>
          </m:num>
          <m:den>
            <m:sSub>
              <m:sSubPr>
                <m:ctrlPr>
                  <w:rPr>
                    <w:rFonts w:ascii="Cambria Math" w:hAnsi="Cambria Math"/>
                  </w:rPr>
                </m:ctrlPr>
              </m:sSubPr>
              <m:e>
                <m:r>
                  <w:rPr>
                    <w:rFonts w:ascii="Cambria Math" w:hAnsi="Cambria Math"/>
                    <w:rPrChange w:id="199" w:author="Dirk Young" w:date="2023-04-28T12:42:00Z">
                      <w:rPr>
                        <w:rFonts w:ascii="Cambria Math" w:hAnsi="Cambria Math"/>
                      </w:rPr>
                    </w:rPrChange>
                  </w:rPr>
                  <m:t>x</m:t>
                </m:r>
              </m:e>
              <m:sub>
                <m:r>
                  <w:rPr>
                    <w:rFonts w:ascii="Cambria Math" w:hAnsi="Cambria Math"/>
                    <w:rPrChange w:id="200" w:author="Dirk Young" w:date="2023-04-28T12:42:00Z">
                      <w:rPr>
                        <w:rFonts w:ascii="Cambria Math" w:hAnsi="Cambria Math"/>
                      </w:rPr>
                    </w:rPrChange>
                  </w:rPr>
                  <m:t>o</m:t>
                </m:r>
              </m:sub>
            </m:sSub>
            <m:r>
              <m:rPr>
                <m:sty m:val="p"/>
              </m:rPr>
              <w:rPr>
                <w:rFonts w:ascii="Cambria Math" w:hAnsi="Cambria Math"/>
                <w:rPrChange w:id="201" w:author="Dirk Young" w:date="2023-04-28T12:42:00Z">
                  <w:rPr>
                    <w:rFonts w:ascii="Cambria Math" w:hAnsi="Cambria Math"/>
                  </w:rPr>
                </w:rPrChange>
              </w:rPr>
              <m:t xml:space="preserve">+ </m:t>
            </m:r>
            <m:sSub>
              <m:sSubPr>
                <m:ctrlPr>
                  <w:rPr>
                    <w:rFonts w:ascii="Cambria Math" w:hAnsi="Cambria Math"/>
                  </w:rPr>
                </m:ctrlPr>
              </m:sSubPr>
              <m:e>
                <m:r>
                  <w:rPr>
                    <w:rFonts w:ascii="Cambria Math" w:hAnsi="Cambria Math"/>
                    <w:rPrChange w:id="202" w:author="Dirk Young" w:date="2023-04-28T12:42:00Z">
                      <w:rPr>
                        <w:rFonts w:ascii="Cambria Math" w:hAnsi="Cambria Math"/>
                      </w:rPr>
                    </w:rPrChange>
                  </w:rPr>
                  <m:t>k</m:t>
                </m:r>
              </m:e>
              <m:sub>
                <m:r>
                  <m:rPr>
                    <m:sty m:val="p"/>
                  </m:rPr>
                  <w:rPr>
                    <w:rFonts w:ascii="Cambria Math" w:hAnsi="Cambria Math"/>
                    <w:rPrChange w:id="203" w:author="Dirk Young" w:date="2023-04-28T12:42:00Z">
                      <w:rPr>
                        <w:rFonts w:ascii="Cambria Math" w:hAnsi="Cambria Math"/>
                      </w:rPr>
                    </w:rPrChange>
                  </w:rPr>
                  <m:t>1</m:t>
                </m:r>
              </m:sub>
            </m:sSub>
            <m:sSub>
              <m:sSubPr>
                <m:ctrlPr>
                  <w:rPr>
                    <w:rFonts w:ascii="Cambria Math" w:hAnsi="Cambria Math"/>
                  </w:rPr>
                </m:ctrlPr>
              </m:sSubPr>
              <m:e>
                <m:r>
                  <w:rPr>
                    <w:rFonts w:ascii="Cambria Math" w:hAnsi="Cambria Math"/>
                    <w:rPrChange w:id="204" w:author="Dirk Young" w:date="2023-04-28T12:42:00Z">
                      <w:rPr>
                        <w:rFonts w:ascii="Cambria Math" w:hAnsi="Cambria Math"/>
                      </w:rPr>
                    </w:rPrChange>
                  </w:rPr>
                  <m:t>x</m:t>
                </m:r>
              </m:e>
              <m:sub>
                <m:r>
                  <m:rPr>
                    <m:sty m:val="p"/>
                  </m:rPr>
                  <w:rPr>
                    <w:rFonts w:ascii="Cambria Math" w:hAnsi="Cambria Math"/>
                    <w:rPrChange w:id="205" w:author="Dirk Young" w:date="2023-04-28T12:42:00Z">
                      <w:rPr>
                        <w:rFonts w:ascii="Cambria Math" w:hAnsi="Cambria Math"/>
                      </w:rPr>
                    </w:rPrChange>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DE5E78">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DE5E78"/>
    <w:p w14:paraId="2C575B4E" w14:textId="5E8C6669" w:rsidR="005F3AE6" w:rsidRDefault="00CD1D49" w:rsidP="00DE5E78">
      <w:r>
        <w:rPr>
          <w:rFonts w:eastAsiaTheme="minorEastAsia"/>
        </w:rPr>
        <w:lastRenderedPageBreak/>
        <w:tab/>
      </w:r>
      <m:oMath>
        <m:sSub>
          <m:sSubPr>
            <m:ctrlPr>
              <w:rPr>
                <w:rFonts w:ascii="Cambria Math" w:hAnsi="Cambria Math"/>
              </w:rPr>
            </m:ctrlPr>
          </m:sSubPr>
          <m:e>
            <m:r>
              <w:rPr>
                <w:rFonts w:ascii="Cambria Math" w:hAnsi="Cambria Math"/>
                <w:rPrChange w:id="206" w:author="Dirk Young" w:date="2023-04-28T12:42:00Z">
                  <w:rPr>
                    <w:rFonts w:ascii="Cambria Math" w:hAnsi="Cambria Math"/>
                  </w:rPr>
                </w:rPrChange>
              </w:rPr>
              <m:t>k</m:t>
            </m:r>
          </m:e>
          <m:sub>
            <m:r>
              <m:rPr>
                <m:sty m:val="p"/>
              </m:rPr>
              <w:rPr>
                <w:rFonts w:ascii="Cambria Math" w:hAnsi="Cambria Math"/>
                <w:rPrChange w:id="207" w:author="Dirk Young" w:date="2023-04-28T12:42:00Z">
                  <w:rPr>
                    <w:rFonts w:ascii="Cambria Math" w:hAnsi="Cambria Math"/>
                  </w:rPr>
                </w:rPrChange>
              </w:rPr>
              <m:t>1</m:t>
            </m:r>
          </m:sub>
        </m:sSub>
        <m:r>
          <m:rPr>
            <m:sty m:val="p"/>
          </m:rPr>
          <w:rPr>
            <w:rFonts w:ascii="Cambria Math" w:hAnsi="Cambria Math"/>
            <w:rPrChange w:id="208" w:author="Dirk Young" w:date="2023-04-28T12:42:00Z">
              <w:rPr>
                <w:rFonts w:ascii="Cambria Math" w:hAnsi="Cambria Math"/>
              </w:rPr>
            </w:rPrChange>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Change w:id="209" w:author="Dirk Young" w:date="2023-04-28T12:42:00Z">
                                  <w:rPr>
                                    <w:rFonts w:ascii="Cambria Math" w:hAnsi="Cambria Math"/>
                                  </w:rPr>
                                </w:rPrChange>
                              </w:rPr>
                              <m:t>dϑ</m:t>
                            </m:r>
                          </m:num>
                          <m:den>
                            <m:r>
                              <w:rPr>
                                <w:rFonts w:ascii="Cambria Math" w:hAnsi="Cambria Math"/>
                                <w:rPrChange w:id="210" w:author="Dirk Young" w:date="2023-04-28T12:42:00Z">
                                  <w:rPr>
                                    <w:rFonts w:ascii="Cambria Math" w:hAnsi="Cambria Math"/>
                                  </w:rPr>
                                </w:rPrChange>
                              </w:rPr>
                              <m:t>dz</m:t>
                            </m:r>
                          </m:den>
                        </m:f>
                      </m:e>
                    </m:d>
                  </m:e>
                </m:acc>
              </m:e>
              <m:sub>
                <m:r>
                  <m:rPr>
                    <m:sty m:val="p"/>
                  </m:rPr>
                  <w:rPr>
                    <w:rFonts w:ascii="Cambria Math" w:hAnsi="Cambria Math"/>
                    <w:rPrChange w:id="211" w:author="Dirk Young" w:date="2023-04-28T12:42:00Z">
                      <w:rPr>
                        <w:rFonts w:ascii="Cambria Math" w:hAnsi="Cambria Math"/>
                      </w:rPr>
                    </w:rPrChange>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Change w:id="212" w:author="Dirk Young" w:date="2023-04-28T12:42:00Z">
                                  <w:rPr>
                                    <w:rFonts w:ascii="Cambria Math" w:hAnsi="Cambria Math"/>
                                  </w:rPr>
                                </w:rPrChange>
                              </w:rPr>
                              <m:t>dϑ</m:t>
                            </m:r>
                          </m:num>
                          <m:den>
                            <m:r>
                              <w:rPr>
                                <w:rFonts w:ascii="Cambria Math" w:hAnsi="Cambria Math"/>
                                <w:rPrChange w:id="213" w:author="Dirk Young" w:date="2023-04-28T12:42:00Z">
                                  <w:rPr>
                                    <w:rFonts w:ascii="Cambria Math" w:hAnsi="Cambria Math"/>
                                  </w:rPr>
                                </w:rPrChange>
                              </w:rPr>
                              <m:t>dz</m:t>
                            </m:r>
                          </m:den>
                        </m:f>
                      </m:e>
                    </m:d>
                  </m:e>
                </m:acc>
              </m:e>
              <m:sub>
                <m:r>
                  <m:rPr>
                    <m:sty m:val="p"/>
                  </m:rPr>
                  <w:rPr>
                    <w:rFonts w:ascii="Cambria Math" w:hAnsi="Cambria Math"/>
                    <w:rPrChange w:id="214" w:author="Dirk Young" w:date="2023-04-28T12:42:00Z">
                      <w:rPr>
                        <w:rFonts w:ascii="Cambria Math" w:hAnsi="Cambria Math"/>
                      </w:rPr>
                    </w:rPrChange>
                  </w:rPr>
                  <m:t>0</m:t>
                </m:r>
              </m:sub>
            </m:sSub>
          </m:den>
        </m:f>
        <m:r>
          <m:rPr>
            <m:sty m:val="p"/>
          </m:rPr>
          <w:rPr>
            <w:rFonts w:ascii="Cambria Math" w:hAnsi="Cambria Math"/>
            <w:rPrChange w:id="215" w:author="Dirk Young" w:date="2023-04-28T12:42:00Z">
              <w:rPr>
                <w:rFonts w:ascii="Cambria Math" w:hAnsi="Cambria Math"/>
              </w:rPr>
            </w:rPrChange>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DE5E78"/>
    <w:p w14:paraId="48EEFFA9" w14:textId="77777777" w:rsidR="005F3AE6" w:rsidRDefault="000E7297" w:rsidP="00DE5E78">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77777777" w:rsidR="005F3AE6" w:rsidRDefault="00EF25EF" w:rsidP="00DE5E78">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DE5E78"/>
    <w:p w14:paraId="6B5B296C" w14:textId="77777777" w:rsidR="005F3AE6" w:rsidRDefault="00EF25EF" w:rsidP="00DE5E78">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DE5E78">
      <w:bookmarkStart w:id="216" w:name="_Hlk133488630"/>
    </w:p>
    <w:p w14:paraId="7D7326BD" w14:textId="5B70E25D" w:rsidR="0013053D" w:rsidRDefault="00CD1D49" w:rsidP="00DE5E78">
      <w:pPr>
        <w:rPr>
          <w:ins w:id="217" w:author="Dirk Young" w:date="2023-04-27T11:50:00Z"/>
        </w:rPr>
      </w:pPr>
      <w:del w:id="218" w:author="Dirk Young" w:date="2023-04-27T11:50:00Z">
        <w:r w:rsidDel="0013053D">
          <w:tab/>
        </w:r>
        <w:r w:rsidR="002D4DBB" w:rsidDel="0013053D">
          <w:delText>VHTCAP</w:delText>
        </w:r>
        <w:r w:rsidR="00622D2E" w:rsidDel="0013053D">
          <w:delText xml:space="preserve"> = 0.46 (</w:delText>
        </w:r>
        <w:r w:rsidR="006956EC" w:rsidDel="0013053D">
          <w:delText xml:space="preserve"> </w:delText>
        </w:r>
        <w:r w:rsidR="00622D2E" w:rsidDel="0013053D">
          <w:delText>X</w:delText>
        </w:r>
        <w:r w:rsidR="0072244E" w:rsidDel="0013053D">
          <w:rPr>
            <w:vertAlign w:val="subscript"/>
          </w:rPr>
          <w:delText>sand</w:delText>
        </w:r>
        <w:r w:rsidR="00622D2E" w:rsidDel="0013053D">
          <w:delText xml:space="preserve"> + X</w:delText>
        </w:r>
        <w:r w:rsidR="0072244E" w:rsidDel="0013053D">
          <w:rPr>
            <w:vertAlign w:val="subscript"/>
          </w:rPr>
          <w:delText>oc</w:delText>
        </w:r>
        <w:r w:rsidR="006956EC" w:rsidDel="0013053D">
          <w:delText xml:space="preserve"> </w:delText>
        </w:r>
        <w:r w:rsidR="00622D2E" w:rsidDel="0013053D">
          <w:delText>) + 0.6</w:delText>
        </w:r>
        <w:r w:rsidR="006956EC" w:rsidDel="0013053D">
          <w:delText xml:space="preserve">0 </w:delText>
        </w:r>
        <w:r w:rsidR="00622D2E" w:rsidDel="0013053D">
          <w:delText>X</w:delText>
        </w:r>
        <w:r w:rsidR="0072244E" w:rsidDel="0013053D">
          <w:rPr>
            <w:vertAlign w:val="subscript"/>
          </w:rPr>
          <w:delText>other</w:delText>
        </w:r>
        <w:r w:rsidR="00622D2E" w:rsidDel="0013053D">
          <w:delText>) +</w:delText>
        </w:r>
        <w:r w:rsidR="00622D2E" w:rsidRPr="0072244E" w:rsidDel="0013053D">
          <w:delText xml:space="preserve"> </w:delText>
        </w:r>
        <w:r w:rsidR="0072244E" w:rsidRPr="0072244E" w:rsidDel="0013053D">
          <w:delText>X</w:delText>
        </w:r>
        <w:r w:rsidR="0072244E" w:rsidRPr="0072244E" w:rsidDel="0013053D">
          <w:rPr>
            <w:vertAlign w:val="subscript"/>
          </w:rPr>
          <w:delText>water</w:delText>
        </w:r>
        <w:r w:rsidDel="0013053D">
          <w:tab/>
        </w:r>
        <w:r w:rsidR="00C351C1" w:rsidDel="0013053D">
          <w:delText>(4-</w:delText>
        </w:r>
        <w:r w:rsidR="000B392E" w:rsidDel="0013053D">
          <w:delText>3</w:delText>
        </w:r>
        <w:r w:rsidR="006717B7" w:rsidDel="0013053D">
          <w:delText>7</w:delText>
        </w:r>
        <w:r w:rsidR="00C351C1" w:rsidDel="0013053D">
          <w:delText>)</w:delText>
        </w:r>
      </w:del>
      <w:bookmarkEnd w:id="216"/>
    </w:p>
    <w:p w14:paraId="4ECFEBFE" w14:textId="77777777" w:rsidR="0013053D" w:rsidRDefault="0013053D" w:rsidP="00DE5E78">
      <w:pPr>
        <w:rPr>
          <w:ins w:id="219" w:author="Dirk Young" w:date="2023-04-27T11:50:00Z"/>
        </w:rPr>
      </w:pPr>
    </w:p>
    <w:p w14:paraId="47AB9849" w14:textId="4FAEF3BD" w:rsidR="0013053D" w:rsidRDefault="0013053D" w:rsidP="00DE5E78">
      <w:ins w:id="220" w:author="Dirk Young" w:date="2023-04-27T11:50:00Z">
        <w:r>
          <w:tab/>
          <w:t>VHTCAP = 0.46  X</w:t>
        </w:r>
        <w:r>
          <w:rPr>
            <w:vertAlign w:val="subscript"/>
          </w:rPr>
          <w:t>mineral</w:t>
        </w:r>
        <w:r>
          <w:t xml:space="preserve">  + 0.60 X</w:t>
        </w:r>
        <w:r>
          <w:rPr>
            <w:vertAlign w:val="subscript"/>
          </w:rPr>
          <w:t>organic</w:t>
        </w:r>
        <w:r>
          <w:t xml:space="preserve"> +</w:t>
        </w:r>
        <w:r w:rsidRPr="0072244E">
          <w:t xml:space="preserve"> X</w:t>
        </w:r>
        <w:r w:rsidRPr="0072244E">
          <w:rPr>
            <w:vertAlign w:val="subscript"/>
          </w:rPr>
          <w:t>water</w:t>
        </w:r>
        <w:r>
          <w:tab/>
          <w:t>(4-37)</w:t>
        </w:r>
      </w:ins>
    </w:p>
    <w:p w14:paraId="45327AF0" w14:textId="77777777" w:rsidR="005F3AE6" w:rsidRDefault="005F3AE6" w:rsidP="00DE5E78"/>
    <w:p w14:paraId="3CA32786" w14:textId="6B116DC9" w:rsidR="005F3AE6" w:rsidRDefault="00686632" w:rsidP="00DE5E78">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ins w:id="221" w:author="Dirk Young" w:date="2023-04-27T11:55:00Z">
        <w:r w:rsidR="00A770AA">
          <w:t xml:space="preserve">soil </w:t>
        </w:r>
      </w:ins>
      <w:r w:rsidR="00256E61">
        <w:t xml:space="preserve">organic </w:t>
      </w:r>
      <w:ins w:id="222" w:author="Dirk Young" w:date="2023-04-27T11:55:00Z">
        <w:r w:rsidR="00A770AA">
          <w:t>matter</w:t>
        </w:r>
      </w:ins>
      <w:del w:id="223" w:author="Dirk Young" w:date="2023-04-27T11:55:00Z">
        <w:r w:rsidR="00256E61" w:rsidDel="00A770AA">
          <w:delText>soils</w:delText>
        </w:r>
      </w:del>
      <w:r w:rsidR="00256E61">
        <w:t>.</w:t>
      </w:r>
    </w:p>
    <w:p w14:paraId="5A300D74" w14:textId="77777777" w:rsidR="005F3AE6" w:rsidRDefault="005F3AE6" w:rsidP="00DE5E78"/>
    <w:p w14:paraId="008109D0" w14:textId="77777777" w:rsidR="005F3AE6" w:rsidRDefault="00EF25EF" w:rsidP="00DE5E78">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DE5E78"/>
    <w:p w14:paraId="5EAE328D" w14:textId="77777777" w:rsidR="005F3AE6" w:rsidRDefault="00CD1D49" w:rsidP="00DE5E78">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DE5E78"/>
    <w:p w14:paraId="4574B927" w14:textId="77777777" w:rsidR="005F3AE6" w:rsidRDefault="0031526B" w:rsidP="00DE5E78">
      <w:pPr>
        <w:pStyle w:val="Heading3"/>
      </w:pPr>
      <w:bookmarkStart w:id="224" w:name="_Toc138155209"/>
      <w:r w:rsidRPr="0031526B">
        <w:t xml:space="preserve">Upper </w:t>
      </w:r>
      <w:r w:rsidRPr="002D6560">
        <w:t>Boundary</w:t>
      </w:r>
      <w:r w:rsidRPr="0031526B">
        <w:t xml:space="preserve"> Temperature</w:t>
      </w:r>
      <w:bookmarkEnd w:id="224"/>
    </w:p>
    <w:p w14:paraId="29EFDA6C" w14:textId="77777777" w:rsidR="005F3AE6" w:rsidRDefault="009802B8" w:rsidP="00DE5E78">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E5E78"/>
    <w:p w14:paraId="6705E9D0" w14:textId="77777777" w:rsidR="005F3AE6" w:rsidRDefault="00CD1D49" w:rsidP="00DE5E78">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DE5E78">
      <w:r>
        <w:t xml:space="preserve">  </w:t>
      </w:r>
    </w:p>
    <w:p w14:paraId="1AD73F36" w14:textId="77777777" w:rsidR="005F3AE6" w:rsidRDefault="00627613" w:rsidP="00DE5E78">
      <w:r>
        <w:t>The</w:t>
      </w:r>
      <w:r w:rsidR="00135674">
        <w:t>n the</w:t>
      </w:r>
      <w:r>
        <w:t xml:space="preserve"> heat transfer coefficient (HTC) at the air-surface interface (cm/d) is estimated as</w:t>
      </w:r>
      <w:r w:rsidR="00CF4AC8">
        <w:t>:</w:t>
      </w:r>
    </w:p>
    <w:p w14:paraId="4EA0CB77" w14:textId="77777777" w:rsidR="00802DB7" w:rsidRDefault="00802DB7" w:rsidP="00DE5E78"/>
    <w:p w14:paraId="09AA6DB3" w14:textId="36A88FD1" w:rsidR="005F3AE6" w:rsidRDefault="002370A2" w:rsidP="00DE5E78">
      <w:pPr>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DE5E78"/>
    <w:p w14:paraId="11F6318E" w14:textId="77777777" w:rsidR="005F3AE6" w:rsidRDefault="009802B8" w:rsidP="00DE5E78">
      <w:r>
        <w:t>W</w:t>
      </w:r>
      <w:r w:rsidR="0087371B">
        <w:t>here</w:t>
      </w:r>
      <w:r>
        <w:t xml:space="preserve"> </w:t>
      </w:r>
      <w:r w:rsidR="0087371B">
        <w:t xml:space="preserve">vonKarman = </w:t>
      </w:r>
      <w:r w:rsidR="005F7389">
        <w:t>von Karman constant used in boundary layer meteorology (0.39 or 0.40)</w:t>
      </w:r>
    </w:p>
    <w:p w14:paraId="2CD7E0F0" w14:textId="77777777" w:rsidR="005F3AE6" w:rsidRDefault="0087371B" w:rsidP="00DE5E78">
      <w:r>
        <w:t>WIND = Wind speed (cm/d)</w:t>
      </w:r>
    </w:p>
    <w:p w14:paraId="70DD348C" w14:textId="77777777" w:rsidR="005F3AE6" w:rsidRDefault="0087371B" w:rsidP="00DE5E78">
      <w:r>
        <w:t xml:space="preserve">WIND Ref Height = </w:t>
      </w:r>
      <w:r w:rsidR="00FB5CB0">
        <w:t xml:space="preserve">Wind reference height </w:t>
      </w:r>
      <w:r>
        <w:t>(m)</w:t>
      </w:r>
    </w:p>
    <w:p w14:paraId="7135C522" w14:textId="77777777" w:rsidR="005F3AE6" w:rsidRDefault="0087371B" w:rsidP="00DE5E78">
      <w:r>
        <w:t>D = Zero displacement height (m)</w:t>
      </w:r>
    </w:p>
    <w:p w14:paraId="36D8A74F" w14:textId="77777777" w:rsidR="005F3AE6" w:rsidRDefault="0087371B" w:rsidP="00DE5E78">
      <w:r>
        <w:t>Z</w:t>
      </w:r>
      <w:r w:rsidRPr="0087371B">
        <w:rPr>
          <w:vertAlign w:val="subscript"/>
        </w:rPr>
        <w:t>o</w:t>
      </w:r>
      <w:r>
        <w:t xml:space="preserve"> = Roughness length (m)</w:t>
      </w:r>
    </w:p>
    <w:p w14:paraId="30974237" w14:textId="77777777" w:rsidR="005F3AE6" w:rsidRDefault="005F3AE6" w:rsidP="00DE5E78"/>
    <w:p w14:paraId="35D3FA85" w14:textId="77777777" w:rsidR="005F3AE6" w:rsidRDefault="00C12793" w:rsidP="00DE5E78">
      <w:r>
        <w:t>The Energy Balance equation at the air-soil interface is summarized as</w:t>
      </w:r>
      <w:r w:rsidR="00135674">
        <w:t>:</w:t>
      </w:r>
      <w:r>
        <w:t xml:space="preserve"> </w:t>
      </w:r>
    </w:p>
    <w:p w14:paraId="203E7F2F" w14:textId="77777777" w:rsidR="005F3AE6" w:rsidRDefault="005F3AE6" w:rsidP="00DE5E78"/>
    <w:p w14:paraId="18A1F0C3" w14:textId="77777777" w:rsidR="005F3AE6" w:rsidRDefault="002370A2" w:rsidP="00DE5E78">
      <w:pPr>
        <w:rPr>
          <w:vertAlign w:val="subscript"/>
        </w:rPr>
      </w:pPr>
      <w:r>
        <w:tab/>
      </w:r>
      <w:r w:rsidR="00C12793">
        <w:t>q</w:t>
      </w:r>
      <w:r w:rsidR="00C12793" w:rsidRPr="00C12793">
        <w:rPr>
          <w:vertAlign w:val="subscript"/>
        </w:rPr>
        <w:t>13</w:t>
      </w:r>
      <w:r w:rsidR="00C12793">
        <w:t xml:space="preserve"> = q</w:t>
      </w:r>
      <w:r w:rsidR="00C12793" w:rsidRPr="00C12793">
        <w:rPr>
          <w:vertAlign w:val="subscript"/>
        </w:rPr>
        <w:t>lw</w:t>
      </w:r>
      <w:r w:rsidR="00C12793">
        <w:t xml:space="preserve"> + q</w:t>
      </w:r>
      <w:r w:rsidR="00C12793" w:rsidRPr="00C12793">
        <w:rPr>
          <w:vertAlign w:val="subscript"/>
        </w:rPr>
        <w:t>e</w:t>
      </w:r>
      <w:r w:rsidR="00C12793">
        <w:t xml:space="preserve"> + q</w:t>
      </w:r>
      <w:r w:rsidR="00C12793" w:rsidRPr="00C12793">
        <w:rPr>
          <w:vertAlign w:val="subscript"/>
        </w:rPr>
        <w:t>c</w:t>
      </w:r>
      <w:r w:rsidR="00C12793">
        <w:t xml:space="preserve"> + q</w:t>
      </w:r>
      <w:r w:rsidR="00C12793" w:rsidRPr="00C12793">
        <w:rPr>
          <w:vertAlign w:val="subscript"/>
        </w:rPr>
        <w:t>s</w:t>
      </w:r>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DE5E78"/>
    <w:p w14:paraId="2B7CB563" w14:textId="34020A22" w:rsidR="005F3AE6" w:rsidRDefault="00C32403" w:rsidP="00DE5E78">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E5E78">
      <w:r>
        <w:t>q</w:t>
      </w:r>
      <w:r w:rsidRPr="00C12793">
        <w:rPr>
          <w:vertAlign w:val="subscript"/>
        </w:rPr>
        <w:t>lw</w:t>
      </w:r>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E5E78">
      <w:r>
        <w:t>q</w:t>
      </w:r>
      <w:r w:rsidRPr="00C12793">
        <w:rPr>
          <w:vertAlign w:val="subscript"/>
        </w:rPr>
        <w:t>e</w:t>
      </w:r>
      <w:r>
        <w:t xml:space="preserve"> = </w:t>
      </w:r>
      <w:r w:rsidR="00B23E9C">
        <w:t>E</w:t>
      </w:r>
      <w:r>
        <w:t>vaporative (water) heat flux</w:t>
      </w:r>
      <w:r w:rsidR="00E27ED2">
        <w:t>(</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E5E78">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E5E78">
      <w:r>
        <w:t>q</w:t>
      </w:r>
      <w:r w:rsidRPr="00C12793">
        <w:rPr>
          <w:vertAlign w:val="subscript"/>
        </w:rPr>
        <w:t>s</w:t>
      </w:r>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E5E78"/>
    <w:p w14:paraId="50D7CF0F" w14:textId="3E8BAB56" w:rsidR="005F3AE6" w:rsidRDefault="00984BE1" w:rsidP="00DE5E78">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DE5E78"/>
    <w:p w14:paraId="022F5309" w14:textId="7B774CF6" w:rsidR="005F3AE6" w:rsidRDefault="00F66168" w:rsidP="00DE5E78">
      <w:r>
        <w:tab/>
      </w:r>
      <w:r w:rsidR="00B23E9C">
        <w:t>q</w:t>
      </w:r>
      <w:r w:rsidR="00B23E9C" w:rsidRPr="00C12793">
        <w:rPr>
          <w:vertAlign w:val="subscript"/>
        </w:rPr>
        <w:t>lw</w:t>
      </w:r>
      <w:r w:rsidR="00984BE1">
        <w:rPr>
          <w:vertAlign w:val="subscript"/>
        </w:rPr>
        <w:t>,atm</w:t>
      </w:r>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DE5E78">
      <w:r>
        <w:tab/>
      </w:r>
      <w:r w:rsidR="00984BE1">
        <w:t>q</w:t>
      </w:r>
      <w:r w:rsidR="00984BE1" w:rsidRPr="00C12793">
        <w:rPr>
          <w:vertAlign w:val="subscript"/>
        </w:rPr>
        <w:t>lw</w:t>
      </w:r>
      <w:r w:rsidR="00984BE1">
        <w:rPr>
          <w:vertAlign w:val="subscript"/>
        </w:rPr>
        <w:t>,soil</w:t>
      </w:r>
      <w:r>
        <w:tab/>
      </w:r>
      <w:r w:rsidR="00984BE1">
        <w:t>= EMISS * 11.7e-8</w:t>
      </w:r>
      <w:r w:rsidR="00A325F2">
        <w:tab/>
        <w:t xml:space="preserve"> </w:t>
      </w:r>
      <w:r w:rsidR="00474FDC">
        <w:t>(4-4</w:t>
      </w:r>
      <w:r w:rsidR="006717B7">
        <w:t>3</w:t>
      </w:r>
      <w:r w:rsidR="00474FDC">
        <w:t>)</w:t>
      </w:r>
    </w:p>
    <w:p w14:paraId="1A414F24" w14:textId="3745719F" w:rsidR="005F3AE6" w:rsidRDefault="00F66168" w:rsidP="00DE5E78">
      <w:r>
        <w:tab/>
      </w:r>
      <w:r w:rsidR="00B23E9C">
        <w:t>q</w:t>
      </w:r>
      <w:r w:rsidR="00B23E9C" w:rsidRPr="00C12793">
        <w:rPr>
          <w:vertAlign w:val="subscript"/>
        </w:rPr>
        <w:t>e</w:t>
      </w:r>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DE5E78">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DE5E78">
      <w:r>
        <w:tab/>
      </w:r>
      <w:r w:rsidR="00984BE1">
        <w:t>q</w:t>
      </w:r>
      <w:r w:rsidR="00984BE1" w:rsidRPr="00C12793">
        <w:rPr>
          <w:vertAlign w:val="subscript"/>
        </w:rPr>
        <w:t>s</w:t>
      </w:r>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DE5E78"/>
    <w:p w14:paraId="24AF57A0" w14:textId="77777777" w:rsidR="005F3AE6" w:rsidRDefault="0014748D" w:rsidP="00DE5E78">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DE5E78">
      <w:pPr>
        <w:pStyle w:val="Heading3"/>
      </w:pPr>
      <w:bookmarkStart w:id="225" w:name="_Toc138155210"/>
      <w:r w:rsidRPr="0031526B">
        <w:t>Temperature</w:t>
      </w:r>
      <w:r>
        <w:t xml:space="preserve"> </w:t>
      </w:r>
      <w:r w:rsidR="006A2AB0">
        <w:t>D</w:t>
      </w:r>
      <w:r>
        <w:t xml:space="preserve">ependent </w:t>
      </w:r>
      <w:r w:rsidR="006A2AB0">
        <w:t>D</w:t>
      </w:r>
      <w:r>
        <w:t>egradation</w:t>
      </w:r>
      <w:bookmarkEnd w:id="225"/>
    </w:p>
    <w:p w14:paraId="1532F4CA" w14:textId="77777777" w:rsidR="005F3AE6" w:rsidRDefault="00025892" w:rsidP="00DE5E78">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3DED4A91" w:rsidR="005F3AE6" w:rsidRDefault="002370A2" w:rsidP="00DE5E78">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DE5E78"/>
    <w:p w14:paraId="2CC4E50E" w14:textId="659E0333" w:rsidR="005F3AE6" w:rsidRDefault="00025892" w:rsidP="00DE5E78">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E5E78">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E5E78">
      <w:r>
        <w:rPr>
          <w:i/>
          <w:iCs/>
        </w:rPr>
        <w:t xml:space="preserve">T </w:t>
      </w:r>
      <w:r>
        <w:t>= actual soil temperature</w:t>
      </w:r>
    </w:p>
    <w:p w14:paraId="7BC0DF16" w14:textId="77777777" w:rsidR="005F3AE6" w:rsidRDefault="00025892" w:rsidP="00DE5E78">
      <w:r>
        <w:rPr>
          <w:i/>
          <w:iCs/>
        </w:rPr>
        <w:t>T</w:t>
      </w:r>
      <w:r>
        <w:rPr>
          <w:i/>
          <w:iCs/>
          <w:sz w:val="12"/>
          <w:szCs w:val="12"/>
        </w:rPr>
        <w:t xml:space="preserve">BASE </w:t>
      </w:r>
      <w:r>
        <w:t>= temperature during the test of biodegradation</w:t>
      </w:r>
    </w:p>
    <w:p w14:paraId="313B36C5" w14:textId="77777777" w:rsidR="005F3AE6" w:rsidRDefault="00975526" w:rsidP="00DE5E78">
      <w:pPr>
        <w:pStyle w:val="Heading2"/>
      </w:pPr>
      <w:bookmarkStart w:id="226" w:name="_Toc376441533"/>
      <w:bookmarkStart w:id="227" w:name="_Toc376441534"/>
      <w:bookmarkStart w:id="228" w:name="_Toc376441535"/>
      <w:bookmarkStart w:id="229" w:name="_Toc376441536"/>
      <w:bookmarkStart w:id="230" w:name="_Toc376441537"/>
      <w:bookmarkStart w:id="231" w:name="_Toc376441538"/>
      <w:bookmarkStart w:id="232" w:name="_Toc376441539"/>
      <w:bookmarkStart w:id="233" w:name="_Toc376441540"/>
      <w:bookmarkStart w:id="234" w:name="_Toc376441541"/>
      <w:bookmarkStart w:id="235" w:name="_Toc376441542"/>
      <w:bookmarkStart w:id="236" w:name="_Toc376441543"/>
      <w:bookmarkStart w:id="237" w:name="_Toc376441544"/>
      <w:bookmarkStart w:id="238" w:name="_Toc376441545"/>
      <w:bookmarkStart w:id="239" w:name="_Toc376441546"/>
      <w:bookmarkStart w:id="240" w:name="_Toc376441547"/>
      <w:bookmarkStart w:id="241" w:name="_Toc376441548"/>
      <w:bookmarkStart w:id="242" w:name="_Toc376441549"/>
      <w:bookmarkStart w:id="243" w:name="_Toc376441550"/>
      <w:bookmarkStart w:id="244" w:name="_Toc376441551"/>
      <w:bookmarkStart w:id="245" w:name="_Toc376441552"/>
      <w:bookmarkStart w:id="246" w:name="_Toc376441553"/>
      <w:bookmarkStart w:id="247" w:name="_Toc376441554"/>
      <w:bookmarkStart w:id="248" w:name="_Toc376441555"/>
      <w:bookmarkStart w:id="249" w:name="_Toc376441556"/>
      <w:bookmarkStart w:id="250" w:name="_Toc376441557"/>
      <w:bookmarkStart w:id="251" w:name="_Toc376441558"/>
      <w:bookmarkStart w:id="252" w:name="_Toc376441559"/>
      <w:bookmarkStart w:id="253" w:name="_Toc376441560"/>
      <w:bookmarkStart w:id="254" w:name="_Toc376441561"/>
      <w:bookmarkStart w:id="255" w:name="_Toc365363870"/>
      <w:bookmarkStart w:id="256" w:name="_Toc365363922"/>
      <w:bookmarkStart w:id="257" w:name="_Toc365363980"/>
      <w:bookmarkStart w:id="258" w:name="_Toc365528299"/>
      <w:bookmarkStart w:id="259" w:name="_Toc376441562"/>
      <w:bookmarkStart w:id="260" w:name="_Toc365363871"/>
      <w:bookmarkStart w:id="261" w:name="_Toc365363923"/>
      <w:bookmarkStart w:id="262" w:name="_Toc365363981"/>
      <w:bookmarkStart w:id="263" w:name="_Toc365528300"/>
      <w:bookmarkStart w:id="264" w:name="_Toc376441563"/>
      <w:bookmarkStart w:id="265" w:name="_Toc365363872"/>
      <w:bookmarkStart w:id="266" w:name="_Toc365363924"/>
      <w:bookmarkStart w:id="267" w:name="_Toc365363982"/>
      <w:bookmarkStart w:id="268" w:name="_Toc365528301"/>
      <w:bookmarkStart w:id="269" w:name="_Toc376441564"/>
      <w:bookmarkStart w:id="270" w:name="_Toc365363873"/>
      <w:bookmarkStart w:id="271" w:name="_Toc365363925"/>
      <w:bookmarkStart w:id="272" w:name="_Toc365363983"/>
      <w:bookmarkStart w:id="273" w:name="_Toc365528302"/>
      <w:bookmarkStart w:id="274" w:name="_Toc376441565"/>
      <w:bookmarkStart w:id="275" w:name="_Toc365363874"/>
      <w:bookmarkStart w:id="276" w:name="_Toc365363926"/>
      <w:bookmarkStart w:id="277" w:name="_Toc365363984"/>
      <w:bookmarkStart w:id="278" w:name="_Toc365528303"/>
      <w:bookmarkStart w:id="279" w:name="_Toc376441566"/>
      <w:bookmarkStart w:id="280" w:name="_Toc365363875"/>
      <w:bookmarkStart w:id="281" w:name="_Toc365363927"/>
      <w:bookmarkStart w:id="282" w:name="_Toc365363985"/>
      <w:bookmarkStart w:id="283" w:name="_Toc365528304"/>
      <w:bookmarkStart w:id="284" w:name="_Toc376441567"/>
      <w:bookmarkStart w:id="285" w:name="_Toc365363876"/>
      <w:bookmarkStart w:id="286" w:name="_Toc365363928"/>
      <w:bookmarkStart w:id="287" w:name="_Toc365363986"/>
      <w:bookmarkStart w:id="288" w:name="_Toc365528305"/>
      <w:bookmarkStart w:id="289" w:name="_Toc376441568"/>
      <w:bookmarkStart w:id="290" w:name="_Toc365363877"/>
      <w:bookmarkStart w:id="291" w:name="_Toc365363929"/>
      <w:bookmarkStart w:id="292" w:name="_Toc365363987"/>
      <w:bookmarkStart w:id="293" w:name="_Toc365528306"/>
      <w:bookmarkStart w:id="294" w:name="_Toc376441569"/>
      <w:bookmarkStart w:id="295" w:name="_Toc365363878"/>
      <w:bookmarkStart w:id="296" w:name="_Toc365363930"/>
      <w:bookmarkStart w:id="297" w:name="_Toc365363988"/>
      <w:bookmarkStart w:id="298" w:name="_Toc365528307"/>
      <w:bookmarkStart w:id="299" w:name="_Toc376441570"/>
      <w:bookmarkStart w:id="300" w:name="_Toc138155211"/>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r>
        <w:t xml:space="preserve">Chemical Application </w:t>
      </w:r>
      <w:r w:rsidR="00A630A0">
        <w:t xml:space="preserve">&amp; </w:t>
      </w:r>
      <w:r>
        <w:t>Foliar Washoff</w:t>
      </w:r>
      <w:bookmarkEnd w:id="300"/>
    </w:p>
    <w:p w14:paraId="47B0ED12" w14:textId="77777777" w:rsidR="005F3AE6" w:rsidRDefault="00743C62" w:rsidP="00DE5E78">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E5E78">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E5E78">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E5E78">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E5E78">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E5E78">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E5E78">
      <w:pPr>
        <w:pStyle w:val="ListParagraph"/>
        <w:numPr>
          <w:ilvl w:val="0"/>
          <w:numId w:val="27"/>
        </w:numPr>
      </w:pPr>
      <w:r>
        <w:t>Increasing to a depth - Pesticide is distributed to user-specified depth, linearly increasing with depth.</w:t>
      </w:r>
    </w:p>
    <w:p w14:paraId="3F2DD7FF" w14:textId="77777777" w:rsidR="00C51A9A" w:rsidRDefault="00C51A9A" w:rsidP="00DE5E78">
      <w:pPr>
        <w:pStyle w:val="ListParagraph"/>
        <w:numPr>
          <w:ilvl w:val="0"/>
          <w:numId w:val="27"/>
        </w:numPr>
      </w:pPr>
      <w:r>
        <w:t>Decreasing to a depth - Pesticide is distributed to user-specified depth, linearly decreasing with depth.</w:t>
      </w:r>
    </w:p>
    <w:p w14:paraId="5CC431D8" w14:textId="77777777" w:rsidR="005F3AE6" w:rsidRDefault="00C51A9A" w:rsidP="00DE5E78">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DE5E78"/>
    <w:p w14:paraId="01A30363" w14:textId="65C59978" w:rsidR="006B0926" w:rsidRDefault="006B0926" w:rsidP="00DE5E78"/>
    <w:p w14:paraId="689D8CC0" w14:textId="1880CDE9" w:rsidR="006B0926" w:rsidRDefault="006B0926" w:rsidP="00DE5E78"/>
    <w:p w14:paraId="168B8447" w14:textId="073435DE" w:rsidR="006B0926" w:rsidRDefault="006B0926" w:rsidP="00DE5E78">
      <w:pPr>
        <w:pStyle w:val="Heading2"/>
      </w:pPr>
      <w:bookmarkStart w:id="301" w:name="_Toc138155212"/>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301"/>
    </w:p>
    <w:p w14:paraId="015E5803" w14:textId="76370BC0" w:rsidR="006B0926" w:rsidRDefault="006B0926" w:rsidP="00DE5E78">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w:t>
      </w:r>
      <w:r>
        <w:lastRenderedPageBreak/>
        <w:t xml:space="preserve">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le named rain_limit in PRZM5)</w:t>
      </w:r>
      <w:r w:rsidR="00494C06" w:rsidRPr="00CD61C6">
        <w:t xml:space="preserve"> occurs within the acceptable window  as indicated by the yellow shaded range (intolerable_rain_window in PRZM5). If a hard rain occurs within the range, then the program proposes a new application date that is one day forward from the original date (orange hash mark in figure).  If the hard rain still occurs within the acceptable window </w:t>
      </w:r>
      <w:bookmarkStart w:id="302" w:name="_Hlk49243233"/>
      <w:r w:rsidR="00494C06" w:rsidRPr="00CD61C6">
        <w:t>(yellow shaded range)</w:t>
      </w:r>
      <w:bookmarkEnd w:id="302"/>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(optimum_application_window in PRZM5)</w:t>
      </w:r>
      <w:r w:rsidR="00CD61C6">
        <w:t>, then the program uses the original date regardless of rainfall conditions.</w:t>
      </w:r>
    </w:p>
    <w:p w14:paraId="3AD120D0" w14:textId="77777777" w:rsidR="00CD61C6" w:rsidRDefault="00CD61C6" w:rsidP="00DE5E78"/>
    <w:p w14:paraId="1B6311C1" w14:textId="77777777" w:rsidR="006B0926" w:rsidRDefault="006B0926" w:rsidP="00DE5E78"/>
    <w:p w14:paraId="42ACE877" w14:textId="77777777" w:rsidR="006B0926" w:rsidRDefault="006B0926" w:rsidP="00DE5E78">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DE5E78">
      <w:pPr>
        <w:pStyle w:val="Caption"/>
      </w:pPr>
      <w:r>
        <w:t>Figure 4.4. Algorithm for choosing application date</w:t>
      </w:r>
    </w:p>
    <w:p w14:paraId="20681A58" w14:textId="5AA45FEC" w:rsidR="006B0926" w:rsidRDefault="006B0926" w:rsidP="00DE5E78"/>
    <w:p w14:paraId="6F00D4DF" w14:textId="2BD9B8A8" w:rsidR="006B0926" w:rsidRDefault="006B0926" w:rsidP="00DE5E78"/>
    <w:p w14:paraId="5A8DD308" w14:textId="77777777" w:rsidR="006B0926" w:rsidRDefault="006B0926" w:rsidP="00DE5E78"/>
    <w:p w14:paraId="5FC1520A" w14:textId="56CAE5F5" w:rsidR="00E57144" w:rsidRDefault="00E57144" w:rsidP="00DE5E78">
      <w:pPr>
        <w:pStyle w:val="Heading2"/>
      </w:pPr>
      <w:bookmarkStart w:id="303" w:name="_Toc138155213"/>
      <w:r>
        <w:t>Chemical Processes on Canopy</w:t>
      </w:r>
      <w:bookmarkEnd w:id="303"/>
    </w:p>
    <w:p w14:paraId="16753E26" w14:textId="72AC24EC" w:rsidR="00E57144" w:rsidRDefault="00E57144" w:rsidP="00DE5E78">
      <w:r>
        <w:t>Chemical degradation on the canopy is modeled as a first order process</w:t>
      </w:r>
      <w:r w:rsidR="00A325F2">
        <w:t xml:space="preserve"> </w:t>
      </w:r>
      <w:r>
        <w:t>and solved with analytical solutions</w:t>
      </w:r>
    </w:p>
    <w:p w14:paraId="6E4CB0EB" w14:textId="77777777" w:rsidR="00E57144" w:rsidRDefault="00E57144" w:rsidP="00DE5E78"/>
    <w:p w14:paraId="212FFCF5" w14:textId="4605C89B" w:rsidR="00E57144" w:rsidRDefault="00E57144" w:rsidP="00DE5E78">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DE5E78">
      <w:pPr>
        <w:pStyle w:val="Heading2"/>
      </w:pPr>
      <w:bookmarkStart w:id="304" w:name="_Toc138155214"/>
      <w:r>
        <w:lastRenderedPageBreak/>
        <w:t>Chemical Runoff &amp; Vertical Transport in Soil</w:t>
      </w:r>
      <w:bookmarkEnd w:id="304"/>
    </w:p>
    <w:p w14:paraId="19A7257C" w14:textId="77777777" w:rsidR="008D68F3" w:rsidRDefault="00E06673" w:rsidP="00DE5E78">
      <w:pPr>
        <w:pStyle w:val="Heading3"/>
      </w:pPr>
      <w:bookmarkStart w:id="305" w:name="_Toc138155215"/>
      <w:r>
        <w:t>Transport Model</w:t>
      </w:r>
      <w:bookmarkEnd w:id="305"/>
    </w:p>
    <w:p w14:paraId="3C55B7A6" w14:textId="1E2C860B" w:rsidR="008D68F3" w:rsidRDefault="008D68F3" w:rsidP="00DE5E78">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E5E78"/>
    <w:p w14:paraId="6B06FCE0" w14:textId="77777777" w:rsidR="00144674" w:rsidRPr="00144674" w:rsidRDefault="00CD47FA" w:rsidP="00DE5E78">
      <w:pPr>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DE5E78">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306" w:name="_Hlk64374976"/>
        <m:r>
          <m:rPr>
            <m:sty m:val="p"/>
          </m:rPr>
          <w:rPr>
            <w:rFonts w:ascii="Cambria Math" w:hAnsi="Cambria Math"/>
          </w:rPr>
          <m:t>∆</m:t>
        </m:r>
        <m:r>
          <w:rPr>
            <w:rFonts w:ascii="Cambria Math" w:hAnsi="Cambria Math"/>
          </w:rPr>
          <m:t>z</m:t>
        </m:r>
        <w:bookmarkEnd w:id="306"/>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DE5E78"/>
    <w:p w14:paraId="66259192" w14:textId="0379A9D9" w:rsidR="00CD47FA" w:rsidRPr="00CD47FA" w:rsidRDefault="00CD47FA" w:rsidP="00DE5E78">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Pr>
          <w:rFonts w:eastAsiaTheme="minorEastAsia"/>
        </w:rPr>
        <w:tab/>
      </w:r>
      <w:r>
        <w:t>(4-49)</w:t>
      </w:r>
    </w:p>
    <w:p w14:paraId="1872E3A6" w14:textId="77777777" w:rsidR="008D68F3" w:rsidRDefault="008D68F3" w:rsidP="00DE5E78"/>
    <w:p w14:paraId="418E2BF0" w14:textId="77777777" w:rsidR="00A325F2" w:rsidRDefault="008D68F3" w:rsidP="00DE5E78">
      <w:r w:rsidRPr="002E1265">
        <w:t>Where</w:t>
      </w:r>
      <w:r w:rsidRPr="002E1265">
        <w:tab/>
      </w:r>
    </w:p>
    <w:p w14:paraId="0A9404CA" w14:textId="557D435D" w:rsidR="008D68F3" w:rsidRDefault="008D68F3" w:rsidP="00DE5E78">
      <w:r w:rsidRPr="002E1265">
        <w:t>C = concentration in water (mass/volume)</w:t>
      </w:r>
    </w:p>
    <w:p w14:paraId="6B8876AC" w14:textId="77777777" w:rsidR="002D4DC2" w:rsidRPr="002E1265" w:rsidRDefault="002D4DC2" w:rsidP="00DE5E78">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E5E78">
      <w:r w:rsidRPr="002E1265">
        <w:t>S = sorbed concentration (mass/mass)</w:t>
      </w:r>
    </w:p>
    <w:p w14:paraId="6E7CA15C" w14:textId="215BE341" w:rsidR="00635DDE" w:rsidRDefault="00635DDE" w:rsidP="00DE5E78">
      <w:r w:rsidRPr="002E1265">
        <w:t>S</w:t>
      </w:r>
      <w:r w:rsidR="00A97F5F">
        <w:rPr>
          <w:vertAlign w:val="subscript"/>
        </w:rPr>
        <w:t>e</w:t>
      </w:r>
      <w:r w:rsidRPr="002E1265">
        <w:t xml:space="preserve"> = </w:t>
      </w:r>
      <w:r>
        <w:t xml:space="preserve">region 2 </w:t>
      </w:r>
      <w:r w:rsidRPr="002E1265">
        <w:t xml:space="preserve">sorbed concentration </w:t>
      </w:r>
      <w:r>
        <w:t>that would be at equilibrium with Region</w:t>
      </w:r>
      <w:r w:rsidR="00A97F5F">
        <w:t xml:space="preserve"> </w:t>
      </w:r>
      <w:r>
        <w:t>1</w:t>
      </w:r>
      <w:r w:rsidRPr="002E1265">
        <w:t>(mass/mass)</w:t>
      </w:r>
    </w:p>
    <w:p w14:paraId="3E472668" w14:textId="5D2A02B0" w:rsidR="00635DDE" w:rsidRDefault="00635DDE" w:rsidP="00DE5E78">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E5E78">
      <w:r>
        <w:t>G = concentration in gas phase (mass/volume)</w:t>
      </w:r>
    </w:p>
    <w:p w14:paraId="720C2362" w14:textId="77777777" w:rsidR="008D68F3" w:rsidRDefault="008D68F3" w:rsidP="00DE5E78">
      <w:r w:rsidRPr="002E1265">
        <w:t>V = volume of water in the compartment (volume)</w:t>
      </w:r>
    </w:p>
    <w:p w14:paraId="56B64F6D" w14:textId="77777777" w:rsidR="0005283B" w:rsidRPr="002E1265" w:rsidRDefault="0005283B" w:rsidP="00DE5E78">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E5E78">
      <w:r w:rsidRPr="002E1265">
        <w:t>M = mass of soil in compartment (mass)</w:t>
      </w:r>
    </w:p>
    <w:p w14:paraId="68D52C99" w14:textId="73E2991D" w:rsidR="00635DDE" w:rsidRPr="00635DDE" w:rsidRDefault="00635DDE" w:rsidP="00DE5E78">
      <w:r>
        <w:t>m</w:t>
      </w:r>
      <w:r w:rsidRPr="00635DDE">
        <w:rPr>
          <w:vertAlign w:val="subscript"/>
        </w:rPr>
        <w:t>2</w:t>
      </w:r>
      <w:r>
        <w:t xml:space="preserve"> =mass in nonequilibrium region</w:t>
      </w:r>
    </w:p>
    <w:p w14:paraId="551CD840" w14:textId="5718F408" w:rsidR="008D68F3" w:rsidRPr="002E1265" w:rsidRDefault="008D68F3" w:rsidP="00DE5E78">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E5E78">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E5E78">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E5E78">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E5E78">
      <w:r w:rsidRPr="002E1265">
        <w:t>E</w:t>
      </w:r>
      <w:r w:rsidRPr="002E1265">
        <w:rPr>
          <w:vertAlign w:val="subscript"/>
        </w:rPr>
        <w:t>z</w:t>
      </w:r>
      <w:r w:rsidRPr="002E1265">
        <w:t xml:space="preserve"> = eroded sediment flow intensity associated with depth z (mass/time/length)</w:t>
      </w:r>
    </w:p>
    <w:p w14:paraId="26F4D7FB" w14:textId="0D8DB7D0" w:rsidR="008D68F3" w:rsidRPr="002E1265" w:rsidRDefault="008D68F3" w:rsidP="00DE5E78">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E5E78">
      <w:r w:rsidRPr="002E1265">
        <w:t>D = dispersion coefficient (length</w:t>
      </w:r>
      <w:r w:rsidRPr="002E1265">
        <w:rPr>
          <w:vertAlign w:val="superscript"/>
        </w:rPr>
        <w:t>2</w:t>
      </w:r>
      <w:r w:rsidRPr="002E1265">
        <w:t>/time)</w:t>
      </w:r>
    </w:p>
    <w:p w14:paraId="3AA051E3" w14:textId="77777777" w:rsidR="008D68F3" w:rsidRPr="002E1265" w:rsidRDefault="008D68F3" w:rsidP="00DE5E78">
      <w:r w:rsidRPr="002E1265">
        <w:t>A = cross section area (length</w:t>
      </w:r>
      <w:r w:rsidRPr="002E1265">
        <w:rPr>
          <w:vertAlign w:val="superscript"/>
        </w:rPr>
        <w:t>2</w:t>
      </w:r>
      <w:r w:rsidRPr="002E1265">
        <w:t>)</w:t>
      </w:r>
    </w:p>
    <w:p w14:paraId="33725725" w14:textId="77777777" w:rsidR="008D68F3" w:rsidRDefault="008D68F3" w:rsidP="00DE5E78">
      <w:r w:rsidRPr="002E1265">
        <w:t>θ = water volume to total volume ratio, or porosity (volume/volume)</w:t>
      </w:r>
    </w:p>
    <w:p w14:paraId="4485EC93" w14:textId="77777777" w:rsidR="0005283B" w:rsidRPr="0005283B" w:rsidRDefault="0005283B" w:rsidP="00DE5E78">
      <w:r w:rsidRPr="0005283B">
        <w:t>θ</w:t>
      </w:r>
      <w:r w:rsidRPr="0005283B">
        <w:rPr>
          <w:vertAlign w:val="subscript"/>
        </w:rPr>
        <w:t>g</w:t>
      </w:r>
      <w:r w:rsidRPr="0005283B">
        <w:t xml:space="preserve"> = </w:t>
      </w:r>
      <w:r>
        <w:t>gas</w:t>
      </w:r>
      <w:r w:rsidRPr="0005283B">
        <w:t xml:space="preserve"> volume to total volume ratio, (volume/volume)</w:t>
      </w:r>
    </w:p>
    <w:p w14:paraId="60D19DD7" w14:textId="77777777" w:rsidR="0005283B" w:rsidRPr="002E1265" w:rsidRDefault="0005283B" w:rsidP="00DE5E78"/>
    <w:p w14:paraId="64A12429" w14:textId="77777777" w:rsidR="008D68F3" w:rsidRPr="002E1265" w:rsidRDefault="008D68F3" w:rsidP="00DE5E78">
      <w:r w:rsidRPr="002E1265">
        <w:sym w:font="Symbol" w:char="F044"/>
      </w:r>
      <w:r w:rsidRPr="002E1265">
        <w:t>z = compartment length in vertical dimension (</w:t>
      </w:r>
      <w:r w:rsidR="00812EE8">
        <w:t>length</w:t>
      </w:r>
      <w:r w:rsidRPr="002E1265">
        <w:t>)</w:t>
      </w:r>
    </w:p>
    <w:p w14:paraId="14F517AF" w14:textId="77777777" w:rsidR="008D68F3" w:rsidRDefault="008D68F3" w:rsidP="00DE5E78">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E5E78">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E5E78"/>
    <w:p w14:paraId="6BD3EBA7" w14:textId="4080C642" w:rsidR="00144674" w:rsidRDefault="00144674" w:rsidP="00DE5E78">
      <w:pPr>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DE5E78">
      <w:pPr>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DE5E78"/>
    <w:p w14:paraId="3E588DEC" w14:textId="2ABBC67E" w:rsidR="0047694D" w:rsidRDefault="0047694D" w:rsidP="00DE5E78">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DE5E78">
      <w:r>
        <w:t>N = Freundlich exponent for equilibrium region</w:t>
      </w:r>
      <w:r w:rsidR="00E06673" w:rsidRPr="002E1265">
        <w:t xml:space="preserve"> (dimensionless)</w:t>
      </w:r>
    </w:p>
    <w:p w14:paraId="2C25756B" w14:textId="77777777" w:rsidR="0005283B" w:rsidRDefault="00A97F5F" w:rsidP="00DE5E78">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DE5E78">
      <w:r>
        <w:lastRenderedPageBreak/>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E5E78">
      <w:r>
        <w:tab/>
      </w:r>
    </w:p>
    <w:p w14:paraId="41F43BCC" w14:textId="77777777" w:rsidR="00E06673" w:rsidRDefault="00E06673" w:rsidP="00DE5E78">
      <w:pPr>
        <w:pStyle w:val="Heading4"/>
      </w:pPr>
      <w:r>
        <w:t>Boundary Conditions</w:t>
      </w:r>
    </w:p>
    <w:p w14:paraId="51A6DADF" w14:textId="77777777" w:rsidR="00E06673" w:rsidRDefault="00E06673" w:rsidP="00DE5E78">
      <w:r>
        <w:t>The upper boundary conditions for aqueous transport are no advective chemical flux and no aqueous dispersive chemical flux. For the gas-phase, the condition is a zero concentration boundary that lies above a fixed gas layer. These conditions are described by the following</w:t>
      </w:r>
      <w:r w:rsidR="0012768F">
        <w:t xml:space="preserve"> equations</w:t>
      </w:r>
      <w:r>
        <w:t>:</w:t>
      </w:r>
    </w:p>
    <w:p w14:paraId="09278E15" w14:textId="77777777" w:rsidR="00E06673" w:rsidRDefault="00E06673" w:rsidP="00DE5E78"/>
    <w:p w14:paraId="4D8272C7" w14:textId="77777777" w:rsidR="00E06673" w:rsidRDefault="00E06673" w:rsidP="00DE5E78"/>
    <w:p w14:paraId="207A0A25" w14:textId="77777777" w:rsidR="00E06673" w:rsidRPr="00EF4B05" w:rsidRDefault="007F3027" w:rsidP="00DE5E78">
      <w:pPr>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DE5E78"/>
    <w:p w14:paraId="3962D910" w14:textId="77777777" w:rsidR="00E06673" w:rsidRPr="007F3027" w:rsidRDefault="007F3027" w:rsidP="00DE5E78">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DE5E78"/>
    <w:p w14:paraId="23A1736B" w14:textId="77777777" w:rsidR="00E06673" w:rsidRPr="007F3027" w:rsidRDefault="007F3027" w:rsidP="00DE5E78">
      <w:pPr>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DE5E78"/>
    <w:p w14:paraId="346CB8DB" w14:textId="77777777" w:rsidR="00E06673" w:rsidRDefault="00E06673" w:rsidP="00DE5E78">
      <w:r>
        <w:t>Where u = boundary layer thickness (see volatilization).</w:t>
      </w:r>
    </w:p>
    <w:p w14:paraId="49FC6880" w14:textId="77777777" w:rsidR="00E06673" w:rsidRDefault="00E06673" w:rsidP="00DE5E78">
      <w:r>
        <w:t xml:space="preserve">  </w:t>
      </w:r>
    </w:p>
    <w:p w14:paraId="7341C027" w14:textId="77777777" w:rsidR="00E06673" w:rsidRDefault="00E06673" w:rsidP="00DE5E78">
      <w:r>
        <w:t>The lower boundary is zero concentration for both gas and aqueous phase</w:t>
      </w:r>
    </w:p>
    <w:p w14:paraId="3C758736" w14:textId="77777777" w:rsidR="00E06673" w:rsidRDefault="00E06673" w:rsidP="00DE5E78"/>
    <w:p w14:paraId="03D103F4" w14:textId="77777777" w:rsidR="00E06673" w:rsidRDefault="007F3027" w:rsidP="00DE5E78">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DE5E78"/>
    <w:p w14:paraId="571982CD" w14:textId="77777777" w:rsidR="00E06673" w:rsidRDefault="007F3027" w:rsidP="00DE5E78">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DE5E78"/>
    <w:p w14:paraId="513ECF1E" w14:textId="77777777" w:rsidR="00E06673" w:rsidRDefault="007F3027" w:rsidP="00DE5E78">
      <w:pPr>
        <w:pStyle w:val="Heading4"/>
      </w:pPr>
      <w:r>
        <w:t>Split-</w:t>
      </w:r>
      <w:r w:rsidR="00E06673">
        <w:t>Operation</w:t>
      </w:r>
      <w:r w:rsidR="00D26667">
        <w:t xml:space="preserve"> Solution</w:t>
      </w:r>
    </w:p>
    <w:p w14:paraId="719C8A63" w14:textId="77777777" w:rsidR="00E06673" w:rsidRDefault="00750A90" w:rsidP="00DE5E78">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E5E78"/>
    <w:p w14:paraId="4EF85B3C" w14:textId="77777777" w:rsidR="00D26667" w:rsidRDefault="00D26667" w:rsidP="00DE5E78">
      <w:pPr>
        <w:pStyle w:val="Heading4"/>
      </w:pPr>
      <w:r>
        <w:t xml:space="preserve">Region 2 Mass Transfer </w:t>
      </w:r>
      <w:r w:rsidR="004C6ABA">
        <w:t>between</w:t>
      </w:r>
      <w:r>
        <w:t xml:space="preserve"> Equilibrium and Nonequilibrium Sites</w:t>
      </w:r>
    </w:p>
    <w:p w14:paraId="28D0FAA5" w14:textId="77777777" w:rsidR="00D26667" w:rsidRDefault="00D26667" w:rsidP="00DE5E78">
      <w:r>
        <w:t>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Region 1 is equal to same change in Region 2 except with a sign difference:</w:t>
      </w:r>
    </w:p>
    <w:p w14:paraId="742C4A5B" w14:textId="77777777" w:rsidR="00D26667" w:rsidRDefault="00D26667" w:rsidP="00DE5E78"/>
    <w:p w14:paraId="622D6AA9" w14:textId="77777777" w:rsidR="00D26667" w:rsidRDefault="007F3027" w:rsidP="00DE5E78">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DE5E78">
      <w:r>
        <w:t>or</w:t>
      </w:r>
    </w:p>
    <w:p w14:paraId="574CCE4B" w14:textId="77777777" w:rsidR="00750A90" w:rsidRDefault="00750A90" w:rsidP="00DE5E78"/>
    <w:p w14:paraId="3892F5ED" w14:textId="77777777" w:rsidR="00D26667" w:rsidRPr="007636ED" w:rsidRDefault="007F3027" w:rsidP="00DE5E78">
      <w:pPr>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DE5E78"/>
    <w:p w14:paraId="6018C03E" w14:textId="77777777" w:rsidR="00CF1525" w:rsidRDefault="00CF1525" w:rsidP="00DE5E78">
      <w:r>
        <w:t xml:space="preserve">For this step, the relation between Se and C is approximated as being constant and equal to </w:t>
      </w:r>
    </w:p>
    <w:p w14:paraId="30940508" w14:textId="77777777" w:rsidR="00CF1525" w:rsidRDefault="00CF1525" w:rsidP="00DE5E78"/>
    <w:p w14:paraId="3991DD12" w14:textId="77777777" w:rsidR="00CF1525" w:rsidRPr="007F3027" w:rsidRDefault="007F3027" w:rsidP="00DE5E78">
      <w:pPr>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DE5E78"/>
    <w:p w14:paraId="0618F1D4" w14:textId="77777777" w:rsidR="00CF1525" w:rsidRPr="007636ED" w:rsidRDefault="007F3027" w:rsidP="00DE5E78">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DE5E78"/>
    <w:p w14:paraId="145A9E50" w14:textId="77777777" w:rsidR="007636ED" w:rsidRDefault="007636ED" w:rsidP="00DE5E78"/>
    <w:p w14:paraId="737828AB" w14:textId="77777777" w:rsidR="007636ED" w:rsidRDefault="007F3027" w:rsidP="00DE5E78">
      <w:r>
        <w:rPr>
          <w:rFonts w:eastAsiaTheme="minorEastAsia"/>
        </w:rPr>
        <w:lastRenderedPageBreak/>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DE5E78"/>
    <w:p w14:paraId="13034D5E" w14:textId="08F77C5A" w:rsidR="007636ED" w:rsidRDefault="007F3027" w:rsidP="00DE5E78">
      <w:pPr>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DE5E78"/>
    <w:p w14:paraId="408D6A1F" w14:textId="77777777" w:rsidR="007636ED" w:rsidRDefault="007636ED" w:rsidP="00DE5E78">
      <w:r>
        <w:t>Thes</w:t>
      </w:r>
      <w:r w:rsidR="00073637">
        <w:t>e</w:t>
      </w:r>
      <w:r>
        <w:t xml:space="preserve"> equations can then be rearranged into the generic form</w:t>
      </w:r>
    </w:p>
    <w:p w14:paraId="0C2D011B" w14:textId="77777777" w:rsidR="007636ED" w:rsidRPr="007636ED" w:rsidRDefault="007636ED" w:rsidP="00DE5E78">
      <w:pPr>
        <w:rPr>
          <w:sz w:val="24"/>
        </w:rPr>
      </w:pPr>
      <w:r w:rsidRPr="007636ED">
        <w:rPr>
          <w:sz w:val="24"/>
        </w:rPr>
        <w:tab/>
      </w:r>
      <w:r w:rsidRPr="007636ED">
        <w:object w:dxaOrig="1579" w:dyaOrig="620" w14:anchorId="2E16D822">
          <v:shape id="_x0000_i1032" type="#_x0000_t75" style="width:1in;height:28.2pt" o:ole="">
            <v:imagedata r:id="rId33" o:title=""/>
          </v:shape>
          <o:OLEObject Type="Embed" ProgID="Equation.3" ShapeID="_x0000_i1032" DrawAspect="Content" ObjectID="_1748947980" r:id="rId34"/>
        </w:object>
      </w:r>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DE5E78"/>
    <w:p w14:paraId="75186880" w14:textId="77777777" w:rsidR="007636ED" w:rsidRDefault="007636ED" w:rsidP="00DE5E78">
      <w:pPr>
        <w:rPr>
          <w:sz w:val="24"/>
        </w:rPr>
      </w:pPr>
      <w:r w:rsidRPr="007636ED">
        <w:rPr>
          <w:sz w:val="24"/>
        </w:rPr>
        <w:tab/>
      </w:r>
      <w:r w:rsidRPr="007636ED">
        <w:object w:dxaOrig="1560" w:dyaOrig="620" w14:anchorId="3D6E57AF">
          <v:shape id="_x0000_i1033" type="#_x0000_t75" style="width:1in;height:28.2pt" o:ole="">
            <v:imagedata r:id="rId35" o:title=""/>
          </v:shape>
          <o:OLEObject Type="Embed" ProgID="Equation.3" ShapeID="_x0000_i1033" DrawAspect="Content" ObjectID="_1748947981" r:id="rId36"/>
        </w:object>
      </w:r>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DE5E78"/>
    <w:p w14:paraId="446DDA61" w14:textId="77777777" w:rsidR="007636ED" w:rsidRPr="007636ED" w:rsidRDefault="007636ED" w:rsidP="00DE5E78">
      <w:r w:rsidRPr="007636ED">
        <w:t>Equations (47) and (48) have the solution:</w:t>
      </w:r>
    </w:p>
    <w:p w14:paraId="7FA4A966" w14:textId="77777777" w:rsidR="007636ED" w:rsidRPr="007636ED" w:rsidRDefault="007636ED" w:rsidP="00DE5E78"/>
    <w:p w14:paraId="6B03AA5C" w14:textId="77777777" w:rsidR="007636ED" w:rsidRPr="007636ED" w:rsidRDefault="007636ED" w:rsidP="00DE5E78">
      <w:pPr>
        <w:rPr>
          <w:sz w:val="24"/>
        </w:rPr>
      </w:pPr>
      <w:r w:rsidRPr="007636ED">
        <w:rPr>
          <w:sz w:val="24"/>
        </w:rPr>
        <w:tab/>
      </w:r>
      <w:r w:rsidRPr="007636ED">
        <w:object w:dxaOrig="1800" w:dyaOrig="360" w14:anchorId="4D26AB6A">
          <v:shape id="_x0000_i1034" type="#_x0000_t75" style="width:93.6pt;height:21.6pt" o:ole="">
            <v:imagedata r:id="rId37" o:title=""/>
          </v:shape>
          <o:OLEObject Type="Embed" ProgID="Equation.3" ShapeID="_x0000_i1034" DrawAspect="Content" ObjectID="_1748947982" r:id="rId38"/>
        </w:object>
      </w:r>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DE5E78"/>
    <w:p w14:paraId="7A527652" w14:textId="77777777" w:rsidR="007636ED" w:rsidRDefault="007636ED" w:rsidP="00DE5E78">
      <w:pPr>
        <w:rPr>
          <w:sz w:val="24"/>
        </w:rPr>
      </w:pPr>
      <w:r w:rsidRPr="007636ED">
        <w:rPr>
          <w:sz w:val="24"/>
        </w:rPr>
        <w:tab/>
      </w:r>
      <w:r w:rsidRPr="007636ED">
        <w:object w:dxaOrig="3580" w:dyaOrig="620" w14:anchorId="5F8AEF5A">
          <v:shape id="_x0000_i1035" type="#_x0000_t75" style="width:180pt;height:28.2pt" o:ole="">
            <v:imagedata r:id="rId39" o:title=""/>
          </v:shape>
          <o:OLEObject Type="Embed" ProgID="Equation.3" ShapeID="_x0000_i1035" DrawAspect="Content" ObjectID="_1748947983" r:id="rId40"/>
        </w:object>
      </w:r>
      <w:r w:rsidRPr="007636ED">
        <w:rPr>
          <w:sz w:val="24"/>
        </w:rPr>
        <w:tab/>
        <w:t>(</w:t>
      </w:r>
      <w:r w:rsidR="006717B7">
        <w:rPr>
          <w:sz w:val="24"/>
        </w:rPr>
        <w:t>4-</w:t>
      </w:r>
      <w:r w:rsidR="007F3027">
        <w:rPr>
          <w:sz w:val="24"/>
        </w:rPr>
        <w:t>66</w:t>
      </w:r>
      <w:r w:rsidRPr="007636ED">
        <w:rPr>
          <w:sz w:val="24"/>
        </w:rPr>
        <w:t>)</w:t>
      </w:r>
    </w:p>
    <w:p w14:paraId="4892321B" w14:textId="77777777" w:rsidR="007636ED" w:rsidRPr="007636ED" w:rsidRDefault="007636ED" w:rsidP="00DE5E78"/>
    <w:p w14:paraId="2B991BA3" w14:textId="77777777" w:rsidR="007636ED" w:rsidRPr="007636ED" w:rsidRDefault="007636ED" w:rsidP="00DE5E78">
      <w:r w:rsidRPr="007636ED">
        <w:t>where</w:t>
      </w:r>
    </w:p>
    <w:p w14:paraId="2BC61049" w14:textId="77777777" w:rsidR="007636ED" w:rsidRPr="007636ED" w:rsidRDefault="007F3027" w:rsidP="00DE5E78">
      <w:pPr>
        <w:rPr>
          <w:sz w:val="24"/>
        </w:rPr>
      </w:pPr>
      <w:r>
        <w:tab/>
      </w:r>
      <w:r w:rsidR="007636ED" w:rsidRPr="007636ED">
        <w:object w:dxaOrig="3600" w:dyaOrig="720" w14:anchorId="700D3479">
          <v:shape id="_x0000_i1036" type="#_x0000_t75" style="width:180pt;height:36pt" o:ole="">
            <v:imagedata r:id="rId41" o:title=""/>
          </v:shape>
          <o:OLEObject Type="Embed" ProgID="Equation.3" ShapeID="_x0000_i1036" DrawAspect="Content" ObjectID="_1748947984" r:id="rId42"/>
        </w:object>
      </w:r>
      <w:r w:rsidRPr="007636ED">
        <w:rPr>
          <w:sz w:val="24"/>
        </w:rPr>
        <w:tab/>
        <w:t>(</w:t>
      </w:r>
      <w:r>
        <w:rPr>
          <w:sz w:val="24"/>
        </w:rPr>
        <w:t>4-67</w:t>
      </w:r>
      <w:r w:rsidRPr="007636ED">
        <w:rPr>
          <w:sz w:val="24"/>
        </w:rPr>
        <w:t>)</w:t>
      </w:r>
    </w:p>
    <w:p w14:paraId="686B92B7" w14:textId="77777777" w:rsidR="007636ED" w:rsidRPr="007636ED" w:rsidRDefault="007F3027" w:rsidP="00DE5E78">
      <w:pPr>
        <w:rPr>
          <w:sz w:val="24"/>
        </w:rPr>
      </w:pPr>
      <w:r>
        <w:tab/>
      </w:r>
      <w:r w:rsidR="007636ED" w:rsidRPr="007636ED">
        <w:object w:dxaOrig="3620" w:dyaOrig="720" w14:anchorId="45A2EB8F">
          <v:shape id="_x0000_i1037" type="#_x0000_t75" style="width:180pt;height:36pt" o:ole="">
            <v:imagedata r:id="rId43" o:title=""/>
          </v:shape>
          <o:OLEObject Type="Embed" ProgID="Equation.3" ShapeID="_x0000_i1037" DrawAspect="Content" ObjectID="_1748947985" r:id="rId44"/>
        </w:object>
      </w:r>
      <w:r w:rsidRPr="007636ED">
        <w:rPr>
          <w:sz w:val="24"/>
        </w:rPr>
        <w:tab/>
        <w:t>(</w:t>
      </w:r>
      <w:r>
        <w:rPr>
          <w:sz w:val="24"/>
        </w:rPr>
        <w:t>4-68</w:t>
      </w:r>
      <w:r w:rsidRPr="007636ED">
        <w:rPr>
          <w:sz w:val="24"/>
        </w:rPr>
        <w:t>)</w:t>
      </w:r>
    </w:p>
    <w:p w14:paraId="01E85A4A" w14:textId="77777777" w:rsidR="007636ED" w:rsidRPr="007636ED" w:rsidRDefault="007636ED" w:rsidP="00DE5E78"/>
    <w:p w14:paraId="49DC7A43" w14:textId="77777777" w:rsidR="007636ED" w:rsidRPr="007636ED" w:rsidRDefault="007F3027" w:rsidP="00DE5E78">
      <w:pPr>
        <w:rPr>
          <w:sz w:val="24"/>
        </w:rPr>
      </w:pPr>
      <w:r>
        <w:tab/>
      </w:r>
      <w:r w:rsidR="007636ED" w:rsidRPr="007636ED">
        <w:object w:dxaOrig="3360" w:dyaOrig="760" w14:anchorId="1633B27B">
          <v:shape id="_x0000_i1038" type="#_x0000_t75" style="width:165.6pt;height:36pt" o:ole="">
            <v:imagedata r:id="rId45" o:title=""/>
          </v:shape>
          <o:OLEObject Type="Embed" ProgID="Equation.3" ShapeID="_x0000_i1038" DrawAspect="Content" ObjectID="_1748947986" r:id="rId46"/>
        </w:object>
      </w:r>
      <w:r w:rsidRPr="007636ED">
        <w:rPr>
          <w:sz w:val="24"/>
        </w:rPr>
        <w:tab/>
        <w:t>(</w:t>
      </w:r>
      <w:r>
        <w:rPr>
          <w:sz w:val="24"/>
        </w:rPr>
        <w:t>4-69</w:t>
      </w:r>
      <w:r w:rsidRPr="007636ED">
        <w:rPr>
          <w:sz w:val="24"/>
        </w:rPr>
        <w:t>)</w:t>
      </w:r>
    </w:p>
    <w:p w14:paraId="2A4B2AB8" w14:textId="77777777" w:rsidR="007636ED" w:rsidRPr="007636ED" w:rsidRDefault="007636ED" w:rsidP="00DE5E78"/>
    <w:p w14:paraId="20B29F2D" w14:textId="77777777" w:rsidR="007636ED" w:rsidRPr="007636ED" w:rsidRDefault="007F3027" w:rsidP="00DE5E78">
      <w:pPr>
        <w:rPr>
          <w:sz w:val="24"/>
        </w:rPr>
      </w:pPr>
      <w:r>
        <w:tab/>
      </w:r>
      <w:r w:rsidR="007636ED" w:rsidRPr="007636ED">
        <w:object w:dxaOrig="3240" w:dyaOrig="760" w14:anchorId="5852D0E1">
          <v:shape id="_x0000_i1039" type="#_x0000_t75" style="width:165.6pt;height:36pt" o:ole="">
            <v:imagedata r:id="rId47" o:title=""/>
          </v:shape>
          <o:OLEObject Type="Embed" ProgID="Equation.3" ShapeID="_x0000_i1039" DrawAspect="Content" ObjectID="_1748947987" r:id="rId48"/>
        </w:object>
      </w:r>
      <w:r w:rsidRPr="007636ED">
        <w:rPr>
          <w:sz w:val="24"/>
        </w:rPr>
        <w:tab/>
        <w:t>(</w:t>
      </w:r>
      <w:r>
        <w:rPr>
          <w:sz w:val="24"/>
        </w:rPr>
        <w:t>4-70</w:t>
      </w:r>
      <w:r w:rsidRPr="007636ED">
        <w:rPr>
          <w:sz w:val="24"/>
        </w:rPr>
        <w:t>)</w:t>
      </w:r>
    </w:p>
    <w:p w14:paraId="7F913C03" w14:textId="77777777" w:rsidR="007636ED" w:rsidRDefault="007636ED" w:rsidP="00DE5E78"/>
    <w:p w14:paraId="01B847EA" w14:textId="77777777" w:rsidR="007636ED" w:rsidRDefault="007636ED" w:rsidP="00DE5E78"/>
    <w:p w14:paraId="15AB8333" w14:textId="77777777" w:rsidR="00E06673" w:rsidRDefault="00E06673" w:rsidP="00DE5E78"/>
    <w:p w14:paraId="6FD4EEEE" w14:textId="10D17205" w:rsidR="00E06673" w:rsidRDefault="00E06673" w:rsidP="00DE5E78">
      <w:pPr>
        <w:pStyle w:val="Heading4"/>
      </w:pPr>
      <w:r>
        <w:t xml:space="preserve">Sub-daily Time </w:t>
      </w:r>
      <w:r w:rsidR="0012768F">
        <w:t>S</w:t>
      </w:r>
      <w:r>
        <w:t>tep</w:t>
      </w:r>
    </w:p>
    <w:p w14:paraId="44630011" w14:textId="77777777" w:rsidR="00E06673" w:rsidRPr="002E1265" w:rsidRDefault="00E06673" w:rsidP="00DE5E78"/>
    <w:p w14:paraId="25065ADA" w14:textId="77777777" w:rsidR="008D68F3" w:rsidRDefault="008D68F3" w:rsidP="00DE5E78">
      <w:r w:rsidRPr="002E1265">
        <w:t>We can also define an effective linearized sorption coefficient that can facilitate solutions later:</w:t>
      </w:r>
    </w:p>
    <w:p w14:paraId="3621BCE6" w14:textId="77777777" w:rsidR="008C0F8C" w:rsidRDefault="008C0F8C" w:rsidP="00DE5E78"/>
    <w:p w14:paraId="47588F02" w14:textId="5D4ACAD9" w:rsidR="008C0F8C" w:rsidRDefault="008C0F8C" w:rsidP="00DE5E78">
      <w:pPr>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DE5E78"/>
    <w:p w14:paraId="095667A0" w14:textId="77777777" w:rsidR="008D68F3" w:rsidRPr="002E1265" w:rsidRDefault="008D68F3" w:rsidP="00DE5E78">
      <w:r w:rsidRPr="002E1265">
        <w:t>Where K</w:t>
      </w:r>
      <w:r w:rsidRPr="002E1265">
        <w:rPr>
          <w:vertAlign w:val="subscript"/>
        </w:rPr>
        <w:t>d,C</w:t>
      </w:r>
      <w:r w:rsidRPr="002E1265">
        <w:t xml:space="preserve"> is the effective sorption coefficient (volume/mass).</w:t>
      </w:r>
    </w:p>
    <w:p w14:paraId="52D22231" w14:textId="77777777" w:rsidR="008D68F3" w:rsidRDefault="008D68F3" w:rsidP="00DE5E78"/>
    <w:p w14:paraId="62768D10" w14:textId="77777777" w:rsidR="0005283B" w:rsidRDefault="0005283B" w:rsidP="00DE5E78">
      <w:r>
        <w:t>G</w:t>
      </w:r>
      <w:r w:rsidRPr="0005283B">
        <w:t>as partitioning is modeled with a Henry's Law Coefficient</w:t>
      </w:r>
    </w:p>
    <w:p w14:paraId="61213CF8" w14:textId="77777777" w:rsidR="00B16BBC" w:rsidRDefault="00B16BBC" w:rsidP="00DE5E78"/>
    <w:p w14:paraId="62F6DB5A" w14:textId="4E4E543D" w:rsidR="008C0F8C" w:rsidRDefault="008C0F8C" w:rsidP="00DE5E78">
      <w:r>
        <w:lastRenderedPageBreak/>
        <w:tab/>
      </w:r>
      <m:oMath>
        <m:r>
          <w:rPr>
            <w:rFonts w:ascii="Cambria Math" w:hAnsi="Cambria Math"/>
          </w:rPr>
          <m:t>G=HC</m:t>
        </m:r>
      </m:oMath>
      <w:r>
        <w:t xml:space="preserve"> </w:t>
      </w:r>
      <w:r>
        <w:tab/>
        <w:t>(4-72)</w:t>
      </w:r>
    </w:p>
    <w:p w14:paraId="532CDC4C" w14:textId="77777777" w:rsidR="00B16BBC" w:rsidRPr="008C0F8C" w:rsidRDefault="00B16BBC" w:rsidP="00DE5E78"/>
    <w:p w14:paraId="00B6A30F" w14:textId="77777777" w:rsidR="0005283B" w:rsidRDefault="0005283B" w:rsidP="00DE5E78">
      <w:r>
        <w:t>where H = Henry's law coefficient (dimensionless, volumetric reference)</w:t>
      </w:r>
    </w:p>
    <w:p w14:paraId="799A2E31" w14:textId="77777777" w:rsidR="0005283B" w:rsidRPr="002E1265" w:rsidRDefault="0005283B" w:rsidP="00DE5E78"/>
    <w:p w14:paraId="2AEB1367" w14:textId="77777777" w:rsidR="008D68F3" w:rsidRDefault="008D68F3" w:rsidP="00DE5E78">
      <w:r w:rsidRPr="002E1265">
        <w:t>Making substitutions, dividing by total volume, and noting that θ and K</w:t>
      </w:r>
      <w:r w:rsidRPr="002E1265">
        <w:rPr>
          <w:vertAlign w:val="subscript"/>
        </w:rPr>
        <w:t>d,C</w:t>
      </w:r>
      <w:r w:rsidRPr="002E1265">
        <w:t xml:space="preserve"> vary with time gives:</w:t>
      </w:r>
    </w:p>
    <w:p w14:paraId="1693DB61" w14:textId="77777777" w:rsidR="008C0F8C" w:rsidRDefault="008C0F8C" w:rsidP="00DE5E78"/>
    <w:p w14:paraId="4153CC17" w14:textId="20FB3B5E" w:rsidR="008C0F8C" w:rsidRDefault="008C0F8C" w:rsidP="00DE5E78">
      <w:pPr>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DE5E78"/>
    <w:p w14:paraId="34067CC4" w14:textId="7F0EAF2D" w:rsidR="008D68F3" w:rsidRDefault="008D68F3" w:rsidP="00DE5E78">
      <w:r>
        <w:t>With an overall degradation term defined as</w:t>
      </w:r>
      <w:r w:rsidR="0012768F">
        <w:t>:</w:t>
      </w:r>
    </w:p>
    <w:p w14:paraId="5E034449" w14:textId="77777777" w:rsidR="00B16BBC" w:rsidRDefault="00B16BBC" w:rsidP="00DE5E78"/>
    <w:p w14:paraId="23CEDD27" w14:textId="673414A7" w:rsidR="008C0F8C" w:rsidRDefault="008C0F8C" w:rsidP="00DE5E78">
      <w:pPr>
        <w:rPr>
          <w:sz w:val="24"/>
          <w:szCs w:val="24"/>
        </w:rPr>
      </w:pPr>
      <w:r>
        <w:rPr>
          <w:rFonts w:eastAsiaTheme="minorEastAsia"/>
        </w:rPr>
        <w:tab/>
      </w:r>
      <w:bookmarkStart w:id="307"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307"/>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E5E78"/>
    <w:p w14:paraId="6400C5CC" w14:textId="77777777" w:rsidR="00894D0D" w:rsidRPr="00894D0D" w:rsidRDefault="008D68F3" w:rsidP="00DE5E78">
      <w:pPr>
        <w:rPr>
          <w:rFonts w:eastAsiaTheme="minorEastAsia"/>
        </w:rPr>
      </w:pPr>
      <w:r w:rsidRPr="002E1265">
        <w:t>Where</w:t>
      </w:r>
      <w:r w:rsidRPr="002E1265">
        <w:tab/>
      </w:r>
    </w:p>
    <w:p w14:paraId="5D1CA44D" w14:textId="772F1335" w:rsidR="00894D0D" w:rsidRDefault="00000000" w:rsidP="00DE5E78">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E5E78">
      <w:r w:rsidRPr="002E1265">
        <w:t>I = area-normalized infiltration flow at depth z (length/time), and</w:t>
      </w:r>
    </w:p>
    <w:p w14:paraId="5B792E6B" w14:textId="77777777" w:rsidR="008D68F3" w:rsidRPr="002E1265" w:rsidRDefault="008D68F3" w:rsidP="00DE5E78">
      <w:r w:rsidRPr="002E1265">
        <w:t>ρ</w:t>
      </w:r>
      <w:r w:rsidRPr="002E1265">
        <w:rPr>
          <w:vertAlign w:val="subscript"/>
        </w:rPr>
        <w:t xml:space="preserve">b </w:t>
      </w:r>
      <w:r w:rsidRPr="002E1265">
        <w:t>= bulk density (mas/volume).</w:t>
      </w:r>
    </w:p>
    <w:p w14:paraId="52F6A333" w14:textId="77777777" w:rsidR="008D68F3" w:rsidRPr="002E1265" w:rsidRDefault="008D68F3" w:rsidP="00DE5E78">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E5E78">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E5E78">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E5E78"/>
    <w:p w14:paraId="34CDFCF2" w14:textId="7FFDA824" w:rsidR="008D68F3" w:rsidRDefault="00B16BBC" w:rsidP="00DE5E78">
      <w:r w:rsidRPr="002E1265">
        <w:t>Discretizing the differential equation with a fully implicit temporal scheme gives</w:t>
      </w:r>
    </w:p>
    <w:p w14:paraId="6552BDAA" w14:textId="77777777" w:rsidR="00B16BBC" w:rsidRDefault="00B16BBC" w:rsidP="00DE5E78"/>
    <w:p w14:paraId="586E8E32" w14:textId="3E4BF1E2" w:rsidR="00B16BBC" w:rsidRDefault="00B16BBC" w:rsidP="00DE5E78">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DE5E78"/>
    <w:p w14:paraId="66804BB6" w14:textId="77777777" w:rsidR="00B16BBC" w:rsidRDefault="00B16BBC" w:rsidP="00DE5E78"/>
    <w:p w14:paraId="79CD83DF" w14:textId="32230E59" w:rsidR="00B16BBC" w:rsidRDefault="00000000" w:rsidP="00DE5E78">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DE5E78">
      <w:r>
        <w:t xml:space="preserve"> </w:t>
      </w:r>
      <w:r w:rsidR="00B16BBC">
        <w:tab/>
        <w:t>(4-76)</w:t>
      </w:r>
    </w:p>
    <w:p w14:paraId="34A4930E" w14:textId="77777777" w:rsidR="00FE48E1" w:rsidRPr="002E1265" w:rsidRDefault="00FE48E1" w:rsidP="00DE5E78"/>
    <w:p w14:paraId="28AA5548" w14:textId="77777777" w:rsidR="008D68F3" w:rsidRPr="002E1265" w:rsidRDefault="008D68F3" w:rsidP="00DE5E78">
      <w:pPr>
        <w:pStyle w:val="Heading4"/>
      </w:pPr>
      <w:r w:rsidRPr="002E1265">
        <w:t>Tridiagonal Coefficients</w:t>
      </w:r>
    </w:p>
    <w:p w14:paraId="299672CA" w14:textId="18DA525A" w:rsidR="008D68F3" w:rsidRDefault="008D68F3" w:rsidP="00DE5E78">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DE5E78">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DE5E78"/>
    <w:p w14:paraId="4CF2A302" w14:textId="77777777" w:rsidR="008D68F3" w:rsidRDefault="00413304" w:rsidP="00DE5E78">
      <w:r>
        <w:t>W</w:t>
      </w:r>
      <w:r w:rsidR="008D68F3">
        <w:t>here</w:t>
      </w:r>
      <w:r>
        <w:t xml:space="preserve"> the coefficients are defined as</w:t>
      </w:r>
    </w:p>
    <w:p w14:paraId="4BC7745E" w14:textId="1BF51A6E" w:rsidR="008348AD" w:rsidRDefault="008348AD" w:rsidP="00DE5E78">
      <w:r>
        <w:tab/>
      </w:r>
    </w:p>
    <w:p w14:paraId="1C863062" w14:textId="4DC40233" w:rsidR="008348AD" w:rsidRDefault="008348AD" w:rsidP="00DE5E78">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DE5E78"/>
    <w:p w14:paraId="241D6176" w14:textId="1B395FBE" w:rsidR="008348AD" w:rsidRDefault="008348AD" w:rsidP="00DE5E78">
      <w:pPr>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DE5E78"/>
    <w:p w14:paraId="7634E962" w14:textId="031AC42F" w:rsidR="008348AD" w:rsidRPr="008348AD" w:rsidRDefault="008348AD" w:rsidP="00DE5E78">
      <w:pPr>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DE5E78"/>
    <w:p w14:paraId="11E17247" w14:textId="34E4EF7B" w:rsidR="008348AD" w:rsidRDefault="008348AD" w:rsidP="00DE5E78">
      <w:pPr>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DE5E78"/>
    <w:p w14:paraId="1B763CEA" w14:textId="77777777" w:rsidR="00E372F1" w:rsidRPr="002E1265" w:rsidRDefault="00E372F1" w:rsidP="00DE5E78">
      <w:pPr>
        <w:pStyle w:val="Heading4"/>
      </w:pPr>
      <w:r w:rsidRPr="002E1265">
        <w:t>Predictor Corrector Method</w:t>
      </w:r>
    </w:p>
    <w:p w14:paraId="220BA6BD" w14:textId="77777777" w:rsidR="00073637" w:rsidRDefault="00E372F1" w:rsidP="00DE5E78">
      <w:r w:rsidRPr="002E1265">
        <w:t>When the Freundlich exponent is not equal to 1, an estimate must be made for the effective K</w:t>
      </w:r>
      <w:r w:rsidRPr="00FA24EE">
        <w:rPr>
          <w:vertAlign w:val="subscript"/>
        </w:rPr>
        <w:t>d</w:t>
      </w:r>
      <w:r w:rsidRPr="002E1265">
        <w:t xml:space="preserve"> at time = i+1.  This is accomplished by a predictor-corrector method sim</w:t>
      </w:r>
      <w:r w:rsidR="00FA24EE">
        <w:t>ilar to Douglas and Jones (1963</w:t>
      </w:r>
      <w:r w:rsidRPr="002E1265">
        <w:t>).  In this procedure, the current value of the effective K</w:t>
      </w:r>
      <w:r w:rsidRPr="002E1265">
        <w:rPr>
          <w:vertAlign w:val="subscript"/>
        </w:rPr>
        <w:t>d</w:t>
      </w:r>
      <w:r w:rsidRPr="002E1265">
        <w:t xml:space="preserve"> (at t = i) is used to predict a future concentration at a half time step (t = i+1/2) and the associated future effective K</w:t>
      </w:r>
      <w:r w:rsidRPr="00941B43">
        <w:rPr>
          <w:vertAlign w:val="subscript"/>
        </w:rPr>
        <w:t>d</w:t>
      </w:r>
      <w:r w:rsidRPr="002E1265">
        <w:t xml:space="preserve"> (t = i+1/2).  This half-step future K</w:t>
      </w:r>
      <w:r w:rsidRPr="00AE784F">
        <w:rPr>
          <w:vertAlign w:val="subscript"/>
        </w:rPr>
        <w:t>d</w:t>
      </w:r>
      <w:r w:rsidRPr="002E1265">
        <w:t xml:space="preserve"> is used in the corrector step to make a full time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E5E78">
      <w:pPr>
        <w:pStyle w:val="Heading4"/>
      </w:pPr>
      <w:r>
        <w:t>Subdaily time steps</w:t>
      </w:r>
    </w:p>
    <w:p w14:paraId="42C963C3" w14:textId="77777777" w:rsidR="00073637" w:rsidRDefault="00073637" w:rsidP="00DE5E78">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n a subdaily time step is used, the main</w:t>
      </w:r>
      <w:r>
        <w:t xml:space="preserve"> transport loop proceeds at the smaller specified time steps. </w:t>
      </w:r>
      <w:r w:rsidR="00AE784F">
        <w:t xml:space="preserve"> Hydrologic calculations (e.g, runoff) are simply direct fraction of total daily flow that are in proportion to the subdaily time step and are not impacted by these time steps.  </w:t>
      </w:r>
      <w:r>
        <w:t>Output is still recorded at the daily time steps.</w:t>
      </w:r>
    </w:p>
    <w:p w14:paraId="4304FA3E" w14:textId="77777777" w:rsidR="00073637" w:rsidRPr="00413304" w:rsidRDefault="00073637" w:rsidP="00DE5E78"/>
    <w:p w14:paraId="31010486" w14:textId="77777777" w:rsidR="005F3AE6" w:rsidRDefault="000D6359" w:rsidP="00DE5E78">
      <w:pPr>
        <w:pStyle w:val="Heading3"/>
      </w:pPr>
      <w:bookmarkStart w:id="308" w:name="_Toc138155216"/>
      <w:r>
        <w:t>Runoff Extraction of Chemical</w:t>
      </w:r>
      <w:bookmarkEnd w:id="308"/>
    </w:p>
    <w:p w14:paraId="65A8E9BD" w14:textId="4D8A7C99" w:rsidR="005F3AE6" w:rsidRDefault="000D6359" w:rsidP="00DE5E78">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E5E78"/>
    <w:p w14:paraId="73E1BA6B" w14:textId="3C0E4853" w:rsidR="005F3AE6" w:rsidRDefault="00660409" w:rsidP="00DE5E78">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DE5E78"/>
    <w:p w14:paraId="291DC0A7" w14:textId="77777777" w:rsidR="005F3AE6" w:rsidRDefault="000D6359" w:rsidP="00DE5E78">
      <w:r>
        <w:t xml:space="preserve">Where </w:t>
      </w:r>
      <w:r>
        <w:rPr>
          <w:i/>
        </w:rPr>
        <w:t>q</w:t>
      </w:r>
      <w:r w:rsidRPr="00C64C41">
        <w:rPr>
          <w:i/>
        </w:rPr>
        <w:t>(z)</w:t>
      </w:r>
      <w:r>
        <w:t xml:space="preserve"> = the runoff intensity at depth z (cm runoff/cm depth)</w:t>
      </w:r>
    </w:p>
    <w:p w14:paraId="75749471" w14:textId="77777777" w:rsidR="005F3AE6" w:rsidRDefault="000D6359" w:rsidP="00DE5E78">
      <w:r>
        <w:rPr>
          <w:i/>
        </w:rPr>
        <w:t>q</w:t>
      </w:r>
      <w:r>
        <w:rPr>
          <w:i/>
          <w:vertAlign w:val="subscript"/>
        </w:rPr>
        <w:t>0</w:t>
      </w:r>
      <w:r>
        <w:t xml:space="preserve"> = the hypothetical flow intensity at the surface (cm runoff/cm depth)</w:t>
      </w:r>
    </w:p>
    <w:p w14:paraId="146FA1B9" w14:textId="77777777" w:rsidR="005F3AE6" w:rsidRDefault="000D6359" w:rsidP="00DE5E78">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E5E78">
      <w:r>
        <w:tab/>
        <w:t>z = depth (cm)</w:t>
      </w:r>
    </w:p>
    <w:p w14:paraId="0F045D5E" w14:textId="77777777" w:rsidR="005F3AE6" w:rsidRDefault="005F3AE6" w:rsidP="00DE5E78"/>
    <w:p w14:paraId="357E9E50" w14:textId="19B8D5A6" w:rsidR="009F2ED6" w:rsidRDefault="000D6359" w:rsidP="00DE5E78">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E5E78"/>
    <w:p w14:paraId="00BE5372" w14:textId="77777777" w:rsidR="005F3AE6" w:rsidRDefault="00660409" w:rsidP="00DE5E78">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DE5E78"/>
    <w:p w14:paraId="67ABA0E3" w14:textId="03281064" w:rsidR="005F3AE6" w:rsidRDefault="000D6359" w:rsidP="00DE5E78">
      <w:r>
        <w:t xml:space="preserve">Where </w:t>
      </w:r>
      <w:r w:rsidR="00F477CB">
        <w:tab/>
      </w:r>
      <w:r w:rsidRPr="00C64C41">
        <w:rPr>
          <w:i/>
        </w:rPr>
        <w:t>F</w:t>
      </w:r>
      <w:r>
        <w:t xml:space="preserve"> = the fraction of runoff traveling through the soil (unitless)</w:t>
      </w:r>
    </w:p>
    <w:p w14:paraId="3E480409" w14:textId="77777777" w:rsidR="005F3AE6" w:rsidRDefault="000D6359" w:rsidP="00DE5E78">
      <w:r w:rsidRPr="002A6194">
        <w:rPr>
          <w:i/>
        </w:rPr>
        <w:t>Q</w:t>
      </w:r>
      <w:r w:rsidRPr="002A6194">
        <w:rPr>
          <w:i/>
          <w:vertAlign w:val="subscript"/>
        </w:rPr>
        <w:t>r</w:t>
      </w:r>
      <w:r>
        <w:t xml:space="preserve"> = runoff (cm)</w:t>
      </w:r>
    </w:p>
    <w:p w14:paraId="6BCFAE13" w14:textId="77777777" w:rsidR="005F3AE6" w:rsidRDefault="000D6359" w:rsidP="00DE5E78">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DE5E78"/>
    <w:p w14:paraId="13B6E5C5" w14:textId="7B71D16E" w:rsidR="005F3AE6" w:rsidRDefault="009F2ED6" w:rsidP="00DE5E78">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DE5E78">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DE5E78"/>
    <w:p w14:paraId="2CCCD86E" w14:textId="06CB1924" w:rsidR="005F3AE6" w:rsidRDefault="0034349C" w:rsidP="00DE5E78">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DE5E78"/>
    <w:p w14:paraId="5DA29B75" w14:textId="026F8A20" w:rsidR="005F3AE6" w:rsidRDefault="00660409" w:rsidP="00DE5E78">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DE5E78"/>
    <w:p w14:paraId="3675F2FA" w14:textId="0034BE33" w:rsidR="00E82D51" w:rsidRDefault="003D29B8" w:rsidP="00DE5E78">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E5E78"/>
    <w:p w14:paraId="57E354AD" w14:textId="32499FBD" w:rsidR="000A6814" w:rsidRDefault="003D29B8" w:rsidP="00DE5E78">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E5E78"/>
    <w:p w14:paraId="40946066" w14:textId="4CCA192D" w:rsidR="005F3AE6" w:rsidRDefault="000D6359" w:rsidP="00DE5E78">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Pr="004703FA">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E5E78"/>
    <w:p w14:paraId="7DA84154" w14:textId="77777777" w:rsidR="005F3AE6" w:rsidRDefault="000D6359" w:rsidP="00DE5E78">
      <w:pPr>
        <w:pStyle w:val="Heading3"/>
      </w:pPr>
      <w:bookmarkStart w:id="309" w:name="_Toc138155217"/>
      <w:r>
        <w:t>Erosion Extraction of Chemical</w:t>
      </w:r>
      <w:bookmarkEnd w:id="309"/>
    </w:p>
    <w:p w14:paraId="3ADF3E82" w14:textId="7A2FEFB9" w:rsidR="005F3AE6" w:rsidRDefault="000D6359" w:rsidP="00DE5E78">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E5E78"/>
    <w:p w14:paraId="0E297079" w14:textId="01E1F796" w:rsidR="005F3AE6" w:rsidRDefault="00660409" w:rsidP="00DE5E78">
      <w:r>
        <w:rPr>
          <w:rFonts w:eastAsiaTheme="minorEastAsia"/>
        </w:rPr>
        <w:lastRenderedPageBreak/>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DE5E78"/>
    <w:p w14:paraId="4F220541" w14:textId="77777777" w:rsidR="005F3AE6" w:rsidRDefault="000D6359" w:rsidP="00DE5E78">
      <w:r w:rsidRPr="00CE0FE7">
        <w:t xml:space="preserve">Where </w:t>
      </w:r>
      <w:r>
        <w:rPr>
          <w:i/>
        </w:rPr>
        <w:t>E</w:t>
      </w:r>
      <w:r w:rsidRPr="00C64C41">
        <w:rPr>
          <w:i/>
        </w:rPr>
        <w:t>(z)</w:t>
      </w:r>
      <w:r>
        <w:t xml:space="preserve"> = the erosion intensity at depth z (kg /cm)</w:t>
      </w:r>
    </w:p>
    <w:p w14:paraId="6730703E" w14:textId="77777777" w:rsidR="005F3AE6" w:rsidRDefault="000D6359" w:rsidP="00DE5E78">
      <w:r w:rsidRPr="00FE4F60">
        <w:rPr>
          <w:i/>
        </w:rPr>
        <w:t>M</w:t>
      </w:r>
      <w:r w:rsidRPr="00FE4F60">
        <w:rPr>
          <w:i/>
          <w:vertAlign w:val="subscript"/>
        </w:rPr>
        <w:t>e</w:t>
      </w:r>
      <w:r>
        <w:t xml:space="preserve"> = mass of eroding solids (kg)</w:t>
      </w:r>
    </w:p>
    <w:p w14:paraId="484EEE5D" w14:textId="77777777" w:rsidR="005F3AE6" w:rsidRDefault="000D6359" w:rsidP="00DE5E78">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E5E78">
      <w:r w:rsidRPr="002A6194">
        <w:rPr>
          <w:i/>
        </w:rPr>
        <w:t>D</w:t>
      </w:r>
      <w:r w:rsidRPr="00FE4F60">
        <w:rPr>
          <w:i/>
          <w:vertAlign w:val="subscript"/>
        </w:rPr>
        <w:t>e</w:t>
      </w:r>
      <w:r>
        <w:t xml:space="preserve"> = maximum depth erosion interaction (cm). </w:t>
      </w:r>
    </w:p>
    <w:p w14:paraId="0A567AF5" w14:textId="77777777" w:rsidR="00062E4A" w:rsidRDefault="00EE4CE7" w:rsidP="00DE5E78">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DE5E78">
      <w:pPr>
        <w:pStyle w:val="Heading2"/>
      </w:pPr>
      <w:bookmarkStart w:id="310" w:name="_Toc138155218"/>
      <w:r>
        <w:t>Chemical Vo</w:t>
      </w:r>
      <w:r w:rsidRPr="00975526">
        <w:t>l</w:t>
      </w:r>
      <w:r>
        <w:t>atilization</w:t>
      </w:r>
      <w:bookmarkEnd w:id="310"/>
    </w:p>
    <w:p w14:paraId="491D8BA3" w14:textId="004D0F32" w:rsidR="005F3AE6" w:rsidRDefault="00D8265B" w:rsidP="00DE5E78">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E5E78">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E5E78">
      <w:pPr>
        <w:pStyle w:val="ListParagraph"/>
        <w:numPr>
          <w:ilvl w:val="0"/>
          <w:numId w:val="29"/>
        </w:numPr>
      </w:pPr>
      <w:r>
        <w:t>Boundary layer transfer at soil-air interface</w:t>
      </w:r>
    </w:p>
    <w:p w14:paraId="080D46C3" w14:textId="77777777" w:rsidR="005F3AE6" w:rsidRDefault="008A101F" w:rsidP="00DE5E78">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E5E78">
      <w:pPr>
        <w:pStyle w:val="ListParagraph"/>
        <w:numPr>
          <w:ilvl w:val="0"/>
          <w:numId w:val="29"/>
        </w:numPr>
      </w:pPr>
      <w:r>
        <w:t>Pesticide mass transfer between plant (leaves) and surrounding atmosphere</w:t>
      </w:r>
    </w:p>
    <w:p w14:paraId="0D6410DB" w14:textId="77777777" w:rsidR="005F3AE6" w:rsidRDefault="008A101F" w:rsidP="00DE5E78">
      <w:pPr>
        <w:pStyle w:val="ListParagraph"/>
        <w:numPr>
          <w:ilvl w:val="0"/>
          <w:numId w:val="29"/>
        </w:numPr>
      </w:pPr>
      <w:r>
        <w:t>Soil temperature effects on pesticide volatilization</w:t>
      </w:r>
    </w:p>
    <w:p w14:paraId="52E768AB" w14:textId="77777777" w:rsidR="005F3AE6" w:rsidRDefault="00455EC6" w:rsidP="00DE5E78">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E5E78">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DE5E78">
      <w:pPr>
        <w:pStyle w:val="Heading3"/>
      </w:pPr>
      <w:bookmarkStart w:id="311" w:name="_Toc13815521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311"/>
    </w:p>
    <w:p w14:paraId="2AE48A68" w14:textId="77777777" w:rsidR="005F3AE6" w:rsidRDefault="00AF0A94" w:rsidP="00DE5E78">
      <w:pPr>
        <w:pStyle w:val="Heading4"/>
      </w:pPr>
      <w:r>
        <w:t>Surface boundary condition</w:t>
      </w:r>
    </w:p>
    <w:p w14:paraId="1C9E7214" w14:textId="77777777" w:rsidR="005F3AE6" w:rsidRDefault="00BF15E0" w:rsidP="00DE5E78">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E5E78"/>
    <w:p w14:paraId="46AC21BF" w14:textId="77777777" w:rsidR="005F3AE6" w:rsidRDefault="00B74393" w:rsidP="00DE5E78">
      <w:r>
        <w:lastRenderedPageBreak/>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E5E78"/>
    <w:p w14:paraId="4F3DFC29" w14:textId="191A8651" w:rsidR="005F3AE6" w:rsidRDefault="00AF0A94" w:rsidP="00DE5E78">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E5E78"/>
    <w:p w14:paraId="17FF8198" w14:textId="02200177" w:rsidR="005F3AE6" w:rsidRDefault="004703FA" w:rsidP="00DE5E78">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DE5E78"/>
    <w:p w14:paraId="401B6FBF" w14:textId="77777777" w:rsidR="005F3AE6" w:rsidRDefault="00051403" w:rsidP="00DE5E78">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E5E78">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E5E78">
      <w:r>
        <w:tab/>
        <w:t>A = cross-sectional area of soil column (cm</w:t>
      </w:r>
      <w:r w:rsidRPr="00E15F69">
        <w:rPr>
          <w:vertAlign w:val="superscript"/>
        </w:rPr>
        <w:t>2</w:t>
      </w:r>
      <w:r>
        <w:t>)</w:t>
      </w:r>
    </w:p>
    <w:p w14:paraId="359F9351" w14:textId="77777777" w:rsidR="005F3AE6" w:rsidRDefault="00E15F69" w:rsidP="00DE5E78">
      <w:r>
        <w:tab/>
        <w:t xml:space="preserve">d = </w:t>
      </w:r>
      <w:r w:rsidR="00D05E2E">
        <w:t>height</w:t>
      </w:r>
      <w:r>
        <w:t xml:space="preserve"> of stagnant air boundary layer (cm)</w:t>
      </w:r>
      <w:r w:rsidR="00275B67">
        <w:t>, assumed to be</w:t>
      </w:r>
      <w:r w:rsidR="00DE4EB0">
        <w:t xml:space="preserve"> 0.5 c</w:t>
      </w:r>
      <w:r w:rsidR="00275B67">
        <w:t>m (Wagenet and Biggar, 1987)</w:t>
      </w:r>
    </w:p>
    <w:p w14:paraId="45E35235" w14:textId="77777777" w:rsidR="005F3AE6" w:rsidRDefault="00E15F69" w:rsidP="00DE5E78">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E5E78">
      <w:r>
        <w:t>C</w:t>
      </w:r>
      <w:r w:rsidRPr="00E15F69">
        <w:rPr>
          <w:vertAlign w:val="subscript"/>
        </w:rPr>
        <w:t>g,d</w:t>
      </w:r>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E5E78">
      <w:pPr>
        <w:pStyle w:val="Heading4"/>
      </w:pPr>
      <w:r>
        <w:t>Volatilization Flux through Plant Canopy</w:t>
      </w:r>
    </w:p>
    <w:p w14:paraId="1327D011" w14:textId="0BEDB96D" w:rsidR="005F3AE6" w:rsidRDefault="007F1885" w:rsidP="00DE5E78">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E5E78"/>
    <w:p w14:paraId="7965C648" w14:textId="51A103B2" w:rsidR="005F3AE6" w:rsidRDefault="004703FA" w:rsidP="00DE5E78">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DE5E78"/>
    <w:p w14:paraId="5074BB81" w14:textId="77777777" w:rsidR="005F3AE6" w:rsidRDefault="00DA0CD7" w:rsidP="00DE5E78">
      <w:r>
        <w:t xml:space="preserve"> </w:t>
      </w:r>
      <w:r w:rsidR="00E3757C">
        <w:t>Where J</w:t>
      </w:r>
      <w:r w:rsidR="00E3757C" w:rsidRPr="00E3757C">
        <w:rPr>
          <w:vertAlign w:val="subscript"/>
        </w:rPr>
        <w:t>z</w:t>
      </w:r>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DE5E78">
      <w:r>
        <w:tab/>
        <w:t>dP/dz = pesticide concentration gradient (g m</w:t>
      </w:r>
      <w:r w:rsidRPr="00E3757C">
        <w:rPr>
          <w:vertAlign w:val="superscript"/>
        </w:rPr>
        <w:t>-2</w:t>
      </w:r>
      <w:r>
        <w:t>)</w:t>
      </w:r>
    </w:p>
    <w:p w14:paraId="1DC97864" w14:textId="77777777" w:rsidR="005F3AE6" w:rsidRDefault="00E3757C" w:rsidP="00DE5E78">
      <w:r>
        <w:tab/>
        <w:t>K</w:t>
      </w:r>
      <w:r w:rsidRPr="00E3757C">
        <w:rPr>
          <w:vertAlign w:val="subscript"/>
        </w:rPr>
        <w:t>z</w:t>
      </w:r>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DE5E78"/>
    <w:p w14:paraId="38FB7B82" w14:textId="77777777" w:rsidR="005F3AE6" w:rsidRDefault="00E16141" w:rsidP="00DE5E78">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K</w:t>
      </w:r>
      <w:r w:rsidR="00CB6300" w:rsidRPr="00CB6300">
        <w:rPr>
          <w:vertAlign w:val="subscript"/>
        </w:rPr>
        <w:t>z</w:t>
      </w:r>
      <w:r w:rsidR="006855A6">
        <w:t xml:space="preserve">, </w:t>
      </w:r>
      <w:r w:rsidR="00E93FF2">
        <w:t>which is</w:t>
      </w:r>
      <w:r w:rsidR="00CB6300">
        <w:t xml:space="preserve"> a function of height within the canopy</w:t>
      </w:r>
      <w:r w:rsidR="0058776E">
        <w:t xml:space="preserve"> (Mehlenbacher and Whitfield, 1977)</w:t>
      </w:r>
      <w:r w:rsidR="003B7ADD">
        <w:t>, so</w:t>
      </w:r>
      <w:r w:rsidR="007B6250">
        <w:t xml:space="preserve"> only the pesticide concentration gradient is needed for estimating J</w:t>
      </w:r>
      <w:r w:rsidR="007B6250" w:rsidRPr="007F1885">
        <w:rPr>
          <w:vertAlign w:val="subscript"/>
        </w:rPr>
        <w:t>z</w:t>
      </w:r>
      <w:r w:rsidR="007B6250">
        <w:t xml:space="preserve">(z).  </w:t>
      </w:r>
      <w:r w:rsidR="008878EC">
        <w:t>K</w:t>
      </w:r>
      <w:r w:rsidR="008878EC" w:rsidRPr="008878EC">
        <w:rPr>
          <w:vertAlign w:val="subscript"/>
        </w:rPr>
        <w:t>z</w:t>
      </w:r>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DE5E78">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DE5E78"/>
    <w:p w14:paraId="2E0ECFE1" w14:textId="53E53D7C" w:rsidR="005F3AE6" w:rsidRDefault="004703FA" w:rsidP="00DE5E78">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DE5E78"/>
    <w:p w14:paraId="6BF64B3B" w14:textId="1C749797" w:rsidR="005F3AE6" w:rsidRDefault="004703FA" w:rsidP="00DE5E78">
      <w:pPr>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DE5E78"/>
    <w:p w14:paraId="3D540D42" w14:textId="77777777" w:rsidR="005F3AE6" w:rsidRDefault="006855A6" w:rsidP="00DE5E78">
      <w:r>
        <w:t>Where K</w:t>
      </w:r>
      <w:r w:rsidRPr="00E9604F">
        <w:rPr>
          <w:vertAlign w:val="subscript"/>
        </w:rPr>
        <w:t>z</w:t>
      </w:r>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E5E78">
      <w:r>
        <w:tab/>
        <w:t>K</w:t>
      </w:r>
      <w:r w:rsidRPr="00E9604F">
        <w:rPr>
          <w:vertAlign w:val="subscript"/>
        </w:rPr>
        <w:t>z</w:t>
      </w:r>
      <w:r>
        <w:t>(z</w:t>
      </w:r>
      <w:r w:rsidRPr="00E9604F">
        <w:rPr>
          <w:vertAlign w:val="subscript"/>
        </w:rPr>
        <w:t>ch</w:t>
      </w:r>
      <w:r>
        <w:t>) = thermal eddy diffusivity at canopy height</w:t>
      </w:r>
      <w:r w:rsidR="00E47F58">
        <w:t xml:space="preserve"> z</w:t>
      </w:r>
      <w:r w:rsidR="00E47F58" w:rsidRPr="00E47F58">
        <w:rPr>
          <w:vertAlign w:val="subscript"/>
        </w:rPr>
        <w:t>ch</w:t>
      </w:r>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E5E78">
      <w:r>
        <w:tab/>
        <w:t>z</w:t>
      </w:r>
      <w:r w:rsidRPr="008F3238">
        <w:rPr>
          <w:vertAlign w:val="subscript"/>
        </w:rPr>
        <w:t>ch</w:t>
      </w:r>
      <w:r>
        <w:t xml:space="preserve"> = </w:t>
      </w:r>
      <w:r w:rsidR="00A203E2">
        <w:t xml:space="preserve">top of </w:t>
      </w:r>
      <w:r>
        <w:t>canopy height (m)</w:t>
      </w:r>
    </w:p>
    <w:p w14:paraId="2105AE7C" w14:textId="77777777" w:rsidR="005F3AE6" w:rsidRDefault="006855A6" w:rsidP="00DE5E78">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E5E78">
      <w:r>
        <w:tab/>
        <w:t>D = zero plane displacement height (m)</w:t>
      </w:r>
    </w:p>
    <w:p w14:paraId="0C615D9D" w14:textId="77777777" w:rsidR="005F3AE6" w:rsidRDefault="006855A6" w:rsidP="00DE5E78">
      <w:r>
        <w:tab/>
        <w:t>k = von Karman’s constant, 0.4</w:t>
      </w:r>
    </w:p>
    <w:p w14:paraId="0E50F9A0" w14:textId="77777777" w:rsidR="005F3AE6" w:rsidRDefault="006855A6" w:rsidP="00DE5E78">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E5E78">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E5E78">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E5E78">
      <w:r>
        <w:lastRenderedPageBreak/>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E5E78">
      <w:r>
        <w:tab/>
        <w:t>U</w:t>
      </w:r>
      <w:r w:rsidRPr="00E9604F">
        <w:rPr>
          <w:vertAlign w:val="subscript"/>
        </w:rPr>
        <w:t>ch</w:t>
      </w:r>
      <w:r>
        <w:t xml:space="preserve"> = wind at canopy height (m s</w:t>
      </w:r>
      <w:r w:rsidRPr="00E9604F">
        <w:rPr>
          <w:vertAlign w:val="superscript"/>
        </w:rPr>
        <w:t>-1</w:t>
      </w:r>
      <w:r>
        <w:t>)</w:t>
      </w:r>
    </w:p>
    <w:p w14:paraId="6E3FE9A1" w14:textId="77777777" w:rsidR="005F3AE6" w:rsidRDefault="005F3AE6" w:rsidP="00DE5E78"/>
    <w:p w14:paraId="24F2BBCD" w14:textId="77777777" w:rsidR="005F3AE6" w:rsidRDefault="001F3FA6" w:rsidP="00DE5E78">
      <w:pPr>
        <w:rPr>
          <w:rFonts w:eastAsiaTheme="minorEastAsia"/>
        </w:rPr>
      </w:pPr>
      <w:r>
        <w:t>In agricultural applications, the canopy height</w:t>
      </w:r>
      <w:r w:rsidR="000B1980">
        <w:t xml:space="preserve"> (z</w:t>
      </w:r>
      <w:r w:rsidR="000B1980" w:rsidRPr="000B1980">
        <w:rPr>
          <w:vertAlign w:val="subscript"/>
        </w:rPr>
        <w:t>ch</w:t>
      </w:r>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(U</w:t>
      </w:r>
      <w:r w:rsidRPr="001F3FA6">
        <w:rPr>
          <w:vertAlign w:val="subscript"/>
        </w:rPr>
        <w:t>ch</w:t>
      </w:r>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DE5E78">
      <w:pPr>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DE5E78"/>
    <w:p w14:paraId="2C28B827" w14:textId="77777777" w:rsidR="005F3AE6" w:rsidRDefault="00E5077E" w:rsidP="00DE5E78">
      <w:r>
        <w:t>Where  U</w:t>
      </w:r>
      <w:r w:rsidRPr="00AA3193">
        <w:rPr>
          <w:vertAlign w:val="subscript"/>
        </w:rPr>
        <w:t>r</w:t>
      </w:r>
      <w:r>
        <w:t xml:space="preserve"> = wind speed (m s</w:t>
      </w:r>
      <w:r w:rsidRPr="00AA3193">
        <w:rPr>
          <w:vertAlign w:val="superscript"/>
        </w:rPr>
        <w:t>-1</w:t>
      </w:r>
      <w:r>
        <w:t xml:space="preserve">) at </w:t>
      </w:r>
      <w:r w:rsidR="00AA3193">
        <w:t>z</w:t>
      </w:r>
      <w:r w:rsidRPr="00AA3193">
        <w:rPr>
          <w:vertAlign w:val="subscript"/>
        </w:rPr>
        <w:t>r</w:t>
      </w:r>
      <w:r w:rsidR="004D3542" w:rsidRPr="004D3542">
        <w:t>,</w:t>
      </w:r>
      <w:r w:rsidR="001A1CB8">
        <w:t xml:space="preserve"> retrieved from meteorological file</w:t>
      </w:r>
    </w:p>
    <w:p w14:paraId="312D6F2F" w14:textId="77777777" w:rsidR="005F3AE6" w:rsidRDefault="00B4622B" w:rsidP="00DE5E78">
      <w:pPr>
        <w:rPr>
          <w:rFonts w:eastAsiaTheme="minorEastAsia"/>
        </w:rPr>
      </w:pPr>
      <w:r>
        <w:t>z</w:t>
      </w:r>
      <w:r w:rsidRPr="008F3238">
        <w:rPr>
          <w:vertAlign w:val="subscript"/>
        </w:rPr>
        <w:t>ch</w:t>
      </w:r>
      <w:r>
        <w:t xml:space="preserve"> = top of canopy height (m)</w:t>
      </w:r>
    </w:p>
    <w:p w14:paraId="370F2EB3" w14:textId="77777777" w:rsidR="005F3AE6" w:rsidRDefault="00655DF1" w:rsidP="00DE5E78">
      <w:r>
        <w:t>D</w:t>
      </w:r>
      <w:r w:rsidRPr="00AA3193">
        <w:rPr>
          <w:vertAlign w:val="subscript"/>
        </w:rPr>
        <w:t>ch</w:t>
      </w:r>
      <w:r>
        <w:t xml:space="preserve"> = zero plane displacement height (m) associated with canopy </w:t>
      </w:r>
    </w:p>
    <w:p w14:paraId="5C7F4D96" w14:textId="77777777" w:rsidR="005F3AE6" w:rsidRDefault="00655DF1" w:rsidP="00DE5E78">
      <w:r>
        <w:t>z</w:t>
      </w:r>
      <w:r w:rsidRPr="00AA3193">
        <w:rPr>
          <w:vertAlign w:val="subscript"/>
        </w:rPr>
        <w:t>o,ch</w:t>
      </w:r>
      <w:r>
        <w:t xml:space="preserve"> = roughness length (m) associated with canopy </w:t>
      </w:r>
    </w:p>
    <w:p w14:paraId="1AD0550D" w14:textId="77777777" w:rsidR="005F3AE6" w:rsidRDefault="00655DF1" w:rsidP="00DE5E78">
      <w:r>
        <w:t>z</w:t>
      </w:r>
      <w:r w:rsidRPr="004D3542">
        <w:rPr>
          <w:vertAlign w:val="subscript"/>
        </w:rPr>
        <w:t>r</w:t>
      </w:r>
      <w:r>
        <w:t xml:space="preserve"> = reference height (m), assumed equal to 10.0 (for open flat terrain)</w:t>
      </w:r>
    </w:p>
    <w:p w14:paraId="455B9A3B" w14:textId="77777777" w:rsidR="005F3AE6" w:rsidRDefault="00E5077E" w:rsidP="00DE5E78">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E5E78">
      <w:r>
        <w:t>z</w:t>
      </w:r>
      <w:r w:rsidR="00E5077E" w:rsidRPr="00AA3193">
        <w:rPr>
          <w:vertAlign w:val="subscript"/>
        </w:rPr>
        <w:t>o,r</w:t>
      </w:r>
      <w:r w:rsidR="00E5077E">
        <w:t xml:space="preserve"> = roughness length (m) associated with measurement</w:t>
      </w:r>
      <w:r w:rsidR="00655DF1">
        <w:t>, assumed equal to 0.03 (for open flat terrain)</w:t>
      </w:r>
    </w:p>
    <w:p w14:paraId="256C6B26" w14:textId="77777777" w:rsidR="005F3AE6" w:rsidRDefault="005F3AE6" w:rsidP="00DE5E78"/>
    <w:p w14:paraId="4B574B19" w14:textId="77777777" w:rsidR="005F3AE6" w:rsidRDefault="00FC154C" w:rsidP="00DE5E78">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E5E78"/>
    <w:p w14:paraId="7781F574" w14:textId="424699E6" w:rsidR="005F3AE6" w:rsidRDefault="00EF5169" w:rsidP="00DE5E78">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DE5E78"/>
    <w:p w14:paraId="07389423" w14:textId="77777777" w:rsidR="005F3AE6" w:rsidRDefault="00EF5169" w:rsidP="00DE5E78">
      <w:r>
        <w:t>For tall crops, z</w:t>
      </w:r>
      <w:r w:rsidRPr="00EF5169">
        <w:rPr>
          <w:vertAlign w:val="subscript"/>
        </w:rPr>
        <w:t>o</w:t>
      </w:r>
      <w:r>
        <w:t xml:space="preserve"> is related to canopy height (z</w:t>
      </w:r>
      <w:r w:rsidRPr="00EF5169">
        <w:rPr>
          <w:vertAlign w:val="subscript"/>
        </w:rPr>
        <w:t>ch</w:t>
      </w:r>
      <w:r>
        <w:t>) by:</w:t>
      </w:r>
    </w:p>
    <w:p w14:paraId="2097B405" w14:textId="77777777" w:rsidR="00941B43" w:rsidRDefault="00941B43" w:rsidP="00DE5E78"/>
    <w:p w14:paraId="76E1EB38" w14:textId="2B45D45A" w:rsidR="005F3AE6" w:rsidRDefault="004703FA" w:rsidP="00DE5E78">
      <w:pPr>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DE5E78"/>
    <w:p w14:paraId="1637FCAE" w14:textId="5B130A87" w:rsidR="005F3AE6" w:rsidRDefault="001B185C" w:rsidP="00DE5E78">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For a wider range of crops and heights (0.02 m &lt; z</w:t>
      </w:r>
      <w:r w:rsidR="00376248" w:rsidRPr="00376248">
        <w:rPr>
          <w:vertAlign w:val="subscript"/>
        </w:rPr>
        <w:t>ch</w:t>
      </w:r>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DE5E78"/>
    <w:p w14:paraId="06540816" w14:textId="25DD1E06" w:rsidR="005F3AE6" w:rsidRDefault="004703FA" w:rsidP="00DE5E78">
      <w:pPr>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DE5E78"/>
    <w:p w14:paraId="48578787" w14:textId="77777777" w:rsidR="005F3AE6" w:rsidRDefault="00151447" w:rsidP="00DE5E78">
      <w:r>
        <w:t>In PRZM3 w</w:t>
      </w:r>
      <w:r w:rsidR="008F4872">
        <w:t xml:space="preserve">hen </w:t>
      </w:r>
      <w:r w:rsidR="008F2983">
        <w:t>z</w:t>
      </w:r>
      <w:r w:rsidR="008F2983" w:rsidRPr="00376248">
        <w:rPr>
          <w:vertAlign w:val="subscript"/>
        </w:rPr>
        <w:t>ch</w:t>
      </w:r>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z</w:t>
      </w:r>
      <w:r w:rsidR="008F4872" w:rsidRPr="008F4872">
        <w:rPr>
          <w:vertAlign w:val="subscript"/>
        </w:rPr>
        <w:t>ch</w:t>
      </w:r>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DE5E78"/>
    <w:p w14:paraId="01A08906" w14:textId="02FE8D11" w:rsidR="005F3AE6" w:rsidRDefault="004703FA" w:rsidP="00DE5E78">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DE5E78"/>
    <w:p w14:paraId="333E93AD" w14:textId="06C28128" w:rsidR="004703FA" w:rsidRDefault="000D1512" w:rsidP="00DE5E78">
      <w:r>
        <w:t xml:space="preserve">Where  </w:t>
      </w:r>
    </w:p>
    <w:p w14:paraId="20707413" w14:textId="77777777" w:rsidR="00412834" w:rsidRDefault="00412834" w:rsidP="00DE5E78">
      <w:r>
        <w:tab/>
        <w:t>T</w:t>
      </w:r>
      <w:r>
        <w:rPr>
          <w:vertAlign w:val="subscript"/>
        </w:rPr>
        <w:t>mean</w:t>
      </w:r>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E5E78">
      <w:r>
        <w:lastRenderedPageBreak/>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E5E78">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E5E78">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E5E78">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E5E78">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E5E78"/>
    <w:p w14:paraId="147DB38C" w14:textId="77777777" w:rsidR="005F3AE6" w:rsidRDefault="0036393A" w:rsidP="00DE5E78">
      <w:r>
        <w:t>The sign of Ri indicates the atmospheric condition, and its magnitude reflects the degree of influence</w:t>
      </w:r>
      <w:r w:rsidR="00E23ED7">
        <w:t xml:space="preserve">:  </w:t>
      </w:r>
    </w:p>
    <w:p w14:paraId="3AB1AD80" w14:textId="441EBBE1" w:rsidR="00412834" w:rsidRDefault="00412834" w:rsidP="00DE5E78">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E5E78">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DE5E78">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DE5E78"/>
    <w:p w14:paraId="4CDD561D" w14:textId="77777777" w:rsidR="005F3AE6" w:rsidRDefault="00F4096E" w:rsidP="00DE5E78">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DE5E78">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DE5E78"/>
    <w:p w14:paraId="1B3D2015" w14:textId="77777777" w:rsidR="005F3AE6" w:rsidRDefault="00687B0A" w:rsidP="00DE5E78">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DE5E78"/>
    <w:p w14:paraId="3127AA22" w14:textId="610B8745" w:rsidR="005F3AE6" w:rsidRDefault="00920E34" w:rsidP="00DE5E78">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DE5E78">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DE5E78"/>
    <w:p w14:paraId="409B85DE" w14:textId="77777777" w:rsidR="005F3AE6" w:rsidRDefault="00D30B2E" w:rsidP="00DE5E78">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Thibodeux (1996):</w:t>
      </w:r>
    </w:p>
    <w:p w14:paraId="296B71D0" w14:textId="77777777" w:rsidR="00920E34" w:rsidRDefault="00920E34" w:rsidP="00DE5E78"/>
    <w:p w14:paraId="19F9FC13" w14:textId="693203A8" w:rsidR="005F3AE6" w:rsidRDefault="00920E34" w:rsidP="00DE5E78">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DE5E78"/>
    <w:p w14:paraId="3AA4C754" w14:textId="77777777" w:rsidR="005F3AE6" w:rsidRDefault="009248BA" w:rsidP="00DE5E78">
      <w:pPr>
        <w:pStyle w:val="Heading4"/>
      </w:pPr>
      <w:r>
        <w:t>Resistance Approach for Estimating Volatilization Flux from Soil</w:t>
      </w:r>
    </w:p>
    <w:p w14:paraId="5E7FB330" w14:textId="3CFD4D2C" w:rsidR="005F3AE6" w:rsidRDefault="0011216D" w:rsidP="00DE5E78">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r w:rsidR="00A77ACE" w:rsidRPr="00261792">
        <w:t>is</w:t>
      </w:r>
      <w:r w:rsidRPr="00261792">
        <w:t xml:space="preserve"> estimated as follows (Mehlenbacher and Whitfield</w:t>
      </w:r>
      <w:r w:rsidR="009E1723">
        <w:t>,</w:t>
      </w:r>
      <w:r w:rsidRPr="00261792">
        <w:t xml:space="preserve"> 1977):</w:t>
      </w:r>
    </w:p>
    <w:p w14:paraId="5C867264" w14:textId="77777777" w:rsidR="00E9460B" w:rsidRDefault="00E9460B" w:rsidP="00DE5E78"/>
    <w:p w14:paraId="640A11D3" w14:textId="77777777" w:rsidR="00920E34" w:rsidRPr="00261792" w:rsidRDefault="00920E34" w:rsidP="00DE5E78"/>
    <w:p w14:paraId="715AC03D" w14:textId="2CDF4544" w:rsidR="005F3AE6" w:rsidRDefault="007928E9" w:rsidP="00DE5E78">
      <w:pPr>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DE5E78"/>
    <w:p w14:paraId="418DD647" w14:textId="77777777" w:rsidR="007928E9" w:rsidRDefault="00261792" w:rsidP="00DE5E78">
      <w:r>
        <w:t>W</w:t>
      </w:r>
      <w:r w:rsidR="007928E9">
        <w:t>here</w:t>
      </w:r>
    </w:p>
    <w:p w14:paraId="79622DD8" w14:textId="77777777" w:rsidR="005F3AE6" w:rsidRDefault="007928E9" w:rsidP="00DE5E78">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DE5E78">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DE5E78"/>
    <w:p w14:paraId="53611032" w14:textId="77777777" w:rsidR="005F3AE6" w:rsidRDefault="00B9088C" w:rsidP="00DE5E78">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DE5E78">
      <w:r>
        <w:t>R</w:t>
      </w:r>
      <w:r w:rsidRPr="00B9088C">
        <w:rPr>
          <w:vertAlign w:val="subscript"/>
        </w:rPr>
        <w:t>bd</w:t>
      </w:r>
      <w:r>
        <w:t xml:space="preserve"> = boundary layer resistance (</w:t>
      </w:r>
      <w:r w:rsidR="00C02AD3">
        <w:t>day cm</w:t>
      </w:r>
      <w:r w:rsidR="00C02AD3" w:rsidRPr="00C02AD3">
        <w:rPr>
          <w:vertAlign w:val="superscript"/>
        </w:rPr>
        <w:t>-1</w:t>
      </w:r>
      <w:r>
        <w:t>)</w:t>
      </w:r>
    </w:p>
    <w:p w14:paraId="084CAB9B" w14:textId="77777777" w:rsidR="005F3AE6" w:rsidRDefault="00B9088C" w:rsidP="00DE5E78">
      <w:r>
        <w:t>R</w:t>
      </w:r>
      <w:r w:rsidRPr="00B9088C">
        <w:rPr>
          <w:vertAlign w:val="subscript"/>
        </w:rPr>
        <w:t>pc</w:t>
      </w:r>
      <w:r>
        <w:t xml:space="preserve"> = plant canopy resistance (</w:t>
      </w:r>
      <w:r w:rsidR="00C02AD3">
        <w:t>day cm</w:t>
      </w:r>
      <w:r w:rsidR="00C02AD3" w:rsidRPr="00C02AD3">
        <w:rPr>
          <w:vertAlign w:val="superscript"/>
        </w:rPr>
        <w:t>-1</w:t>
      </w:r>
      <w:r>
        <w:t>)</w:t>
      </w:r>
    </w:p>
    <w:p w14:paraId="00600D63" w14:textId="77777777" w:rsidR="005F3AE6" w:rsidRDefault="005F3AE6" w:rsidP="00DE5E78"/>
    <w:p w14:paraId="7FEE4BA7" w14:textId="77777777" w:rsidR="005F3AE6" w:rsidRDefault="00E90D10" w:rsidP="00DE5E78">
      <w:r>
        <w:lastRenderedPageBreak/>
        <w:t>The flux is then calculated as</w:t>
      </w:r>
      <w:r w:rsidR="009E1723">
        <w:t xml:space="preserve"> follows</w:t>
      </w:r>
      <w:r w:rsidR="00DE577D">
        <w:t>:</w:t>
      </w:r>
    </w:p>
    <w:p w14:paraId="73D94AD0" w14:textId="77777777" w:rsidR="005F3AE6" w:rsidRDefault="007928E9" w:rsidP="00DE5E78">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DE5E78"/>
    <w:p w14:paraId="20B51FDD" w14:textId="77777777" w:rsidR="005F3AE6" w:rsidRDefault="00E90D10" w:rsidP="00DE5E78">
      <w:r>
        <w:t>Where J</w:t>
      </w:r>
      <w:r w:rsidRPr="00E90D10">
        <w:rPr>
          <w:vertAlign w:val="subscript"/>
        </w:rPr>
        <w:t>pc</w:t>
      </w:r>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DE5E78">
      <w:r>
        <w:tab/>
        <w:t>C</w:t>
      </w:r>
      <w:r w:rsidRPr="00E90D10">
        <w:rPr>
          <w:vertAlign w:val="subscript"/>
        </w:rPr>
        <w:t xml:space="preserve">g,l </w:t>
      </w:r>
      <w:r>
        <w:t>= pesticide vapor concentration in top soil layer (g cm</w:t>
      </w:r>
      <w:r w:rsidRPr="00E90D10">
        <w:rPr>
          <w:vertAlign w:val="superscript"/>
        </w:rPr>
        <w:t>-3</w:t>
      </w:r>
      <w:r>
        <w:t>)</w:t>
      </w:r>
    </w:p>
    <w:p w14:paraId="537C5A01" w14:textId="77777777" w:rsidR="005F3AE6" w:rsidRDefault="005F3AE6" w:rsidP="00DE5E78"/>
    <w:p w14:paraId="6495C096" w14:textId="77777777" w:rsidR="005F3AE6" w:rsidRDefault="00DE577D" w:rsidP="00DE5E78">
      <w:r>
        <w:t>If the plant canopy acts as a significant source or sink, another approach should be taken, as described in the following section.</w:t>
      </w:r>
      <w:r w:rsidR="00294A1A">
        <w:t xml:space="preserve"> </w:t>
      </w:r>
    </w:p>
    <w:p w14:paraId="600A2DBB" w14:textId="77777777" w:rsidR="005F3AE6" w:rsidRDefault="00DE577D" w:rsidP="00DE5E78">
      <w:pPr>
        <w:pStyle w:val="Heading4"/>
      </w:pPr>
      <w:r>
        <w:t>Volatilization Flux from Plant Surfaces</w:t>
      </w:r>
    </w:p>
    <w:p w14:paraId="018946B7" w14:textId="77777777" w:rsidR="005F3AE6" w:rsidRDefault="007A1982" w:rsidP="00DE5E78">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DE5E78">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DE5E78"/>
    <w:p w14:paraId="0ADA58B0" w14:textId="77777777" w:rsidR="005F3AE6" w:rsidRDefault="002103F7" w:rsidP="00DE5E78">
      <w:r>
        <w:t xml:space="preserve">  Where J</w:t>
      </w:r>
      <w:r w:rsidRPr="002103F7">
        <w:rPr>
          <w:vertAlign w:val="subscript"/>
        </w:rPr>
        <w:t>pl</w:t>
      </w:r>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DE5E78">
      <w:r>
        <w:tab/>
        <w:t>M = foliar pesticide mass (g cm</w:t>
      </w:r>
      <w:r w:rsidRPr="002103F7">
        <w:rPr>
          <w:vertAlign w:val="superscript"/>
        </w:rPr>
        <w:t>-2</w:t>
      </w:r>
      <w:r>
        <w:t>)</w:t>
      </w:r>
    </w:p>
    <w:p w14:paraId="25300720" w14:textId="77777777" w:rsidR="005F3AE6" w:rsidRDefault="002103F7" w:rsidP="00DE5E78">
      <w:r>
        <w:tab/>
        <w:t>K</w:t>
      </w:r>
      <w:r w:rsidRPr="002103F7">
        <w:rPr>
          <w:vertAlign w:val="subscript"/>
        </w:rPr>
        <w:t>f</w:t>
      </w:r>
      <w:r>
        <w:t xml:space="preserve"> = first-order volatilization rate (day</w:t>
      </w:r>
      <w:r w:rsidRPr="002103F7">
        <w:rPr>
          <w:vertAlign w:val="superscript"/>
        </w:rPr>
        <w:t>-1</w:t>
      </w:r>
      <w:r>
        <w:t>)</w:t>
      </w:r>
    </w:p>
    <w:p w14:paraId="3E8E2779" w14:textId="77777777" w:rsidR="005F3AE6" w:rsidRDefault="005F3AE6" w:rsidP="00DE5E78"/>
    <w:p w14:paraId="6E8D266B" w14:textId="77777777" w:rsidR="005F3AE6" w:rsidRDefault="00294A1A" w:rsidP="00DE5E78">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DE5E78"/>
    <w:p w14:paraId="1F208DAB" w14:textId="77777777" w:rsidR="005F3AE6" w:rsidRDefault="007928E9" w:rsidP="00DE5E78">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DE5E78"/>
    <w:p w14:paraId="58CF444A" w14:textId="77777777" w:rsidR="005F3AE6" w:rsidRDefault="004035CA" w:rsidP="00DE5E78">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DE5E78">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E5E78">
      <w:bookmarkStart w:id="312" w:name="_Toc365363883"/>
      <w:bookmarkStart w:id="313" w:name="_Toc365363935"/>
      <w:bookmarkStart w:id="314" w:name="_Toc365363993"/>
      <w:bookmarkStart w:id="315" w:name="_Toc365363884"/>
      <w:bookmarkStart w:id="316" w:name="_Toc365363936"/>
      <w:bookmarkStart w:id="317" w:name="_Toc365363994"/>
      <w:bookmarkEnd w:id="312"/>
      <w:bookmarkEnd w:id="313"/>
      <w:bookmarkEnd w:id="314"/>
      <w:bookmarkEnd w:id="315"/>
      <w:bookmarkEnd w:id="316"/>
      <w:bookmarkEnd w:id="317"/>
    </w:p>
    <w:p w14:paraId="25701227" w14:textId="1D3D658B" w:rsidR="00B92006" w:rsidRDefault="00167E51" w:rsidP="00DE5E78">
      <w:pPr>
        <w:pStyle w:val="Heading4"/>
      </w:pPr>
      <w:r>
        <w:t>Degradation in Soil</w:t>
      </w:r>
    </w:p>
    <w:p w14:paraId="5E569324" w14:textId="77777777" w:rsidR="00B92006" w:rsidRDefault="00B92006" w:rsidP="00DE5E78"/>
    <w:p w14:paraId="400D2169" w14:textId="2D169492" w:rsidR="00B92006" w:rsidRDefault="00167E51" w:rsidP="00DE5E78">
      <w:r>
        <w:t>Adjustment for implicit temporal scheme.  Use of analytical correction to give exact amount of degradation when soil degradation alone is in place. Soil degradation happens all the time regardless of rain, so it dominates usually so correction only done here.  Other dissipation mechanisms are still numeric.</w:t>
      </w:r>
    </w:p>
    <w:p w14:paraId="3CBA5888" w14:textId="77777777" w:rsidR="00B92006" w:rsidRDefault="00B92006" w:rsidP="00DE5E78"/>
    <w:p w14:paraId="67D53A79" w14:textId="77777777" w:rsidR="00B92006" w:rsidRDefault="00B92006" w:rsidP="00DE5E78"/>
    <w:p w14:paraId="73960F14" w14:textId="7E4A71D9" w:rsidR="008B363D" w:rsidRPr="008B363D" w:rsidRDefault="00B92006" w:rsidP="00DE5E78">
      <w:pPr>
        <w:pStyle w:val="Heading1"/>
      </w:pPr>
      <w:bookmarkStart w:id="318" w:name="_Toc138155220"/>
      <w:r>
        <w:t>Waterbody Calculations (VVWM)</w:t>
      </w:r>
      <w:bookmarkEnd w:id="318"/>
    </w:p>
    <w:p w14:paraId="0A17BE12" w14:textId="296EB26E" w:rsidR="008B363D" w:rsidRPr="008B363D" w:rsidRDefault="008B363D" w:rsidP="00DE5E78">
      <w:pPr>
        <w:pStyle w:val="Heading2"/>
      </w:pPr>
      <w:bookmarkStart w:id="319" w:name="_Toc451238549"/>
      <w:bookmarkStart w:id="320" w:name="_Toc138155221"/>
      <w:r w:rsidRPr="008B363D">
        <w:t>Introduction</w:t>
      </w:r>
      <w:bookmarkEnd w:id="319"/>
      <w:bookmarkEnd w:id="320"/>
    </w:p>
    <w:p w14:paraId="4BE362A6" w14:textId="77777777" w:rsidR="008B363D" w:rsidRPr="008B363D" w:rsidRDefault="008B363D" w:rsidP="00DE5E78">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(Carsel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w:t>
      </w:r>
      <w:r w:rsidRPr="008B363D">
        <w:lastRenderedPageBreak/>
        <w:t xml:space="preserve">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E5E78"/>
    <w:p w14:paraId="24BD9BAF" w14:textId="75CCA935" w:rsidR="008B363D" w:rsidRPr="008B363D" w:rsidRDefault="008B363D" w:rsidP="00DE5E78">
      <w:pPr>
        <w:pStyle w:val="Heading2"/>
      </w:pPr>
      <w:bookmarkStart w:id="321" w:name="_Toc451238550"/>
      <w:r w:rsidRPr="008B363D">
        <w:tab/>
      </w:r>
      <w:bookmarkStart w:id="322" w:name="_Toc138155222"/>
      <w:r w:rsidRPr="008B363D">
        <w:t>The Varying Volume Water Body Model</w:t>
      </w:r>
      <w:bookmarkEnd w:id="321"/>
      <w:bookmarkEnd w:id="322"/>
    </w:p>
    <w:p w14:paraId="190A4E56" w14:textId="50C39CF3" w:rsidR="008B363D" w:rsidRPr="008B363D" w:rsidRDefault="008B363D" w:rsidP="00DE5E78">
      <w:pPr>
        <w:pStyle w:val="Heading3"/>
      </w:pPr>
      <w:r w:rsidRPr="008B363D">
        <w:t xml:space="preserve"> </w:t>
      </w:r>
      <w:bookmarkStart w:id="323" w:name="_Toc451238551"/>
      <w:bookmarkStart w:id="324" w:name="_Toc138155223"/>
      <w:r w:rsidRPr="008B363D">
        <w:t>Conceptualization and Mathematics</w:t>
      </w:r>
      <w:bookmarkEnd w:id="323"/>
      <w:bookmarkEnd w:id="324"/>
    </w:p>
    <w:p w14:paraId="3B6BF0D7" w14:textId="77777777" w:rsidR="008B363D" w:rsidRPr="008B363D" w:rsidRDefault="008B363D" w:rsidP="00DE5E78">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E5E78"/>
    <w:p w14:paraId="11BE0155" w14:textId="77777777" w:rsidR="008B363D" w:rsidRPr="008B363D" w:rsidRDefault="008B363D" w:rsidP="00DE5E78"/>
    <w:p w14:paraId="4145D659" w14:textId="77777777" w:rsidR="008B363D" w:rsidRPr="008B363D" w:rsidRDefault="008B363D" w:rsidP="00DE5E78"/>
    <w:p w14:paraId="2F3CDE36" w14:textId="77777777" w:rsidR="008B363D" w:rsidRPr="008B363D" w:rsidRDefault="008B363D" w:rsidP="00DE5E78"/>
    <w:p w14:paraId="4D259B34" w14:textId="77777777" w:rsidR="008B363D" w:rsidRPr="008B363D" w:rsidRDefault="008B363D" w:rsidP="00DE5E78">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E5E78"/>
    <w:p w14:paraId="7C358744" w14:textId="77777777" w:rsidR="008B363D" w:rsidRPr="008B363D" w:rsidRDefault="008B363D" w:rsidP="00DE5E78">
      <w:r w:rsidRPr="008B363D">
        <w:t>Figure 1. Graphic of the standard water body showing inputs, outputs, and transformation processes.</w:t>
      </w:r>
    </w:p>
    <w:p w14:paraId="2C934306" w14:textId="77777777" w:rsidR="008B363D" w:rsidRPr="008B363D" w:rsidRDefault="008B363D" w:rsidP="00DE5E78"/>
    <w:p w14:paraId="287F18D2" w14:textId="77777777" w:rsidR="008B363D" w:rsidRPr="008B363D" w:rsidRDefault="008B363D" w:rsidP="00DE5E78">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7777777" w:rsidR="008B363D" w:rsidRPr="008B363D" w:rsidRDefault="008B363D" w:rsidP="00DE5E78">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11F13E2E" w14:textId="77777777" w:rsidR="008B363D" w:rsidRPr="008B363D" w:rsidRDefault="008B363D" w:rsidP="00DE5E78"/>
    <w:p w14:paraId="6EEB1B90" w14:textId="77777777" w:rsidR="008B363D" w:rsidRPr="008B363D" w:rsidRDefault="008B363D" w:rsidP="00DE5E78">
      <w:r w:rsidRPr="008B363D">
        <w:object w:dxaOrig="8700" w:dyaOrig="2560" w14:anchorId="01482E7D">
          <v:shape id="_x0000_i1040" type="#_x0000_t75" style="width:408pt;height:132pt" o:ole="">
            <v:imagedata r:id="rId52" o:title=""/>
          </v:shape>
          <o:OLEObject Type="Embed" ProgID="Equation.3" ShapeID="_x0000_i1040" DrawAspect="Content" ObjectID="_1748947988" r:id="rId53"/>
        </w:object>
      </w:r>
      <w:r w:rsidRPr="008B363D">
        <w:tab/>
        <w:t>(1)</w:t>
      </w:r>
    </w:p>
    <w:p w14:paraId="4C8D4DA3" w14:textId="77777777" w:rsidR="008B363D" w:rsidRPr="008B363D" w:rsidRDefault="008B363D" w:rsidP="00DE5E78">
      <w:r w:rsidRPr="008B363D">
        <w:t>and a mass balance on the benthic region:</w:t>
      </w:r>
    </w:p>
    <w:p w14:paraId="63E83676" w14:textId="77777777" w:rsidR="008B363D" w:rsidRPr="008B363D" w:rsidRDefault="008B363D" w:rsidP="00DE5E78">
      <w:r w:rsidRPr="008B363D">
        <w:object w:dxaOrig="8760" w:dyaOrig="1380" w14:anchorId="492C2ACE">
          <v:shape id="_x0000_i1041" type="#_x0000_t75" style="width:420pt;height:66pt" o:ole="">
            <v:imagedata r:id="rId54" o:title=""/>
          </v:shape>
          <o:OLEObject Type="Embed" ProgID="Equation.3" ShapeID="_x0000_i1041" DrawAspect="Content" ObjectID="_1748947989" r:id="rId55"/>
        </w:object>
      </w:r>
      <w:r w:rsidRPr="008B363D">
        <w:tab/>
        <w:t>(2)</w:t>
      </w:r>
    </w:p>
    <w:p w14:paraId="5E7E3B4F" w14:textId="77777777" w:rsidR="008B363D" w:rsidRPr="008B363D" w:rsidRDefault="008B363D" w:rsidP="00DE5E78"/>
    <w:p w14:paraId="2BB63BDD" w14:textId="77777777" w:rsidR="008B363D" w:rsidRPr="008B363D" w:rsidRDefault="008B363D" w:rsidP="00DE5E78">
      <w:r w:rsidRPr="008B363D">
        <w:t>Where</w:t>
      </w:r>
    </w:p>
    <w:p w14:paraId="092351EC" w14:textId="77777777" w:rsidR="008B363D" w:rsidRPr="008B363D" w:rsidRDefault="008B363D" w:rsidP="00DE5E78">
      <w:r w:rsidRPr="008B363D">
        <w:t>B = benthic flow rate of sediment, [kg/s]</w:t>
      </w:r>
    </w:p>
    <w:p w14:paraId="2B0A8CE6" w14:textId="77777777" w:rsidR="008B363D" w:rsidRPr="008B363D" w:rsidRDefault="008B363D" w:rsidP="00DE5E78">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E5E78">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E5E78">
      <w:r w:rsidRPr="008B363D">
        <w:t>C</w:t>
      </w:r>
      <w:r w:rsidRPr="008B363D">
        <w:rPr>
          <w:vertAlign w:val="subscript"/>
        </w:rPr>
        <w:t>sed</w:t>
      </w:r>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E5E78">
      <w:r w:rsidRPr="008B363D">
        <w:t>C</w:t>
      </w:r>
      <w:r w:rsidRPr="008B363D">
        <w:rPr>
          <w:vertAlign w:val="subscript"/>
        </w:rPr>
        <w:t>DOC</w:t>
      </w:r>
      <w:r w:rsidRPr="008B363D">
        <w:t xml:space="preserve"> = concentration of DOC in water column = m</w:t>
      </w:r>
      <w:r w:rsidRPr="008B363D">
        <w:rPr>
          <w:vertAlign w:val="subscript"/>
        </w:rPr>
        <w:t>DOC</w:t>
      </w:r>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E5E78">
      <w:r w:rsidRPr="008B363D">
        <w:t>C</w:t>
      </w:r>
      <w:r w:rsidRPr="008B363D">
        <w:rPr>
          <w:vertAlign w:val="subscript"/>
        </w:rPr>
        <w:t>bio</w:t>
      </w:r>
      <w:r w:rsidRPr="008B363D">
        <w:t xml:space="preserve"> = concentration of biota in water column = m</w:t>
      </w:r>
      <w:r w:rsidRPr="008B363D">
        <w:rPr>
          <w:vertAlign w:val="subscript"/>
        </w:rPr>
        <w:t>bio</w:t>
      </w:r>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E5E78">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E5E78">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E5E78">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E5E78">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E5E78">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E5E78">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E5E78">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E5E78">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E5E78">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E5E78">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E5E78">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E5E78">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E5E78">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E5E78">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E5E78">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E5E78">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E5E78">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E5E78">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E5E78">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E5E78">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E5E78">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E5E78">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E5E78">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E5E78">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E5E78">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E5E78">
      <w:r w:rsidRPr="008B363D">
        <w:lastRenderedPageBreak/>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E5E78">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E5E78"/>
    <w:p w14:paraId="3D2A5ECC" w14:textId="77777777" w:rsidR="008B363D" w:rsidRPr="008B363D" w:rsidRDefault="008B363D" w:rsidP="00DE5E78">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E5E78"/>
    <w:p w14:paraId="57EDF234" w14:textId="77777777" w:rsidR="008B363D" w:rsidRPr="008B363D" w:rsidRDefault="008B363D" w:rsidP="00DE5E78">
      <w:r w:rsidRPr="008B363D">
        <w:tab/>
      </w:r>
      <w:r w:rsidRPr="008B363D">
        <w:object w:dxaOrig="2500" w:dyaOrig="620" w14:anchorId="3E72FFEC">
          <v:shape id="_x0000_i1042" type="#_x0000_t75" style="width:114pt;height:30pt" o:ole="">
            <v:imagedata r:id="rId56" o:title=""/>
          </v:shape>
          <o:OLEObject Type="Embed" ProgID="Equation.3" ShapeID="_x0000_i1042" DrawAspect="Content" ObjectID="_1748947990" r:id="rId57"/>
        </w:object>
      </w:r>
      <w:r w:rsidRPr="008B363D">
        <w:tab/>
        <w:t>(3)</w:t>
      </w:r>
    </w:p>
    <w:p w14:paraId="5E71988B" w14:textId="77777777" w:rsidR="008B363D" w:rsidRPr="008B363D" w:rsidRDefault="008B363D" w:rsidP="00DE5E78"/>
    <w:p w14:paraId="46F5FCAA" w14:textId="77777777" w:rsidR="008B363D" w:rsidRPr="008B363D" w:rsidRDefault="008B363D" w:rsidP="00DE5E78">
      <w:r w:rsidRPr="008B363D">
        <w:tab/>
      </w:r>
      <w:r w:rsidRPr="008B363D">
        <w:object w:dxaOrig="2420" w:dyaOrig="620" w14:anchorId="5CD0D2EE">
          <v:shape id="_x0000_i1043" type="#_x0000_t75" style="width:114pt;height:30pt" o:ole="">
            <v:imagedata r:id="rId58" o:title=""/>
          </v:shape>
          <o:OLEObject Type="Embed" ProgID="Equation.3" ShapeID="_x0000_i1043" DrawAspect="Content" ObjectID="_1748947991" r:id="rId59"/>
        </w:object>
      </w:r>
      <w:r w:rsidRPr="008B363D">
        <w:tab/>
        <w:t>(4)</w:t>
      </w:r>
    </w:p>
    <w:p w14:paraId="65EADC5F" w14:textId="77777777" w:rsidR="008B363D" w:rsidRPr="008B363D" w:rsidRDefault="008B363D" w:rsidP="00DE5E78"/>
    <w:p w14:paraId="7E1527D0" w14:textId="77777777" w:rsidR="008B363D" w:rsidRPr="008B363D" w:rsidRDefault="008B363D" w:rsidP="00DE5E78">
      <w:r w:rsidRPr="008B363D">
        <w:t>where</w:t>
      </w:r>
    </w:p>
    <w:p w14:paraId="0CA547B5" w14:textId="77777777" w:rsidR="008B363D" w:rsidRPr="008B363D" w:rsidRDefault="008B363D" w:rsidP="00DE5E78">
      <w:r w:rsidRPr="008B363D">
        <w:tab/>
      </w:r>
      <w:r w:rsidRPr="008B363D">
        <w:object w:dxaOrig="3640" w:dyaOrig="680" w14:anchorId="5238D844">
          <v:shape id="_x0000_i1044" type="#_x0000_t75" style="width:174pt;height:36pt" o:ole="">
            <v:imagedata r:id="rId60" o:title=""/>
          </v:shape>
          <o:OLEObject Type="Embed" ProgID="Equation.3" ShapeID="_x0000_i1044" DrawAspect="Content" ObjectID="_1748947992" r:id="rId61"/>
        </w:object>
      </w:r>
      <w:r w:rsidRPr="008B363D">
        <w:tab/>
        <w:t>(5)</w:t>
      </w:r>
    </w:p>
    <w:p w14:paraId="3BBCA905" w14:textId="77777777" w:rsidR="008B363D" w:rsidRPr="008B363D" w:rsidRDefault="008B363D" w:rsidP="00DE5E78"/>
    <w:p w14:paraId="4FACFC7B" w14:textId="77777777" w:rsidR="008B363D" w:rsidRPr="008B363D" w:rsidRDefault="008B363D" w:rsidP="00DE5E78">
      <w:r w:rsidRPr="008B363D">
        <w:tab/>
      </w:r>
      <w:bookmarkStart w:id="325" w:name="_Hlk49323308"/>
      <w:r w:rsidRPr="008B363D">
        <w:object w:dxaOrig="2780" w:dyaOrig="680" w14:anchorId="69CD8071">
          <v:shape id="_x0000_i1045" type="#_x0000_t75" style="width:132pt;height:36pt" o:ole="">
            <v:imagedata r:id="rId62" o:title=""/>
          </v:shape>
          <o:OLEObject Type="Embed" ProgID="Equation.3" ShapeID="_x0000_i1045" DrawAspect="Content" ObjectID="_1748947993" r:id="rId63"/>
        </w:object>
      </w:r>
      <w:bookmarkEnd w:id="325"/>
      <w:r w:rsidRPr="008B363D">
        <w:tab/>
        <w:t>(6)</w:t>
      </w:r>
    </w:p>
    <w:p w14:paraId="3A5EE874" w14:textId="77777777" w:rsidR="008B363D" w:rsidRPr="008B363D" w:rsidRDefault="008B363D" w:rsidP="00DE5E78"/>
    <w:p w14:paraId="660887F3" w14:textId="77777777" w:rsidR="008B363D" w:rsidRPr="008B363D" w:rsidRDefault="008B363D" w:rsidP="00DE5E78">
      <w:r w:rsidRPr="008B363D">
        <w:tab/>
      </w:r>
      <w:r w:rsidRPr="008B363D">
        <w:object w:dxaOrig="4980" w:dyaOrig="700" w14:anchorId="0BC563CB">
          <v:shape id="_x0000_i1046" type="#_x0000_t75" style="width:240pt;height:36pt" o:ole="">
            <v:imagedata r:id="rId64" o:title=""/>
          </v:shape>
          <o:OLEObject Type="Embed" ProgID="Equation.3" ShapeID="_x0000_i1046" DrawAspect="Content" ObjectID="_1748947994" r:id="rId65"/>
        </w:object>
      </w:r>
      <w:r w:rsidRPr="008B363D">
        <w:tab/>
        <w:t>(7)</w:t>
      </w:r>
    </w:p>
    <w:p w14:paraId="70545F00" w14:textId="77777777" w:rsidR="008B363D" w:rsidRPr="008B363D" w:rsidRDefault="008B363D" w:rsidP="00DE5E78"/>
    <w:p w14:paraId="6FCD6827" w14:textId="77777777" w:rsidR="008B363D" w:rsidRPr="008B363D" w:rsidRDefault="008B363D" w:rsidP="00DE5E78"/>
    <w:p w14:paraId="36218266" w14:textId="77777777" w:rsidR="008B363D" w:rsidRPr="008B363D" w:rsidRDefault="008B363D" w:rsidP="00DE5E78">
      <w:r w:rsidRPr="008B363D">
        <w:tab/>
      </w:r>
      <w:r w:rsidRPr="008B363D">
        <w:object w:dxaOrig="4980" w:dyaOrig="740" w14:anchorId="2E921613">
          <v:shape id="_x0000_i1047" type="#_x0000_t75" style="width:240pt;height:36pt" o:ole="">
            <v:imagedata r:id="rId66" o:title=""/>
          </v:shape>
          <o:OLEObject Type="Embed" ProgID="Equation.3" ShapeID="_x0000_i1047" DrawAspect="Content" ObjectID="_1748947995" r:id="rId67"/>
        </w:object>
      </w:r>
      <w:r w:rsidRPr="008B363D">
        <w:tab/>
        <w:t>(8)</w:t>
      </w:r>
    </w:p>
    <w:p w14:paraId="3E9461FD" w14:textId="77777777" w:rsidR="008B363D" w:rsidRPr="008B363D" w:rsidRDefault="008B363D" w:rsidP="00DE5E78"/>
    <w:p w14:paraId="5D800611" w14:textId="77777777" w:rsidR="008B363D" w:rsidRPr="008B363D" w:rsidRDefault="008B363D" w:rsidP="00DE5E78"/>
    <w:p w14:paraId="1375AE3E" w14:textId="77777777" w:rsidR="008B363D" w:rsidRPr="008B363D" w:rsidRDefault="008B363D" w:rsidP="00DE5E78">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E5E78"/>
    <w:p w14:paraId="32AD7DBF" w14:textId="77777777" w:rsidR="008B363D" w:rsidRPr="008B363D" w:rsidRDefault="008B363D" w:rsidP="00DE5E78">
      <w:r w:rsidRPr="008B363D">
        <w:tab/>
      </w:r>
      <w:r w:rsidRPr="008B363D">
        <w:object w:dxaOrig="5000" w:dyaOrig="700" w14:anchorId="35659AA3">
          <v:shape id="_x0000_i1048" type="#_x0000_t75" style="width:240pt;height:36pt" o:ole="">
            <v:imagedata r:id="rId68" o:title=""/>
          </v:shape>
          <o:OLEObject Type="Embed" ProgID="Equation.3" ShapeID="_x0000_i1048" DrawAspect="Content" ObjectID="_1748947996" r:id="rId69"/>
        </w:object>
      </w:r>
      <w:r w:rsidRPr="008B363D">
        <w:tab/>
        <w:t>(9)</w:t>
      </w:r>
    </w:p>
    <w:p w14:paraId="44BDE6A6" w14:textId="77777777" w:rsidR="008B363D" w:rsidRPr="008B363D" w:rsidRDefault="008B363D" w:rsidP="00DE5E78"/>
    <w:p w14:paraId="4446351D" w14:textId="77777777" w:rsidR="008B363D" w:rsidRPr="008B363D" w:rsidRDefault="008B363D" w:rsidP="00DE5E78">
      <w:r w:rsidRPr="008B363D">
        <w:tab/>
      </w:r>
      <w:r w:rsidRPr="008B363D">
        <w:object w:dxaOrig="5100" w:dyaOrig="700" w14:anchorId="15EA40D9">
          <v:shape id="_x0000_i1049" type="#_x0000_t75" style="width:246pt;height:36pt" o:ole="">
            <v:imagedata r:id="rId70" o:title=""/>
          </v:shape>
          <o:OLEObject Type="Embed" ProgID="Equation.3" ShapeID="_x0000_i1049" DrawAspect="Content" ObjectID="_1748947997" r:id="rId71"/>
        </w:object>
      </w:r>
      <w:r w:rsidRPr="008B363D">
        <w:tab/>
        <w:t>(10)</w:t>
      </w:r>
    </w:p>
    <w:p w14:paraId="547065F6" w14:textId="77777777" w:rsidR="008B363D" w:rsidRPr="008B363D" w:rsidRDefault="008B363D" w:rsidP="00DE5E78"/>
    <w:p w14:paraId="770472B1" w14:textId="10F9E88F" w:rsidR="008B363D" w:rsidRDefault="008B363D" w:rsidP="00DE5E78">
      <w:r w:rsidRPr="008B363D">
        <w:lastRenderedPageBreak/>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E5E78"/>
    <w:p w14:paraId="00B0F8D3" w14:textId="618D0860" w:rsidR="008B363D" w:rsidRDefault="008B363D" w:rsidP="00DE5E78">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E5E78"/>
    <w:p w14:paraId="20466855" w14:textId="77777777" w:rsidR="008B363D" w:rsidRDefault="008B363D" w:rsidP="00DE5E78">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E5E78"/>
    <w:p w14:paraId="481D48C4" w14:textId="77777777" w:rsidR="008B363D" w:rsidRPr="008B363D" w:rsidRDefault="008B363D" w:rsidP="00DE5E78">
      <w:pPr>
        <w:pStyle w:val="Heading3"/>
      </w:pPr>
      <w:bookmarkStart w:id="326" w:name="_Toc451238552"/>
      <w:r w:rsidRPr="008B363D">
        <w:t>2.2</w:t>
      </w:r>
      <w:r w:rsidRPr="008B363D">
        <w:tab/>
        <w:t>Solute Holding Capacity Ratio (</w:t>
      </w:r>
      <w:r w:rsidRPr="008B363D">
        <w:sym w:font="Symbol" w:char="F051"/>
      </w:r>
      <w:r w:rsidRPr="008B363D">
        <w:t>)</w:t>
      </w:r>
      <w:bookmarkEnd w:id="326"/>
    </w:p>
    <w:p w14:paraId="267D5BE9" w14:textId="77777777" w:rsidR="008B363D" w:rsidRPr="008B363D" w:rsidRDefault="008B363D" w:rsidP="00DE5E78">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(K</w:t>
      </w:r>
      <w:r w:rsidRPr="008B363D">
        <w:rPr>
          <w:vertAlign w:val="subscript"/>
        </w:rPr>
        <w:t>d_sed</w:t>
      </w:r>
      <w:r w:rsidRPr="008B363D">
        <w:t>, K</w:t>
      </w:r>
      <w:r w:rsidRPr="008B363D">
        <w:rPr>
          <w:vertAlign w:val="subscript"/>
        </w:rPr>
        <w:t>d_biota</w:t>
      </w:r>
      <w:r w:rsidRPr="008B363D">
        <w:t>, and K</w:t>
      </w:r>
      <w:r w:rsidRPr="008B363D">
        <w:rPr>
          <w:vertAlign w:val="subscript"/>
        </w:rPr>
        <w:t>d_DOC</w:t>
      </w:r>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E5E78">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(f</w:t>
      </w:r>
      <w:r w:rsidRPr="008B363D">
        <w:rPr>
          <w:vertAlign w:val="subscript"/>
        </w:rPr>
        <w:t>oc</w:t>
      </w:r>
      <w:r w:rsidRPr="008B363D">
        <w:t>) is assumed to be the same in the benthic and water column.  The sediment partitioning coefficients can thus be determined from the following equation:</w:t>
      </w:r>
    </w:p>
    <w:p w14:paraId="3B49F7F0" w14:textId="77777777" w:rsidR="008B363D" w:rsidRPr="008B363D" w:rsidRDefault="008B363D" w:rsidP="00DE5E78">
      <w:r w:rsidRPr="008B363D">
        <w:tab/>
      </w:r>
      <w:r w:rsidRPr="008B363D">
        <w:object w:dxaOrig="3620" w:dyaOrig="440" w14:anchorId="56C6924F">
          <v:shape id="_x0000_i1050" type="#_x0000_t75" style="width:180pt;height:24pt" o:ole="">
            <v:imagedata r:id="rId72" o:title=""/>
          </v:shape>
          <o:OLEObject Type="Embed" ProgID="Equation.3" ShapeID="_x0000_i1050" DrawAspect="Content" ObjectID="_1748947998" r:id="rId73"/>
        </w:object>
      </w:r>
      <w:r w:rsidRPr="008B363D">
        <w:tab/>
        <w:t>(11)</w:t>
      </w:r>
    </w:p>
    <w:p w14:paraId="1FB977E0" w14:textId="77777777" w:rsidR="008B363D" w:rsidRPr="008B363D" w:rsidRDefault="008B363D" w:rsidP="00DE5E78"/>
    <w:p w14:paraId="29387D01" w14:textId="77777777" w:rsidR="008B363D" w:rsidRPr="008B363D" w:rsidRDefault="008B363D" w:rsidP="00DE5E78">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E5E78">
      <w:r w:rsidRPr="008B363D">
        <w:t>f</w:t>
      </w:r>
      <w:r w:rsidRPr="008B363D">
        <w:rPr>
          <w:vertAlign w:val="subscript"/>
        </w:rPr>
        <w:t>oc</w:t>
      </w:r>
      <w:r w:rsidRPr="008B363D">
        <w:t xml:space="preserve"> = fraction of organic carbon in sediment [unitless]</w:t>
      </w:r>
    </w:p>
    <w:p w14:paraId="30C72932" w14:textId="77777777" w:rsidR="008B363D" w:rsidRPr="008B363D" w:rsidRDefault="008B363D" w:rsidP="00DE5E78"/>
    <w:p w14:paraId="6384233A" w14:textId="77777777" w:rsidR="008B363D" w:rsidRPr="008B363D" w:rsidRDefault="008B363D" w:rsidP="00DE5E78">
      <w:r w:rsidRPr="008B363D">
        <w:t xml:space="preserve">Note that the units of the coefficients in equations (1) to (10) are all given in </w:t>
      </w:r>
      <w:r w:rsidRPr="008B363D">
        <w:rPr>
          <w:i/>
        </w:rPr>
        <w:t>s.i</w:t>
      </w:r>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E5E78">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E5E78"/>
    <w:p w14:paraId="7CB26EDD" w14:textId="2A6E19FD" w:rsidR="008B363D" w:rsidRPr="008B363D" w:rsidRDefault="000873B0" w:rsidP="00DE5E78">
      <w:r>
        <w:tab/>
      </w:r>
      <w:r w:rsidR="008B363D" w:rsidRPr="008B363D">
        <w:object w:dxaOrig="3080" w:dyaOrig="440" w14:anchorId="1AE7B37F">
          <v:shape id="_x0000_i1051" type="#_x0000_t75" style="width:150pt;height:24pt" o:ole="">
            <v:imagedata r:id="rId74" o:title=""/>
          </v:shape>
          <o:OLEObject Type="Embed" ProgID="Equation.3" ShapeID="_x0000_i1051" DrawAspect="Content" ObjectID="_1748947999" r:id="rId75"/>
        </w:object>
      </w:r>
      <w:r w:rsidR="008B363D" w:rsidRPr="008B363D">
        <w:tab/>
        <w:t>(12)</w:t>
      </w:r>
    </w:p>
    <w:p w14:paraId="64541C94" w14:textId="1478DD2C" w:rsidR="008B363D" w:rsidRPr="008B363D" w:rsidRDefault="000873B0" w:rsidP="00DE5E78">
      <w:r>
        <w:tab/>
      </w:r>
      <w:r w:rsidR="008B363D" w:rsidRPr="008B363D">
        <w:object w:dxaOrig="2460" w:dyaOrig="440" w14:anchorId="45DDDDF6">
          <v:shape id="_x0000_i1052" type="#_x0000_t75" style="width:120pt;height:24pt" o:ole="">
            <v:imagedata r:id="rId76" o:title=""/>
          </v:shape>
          <o:OLEObject Type="Embed" ProgID="Equation.3" ShapeID="_x0000_i1052" DrawAspect="Content" ObjectID="_1748948000" r:id="rId77"/>
        </w:object>
      </w:r>
      <w:r w:rsidR="008B363D" w:rsidRPr="008B363D">
        <w:tab/>
        <w:t>(13)</w:t>
      </w:r>
    </w:p>
    <w:p w14:paraId="09D94332" w14:textId="77777777" w:rsidR="008B363D" w:rsidRPr="008B363D" w:rsidRDefault="008B363D" w:rsidP="00DE5E78"/>
    <w:p w14:paraId="6EF37814" w14:textId="77777777" w:rsidR="008B363D" w:rsidRPr="008B363D" w:rsidRDefault="008B363D" w:rsidP="00DE5E78">
      <w:r w:rsidRPr="008B363D">
        <w:t>The partitioning coefficients for biota are also determined from default empirical relations described in the EXAMS documentation:</w:t>
      </w:r>
    </w:p>
    <w:p w14:paraId="0D5289D6" w14:textId="77777777" w:rsidR="008B363D" w:rsidRPr="008B363D" w:rsidRDefault="008B363D" w:rsidP="00DE5E78"/>
    <w:p w14:paraId="327E7FE1" w14:textId="77777777" w:rsidR="008B363D" w:rsidRPr="008B363D" w:rsidRDefault="008B363D" w:rsidP="00DE5E78">
      <w:r w:rsidRPr="008B363D">
        <w:tab/>
      </w:r>
      <w:r w:rsidRPr="008B363D">
        <w:object w:dxaOrig="4320" w:dyaOrig="740" w14:anchorId="6B990380">
          <v:shape id="_x0000_i1053" type="#_x0000_t75" style="width:3in;height:36pt" o:ole="">
            <v:imagedata r:id="rId78" o:title=""/>
          </v:shape>
          <o:OLEObject Type="Embed" ProgID="Equation.3" ShapeID="_x0000_i1053" DrawAspect="Content" ObjectID="_1748948001" r:id="rId79"/>
        </w:object>
      </w:r>
      <w:r w:rsidRPr="008B363D">
        <w:tab/>
        <w:t>(14)</w:t>
      </w:r>
    </w:p>
    <w:p w14:paraId="39FCA9DD" w14:textId="77777777" w:rsidR="008B363D" w:rsidRPr="008B363D" w:rsidRDefault="008B363D" w:rsidP="00DE5E78"/>
    <w:p w14:paraId="2D0D55EF" w14:textId="77777777" w:rsidR="008B363D" w:rsidRPr="008B363D" w:rsidRDefault="008B363D" w:rsidP="00DE5E78">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E5E78"/>
    <w:p w14:paraId="538B957F" w14:textId="7D06DA60" w:rsidR="008B363D" w:rsidRPr="008B363D" w:rsidRDefault="008B363D" w:rsidP="00DE5E78">
      <w:pPr>
        <w:pStyle w:val="Heading3"/>
      </w:pPr>
      <w:bookmarkStart w:id="327" w:name="_Toc451238553"/>
      <w:r w:rsidRPr="008B363D">
        <w:t>Effective Water Column Dissipation (</w:t>
      </w:r>
      <w:r w:rsidRPr="008B363D">
        <w:sym w:font="Symbol" w:char="F047"/>
      </w:r>
      <w:r w:rsidRPr="008B363D">
        <w:rPr>
          <w:vertAlign w:val="subscript"/>
        </w:rPr>
        <w:t>1</w:t>
      </w:r>
      <w:r w:rsidRPr="008B363D">
        <w:t>)</w:t>
      </w:r>
      <w:bookmarkEnd w:id="327"/>
    </w:p>
    <w:p w14:paraId="2CF2F9D6" w14:textId="77777777" w:rsidR="008B363D" w:rsidRDefault="008B363D" w:rsidP="00DE5E78">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E5E78"/>
    <w:p w14:paraId="00675246" w14:textId="50F2DBBE" w:rsidR="008B363D" w:rsidRPr="008B363D" w:rsidRDefault="008B363D" w:rsidP="00DE5E78">
      <w:pPr>
        <w:pStyle w:val="Heading3"/>
      </w:pPr>
      <w:bookmarkStart w:id="328" w:name="_Toc451238554"/>
      <w:bookmarkStart w:id="329" w:name="_Toc138155224"/>
      <w:r w:rsidRPr="000873B0">
        <w:rPr>
          <w:rStyle w:val="Heading3Char"/>
        </w:rPr>
        <w:t xml:space="preserve">Hydrologic Washout </w:t>
      </w:r>
      <w:bookmarkEnd w:id="328"/>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329"/>
      <w:r w:rsidR="000873B0" w:rsidRPr="008B363D">
        <w:t xml:space="preserve"> </w:t>
      </w:r>
    </w:p>
    <w:p w14:paraId="16CBFE81" w14:textId="77777777" w:rsidR="008B363D" w:rsidRPr="008B363D" w:rsidRDefault="008B363D" w:rsidP="00DE5E78">
      <w:r w:rsidRPr="008B363D">
        <w:tab/>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The washout term acts on all forms of pesticide (aqueous dissolved and sorbed to suspended matter), as is apparent from equation (1) and the definitions for X</w:t>
      </w:r>
      <w:r w:rsidRPr="008B363D">
        <w:rPr>
          <w:vertAlign w:val="subscript"/>
        </w:rPr>
        <w:t>sed</w:t>
      </w:r>
      <w:r w:rsidRPr="008B363D">
        <w:t>, X</w:t>
      </w:r>
      <w:r w:rsidRPr="008B363D">
        <w:rPr>
          <w:vertAlign w:val="subscript"/>
        </w:rPr>
        <w:t>bio</w:t>
      </w:r>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E5E78">
      <w:r w:rsidRPr="008B363D">
        <w:tab/>
        <w:t>Flow is obtained from an input file or entered as a constant baseflow.  The input file provides a daily flow and is typically generated by the PRZM model as a zts file (see section 6.22)   Baseflow is additive to any flow from the zts file.</w:t>
      </w:r>
    </w:p>
    <w:p w14:paraId="2F834A03" w14:textId="77777777" w:rsidR="000873B0" w:rsidRPr="008B363D" w:rsidRDefault="000873B0" w:rsidP="00DE5E78"/>
    <w:p w14:paraId="3C85BE26" w14:textId="0FE4F293" w:rsidR="008B363D" w:rsidRPr="008B363D" w:rsidRDefault="008B363D" w:rsidP="00DE5E78">
      <w:pPr>
        <w:pStyle w:val="Heading3"/>
      </w:pPr>
      <w:bookmarkStart w:id="330" w:name="_Toc451238555"/>
      <w:r w:rsidRPr="008B363D">
        <w:t>Metabolism (</w:t>
      </w:r>
      <w:r w:rsidRPr="008B363D">
        <w:sym w:font="Symbol" w:char="F06D"/>
      </w:r>
      <w:r w:rsidRPr="008B363D">
        <w:rPr>
          <w:vertAlign w:val="subscript"/>
        </w:rPr>
        <w:t>bio_1</w:t>
      </w:r>
      <w:r w:rsidRPr="008B363D">
        <w:t>)</w:t>
      </w:r>
      <w:bookmarkEnd w:id="330"/>
    </w:p>
    <w:p w14:paraId="71DC9B15" w14:textId="77777777" w:rsidR="008B363D" w:rsidRPr="008B363D" w:rsidRDefault="008B363D" w:rsidP="00DE5E78">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E5E78">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DE5E78">
      <w:r w:rsidRPr="008B363D">
        <w:tab/>
      </w:r>
      <w:r w:rsidRPr="008B363D">
        <w:object w:dxaOrig="1980" w:dyaOrig="680" w14:anchorId="6AC20AD3">
          <v:shape id="_x0000_i1054" type="#_x0000_t75" style="width:102pt;height:36pt" o:ole="">
            <v:imagedata r:id="rId80" o:title=""/>
          </v:shape>
          <o:OLEObject Type="Embed" ProgID="Equation.3" ShapeID="_x0000_i1054" DrawAspect="Content" ObjectID="_1748948002" r:id="rId81"/>
        </w:object>
      </w:r>
      <w:r w:rsidRPr="008B363D">
        <w:tab/>
        <w:t>(15)</w:t>
      </w:r>
    </w:p>
    <w:p w14:paraId="47D3755F" w14:textId="77777777" w:rsidR="008B363D" w:rsidRPr="008B363D" w:rsidRDefault="008B363D" w:rsidP="00DE5E78"/>
    <w:p w14:paraId="164A99E7" w14:textId="77777777" w:rsidR="008B363D" w:rsidRPr="008B363D" w:rsidRDefault="008B363D" w:rsidP="00DE5E78">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E5E78">
      <w:r w:rsidRPr="008B363D">
        <w:t>T = temperature of modeled water body, [</w:t>
      </w:r>
      <w:r w:rsidRPr="008B363D">
        <w:sym w:font="Symbol" w:char="F0B0"/>
      </w:r>
      <w:r w:rsidRPr="008B363D">
        <w:t>C]</w:t>
      </w:r>
    </w:p>
    <w:p w14:paraId="3BA2E4D2" w14:textId="77777777" w:rsidR="008B363D" w:rsidRPr="008B363D" w:rsidRDefault="008B363D" w:rsidP="00DE5E78">
      <w:r w:rsidRPr="008B363D">
        <w:t>T</w:t>
      </w:r>
      <w:r w:rsidRPr="008B363D">
        <w:rPr>
          <w:vertAlign w:val="subscript"/>
        </w:rPr>
        <w:t>ref</w:t>
      </w:r>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E5E78"/>
    <w:p w14:paraId="3FBBAFB8" w14:textId="77777777" w:rsidR="008B363D" w:rsidRDefault="008B363D" w:rsidP="00DE5E78">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w:t>
      </w:r>
      <w:r w:rsidRPr="008B363D">
        <w:lastRenderedPageBreak/>
        <w:t xml:space="preserve">and adjusts the temperature daily.  (Note: EXAMS made temperature adjustments on a monthly calendar basis, which required tracking of the Gregorian calendar). </w:t>
      </w:r>
    </w:p>
    <w:p w14:paraId="594C3A69" w14:textId="77777777" w:rsidR="000873B0" w:rsidRPr="008B363D" w:rsidRDefault="000873B0" w:rsidP="00DE5E78"/>
    <w:p w14:paraId="1E510E39" w14:textId="62B1F3C0" w:rsidR="008B363D" w:rsidRPr="008B363D" w:rsidRDefault="008B363D" w:rsidP="00DE5E78">
      <w:pPr>
        <w:pStyle w:val="Heading3"/>
      </w:pPr>
      <w:bookmarkStart w:id="331" w:name="_Toc451238556"/>
      <w:r w:rsidRPr="008B363D">
        <w:t>Hydrolysis (</w:t>
      </w:r>
      <w:r w:rsidRPr="008B363D">
        <w:sym w:font="Symbol" w:char="F06D"/>
      </w:r>
      <w:r w:rsidRPr="008B363D">
        <w:rPr>
          <w:vertAlign w:val="subscript"/>
        </w:rPr>
        <w:t>hydr_1</w:t>
      </w:r>
      <w:r w:rsidRPr="008B363D">
        <w:t>)</w:t>
      </w:r>
      <w:bookmarkEnd w:id="331"/>
    </w:p>
    <w:p w14:paraId="269B5529" w14:textId="1B725C47" w:rsidR="008B363D" w:rsidRPr="008B363D" w:rsidRDefault="008B363D" w:rsidP="00DE5E78">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E5E78">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E5E78"/>
    <w:p w14:paraId="2694B95B" w14:textId="32B9723B" w:rsidR="008B363D" w:rsidRPr="008B363D" w:rsidRDefault="008B363D" w:rsidP="00DE5E78">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(16)</w:t>
      </w:r>
    </w:p>
    <w:p w14:paraId="3297AB28" w14:textId="77777777" w:rsidR="008B363D" w:rsidRPr="008B363D" w:rsidRDefault="008B363D" w:rsidP="00DE5E78">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E5E78"/>
    <w:p w14:paraId="011ECE4E" w14:textId="476B0CA9" w:rsidR="008B363D" w:rsidRDefault="008B363D" w:rsidP="00DE5E78">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E5E78"/>
    <w:p w14:paraId="15DD32EC" w14:textId="34027D1C" w:rsidR="008B363D" w:rsidRPr="008B363D" w:rsidRDefault="008B363D" w:rsidP="00DE5E78">
      <w:pPr>
        <w:pStyle w:val="Heading3"/>
      </w:pPr>
      <w:bookmarkStart w:id="332" w:name="_Toc451238557"/>
      <w:r w:rsidRPr="008B363D">
        <w:t>Photolysis (</w:t>
      </w:r>
      <w:r w:rsidRPr="008B363D">
        <w:sym w:font="Symbol" w:char="F06D"/>
      </w:r>
      <w:r w:rsidRPr="008B363D">
        <w:rPr>
          <w:vertAlign w:val="subscript"/>
        </w:rPr>
        <w:t>photo</w:t>
      </w:r>
      <w:r w:rsidRPr="008B363D">
        <w:t>)</w:t>
      </w:r>
      <w:bookmarkEnd w:id="332"/>
    </w:p>
    <w:p w14:paraId="61F73E22" w14:textId="77777777" w:rsidR="008B363D" w:rsidRPr="008B363D" w:rsidRDefault="008B363D" w:rsidP="00DE5E78">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E5E78"/>
    <w:p w14:paraId="51664631" w14:textId="7CCA88EC" w:rsidR="008B363D" w:rsidRPr="008B363D" w:rsidRDefault="008B363D" w:rsidP="00DE5E78">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t>(17)</w:t>
      </w:r>
    </w:p>
    <w:p w14:paraId="5B9FB9B7" w14:textId="2CEB7FA8" w:rsidR="008B363D" w:rsidRPr="008B363D" w:rsidRDefault="008B363D" w:rsidP="00DE5E78"/>
    <w:p w14:paraId="19A47B3F" w14:textId="77777777" w:rsidR="008B363D" w:rsidRPr="008B363D" w:rsidRDefault="008B363D" w:rsidP="00DE5E78">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E5E78">
      <w:r w:rsidRPr="008B363D">
        <w:t>f</w:t>
      </w:r>
      <w:r w:rsidRPr="008B363D">
        <w:rPr>
          <w:vertAlign w:val="subscript"/>
        </w:rPr>
        <w:t>cloud</w:t>
      </w:r>
      <w:r w:rsidRPr="008B363D">
        <w:t xml:space="preserve"> = cloudiness adjustment factor, [unitless] </w:t>
      </w:r>
    </w:p>
    <w:p w14:paraId="14EC805E" w14:textId="77777777" w:rsidR="008B363D" w:rsidRPr="008B363D" w:rsidRDefault="008B363D" w:rsidP="00DE5E78">
      <w:r w:rsidRPr="008B363D">
        <w:t>f</w:t>
      </w:r>
      <w:r w:rsidRPr="008B363D">
        <w:rPr>
          <w:vertAlign w:val="subscript"/>
        </w:rPr>
        <w:t>atten</w:t>
      </w:r>
      <w:r w:rsidRPr="008B363D">
        <w:t xml:space="preserve"> = attenuation factor to absorption, [unitless]</w:t>
      </w:r>
    </w:p>
    <w:p w14:paraId="077192B5" w14:textId="77777777" w:rsidR="003B0A76" w:rsidRDefault="008B363D" w:rsidP="00DE5E78">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E5E78">
      <w:r w:rsidRPr="008B363D">
        <w:t>atmospheric conditions [sec</w:t>
      </w:r>
      <w:r w:rsidRPr="008B363D">
        <w:rPr>
          <w:vertAlign w:val="superscript"/>
        </w:rPr>
        <w:t>-1</w:t>
      </w:r>
      <w:r w:rsidRPr="008B363D">
        <w:t>]</w:t>
      </w:r>
    </w:p>
    <w:p w14:paraId="79DA2345" w14:textId="77777777" w:rsidR="008B363D" w:rsidRPr="008B363D" w:rsidRDefault="008B363D" w:rsidP="00DE5E78"/>
    <w:p w14:paraId="199BE382" w14:textId="77777777" w:rsidR="003B0A76" w:rsidRDefault="008B363D" w:rsidP="00DE5E78">
      <w:r w:rsidRPr="008B363D">
        <w:t>Although cloudiness does not affect the current standard water bodies (f</w:t>
      </w:r>
      <w:r w:rsidRPr="008B363D">
        <w:rPr>
          <w:vertAlign w:val="subscript"/>
        </w:rPr>
        <w:t>cloud</w:t>
      </w:r>
      <w:r w:rsidRPr="008B363D">
        <w:t xml:space="preserve"> is set to a standard value of</w:t>
      </w:r>
      <w:r w:rsidR="003B0A76">
        <w:t xml:space="preserve"> </w:t>
      </w:r>
      <w:r w:rsidRPr="008B363D">
        <w:t>1), f</w:t>
      </w:r>
      <w:r w:rsidRPr="008B363D">
        <w:rPr>
          <w:vertAlign w:val="subscript"/>
        </w:rPr>
        <w:t>cloud</w:t>
      </w:r>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E5E78">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E5E78"/>
    <w:p w14:paraId="79F50716" w14:textId="77777777" w:rsidR="008B363D" w:rsidRPr="008B363D" w:rsidRDefault="008B363D" w:rsidP="00DE5E78">
      <w:r w:rsidRPr="008B363D">
        <w:tab/>
      </w:r>
      <w:r w:rsidRPr="008B363D">
        <w:object w:dxaOrig="3940" w:dyaOrig="680" w14:anchorId="675A325C">
          <v:shape id="_x0000_i1055" type="#_x0000_t75" style="width:180pt;height:30pt" o:ole="">
            <v:imagedata r:id="rId82" o:title=""/>
          </v:shape>
          <o:OLEObject Type="Embed" ProgID="Equation.3" ShapeID="_x0000_i1055" DrawAspect="Content" ObjectID="_1748948003" r:id="rId83"/>
        </w:object>
      </w:r>
      <w:r w:rsidRPr="008B363D">
        <w:tab/>
        <w:t>(18)</w:t>
      </w:r>
    </w:p>
    <w:p w14:paraId="481DBF71" w14:textId="77777777" w:rsidR="008B363D" w:rsidRPr="008B363D" w:rsidRDefault="008B363D" w:rsidP="00DE5E78"/>
    <w:p w14:paraId="384633FC" w14:textId="77777777" w:rsidR="008B363D" w:rsidRPr="008B363D" w:rsidRDefault="008B363D" w:rsidP="00DE5E78">
      <w:r w:rsidRPr="008B363D">
        <w:lastRenderedPageBreak/>
        <w:t xml:space="preserve">where </w:t>
      </w:r>
      <w:r w:rsidRPr="008B363D">
        <w:tab/>
        <w:t>L</w:t>
      </w:r>
      <w:r w:rsidRPr="008B363D">
        <w:rPr>
          <w:vertAlign w:val="subscript"/>
        </w:rPr>
        <w:t>ref</w:t>
      </w:r>
      <w:r w:rsidRPr="008B363D">
        <w:t xml:space="preserve"> = reference latitude at which the measured photolysis rate was determined, [degrees]</w:t>
      </w:r>
    </w:p>
    <w:p w14:paraId="78450D88" w14:textId="77777777" w:rsidR="008B363D" w:rsidRPr="008B363D" w:rsidRDefault="008B363D" w:rsidP="00DE5E78">
      <w:r w:rsidRPr="008B363D">
        <w:tab/>
        <w:t>L</w:t>
      </w:r>
      <w:r w:rsidRPr="008B363D">
        <w:rPr>
          <w:vertAlign w:val="subscript"/>
        </w:rPr>
        <w:t>sim</w:t>
      </w:r>
      <w:r w:rsidRPr="008B363D">
        <w:t xml:space="preserve"> = latitude of the simulated scenario, [degrees]</w:t>
      </w:r>
    </w:p>
    <w:p w14:paraId="0C250316" w14:textId="77777777" w:rsidR="008B363D" w:rsidRPr="008B363D" w:rsidRDefault="008B363D" w:rsidP="00DE5E78"/>
    <w:p w14:paraId="02F40D08" w14:textId="77777777" w:rsidR="008B363D" w:rsidRPr="008B363D" w:rsidRDefault="008B363D" w:rsidP="00DE5E78">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E5E78"/>
    <w:p w14:paraId="30F0AADF" w14:textId="77777777" w:rsidR="008B363D" w:rsidRPr="008B363D" w:rsidRDefault="008B363D" w:rsidP="00DE5E78">
      <w:r w:rsidRPr="008B363D">
        <w:tab/>
      </w:r>
      <w:r w:rsidRPr="008B363D">
        <w:object w:dxaOrig="2860" w:dyaOrig="760" w14:anchorId="0A4AD2F6">
          <v:shape id="_x0000_i1056" type="#_x0000_t75" style="width:132pt;height:36pt" o:ole="">
            <v:imagedata r:id="rId84" o:title=""/>
          </v:shape>
          <o:OLEObject Type="Embed" ProgID="Equation.3" ShapeID="_x0000_i1056" DrawAspect="Content" ObjectID="_1748948004" r:id="rId85"/>
        </w:object>
      </w:r>
      <w:r w:rsidRPr="008B363D">
        <w:tab/>
        <w:t>(19)</w:t>
      </w:r>
    </w:p>
    <w:p w14:paraId="1BD80967" w14:textId="77777777" w:rsidR="008B363D" w:rsidRPr="008B363D" w:rsidRDefault="008B363D" w:rsidP="00DE5E78"/>
    <w:p w14:paraId="49ED6678" w14:textId="77777777" w:rsidR="008B363D" w:rsidRPr="008B363D" w:rsidRDefault="008B363D" w:rsidP="00DE5E78">
      <w:r w:rsidRPr="008B363D">
        <w:t xml:space="preserve">where </w:t>
      </w:r>
      <w:r w:rsidRPr="008B363D">
        <w:tab/>
        <w:t>D</w:t>
      </w:r>
      <w:r w:rsidRPr="008B363D">
        <w:rPr>
          <w:vertAlign w:val="subscript"/>
        </w:rPr>
        <w:t>fac</w:t>
      </w:r>
      <w:r w:rsidRPr="008B363D">
        <w:t xml:space="preserve"> = EXAMS-defined distribution factor default value = 1.19, [unitless] </w:t>
      </w:r>
    </w:p>
    <w:p w14:paraId="3380F052" w14:textId="77777777" w:rsidR="008B363D" w:rsidRPr="008B363D" w:rsidRDefault="008B363D" w:rsidP="00DE5E78">
      <w:r w:rsidRPr="008B363D">
        <w:t>d</w:t>
      </w:r>
      <w:r w:rsidRPr="008B363D">
        <w:rPr>
          <w:vertAlign w:val="subscript"/>
        </w:rPr>
        <w:t>1</w:t>
      </w:r>
      <w:r w:rsidRPr="008B363D">
        <w:t xml:space="preserve"> = depth of water column, [m]</w:t>
      </w:r>
    </w:p>
    <w:p w14:paraId="749054C0" w14:textId="77777777" w:rsidR="008B363D" w:rsidRPr="008B363D" w:rsidRDefault="008B363D" w:rsidP="00DE5E78">
      <w:r w:rsidRPr="008B363D">
        <w:t>a = total absorption coefficient, [m</w:t>
      </w:r>
      <w:r w:rsidRPr="008B363D">
        <w:rPr>
          <w:vertAlign w:val="superscript"/>
        </w:rPr>
        <w:t>-1</w:t>
      </w:r>
      <w:r w:rsidRPr="008B363D">
        <w:t>]</w:t>
      </w:r>
    </w:p>
    <w:p w14:paraId="60103738" w14:textId="77777777" w:rsidR="008B363D" w:rsidRPr="008B363D" w:rsidRDefault="008B363D" w:rsidP="00DE5E78"/>
    <w:p w14:paraId="692347B7" w14:textId="4B63BF2A" w:rsidR="008B363D" w:rsidRPr="008B363D" w:rsidRDefault="008B363D" w:rsidP="00DE5E78">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E5E78"/>
    <w:p w14:paraId="0A216492" w14:textId="63D4DC30" w:rsidR="008B363D" w:rsidRPr="008B363D" w:rsidRDefault="008B363D" w:rsidP="00DE5E78">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DE5E78"/>
    <w:p w14:paraId="4D5B1CA7" w14:textId="77777777" w:rsidR="008B363D" w:rsidRPr="008B363D" w:rsidRDefault="008B363D" w:rsidP="00DE5E78"/>
    <w:p w14:paraId="3B671D5E" w14:textId="77777777" w:rsidR="008B363D" w:rsidRPr="008B363D" w:rsidRDefault="008B363D" w:rsidP="00DE5E78">
      <w:r w:rsidRPr="008B363D">
        <w:t>where C</w:t>
      </w:r>
      <w:r w:rsidRPr="008B363D">
        <w:rPr>
          <w:vertAlign w:val="subscript"/>
        </w:rPr>
        <w:t>DOC,</w:t>
      </w:r>
      <w:r w:rsidRPr="008B363D">
        <w:t xml:space="preserve"> C</w:t>
      </w:r>
      <w:r w:rsidRPr="008B363D">
        <w:rPr>
          <w:vertAlign w:val="subscript"/>
        </w:rPr>
        <w:t>Sed</w:t>
      </w:r>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E5E78">
      <w:r w:rsidRPr="008B363D">
        <w:tab/>
      </w:r>
    </w:p>
    <w:p w14:paraId="58DA6A58" w14:textId="77777777" w:rsidR="008B363D" w:rsidRPr="008B363D" w:rsidRDefault="008B363D" w:rsidP="00DE5E78"/>
    <w:p w14:paraId="4E2E87E9" w14:textId="206BC5AB" w:rsidR="008B363D" w:rsidRDefault="008B363D" w:rsidP="00DE5E78">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E5E78"/>
    <w:p w14:paraId="6A20DC98" w14:textId="7B6106AD" w:rsidR="008B363D" w:rsidRPr="008B363D" w:rsidRDefault="008B363D" w:rsidP="00DE5E78">
      <w:pPr>
        <w:pStyle w:val="Heading3"/>
      </w:pPr>
      <w:bookmarkStart w:id="333" w:name="_Toc451238558"/>
      <w:r w:rsidRPr="008B363D">
        <w:t>Volatilization (</w:t>
      </w:r>
      <w:r w:rsidRPr="008B363D">
        <w:sym w:font="Symbol" w:char="F06D"/>
      </w:r>
      <w:r w:rsidRPr="008B363D">
        <w:rPr>
          <w:vertAlign w:val="subscript"/>
        </w:rPr>
        <w:t>volatilization</w:t>
      </w:r>
      <w:r w:rsidRPr="008B363D">
        <w:t>)</w:t>
      </w:r>
      <w:bookmarkEnd w:id="333"/>
    </w:p>
    <w:p w14:paraId="09BBA317" w14:textId="77777777" w:rsidR="008B363D" w:rsidRPr="008B363D" w:rsidRDefault="008B363D" w:rsidP="00DE5E78">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DE5E78">
      <w:r w:rsidRPr="008B363D">
        <w:tab/>
      </w:r>
      <w:r w:rsidRPr="008B363D">
        <w:object w:dxaOrig="1219" w:dyaOrig="680" w14:anchorId="738BCB2E">
          <v:shape id="_x0000_i1057" type="#_x0000_t75" style="width:60pt;height:36pt" o:ole="">
            <v:imagedata r:id="rId86" o:title=""/>
          </v:shape>
          <o:OLEObject Type="Embed" ProgID="Equation.3" ShapeID="_x0000_i1057" DrawAspect="Content" ObjectID="_1748948005" r:id="rId87"/>
        </w:object>
      </w:r>
      <w:r w:rsidRPr="008B363D">
        <w:tab/>
        <w:t>(21)</w:t>
      </w:r>
    </w:p>
    <w:p w14:paraId="1F48FC82" w14:textId="77777777" w:rsidR="008B363D" w:rsidRPr="008B363D" w:rsidRDefault="008B363D" w:rsidP="00DE5E78"/>
    <w:p w14:paraId="4E0BD095" w14:textId="77777777" w:rsidR="008B363D" w:rsidRPr="008B363D" w:rsidRDefault="008B363D" w:rsidP="00DE5E78">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E5E78">
      <w:r w:rsidRPr="008B363D">
        <w:t>k</w:t>
      </w:r>
      <w:r w:rsidRPr="008B363D">
        <w:rPr>
          <w:vertAlign w:val="subscript"/>
        </w:rPr>
        <w:t>vol</w:t>
      </w:r>
      <w:r w:rsidRPr="008B363D">
        <w:t xml:space="preserve"> = volatilization exchange coefficient, [m/s]</w:t>
      </w:r>
    </w:p>
    <w:p w14:paraId="0A19F229" w14:textId="77777777" w:rsidR="003B0A76" w:rsidRPr="008B363D" w:rsidRDefault="003B0A76" w:rsidP="00DE5E78"/>
    <w:p w14:paraId="1BABFC53" w14:textId="77777777" w:rsidR="008B363D" w:rsidRPr="008B363D" w:rsidRDefault="008B363D" w:rsidP="00DE5E78">
      <w:r w:rsidRPr="008B363D">
        <w:t>and the volatilization exchange coefficient comprises liquid-phase and gas-phase resistances:</w:t>
      </w:r>
    </w:p>
    <w:p w14:paraId="2FFBCF66" w14:textId="77777777" w:rsidR="008B363D" w:rsidRPr="008B363D" w:rsidRDefault="008B363D" w:rsidP="00DE5E78">
      <w:r w:rsidRPr="008B363D">
        <w:tab/>
      </w:r>
      <w:r w:rsidRPr="008B363D">
        <w:object w:dxaOrig="1880" w:dyaOrig="680" w14:anchorId="54FE9D2B">
          <v:shape id="_x0000_i1058" type="#_x0000_t75" style="width:96pt;height:36pt" o:ole="">
            <v:imagedata r:id="rId88" o:title=""/>
          </v:shape>
          <o:OLEObject Type="Embed" ProgID="Equation.3" ShapeID="_x0000_i1058" DrawAspect="Content" ObjectID="_1748948006" r:id="rId89"/>
        </w:object>
      </w:r>
      <w:r w:rsidRPr="008B363D">
        <w:tab/>
        <w:t>(22)</w:t>
      </w:r>
    </w:p>
    <w:p w14:paraId="6A504E53" w14:textId="77777777" w:rsidR="008B363D" w:rsidRPr="008B363D" w:rsidRDefault="008B363D" w:rsidP="00DE5E78"/>
    <w:p w14:paraId="25D9B0ED" w14:textId="77777777" w:rsidR="008B363D" w:rsidRPr="008B363D" w:rsidRDefault="008B363D" w:rsidP="00DE5E78">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E5E78">
      <w:r w:rsidRPr="008B363D">
        <w:tab/>
        <w:t>k</w:t>
      </w:r>
      <w:r w:rsidRPr="008B363D">
        <w:rPr>
          <w:vertAlign w:val="subscript"/>
        </w:rPr>
        <w:t>a</w:t>
      </w:r>
      <w:r w:rsidRPr="008B363D">
        <w:t xml:space="preserve"> = gas-phase resistance, [m/s]</w:t>
      </w:r>
    </w:p>
    <w:p w14:paraId="677D2C97" w14:textId="77777777" w:rsidR="008B363D" w:rsidRPr="008B363D" w:rsidRDefault="008B363D" w:rsidP="00DE5E78">
      <w:r w:rsidRPr="008B363D">
        <w:tab/>
        <w:t>H = Henry’s law constant (m</w:t>
      </w:r>
      <w:r w:rsidRPr="008B363D">
        <w:rPr>
          <w:vertAlign w:val="superscript"/>
        </w:rPr>
        <w:t>3</w:t>
      </w:r>
      <w:r w:rsidRPr="008B363D">
        <w:t>atm/mol)</w:t>
      </w:r>
    </w:p>
    <w:p w14:paraId="48249963" w14:textId="77777777" w:rsidR="008B363D" w:rsidRPr="008B363D" w:rsidRDefault="008B363D" w:rsidP="00DE5E78">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E5E78">
      <w:r w:rsidRPr="008B363D">
        <w:lastRenderedPageBreak/>
        <w:t>T= temperature (K)</w:t>
      </w:r>
    </w:p>
    <w:p w14:paraId="603EAC02" w14:textId="77777777" w:rsidR="008B363D" w:rsidRPr="008B363D" w:rsidRDefault="008B363D" w:rsidP="00DE5E78"/>
    <w:p w14:paraId="5F59AAF5" w14:textId="2C5102C9" w:rsidR="008B363D" w:rsidRPr="008B363D" w:rsidRDefault="008B363D" w:rsidP="00DE5E78">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E5E78"/>
    <w:p w14:paraId="3E37917A" w14:textId="77777777" w:rsidR="008B363D" w:rsidRPr="008B363D" w:rsidRDefault="008B363D" w:rsidP="00DE5E78">
      <w:r w:rsidRPr="008B363D">
        <w:tab/>
      </w:r>
      <w:r w:rsidRPr="008B363D">
        <w:object w:dxaOrig="1540" w:dyaOrig="700" w14:anchorId="46E06565">
          <v:shape id="_x0000_i1059" type="#_x0000_t75" style="width:78pt;height:36pt" o:ole="">
            <v:imagedata r:id="rId90" o:title=""/>
          </v:shape>
          <o:OLEObject Type="Embed" ProgID="Equation.3" ShapeID="_x0000_i1059" DrawAspect="Content" ObjectID="_1748948007" r:id="rId91"/>
        </w:object>
      </w:r>
      <w:r w:rsidRPr="008B363D">
        <w:t xml:space="preserve"> </w:t>
      </w:r>
      <w:r w:rsidRPr="008B363D">
        <w:tab/>
        <w:t>(23)</w:t>
      </w:r>
    </w:p>
    <w:p w14:paraId="74D4C724" w14:textId="77777777" w:rsidR="008B363D" w:rsidRPr="008B363D" w:rsidRDefault="008B363D" w:rsidP="00DE5E78"/>
    <w:p w14:paraId="21E89768" w14:textId="77777777" w:rsidR="008B363D" w:rsidRPr="008B363D" w:rsidRDefault="008B363D" w:rsidP="00DE5E78">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E5E78">
      <w:r w:rsidRPr="008B363D">
        <w:tab/>
        <w:t>MW = molecular weight of pesticide, [g/mol]</w:t>
      </w:r>
    </w:p>
    <w:p w14:paraId="2A15A994" w14:textId="77777777" w:rsidR="008B363D" w:rsidRPr="008B363D" w:rsidRDefault="008B363D" w:rsidP="00DE5E78"/>
    <w:p w14:paraId="1C1753BB" w14:textId="77777777" w:rsidR="008B363D" w:rsidRPr="008B363D" w:rsidRDefault="008B363D" w:rsidP="00DE5E78">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C for the Banks (1975) relationship, it is not clear from Banks (1975) what the actual reference temperature should be.  Schwarzenbach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(v</w:t>
      </w:r>
      <w:r w:rsidRPr="008B363D">
        <w:rPr>
          <w:vertAlign w:val="subscript"/>
        </w:rPr>
        <w:t>wind</w:t>
      </w:r>
      <w:r w:rsidRPr="008B363D">
        <w:t>) less than 5.5 m/s, k</w:t>
      </w:r>
      <w:r w:rsidRPr="008B363D">
        <w:rPr>
          <w:vertAlign w:val="subscript"/>
        </w:rPr>
        <w:t>O2</w:t>
      </w:r>
      <w:r w:rsidRPr="008B363D">
        <w:t xml:space="preserve"> is calculated as:</w:t>
      </w:r>
    </w:p>
    <w:p w14:paraId="45F3F2EB" w14:textId="77777777" w:rsidR="008B363D" w:rsidRPr="008B363D" w:rsidRDefault="008B363D" w:rsidP="00DE5E78"/>
    <w:p w14:paraId="3ABAEDE0" w14:textId="77777777" w:rsidR="008B363D" w:rsidRPr="008B363D" w:rsidRDefault="008B363D" w:rsidP="00DE5E78"/>
    <w:p w14:paraId="4C6F07BC" w14:textId="5652731E" w:rsidR="008B363D" w:rsidRPr="008B363D" w:rsidRDefault="008B363D" w:rsidP="00DE5E78">
      <w:r w:rsidRPr="008B363D">
        <w:tab/>
      </w:r>
      <w:r w:rsidRPr="008B363D">
        <w:object w:dxaOrig="3379" w:dyaOrig="420" w14:anchorId="299EA750">
          <v:shape id="_x0000_i1060" type="#_x0000_t75" style="width:168pt;height:24pt" o:ole="">
            <v:imagedata r:id="rId92" o:title=""/>
          </v:shape>
          <o:OLEObject Type="Embed" ProgID="Equation.3" ShapeID="_x0000_i1060" DrawAspect="Content" ObjectID="_1748948008" r:id="rId93"/>
        </w:object>
      </w:r>
      <w:r w:rsidRPr="008B363D">
        <w:t xml:space="preserve"> </w:t>
      </w:r>
      <w:r w:rsidR="003B0A76" w:rsidRPr="008B363D">
        <w:t xml:space="preserve"> </w:t>
      </w:r>
      <w:r w:rsidR="003B0A76">
        <w:tab/>
      </w:r>
      <w:r w:rsidRPr="008B363D">
        <w:t>(24)</w:t>
      </w:r>
    </w:p>
    <w:p w14:paraId="5A888F90" w14:textId="77777777" w:rsidR="008B363D" w:rsidRPr="008B363D" w:rsidRDefault="008B363D" w:rsidP="00DE5E78">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DE5E78"/>
    <w:p w14:paraId="2A8BA8A7" w14:textId="77777777" w:rsidR="008B363D" w:rsidRPr="008B363D" w:rsidRDefault="008B363D" w:rsidP="00DE5E78">
      <w:r w:rsidRPr="008B363D">
        <w:tab/>
      </w:r>
      <w:r w:rsidRPr="008B363D">
        <w:object w:dxaOrig="3220" w:dyaOrig="400" w14:anchorId="468576D0">
          <v:shape id="_x0000_i1061" type="#_x0000_t75" style="width:156pt;height:24pt" o:ole="">
            <v:imagedata r:id="rId94" o:title=""/>
          </v:shape>
          <o:OLEObject Type="Embed" ProgID="Equation.3" ShapeID="_x0000_i1061" DrawAspect="Content" ObjectID="_1748948009" r:id="rId95"/>
        </w:object>
      </w:r>
      <w:r w:rsidRPr="008B363D">
        <w:tab/>
        <w:t>(25)</w:t>
      </w:r>
      <w:r w:rsidRPr="008B363D">
        <w:tab/>
      </w:r>
    </w:p>
    <w:p w14:paraId="4AD1D506" w14:textId="77777777" w:rsidR="008B363D" w:rsidRPr="008B363D" w:rsidRDefault="008B363D" w:rsidP="00DE5E78"/>
    <w:p w14:paraId="6EE63685" w14:textId="77777777" w:rsidR="008B363D" w:rsidRPr="008B363D" w:rsidRDefault="008B363D" w:rsidP="00DE5E78">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E5E78">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E5E78"/>
    <w:p w14:paraId="702792C3" w14:textId="77777777" w:rsidR="008B363D" w:rsidRPr="008B363D" w:rsidRDefault="008B363D" w:rsidP="00DE5E78">
      <w:r w:rsidRPr="008B363D">
        <w:tab/>
      </w:r>
      <w:r w:rsidRPr="008B363D">
        <w:object w:dxaOrig="1640" w:dyaOrig="680" w14:anchorId="092BDFBC">
          <v:shape id="_x0000_i1062" type="#_x0000_t75" style="width:78pt;height:36pt" o:ole="">
            <v:imagedata r:id="rId96" o:title=""/>
          </v:shape>
          <o:OLEObject Type="Embed" ProgID="Equation.3" ShapeID="_x0000_i1062" DrawAspect="Content" ObjectID="_1748948010" r:id="rId97"/>
        </w:object>
      </w:r>
      <w:r w:rsidRPr="008B363D">
        <w:tab/>
        <w:t>(26)</w:t>
      </w:r>
    </w:p>
    <w:p w14:paraId="39362393" w14:textId="77777777" w:rsidR="008B363D" w:rsidRPr="008B363D" w:rsidRDefault="008B363D" w:rsidP="00DE5E78">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E5E78"/>
    <w:p w14:paraId="21A0754E" w14:textId="77777777" w:rsidR="008B363D" w:rsidRPr="008B363D" w:rsidRDefault="008B363D" w:rsidP="00DE5E78">
      <w:r w:rsidRPr="008B363D">
        <w:tab/>
      </w:r>
      <w:r w:rsidRPr="008B363D">
        <w:object w:dxaOrig="3180" w:dyaOrig="660" w14:anchorId="7332DE6D">
          <v:shape id="_x0000_i1063" type="#_x0000_t75" style="width:156pt;height:36pt" o:ole="">
            <v:imagedata r:id="rId98" o:title=""/>
          </v:shape>
          <o:OLEObject Type="Embed" ProgID="Equation.3" ShapeID="_x0000_i1063" DrawAspect="Content" ObjectID="_1748948011" r:id="rId99"/>
        </w:object>
      </w:r>
      <w:r w:rsidRPr="008B363D">
        <w:tab/>
        <w:t>(27)</w:t>
      </w:r>
    </w:p>
    <w:p w14:paraId="23C0F7B2" w14:textId="77777777" w:rsidR="008B363D" w:rsidRPr="008B363D" w:rsidRDefault="008B363D" w:rsidP="00DE5E78"/>
    <w:p w14:paraId="3CEB30A5" w14:textId="77777777" w:rsidR="008B363D" w:rsidRPr="008B363D" w:rsidRDefault="008B363D" w:rsidP="00DE5E78">
      <w:r w:rsidRPr="008B363D">
        <w:t xml:space="preserve">In the VVWM, wind speed varies on a daily basis, unlike in EXAMS where the average monthly wind speed varies on a monthly basis. </w:t>
      </w:r>
    </w:p>
    <w:p w14:paraId="25B600A3" w14:textId="77777777" w:rsidR="008B363D" w:rsidRPr="008B363D" w:rsidRDefault="008B363D" w:rsidP="00DE5E78"/>
    <w:p w14:paraId="524326C2" w14:textId="77777777" w:rsidR="008B363D" w:rsidRPr="008B363D" w:rsidRDefault="008B363D" w:rsidP="00DE5E78">
      <w:r w:rsidRPr="008B363D">
        <w:t>The gas-phase resistance is referred to as water vapor resistance, and an empirical relationship based on a linear regression of laboratory-derived data from Liss (1973) relates the water vapor exchange velocity to wind speed:</w:t>
      </w:r>
    </w:p>
    <w:p w14:paraId="7532CD7F" w14:textId="39E22B2B" w:rsidR="008B363D" w:rsidRPr="008B363D" w:rsidRDefault="008B363D" w:rsidP="00DE5E78">
      <w:r w:rsidRPr="008B363D">
        <w:lastRenderedPageBreak/>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p>
    <w:p w14:paraId="390265FE" w14:textId="77777777" w:rsidR="008B363D" w:rsidRPr="008B363D" w:rsidRDefault="008B363D" w:rsidP="00DE5E78"/>
    <w:p w14:paraId="2C0F87A2" w14:textId="77777777" w:rsidR="008B363D" w:rsidRPr="008B363D" w:rsidRDefault="008B363D" w:rsidP="00DE5E78">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DE5E78">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E5E78"/>
    <w:p w14:paraId="3F0F7686" w14:textId="77777777" w:rsidR="008B363D" w:rsidRPr="008B363D" w:rsidRDefault="008B363D" w:rsidP="00DE5E78"/>
    <w:p w14:paraId="4F42C04E" w14:textId="77777777" w:rsidR="008B363D" w:rsidRPr="008B363D" w:rsidRDefault="008B363D" w:rsidP="00DE5E78">
      <w:r w:rsidRPr="008B363D">
        <w:t xml:space="preserve">The exchange rate of a pesticide is then related to the exchange rate of water by: </w:t>
      </w:r>
    </w:p>
    <w:p w14:paraId="4ED85111" w14:textId="77777777" w:rsidR="008B363D" w:rsidRPr="008B363D" w:rsidRDefault="008B363D" w:rsidP="00DE5E78">
      <w:r w:rsidRPr="008B363D">
        <w:tab/>
      </w:r>
      <w:r w:rsidRPr="008B363D">
        <w:object w:dxaOrig="2079" w:dyaOrig="880" w14:anchorId="6DFACAAC">
          <v:shape id="_x0000_i1064" type="#_x0000_t75" style="width:102pt;height:42pt" o:ole="">
            <v:imagedata r:id="rId100" o:title=""/>
          </v:shape>
          <o:OLEObject Type="Embed" ProgID="Equation.3" ShapeID="_x0000_i1064" DrawAspect="Content" ObjectID="_1748948012" r:id="rId101"/>
        </w:object>
      </w:r>
      <w:r w:rsidRPr="008B363D">
        <w:tab/>
        <w:t>(28)</w:t>
      </w:r>
    </w:p>
    <w:p w14:paraId="5BAAE61F" w14:textId="77777777" w:rsidR="008B363D" w:rsidRPr="008B363D" w:rsidRDefault="008B363D" w:rsidP="00DE5E78"/>
    <w:p w14:paraId="464B1126" w14:textId="77777777" w:rsidR="008B363D" w:rsidRPr="008B363D" w:rsidRDefault="008B363D" w:rsidP="00DE5E78">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Schwarzenbach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Schwarzenbach et al., 1993):</w:t>
      </w:r>
    </w:p>
    <w:p w14:paraId="48DDA922" w14:textId="77777777" w:rsidR="008B363D" w:rsidRPr="008B363D" w:rsidRDefault="008B363D" w:rsidP="00DE5E78"/>
    <w:p w14:paraId="7AAE5E61" w14:textId="77777777" w:rsidR="008B363D" w:rsidRPr="008B363D" w:rsidRDefault="008B363D" w:rsidP="00DE5E78">
      <w:r w:rsidRPr="008B363D">
        <w:tab/>
      </w:r>
      <w:r w:rsidRPr="008B363D">
        <w:object w:dxaOrig="1840" w:dyaOrig="800" w14:anchorId="493E2DB5">
          <v:shape id="_x0000_i1065" type="#_x0000_t75" style="width:96pt;height:42pt" o:ole="">
            <v:imagedata r:id="rId102" o:title=""/>
          </v:shape>
          <o:OLEObject Type="Embed" ProgID="Equation.3" ShapeID="_x0000_i1065" DrawAspect="Content" ObjectID="_1748948013" r:id="rId103"/>
        </w:object>
      </w:r>
      <w:r w:rsidRPr="008B363D">
        <w:tab/>
        <w:t>(29)</w:t>
      </w:r>
    </w:p>
    <w:p w14:paraId="0E67B810" w14:textId="77777777" w:rsidR="008B363D" w:rsidRPr="008B363D" w:rsidRDefault="008B363D" w:rsidP="00DE5E78"/>
    <w:p w14:paraId="3C0CE500" w14:textId="77777777" w:rsidR="008B363D" w:rsidRPr="008B363D" w:rsidRDefault="008B363D" w:rsidP="00DE5E78">
      <w:r w:rsidRPr="008B363D">
        <w:t xml:space="preserve">Substituting (29) into (28) gives: </w:t>
      </w:r>
    </w:p>
    <w:p w14:paraId="55BA0AC3" w14:textId="77777777" w:rsidR="008B363D" w:rsidRPr="008B363D" w:rsidRDefault="008B363D" w:rsidP="00DE5E78"/>
    <w:p w14:paraId="5D3BCBE8" w14:textId="77777777" w:rsidR="008B363D" w:rsidRPr="008B363D" w:rsidRDefault="008B363D" w:rsidP="00DE5E78">
      <w:r w:rsidRPr="008B363D">
        <w:tab/>
      </w:r>
      <w:r w:rsidRPr="008B363D">
        <w:object w:dxaOrig="2020" w:dyaOrig="740" w14:anchorId="716C5C7B">
          <v:shape id="_x0000_i1066" type="#_x0000_t75" style="width:102pt;height:36pt" o:ole="">
            <v:imagedata r:id="rId104" o:title=""/>
          </v:shape>
          <o:OLEObject Type="Embed" ProgID="Equation.3" ShapeID="_x0000_i1066" DrawAspect="Content" ObjectID="_1748948014" r:id="rId105"/>
        </w:object>
      </w:r>
      <w:r w:rsidRPr="008B363D">
        <w:tab/>
        <w:t>(30)</w:t>
      </w:r>
    </w:p>
    <w:p w14:paraId="5A0A60CA" w14:textId="77777777" w:rsidR="008B363D" w:rsidRPr="008B363D" w:rsidRDefault="008B363D" w:rsidP="00DE5E78"/>
    <w:p w14:paraId="5B301998" w14:textId="77777777" w:rsidR="008B363D" w:rsidRPr="008B363D" w:rsidRDefault="008B363D" w:rsidP="00DE5E78"/>
    <w:p w14:paraId="5F52D1DB" w14:textId="77777777" w:rsidR="008B363D" w:rsidRPr="008B363D" w:rsidRDefault="008B363D" w:rsidP="00DE5E78">
      <w:r w:rsidRPr="008B363D">
        <w:t>The resulting relationship is:</w:t>
      </w:r>
    </w:p>
    <w:p w14:paraId="07499F25" w14:textId="77777777" w:rsidR="008B363D" w:rsidRPr="008B363D" w:rsidRDefault="008B363D" w:rsidP="00DE5E78">
      <w:r w:rsidRPr="008B363D">
        <w:tab/>
      </w:r>
      <w:r w:rsidRPr="008B363D">
        <w:object w:dxaOrig="3300" w:dyaOrig="700" w14:anchorId="6524D1D1">
          <v:shape id="_x0000_i1067" type="#_x0000_t75" style="width:168pt;height:36pt" o:ole="">
            <v:imagedata r:id="rId106" o:title=""/>
          </v:shape>
          <o:OLEObject Type="Embed" ProgID="Equation.3" ShapeID="_x0000_i1067" DrawAspect="Content" ObjectID="_1748948015" r:id="rId107"/>
        </w:object>
      </w:r>
      <w:r w:rsidRPr="008B363D">
        <w:tab/>
        <w:t>(31)</w:t>
      </w:r>
    </w:p>
    <w:p w14:paraId="2E6B0717" w14:textId="77777777" w:rsidR="008B363D" w:rsidRPr="008B363D" w:rsidRDefault="008B363D" w:rsidP="00DE5E78"/>
    <w:p w14:paraId="5AFBBD1E" w14:textId="77777777" w:rsidR="008B363D" w:rsidRPr="008B363D" w:rsidRDefault="008B363D" w:rsidP="00DE5E78"/>
    <w:p w14:paraId="069317D8" w14:textId="77777777" w:rsidR="008B363D" w:rsidRPr="008B363D" w:rsidRDefault="008B363D" w:rsidP="00DE5E78">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E5E78"/>
    <w:p w14:paraId="17B07904" w14:textId="77777777" w:rsidR="008B363D" w:rsidRPr="008B363D" w:rsidRDefault="008B363D" w:rsidP="00DE5E78">
      <w:r w:rsidRPr="008B363D">
        <w:tab/>
      </w:r>
      <w:r w:rsidRPr="008B363D">
        <w:object w:dxaOrig="1500" w:dyaOrig="660" w14:anchorId="509237EF">
          <v:shape id="_x0000_i1068" type="#_x0000_t75" style="width:1in;height:36pt" o:ole="">
            <v:imagedata r:id="rId108" o:title=""/>
          </v:shape>
          <o:OLEObject Type="Embed" ProgID="Equation.3" ShapeID="_x0000_i1068" DrawAspect="Content" ObjectID="_1748948016" r:id="rId109"/>
        </w:object>
      </w:r>
      <w:r w:rsidRPr="008B363D">
        <w:tab/>
        <w:t>(32)</w:t>
      </w:r>
    </w:p>
    <w:p w14:paraId="681F581B" w14:textId="77777777" w:rsidR="008B363D" w:rsidRPr="008B363D" w:rsidRDefault="008B363D" w:rsidP="00DE5E78"/>
    <w:p w14:paraId="1583F2DB" w14:textId="77777777" w:rsidR="008B363D" w:rsidRPr="008B363D" w:rsidRDefault="008B363D" w:rsidP="00DE5E78">
      <w:r w:rsidRPr="008B363D">
        <w:t xml:space="preserve">where </w:t>
      </w:r>
      <w:r w:rsidRPr="008B363D">
        <w:tab/>
        <w:t>vp = vapor pressure [torr]</w:t>
      </w:r>
    </w:p>
    <w:p w14:paraId="02087662" w14:textId="77777777" w:rsidR="008B363D" w:rsidRPr="008B363D" w:rsidRDefault="008B363D" w:rsidP="00DE5E78">
      <w:r w:rsidRPr="008B363D">
        <w:tab/>
        <w:t>Sol = solubility [mg/L]</w:t>
      </w:r>
    </w:p>
    <w:p w14:paraId="19B23145" w14:textId="77777777" w:rsidR="008B363D" w:rsidRPr="008B363D" w:rsidRDefault="008B363D" w:rsidP="00DE5E78"/>
    <w:p w14:paraId="6418E93A" w14:textId="77777777" w:rsidR="008B363D" w:rsidRPr="008B363D" w:rsidRDefault="008B363D" w:rsidP="00DE5E78">
      <w:pPr>
        <w:pStyle w:val="Heading3"/>
      </w:pPr>
      <w:bookmarkStart w:id="334" w:name="_Toc451238559"/>
      <w:r w:rsidRPr="008B363D">
        <w:lastRenderedPageBreak/>
        <w:t>2.4</w:t>
      </w:r>
      <w:r w:rsidRPr="008B363D">
        <w:tab/>
        <w:t>Effective Benthic Region Dissipation (</w:t>
      </w:r>
      <w:r w:rsidRPr="008B363D">
        <w:sym w:font="Symbol" w:char="F047"/>
      </w:r>
      <w:r w:rsidRPr="008B363D">
        <w:rPr>
          <w:vertAlign w:val="subscript"/>
        </w:rPr>
        <w:t>2</w:t>
      </w:r>
      <w:r w:rsidRPr="008B363D">
        <w:t>)</w:t>
      </w:r>
      <w:bookmarkEnd w:id="334"/>
    </w:p>
    <w:p w14:paraId="2AB839A7" w14:textId="77777777" w:rsidR="008B363D" w:rsidRDefault="008B363D" w:rsidP="00DE5E78">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Dissipation by sediment flow is caused by the sediemt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E5E78"/>
    <w:p w14:paraId="78887E80" w14:textId="43D7942D" w:rsidR="008B363D" w:rsidRPr="008B363D" w:rsidRDefault="008B363D" w:rsidP="00DE5E78">
      <w:pPr>
        <w:pStyle w:val="Heading3"/>
      </w:pPr>
      <w:bookmarkStart w:id="335" w:name="_Toc451238560"/>
      <w:r w:rsidRPr="008B363D">
        <w:t>Benthic Hydrolysis (</w:t>
      </w:r>
      <w:r w:rsidRPr="008B363D">
        <w:sym w:font="Symbol" w:char="F06D"/>
      </w:r>
      <w:r w:rsidRPr="008B363D">
        <w:t>hydr_2)</w:t>
      </w:r>
      <w:bookmarkEnd w:id="335"/>
    </w:p>
    <w:p w14:paraId="2769F59A" w14:textId="77777777" w:rsidR="008B363D" w:rsidRPr="008B363D" w:rsidRDefault="008B363D" w:rsidP="00DE5E78">
      <w:r w:rsidRPr="008B363D">
        <w:tab/>
        <w:t>In the current standard water bodies, the pH of the entire system (benthic and water column) are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DE5E78">
      <w:r w:rsidRPr="008B363D">
        <w:tab/>
      </w:r>
      <w:r w:rsidRPr="008B363D">
        <w:object w:dxaOrig="1400" w:dyaOrig="380" w14:anchorId="1478B314">
          <v:shape id="_x0000_i1069" type="#_x0000_t75" style="width:1in;height:24pt" o:ole="">
            <v:imagedata r:id="rId110" o:title=""/>
          </v:shape>
          <o:OLEObject Type="Embed" ProgID="Equation.3" ShapeID="_x0000_i1069" DrawAspect="Content" ObjectID="_1748948017" r:id="rId111"/>
        </w:object>
      </w:r>
      <w:r w:rsidRPr="008B363D">
        <w:tab/>
        <w:t>(33)</w:t>
      </w:r>
    </w:p>
    <w:p w14:paraId="434A68C3" w14:textId="77777777" w:rsidR="008B363D" w:rsidRPr="008B363D" w:rsidRDefault="008B363D" w:rsidP="00DE5E78"/>
    <w:p w14:paraId="18A1CF71" w14:textId="405C6507" w:rsidR="008B363D" w:rsidRPr="008B363D" w:rsidRDefault="008B363D" w:rsidP="00DE5E78">
      <w:pPr>
        <w:pStyle w:val="Heading3"/>
      </w:pPr>
      <w:bookmarkStart w:id="336" w:name="_Toc451238561"/>
      <w:r w:rsidRPr="008B363D">
        <w:t>Benthic Metabolism (</w:t>
      </w:r>
      <w:r w:rsidRPr="008B363D">
        <w:sym w:font="Symbol" w:char="F06D"/>
      </w:r>
      <w:r w:rsidRPr="008B363D">
        <w:rPr>
          <w:vertAlign w:val="subscript"/>
        </w:rPr>
        <w:t>bio_2</w:t>
      </w:r>
      <w:r w:rsidRPr="008B363D">
        <w:t>)</w:t>
      </w:r>
      <w:bookmarkEnd w:id="336"/>
    </w:p>
    <w:p w14:paraId="129FEA49" w14:textId="77777777" w:rsidR="008B363D" w:rsidRPr="008B363D" w:rsidRDefault="008B363D" w:rsidP="00DE5E78">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E5E78"/>
    <w:p w14:paraId="3AE17296" w14:textId="77777777" w:rsidR="008B363D" w:rsidRPr="008B363D" w:rsidRDefault="008B363D" w:rsidP="00DE5E78">
      <w:r w:rsidRPr="008B363D">
        <w:tab/>
      </w:r>
      <w:r w:rsidRPr="008B363D">
        <w:object w:dxaOrig="2240" w:dyaOrig="460" w14:anchorId="757AC547">
          <v:shape id="_x0000_i1070" type="#_x0000_t75" style="width:114pt;height:24pt" o:ole="">
            <v:imagedata r:id="rId112" o:title=""/>
          </v:shape>
          <o:OLEObject Type="Embed" ProgID="Equation.3" ShapeID="_x0000_i1070" DrawAspect="Content" ObjectID="_1748948018" r:id="rId113"/>
        </w:object>
      </w:r>
      <w:r w:rsidRPr="008B363D">
        <w:tab/>
        <w:t>(34)</w:t>
      </w:r>
    </w:p>
    <w:p w14:paraId="75F5A766" w14:textId="77777777" w:rsidR="008B363D" w:rsidRPr="008B363D" w:rsidRDefault="008B363D" w:rsidP="00DE5E78"/>
    <w:p w14:paraId="6C23FC1F" w14:textId="77777777" w:rsidR="008B363D" w:rsidRPr="008B363D" w:rsidRDefault="008B363D" w:rsidP="00DE5E78">
      <w:r w:rsidRPr="008B363D">
        <w:t xml:space="preserve">where </w:t>
      </w:r>
      <w:r w:rsidRPr="008B363D">
        <w:tab/>
      </w:r>
      <w:r w:rsidRPr="008B363D">
        <w:sym w:font="Symbol" w:char="F06D"/>
      </w:r>
      <w:r w:rsidRPr="008B363D">
        <w:rPr>
          <w:vertAlign w:val="subscript"/>
        </w:rPr>
        <w:t xml:space="preserve">measured  </w:t>
      </w:r>
      <w:r w:rsidRPr="008B363D">
        <w:t>= laboratory measured anaerobic metabolism rate at T</w:t>
      </w:r>
      <w:r w:rsidRPr="008B363D">
        <w:rPr>
          <w:vertAlign w:val="subscript"/>
        </w:rPr>
        <w:t>ref</w:t>
      </w:r>
    </w:p>
    <w:p w14:paraId="3B8C2C12" w14:textId="77777777" w:rsidR="008B363D" w:rsidRPr="008B363D" w:rsidRDefault="008B363D" w:rsidP="00DE5E78">
      <w:r w:rsidRPr="008B363D">
        <w:t>T = temperature of modeled water body [</w:t>
      </w:r>
      <w:r w:rsidRPr="008B363D">
        <w:sym w:font="Symbol" w:char="F0B0"/>
      </w:r>
      <w:r w:rsidRPr="008B363D">
        <w:t>C]</w:t>
      </w:r>
    </w:p>
    <w:p w14:paraId="0B837D4B" w14:textId="77777777" w:rsidR="008B363D" w:rsidRPr="008B363D" w:rsidRDefault="008B363D" w:rsidP="00DE5E78">
      <w:r w:rsidRPr="008B363D">
        <w:t>T</w:t>
      </w:r>
      <w:r w:rsidRPr="008B363D">
        <w:rPr>
          <w:vertAlign w:val="subscript"/>
        </w:rPr>
        <w:t>ref</w:t>
      </w:r>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DE5E78"/>
    <w:p w14:paraId="60740637" w14:textId="77777777" w:rsidR="008B363D" w:rsidRPr="008B363D" w:rsidRDefault="008B363D" w:rsidP="00DE5E78"/>
    <w:p w14:paraId="5E1F4F7C" w14:textId="30468180" w:rsidR="008B363D" w:rsidRPr="008B363D" w:rsidRDefault="008B363D" w:rsidP="00DE5E78">
      <w:pPr>
        <w:pStyle w:val="Heading3"/>
      </w:pPr>
      <w:r w:rsidRPr="008B363D">
        <w:t>2.4.3</w:t>
      </w:r>
      <w:r w:rsidRPr="008B363D">
        <w:tab/>
        <w:t>Benthic Sediment Flow</w:t>
      </w:r>
      <m:oMath>
        <m:r>
          <m:rPr>
            <m:sty m:val="bi"/>
          </m:rPr>
          <w:rPr>
            <w:rFonts w:ascii="Cambria Math" w:hAnsi="Cambria Math"/>
          </w:rPr>
          <m:t xml:space="preserve"> </m:t>
        </m:r>
        <m:d>
          <m:dPr>
            <m:ctrlPr>
              <w:rPr>
                <w:rFonts w:ascii="Cambria Math" w:hAnsi="Cambria Math"/>
                <w:i/>
              </w:rPr>
            </m:ctrlPr>
          </m:dPr>
          <m:e>
            <m:f>
              <m:fPr>
                <m:ctrlPr>
                  <w:rPr>
                    <w:rFonts w:ascii="Cambria Math" w:hAnsi="Cambria Math"/>
                    <w:i/>
                  </w:rPr>
                </m:ctrlPr>
              </m:fPr>
              <m:num>
                <m:r>
                  <m:rPr>
                    <m:sty m:val="bi"/>
                  </m:rPr>
                  <w:rPr>
                    <w:rFonts w:ascii="Cambria Math" w:hAnsi="Cambria Math"/>
                  </w:rPr>
                  <m:t>B</m:t>
                </m:r>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r>
                      <m:rPr>
                        <m:sty m:val="bi"/>
                      </m:rPr>
                      <w:rPr>
                        <w:rFonts w:ascii="Cambria Math" w:hAnsi="Cambria Math"/>
                      </w:rPr>
                      <m:t>2</m:t>
                    </m:r>
                  </m:sub>
                </m:sSub>
              </m:num>
              <m:den>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sub>
                </m:sSub>
              </m:den>
            </m:f>
          </m:e>
        </m:d>
      </m:oMath>
    </w:p>
    <w:p w14:paraId="72392A46" w14:textId="77777777" w:rsidR="008B363D" w:rsidRPr="008B363D" w:rsidRDefault="008B363D" w:rsidP="00DE5E78">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E5E78">
      <w:bookmarkStart w:id="337" w:name="_Toc451238562"/>
    </w:p>
    <w:p w14:paraId="1617C4A8" w14:textId="2C7BA89C" w:rsidR="008B363D" w:rsidRPr="008B363D" w:rsidRDefault="008B363D" w:rsidP="00DE5E78">
      <w:pPr>
        <w:pStyle w:val="Heading3"/>
      </w:pPr>
      <w:r w:rsidRPr="008B363D">
        <w:t>2.5</w:t>
      </w:r>
      <w:r w:rsidRPr="008B363D">
        <w:tab/>
        <w:t>Mass Transfer Coefficient (</w:t>
      </w:r>
      <w:r w:rsidRPr="008B363D">
        <w:sym w:font="Symbol" w:char="F057"/>
      </w:r>
      <w:r w:rsidRPr="008B363D">
        <w:t>)</w:t>
      </w:r>
      <w:bookmarkEnd w:id="337"/>
    </w:p>
    <w:p w14:paraId="28E01303" w14:textId="77777777" w:rsidR="008B363D" w:rsidRPr="008B363D" w:rsidRDefault="008B363D" w:rsidP="00DE5E78"/>
    <w:p w14:paraId="3746137C" w14:textId="77777777" w:rsidR="008B363D" w:rsidRPr="008B363D" w:rsidRDefault="008B363D" w:rsidP="00DE5E78">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w:t>
      </w:r>
      <w:r w:rsidRPr="008B363D">
        <w:lastRenderedPageBreak/>
        <w:t>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77777777" w:rsidR="008B363D" w:rsidRPr="008B363D" w:rsidRDefault="008B363D" w:rsidP="00DE5E78">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Fickian-type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6FC2EE15" w14:textId="77777777" w:rsidR="008B363D" w:rsidRPr="008B363D" w:rsidRDefault="008B363D" w:rsidP="00DE5E78">
      <w:r w:rsidRPr="008B363D">
        <w:tab/>
      </w:r>
      <w:r w:rsidRPr="008B363D">
        <w:object w:dxaOrig="2659" w:dyaOrig="639" w14:anchorId="01EF2BC9">
          <v:shape id="_x0000_i1071" type="#_x0000_t75" style="width:132pt;height:30pt" o:ole="">
            <v:imagedata r:id="rId114" o:title=""/>
          </v:shape>
          <o:OLEObject Type="Embed" ProgID="Equation.3" ShapeID="_x0000_i1071" DrawAspect="Content" ObjectID="_1748948019" r:id="rId115"/>
        </w:object>
      </w:r>
      <w:r w:rsidRPr="008B363D">
        <w:t xml:space="preserve"> </w:t>
      </w:r>
      <w:r w:rsidRPr="008B363D">
        <w:tab/>
        <w:t>(35)</w:t>
      </w:r>
    </w:p>
    <w:p w14:paraId="24348774" w14:textId="77777777" w:rsidR="008B363D" w:rsidRPr="008B363D" w:rsidRDefault="008B363D" w:rsidP="00DE5E78"/>
    <w:p w14:paraId="0E3D2F4E" w14:textId="77777777" w:rsidR="008B363D" w:rsidRPr="008B363D" w:rsidRDefault="008B363D" w:rsidP="00DE5E78">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E5E78">
      <w:r w:rsidRPr="008B363D">
        <w:t>A = area of benthic/water column interface, [m</w:t>
      </w:r>
      <w:r w:rsidRPr="008B363D">
        <w:rPr>
          <w:vertAlign w:val="superscript"/>
        </w:rPr>
        <w:t>2</w:t>
      </w:r>
      <w:r w:rsidRPr="008B363D">
        <w:t>]</w:t>
      </w:r>
    </w:p>
    <w:p w14:paraId="2F81B66E" w14:textId="715CA142" w:rsidR="008B363D" w:rsidRPr="008B363D" w:rsidRDefault="008B363D" w:rsidP="00DE5E78">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 DSP in EXAMS</w:t>
      </w:r>
    </w:p>
    <w:p w14:paraId="1E406604" w14:textId="497F898E" w:rsidR="008B363D" w:rsidRPr="008B363D" w:rsidRDefault="008B363D" w:rsidP="00DE5E78">
      <w:r w:rsidRPr="008B363D">
        <w:sym w:font="Symbol" w:char="F044"/>
      </w:r>
      <w:r w:rsidRPr="008B363D">
        <w:t>x = thickness of boundary layer, [m]</w:t>
      </w:r>
    </w:p>
    <w:p w14:paraId="279668F1" w14:textId="77777777" w:rsidR="008B363D" w:rsidRPr="008B363D" w:rsidRDefault="008B363D" w:rsidP="00DE5E78">
      <w:r w:rsidRPr="008B363D">
        <w:object w:dxaOrig="260" w:dyaOrig="279" w14:anchorId="4F6F5C37">
          <v:shape id="_x0000_i1072" type="#_x0000_t75" style="width:12pt;height:12pt" o:ole="" o:bullet="t">
            <v:imagedata r:id="rId116" o:title=""/>
          </v:shape>
          <o:OLEObject Type="Embed" ProgID="Equation.3" ShapeID="_x0000_i1072" DrawAspect="Content" ObjectID="_1748948020" r:id="rId117"/>
        </w:object>
      </w:r>
      <w:r w:rsidRPr="008B363D">
        <w:t xml:space="preserve"> = total partition coefficient for total concentrations, [unitless]</w:t>
      </w:r>
    </w:p>
    <w:p w14:paraId="5044B5F3" w14:textId="594BBC31" w:rsidR="008B363D" w:rsidRPr="008B363D" w:rsidRDefault="008B363D" w:rsidP="00DE5E78">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E5E78">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E5E78"/>
    <w:p w14:paraId="6CE79F14" w14:textId="77777777" w:rsidR="008B363D" w:rsidRPr="008B363D" w:rsidRDefault="008B363D" w:rsidP="00DE5E78">
      <w:r w:rsidRPr="008B363D">
        <w:t>The total concentrations in the water column and benthic regions are calculated as follows:</w:t>
      </w:r>
    </w:p>
    <w:p w14:paraId="0CCEAAB8" w14:textId="77777777" w:rsidR="008B363D" w:rsidRPr="008B363D" w:rsidRDefault="008B363D" w:rsidP="00DE5E78"/>
    <w:p w14:paraId="6F781069" w14:textId="5772E5E5" w:rsidR="008B363D" w:rsidRPr="008B363D" w:rsidRDefault="008B363D" w:rsidP="00DE5E78">
      <w:r w:rsidRPr="008B363D">
        <w:object w:dxaOrig="2439" w:dyaOrig="740" w14:anchorId="7E318B89">
          <v:shape id="_x0000_i1073" type="#_x0000_t75" style="width:120pt;height:36pt" o:ole="">
            <v:imagedata r:id="rId118" o:title=""/>
          </v:shape>
          <o:OLEObject Type="Embed" ProgID="Equation.3" ShapeID="_x0000_i1073" DrawAspect="Content" ObjectID="_1748948021" r:id="rId119"/>
        </w:object>
      </w:r>
      <w:r w:rsidRPr="008B363D">
        <w:tab/>
        <w:t>(36)</w:t>
      </w:r>
    </w:p>
    <w:p w14:paraId="6C1A757E" w14:textId="77777777" w:rsidR="008B363D" w:rsidRPr="008B363D" w:rsidRDefault="008B363D" w:rsidP="00DE5E78"/>
    <w:p w14:paraId="4E1A4B99" w14:textId="4A988C50" w:rsidR="008B363D" w:rsidRPr="008B363D" w:rsidRDefault="008B363D" w:rsidP="00DE5E78">
      <w:r w:rsidRPr="008B363D">
        <w:object w:dxaOrig="2659" w:dyaOrig="740" w14:anchorId="4DC30AA5">
          <v:shape id="_x0000_i1074" type="#_x0000_t75" style="width:132pt;height:36pt" o:ole="">
            <v:imagedata r:id="rId120" o:title=""/>
          </v:shape>
          <o:OLEObject Type="Embed" ProgID="Equation.3" ShapeID="_x0000_i1074" DrawAspect="Content" ObjectID="_1748948022" r:id="rId121"/>
        </w:object>
      </w:r>
      <w:r w:rsidRPr="008B363D">
        <w:tab/>
        <w:t>(37)</w:t>
      </w:r>
    </w:p>
    <w:p w14:paraId="61D30AEA" w14:textId="77777777" w:rsidR="008B363D" w:rsidRPr="008B363D" w:rsidRDefault="008B363D" w:rsidP="00DE5E78">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are short-hand notation for the sum of all solid masses and the respective K</w:t>
      </w:r>
      <w:r w:rsidRPr="008B363D">
        <w:rPr>
          <w:vertAlign w:val="subscript"/>
        </w:rPr>
        <w:t>d</w:t>
      </w:r>
      <w:r w:rsidRPr="008B363D">
        <w:t>s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E5E78"/>
    <w:p w14:paraId="2F57251D" w14:textId="77777777" w:rsidR="008B363D" w:rsidRPr="008B363D" w:rsidRDefault="008B363D" w:rsidP="00DE5E78">
      <w:r w:rsidRPr="008B363D">
        <w:tab/>
      </w:r>
      <w:r w:rsidRPr="008B363D">
        <w:object w:dxaOrig="2380" w:dyaOrig="400" w14:anchorId="4E7C29CB">
          <v:shape id="_x0000_i1075" type="#_x0000_t75" style="width:120pt;height:24pt" o:ole="">
            <v:imagedata r:id="rId122" o:title=""/>
          </v:shape>
          <o:OLEObject Type="Embed" ProgID="Equation.3" ShapeID="_x0000_i1075" DrawAspect="Content" ObjectID="_1748948023" r:id="rId123"/>
        </w:object>
      </w:r>
      <w:r w:rsidRPr="008B363D">
        <w:tab/>
        <w:t>(38)</w:t>
      </w:r>
    </w:p>
    <w:p w14:paraId="3D3787F3" w14:textId="77777777" w:rsidR="008B363D" w:rsidRPr="008B363D" w:rsidRDefault="008B363D" w:rsidP="00DE5E78"/>
    <w:p w14:paraId="16675AE2" w14:textId="77777777" w:rsidR="008B363D" w:rsidRPr="008B363D" w:rsidRDefault="008B363D" w:rsidP="00DE5E78">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DE5E78">
      <w:r w:rsidRPr="008B363D">
        <w:tab/>
      </w:r>
      <w:r w:rsidRPr="008B363D">
        <w:object w:dxaOrig="900" w:dyaOrig="680" w14:anchorId="0C5C2006">
          <v:shape id="_x0000_i1076" type="#_x0000_t75" style="width:42pt;height:36pt" o:ole="">
            <v:imagedata r:id="rId124" o:title=""/>
          </v:shape>
          <o:OLEObject Type="Embed" ProgID="Equation.3" ShapeID="_x0000_i1076" DrawAspect="Content" ObjectID="_1748948024" r:id="rId125"/>
        </w:object>
      </w:r>
      <w:r w:rsidRPr="008B363D">
        <w:t xml:space="preserve"> (when benthic region is at equilibrium with water column)</w:t>
      </w:r>
      <w:r w:rsidRPr="008B363D">
        <w:tab/>
        <w:t>(39)</w:t>
      </w:r>
    </w:p>
    <w:p w14:paraId="70EBC243" w14:textId="77777777" w:rsidR="008B363D" w:rsidRPr="008B363D" w:rsidRDefault="008B363D" w:rsidP="00DE5E78">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DE5E78">
      <w:r w:rsidRPr="008B363D">
        <w:lastRenderedPageBreak/>
        <w:tab/>
      </w:r>
      <w:r w:rsidRPr="008B363D">
        <w:object w:dxaOrig="2480" w:dyaOrig="760" w14:anchorId="45454066">
          <v:shape id="_x0000_i1077" type="#_x0000_t75" style="width:120pt;height:36pt" o:ole="">
            <v:imagedata r:id="rId126" o:title=""/>
          </v:shape>
          <o:OLEObject Type="Embed" ProgID="Equation.3" ShapeID="_x0000_i1077" DrawAspect="Content" ObjectID="_1748948025" r:id="rId127"/>
        </w:object>
      </w:r>
      <w:r w:rsidRPr="008B363D">
        <w:tab/>
        <w:t>(40)</w:t>
      </w:r>
    </w:p>
    <w:p w14:paraId="4EE50D32" w14:textId="77777777" w:rsidR="008B363D" w:rsidRPr="008B363D" w:rsidRDefault="008B363D" w:rsidP="00DE5E78"/>
    <w:p w14:paraId="443823F6" w14:textId="77777777" w:rsidR="008B363D" w:rsidRPr="008B363D" w:rsidRDefault="008B363D" w:rsidP="00DE5E78"/>
    <w:p w14:paraId="38C86451" w14:textId="77777777" w:rsidR="008B363D" w:rsidRPr="008B363D" w:rsidRDefault="008B363D" w:rsidP="00DE5E78">
      <w:r w:rsidRPr="008B363D">
        <w:t>Substituting equations (36) to (40) into equation (35) yields the following:</w:t>
      </w:r>
    </w:p>
    <w:p w14:paraId="7ABD49FE" w14:textId="77777777" w:rsidR="008B363D" w:rsidRPr="008B363D" w:rsidRDefault="008B363D" w:rsidP="00DE5E78"/>
    <w:p w14:paraId="4ACC9BEB" w14:textId="77777777" w:rsidR="008B363D" w:rsidRPr="008B363D" w:rsidRDefault="008B363D" w:rsidP="00DE5E78">
      <w:r w:rsidRPr="008B363D">
        <w:tab/>
      </w:r>
      <w:r w:rsidRPr="008B363D">
        <w:object w:dxaOrig="3540" w:dyaOrig="740" w14:anchorId="0CC46811">
          <v:shape id="_x0000_i1078" type="#_x0000_t75" style="width:180pt;height:36pt" o:ole="">
            <v:imagedata r:id="rId128" o:title=""/>
          </v:shape>
          <o:OLEObject Type="Embed" ProgID="Equation.3" ShapeID="_x0000_i1078" DrawAspect="Content" ObjectID="_1748948026" r:id="rId129"/>
        </w:object>
      </w:r>
      <w:r w:rsidRPr="008B363D">
        <w:tab/>
        <w:t>(41)</w:t>
      </w:r>
    </w:p>
    <w:p w14:paraId="26866FF2" w14:textId="77777777" w:rsidR="008B363D" w:rsidRPr="008B363D" w:rsidRDefault="008B363D" w:rsidP="00DE5E78"/>
    <w:p w14:paraId="0E816E22" w14:textId="77777777" w:rsidR="008B363D" w:rsidRPr="008B363D" w:rsidRDefault="008B363D" w:rsidP="00DE5E78"/>
    <w:p w14:paraId="166AD250" w14:textId="77777777" w:rsidR="008B363D" w:rsidRPr="008B363D" w:rsidRDefault="008B363D" w:rsidP="00DE5E78">
      <w:r w:rsidRPr="008B363D">
        <w:t xml:space="preserve">Comparing equation (41) with equation (2), we can see that: </w:t>
      </w:r>
    </w:p>
    <w:p w14:paraId="1B13173D" w14:textId="77777777" w:rsidR="008B363D" w:rsidRPr="008B363D" w:rsidRDefault="008B363D" w:rsidP="00DE5E78"/>
    <w:p w14:paraId="466F4046" w14:textId="77777777" w:rsidR="008B363D" w:rsidRPr="008B363D" w:rsidRDefault="008B363D" w:rsidP="00DE5E78">
      <w:r w:rsidRPr="008B363D">
        <w:tab/>
      </w:r>
      <w:r w:rsidRPr="008B363D">
        <w:object w:dxaOrig="2439" w:dyaOrig="740" w14:anchorId="65D913F0">
          <v:shape id="_x0000_i1079" type="#_x0000_t75" style="width:120pt;height:36pt" o:ole="">
            <v:imagedata r:id="rId130" o:title=""/>
          </v:shape>
          <o:OLEObject Type="Embed" ProgID="Equation.3" ShapeID="_x0000_i1079" DrawAspect="Content" ObjectID="_1748948027" r:id="rId131"/>
        </w:object>
      </w:r>
      <w:r w:rsidRPr="008B363D">
        <w:tab/>
        <w:t>(42)</w:t>
      </w:r>
    </w:p>
    <w:p w14:paraId="3501915A" w14:textId="77777777" w:rsidR="008B363D" w:rsidRPr="008B363D" w:rsidRDefault="008B363D" w:rsidP="00DE5E78">
      <w:r w:rsidRPr="008B363D">
        <w:tab/>
      </w:r>
      <w:r w:rsidRPr="008B363D">
        <w:tab/>
      </w:r>
    </w:p>
    <w:p w14:paraId="1831EDF5" w14:textId="77777777" w:rsidR="008B363D" w:rsidRPr="008B363D" w:rsidRDefault="008B363D" w:rsidP="00DE5E78">
      <w:r w:rsidRPr="008B363D">
        <w:t xml:space="preserve">and that </w:t>
      </w:r>
      <w:r w:rsidRPr="008B363D">
        <w:sym w:font="Symbol" w:char="F057"/>
      </w:r>
      <w:r w:rsidRPr="008B363D">
        <w:t xml:space="preserve"> is:</w:t>
      </w:r>
    </w:p>
    <w:p w14:paraId="4E8295B0" w14:textId="77777777" w:rsidR="008B363D" w:rsidRPr="008B363D" w:rsidRDefault="008B363D" w:rsidP="00DE5E78">
      <w:r w:rsidRPr="008B363D">
        <w:tab/>
      </w:r>
      <w:r w:rsidRPr="008B363D">
        <w:object w:dxaOrig="1160" w:dyaOrig="680" w14:anchorId="53DECE21">
          <v:shape id="_x0000_i1080" type="#_x0000_t75" style="width:60pt;height:36pt" o:ole="">
            <v:imagedata r:id="rId132" o:title=""/>
          </v:shape>
          <o:OLEObject Type="Embed" ProgID="Equation.3" ShapeID="_x0000_i1080" DrawAspect="Content" ObjectID="_1748948028" r:id="rId133"/>
        </w:object>
      </w:r>
      <w:r w:rsidRPr="008B363D">
        <w:tab/>
        <w:t>(43)</w:t>
      </w:r>
    </w:p>
    <w:p w14:paraId="02B557EF" w14:textId="77777777" w:rsidR="008B363D" w:rsidRPr="008B363D" w:rsidRDefault="008B363D" w:rsidP="00DE5E78"/>
    <w:p w14:paraId="01FB1AE2" w14:textId="77777777" w:rsidR="008B363D" w:rsidRPr="008B363D" w:rsidRDefault="008B363D" w:rsidP="00DE5E78"/>
    <w:p w14:paraId="19430648" w14:textId="77777777" w:rsidR="008B363D" w:rsidRPr="008B363D" w:rsidRDefault="008B363D" w:rsidP="00DE5E78">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E5E78">
      <w:r w:rsidRPr="008B363D">
        <w:sym w:font="Symbol" w:char="F044"/>
      </w:r>
      <w:r w:rsidRPr="008B363D">
        <w:t>x = boundary layer thickness (m)</w:t>
      </w:r>
    </w:p>
    <w:p w14:paraId="39DBCE74" w14:textId="1AAD2DAA" w:rsidR="008B363D" w:rsidRPr="008B363D" w:rsidRDefault="008B363D" w:rsidP="00DE5E78">
      <w:r w:rsidRPr="008B363D">
        <w:t>A = area of water body (m</w:t>
      </w:r>
      <w:r w:rsidRPr="008B363D">
        <w:rPr>
          <w:vertAlign w:val="superscript"/>
        </w:rPr>
        <w:t>2</w:t>
      </w:r>
      <w:r w:rsidRPr="008B363D">
        <w:t>)</w:t>
      </w:r>
    </w:p>
    <w:p w14:paraId="408BF894" w14:textId="77777777" w:rsidR="008B363D" w:rsidRPr="008B363D" w:rsidRDefault="008B363D" w:rsidP="00DE5E78"/>
    <w:p w14:paraId="371BC104" w14:textId="0932A09D" w:rsidR="008B363D" w:rsidRDefault="008B363D" w:rsidP="00DE5E78">
      <w:r w:rsidRPr="008B363D">
        <w:t xml:space="preserve">D in the above equation is set to a constant (Table 1) for the USEPA standard pond. The value of D was originally chosen to be on the order of Fickian-type dispersion coefficients in sediments, as observed in field studies reported in the EXAMS documentation. Although equation (42) implies a mechanistic meaning to </w:t>
      </w:r>
      <w:r w:rsidRPr="008B363D">
        <w:sym w:font="Symbol" w:char="F061"/>
      </w:r>
      <w:r w:rsidRPr="008B363D">
        <w:t>, it is difficult to adequately transform Fickian-type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the actual boundary layer thickness is difficult to estimate and is likely more related to benthic animal life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E5E78"/>
    <w:p w14:paraId="3EC878C4" w14:textId="0994238D" w:rsidR="008B363D" w:rsidRPr="008B363D" w:rsidRDefault="008B363D" w:rsidP="00DE5E78">
      <w:pPr>
        <w:pStyle w:val="Heading3"/>
      </w:pPr>
      <w:bookmarkStart w:id="338" w:name="_Toc451238563"/>
      <w:r w:rsidRPr="008B363D">
        <w:t>Daily Piecewise Calculations</w:t>
      </w:r>
      <w:bookmarkEnd w:id="338"/>
    </w:p>
    <w:p w14:paraId="2BCDC787" w14:textId="38E32D8C" w:rsidR="008B363D" w:rsidRPr="008B363D" w:rsidRDefault="008B363D" w:rsidP="00DE5E78">
      <w:r w:rsidRPr="008B363D">
        <w:tab/>
        <w:t xml:space="preserve">Because we retain an analytical solution,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E5E78"/>
    <w:p w14:paraId="27094566" w14:textId="5417B0C0" w:rsidR="008B363D" w:rsidRPr="008B363D" w:rsidRDefault="008B363D" w:rsidP="00DE5E78">
      <w:pPr>
        <w:pStyle w:val="Heading3"/>
      </w:pPr>
      <w:bookmarkStart w:id="339" w:name="_Toc451238564"/>
      <w:r w:rsidRPr="008B363D">
        <w:t>Volume Calculations</w:t>
      </w:r>
      <w:bookmarkEnd w:id="339"/>
    </w:p>
    <w:p w14:paraId="29B81F11" w14:textId="77777777" w:rsidR="008B363D" w:rsidRPr="008B363D" w:rsidRDefault="008B363D" w:rsidP="00DE5E78">
      <w:r w:rsidRPr="008B363D">
        <w:t>The volume of the water column aqueous phase is calculated from daily runoff, precipitation, and evaporation for any day as follows:</w:t>
      </w:r>
    </w:p>
    <w:p w14:paraId="178C8DD2" w14:textId="7FE73D4F" w:rsidR="008B363D" w:rsidRPr="008B363D" w:rsidRDefault="00000000" w:rsidP="00DE5E78">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S</m:t>
        </m:r>
      </m:oMath>
      <w:r w:rsidR="008B363D" w:rsidRPr="008B363D">
        <w:t xml:space="preserve"> </w:t>
      </w:r>
      <w:r w:rsidR="008B363D" w:rsidRPr="008B363D">
        <w:tab/>
      </w:r>
      <w:r w:rsidR="008B363D" w:rsidRPr="008B363D">
        <w:tab/>
        <w:t>for 0 &lt; v</w:t>
      </w:r>
      <w:r w:rsidR="008B363D" w:rsidRPr="008B363D">
        <w:rPr>
          <w:vertAlign w:val="subscript"/>
        </w:rPr>
        <w:t>1</w:t>
      </w:r>
      <w:r w:rsidR="008B363D" w:rsidRPr="008B363D">
        <w:t xml:space="preserve"> &lt; v</w:t>
      </w:r>
      <w:r w:rsidR="008B363D" w:rsidRPr="008B363D">
        <w:rPr>
          <w:vertAlign w:val="subscript"/>
        </w:rPr>
        <w:t xml:space="preserve">max </w:t>
      </w:r>
      <w:r w:rsidR="008B363D" w:rsidRPr="008B363D">
        <w:rPr>
          <w:vertAlign w:val="subscript"/>
        </w:rPr>
        <w:tab/>
      </w:r>
      <w:r w:rsidR="008B363D" w:rsidRPr="008B363D">
        <w:t>(44)</w:t>
      </w:r>
    </w:p>
    <w:p w14:paraId="06295F13" w14:textId="77777777" w:rsidR="008B363D" w:rsidRPr="008B363D" w:rsidRDefault="008B363D" w:rsidP="00DE5E78"/>
    <w:p w14:paraId="489CE92B" w14:textId="77777777" w:rsidR="00B917EA" w:rsidRDefault="008B363D" w:rsidP="00DE5E78">
      <w:r w:rsidRPr="008B363D">
        <w:t xml:space="preserve">where </w:t>
      </w:r>
      <w:r w:rsidRPr="008B363D">
        <w:tab/>
      </w:r>
    </w:p>
    <w:p w14:paraId="7C310EB3" w14:textId="7FAE99B8" w:rsidR="008B363D" w:rsidRPr="008B363D" w:rsidRDefault="00B917EA" w:rsidP="00DE5E78">
      <w:r>
        <w:t>`</w:t>
      </w:r>
      <w:r>
        <w:tab/>
      </w:r>
      <w:r w:rsidR="008B363D" w:rsidRPr="008B363D">
        <w:t>v</w:t>
      </w:r>
      <w:r w:rsidR="008B363D" w:rsidRPr="008B363D">
        <w:rPr>
          <w:vertAlign w:val="subscript"/>
        </w:rPr>
        <w:t>0</w:t>
      </w:r>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E5E78">
      <w:r w:rsidRPr="008B363D">
        <w:tab/>
        <w:t>R = daily runoff into the water body (m</w:t>
      </w:r>
      <w:r w:rsidRPr="008B363D">
        <w:rPr>
          <w:vertAlign w:val="superscript"/>
        </w:rPr>
        <w:t>3</w:t>
      </w:r>
      <w:r w:rsidRPr="008B363D">
        <w:t>)</w:t>
      </w:r>
    </w:p>
    <w:p w14:paraId="0E998419" w14:textId="77777777" w:rsidR="008B363D" w:rsidRPr="008B363D" w:rsidRDefault="008B363D" w:rsidP="00DE5E78">
      <w:r w:rsidRPr="008B363D">
        <w:tab/>
        <w:t>P = daily direct precipitation on water body (m</w:t>
      </w:r>
      <w:r w:rsidRPr="008B363D">
        <w:rPr>
          <w:vertAlign w:val="superscript"/>
        </w:rPr>
        <w:t>3</w:t>
      </w:r>
      <w:r w:rsidRPr="008B363D">
        <w:t>)</w:t>
      </w:r>
    </w:p>
    <w:p w14:paraId="326D5E8B" w14:textId="137FE4DD" w:rsidR="008B363D" w:rsidRPr="008B363D" w:rsidRDefault="008B363D" w:rsidP="00DE5E78">
      <w:r w:rsidRPr="008B363D">
        <w:t>E = daily evaporation of runoff (m</w:t>
      </w:r>
      <w:r w:rsidRPr="008B363D">
        <w:rPr>
          <w:vertAlign w:val="superscript"/>
        </w:rPr>
        <w:t>3</w:t>
      </w:r>
      <w:r w:rsidRPr="008B363D">
        <w:t>)</w:t>
      </w:r>
    </w:p>
    <w:p w14:paraId="28D0C6F6" w14:textId="16173604" w:rsidR="008B363D" w:rsidRPr="008B363D" w:rsidRDefault="008B363D" w:rsidP="00DE5E78">
      <w:r w:rsidRPr="008B363D">
        <w:t>S = daily seepage = 0 (neglected) (m</w:t>
      </w:r>
      <w:r w:rsidRPr="008B363D">
        <w:rPr>
          <w:vertAlign w:val="superscript"/>
        </w:rPr>
        <w:t>3</w:t>
      </w:r>
      <w:r w:rsidRPr="008B363D">
        <w:t>)</w:t>
      </w:r>
    </w:p>
    <w:p w14:paraId="6C6D9FFF" w14:textId="77777777" w:rsidR="008B363D" w:rsidRPr="008B363D" w:rsidRDefault="008B363D" w:rsidP="00DE5E78"/>
    <w:p w14:paraId="449FECEA" w14:textId="77777777" w:rsidR="008B363D" w:rsidRPr="008B363D" w:rsidRDefault="008B363D" w:rsidP="00DE5E78">
      <w:r w:rsidRPr="008B363D">
        <w:t>Daily runoff is taken from the PRZM model output. Daily precipitation and evaporation are taken from the meteorological file.  Seepage at this time is not considered, as in EXAMS.  If the newly calculated volume (v</w:t>
      </w:r>
      <w:r w:rsidRPr="008B363D">
        <w:rPr>
          <w:vertAlign w:val="subscript"/>
        </w:rPr>
        <w:t>1</w:t>
      </w:r>
      <w:r w:rsidRPr="008B363D">
        <w:t>) is greater than v</w:t>
      </w:r>
      <w:r w:rsidRPr="008B363D">
        <w:rPr>
          <w:vertAlign w:val="subscript"/>
        </w:rPr>
        <w:t>max</w:t>
      </w:r>
      <w:r w:rsidRPr="008B363D">
        <w:t>, then the volume for the day is set to v</w:t>
      </w:r>
      <w:r w:rsidRPr="008B363D">
        <w:rPr>
          <w:vertAlign w:val="subscript"/>
        </w:rPr>
        <w:t>max</w:t>
      </w:r>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E5E78"/>
    <w:p w14:paraId="1EDE675A" w14:textId="48C43A20" w:rsidR="008B363D" w:rsidRPr="008B363D" w:rsidRDefault="008B363D" w:rsidP="00DE5E78">
      <w:pPr>
        <w:pStyle w:val="Heading3"/>
      </w:pPr>
      <w:bookmarkStart w:id="340" w:name="_Toc451238565"/>
      <w:r w:rsidRPr="008B363D">
        <w:t>Initial Conditions</w:t>
      </w:r>
      <w:bookmarkEnd w:id="340"/>
    </w:p>
    <w:p w14:paraId="552FA8A8" w14:textId="77777777" w:rsidR="008B363D" w:rsidRPr="008B363D" w:rsidRDefault="008B363D" w:rsidP="00DE5E78">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E5E78"/>
    <w:p w14:paraId="091B52BE" w14:textId="2AF6BCDC" w:rsidR="008B363D" w:rsidRPr="008B363D" w:rsidRDefault="008B363D" w:rsidP="00DE5E78">
      <w:pPr>
        <w:pStyle w:val="Heading3"/>
      </w:pPr>
      <w:r w:rsidRPr="008B363D">
        <w:t>Fixed Fraction of Eroded Pesticide</w:t>
      </w:r>
    </w:p>
    <w:p w14:paraId="784207F4" w14:textId="77777777" w:rsidR="008B363D" w:rsidRPr="008B363D" w:rsidRDefault="008B363D" w:rsidP="00DE5E78"/>
    <w:p w14:paraId="1838200B" w14:textId="77777777" w:rsidR="008B363D" w:rsidRPr="008B363D" w:rsidRDefault="008B363D" w:rsidP="00DE5E78">
      <w:r w:rsidRPr="008B363D">
        <w:t>For the fixed-fraction option of eroded pesticide, the initial concentrations, upon addition of new pesticide mass, are expressed as follows:</w:t>
      </w:r>
    </w:p>
    <w:p w14:paraId="3C31F7F9" w14:textId="77777777" w:rsidR="008B363D" w:rsidRPr="008B363D" w:rsidRDefault="008B363D" w:rsidP="00DE5E78"/>
    <w:p w14:paraId="6402EB37" w14:textId="77777777" w:rsidR="008B363D" w:rsidRPr="008B363D" w:rsidRDefault="008B363D" w:rsidP="00DE5E78">
      <w:r w:rsidRPr="008B363D">
        <w:tab/>
      </w:r>
      <w:r w:rsidRPr="008B363D">
        <w:object w:dxaOrig="6420" w:dyaOrig="800" w14:anchorId="20ED3B1E">
          <v:shape id="_x0000_i1081" type="#_x0000_t75" style="width:318pt;height:42pt" o:ole="">
            <v:imagedata r:id="rId134" o:title=""/>
          </v:shape>
          <o:OLEObject Type="Embed" ProgID="Equation.3" ShapeID="_x0000_i1081" DrawAspect="Content" ObjectID="_1748948029" r:id="rId135"/>
        </w:object>
      </w:r>
      <w:r w:rsidRPr="008B363D">
        <w:t xml:space="preserve"> </w:t>
      </w:r>
      <w:r w:rsidRPr="008B363D">
        <w:tab/>
        <w:t>(45)</w:t>
      </w:r>
    </w:p>
    <w:p w14:paraId="5F067C10" w14:textId="77777777" w:rsidR="008B363D" w:rsidRPr="008B363D" w:rsidRDefault="008B363D" w:rsidP="00DE5E78"/>
    <w:p w14:paraId="16D25EE9" w14:textId="77777777" w:rsidR="008B363D" w:rsidRPr="008B363D" w:rsidRDefault="008B363D" w:rsidP="00DE5E78">
      <w:r w:rsidRPr="008B363D">
        <w:tab/>
      </w:r>
      <w:r w:rsidRPr="008B363D">
        <w:object w:dxaOrig="3340" w:dyaOrig="700" w14:anchorId="4801B78E">
          <v:shape id="_x0000_i1082" type="#_x0000_t75" style="width:168pt;height:36pt" o:ole="">
            <v:imagedata r:id="rId136" o:title=""/>
          </v:shape>
          <o:OLEObject Type="Embed" ProgID="Equation.3" ShapeID="_x0000_i1082" DrawAspect="Content" ObjectID="_1748948030" r:id="rId137"/>
        </w:object>
      </w:r>
      <w:r w:rsidRPr="008B363D">
        <w:tab/>
        <w:t>(46)</w:t>
      </w:r>
    </w:p>
    <w:p w14:paraId="1F8FD61B" w14:textId="77777777" w:rsidR="008B363D" w:rsidRPr="008B363D" w:rsidRDefault="008B363D" w:rsidP="00DE5E78"/>
    <w:p w14:paraId="6C158BE5" w14:textId="77777777" w:rsidR="008B363D" w:rsidRPr="008B363D" w:rsidRDefault="008B363D" w:rsidP="00DE5E78">
      <w:r w:rsidRPr="008B363D">
        <w:t>where M</w:t>
      </w:r>
      <w:r w:rsidRPr="008B363D">
        <w:rPr>
          <w:vertAlign w:val="subscript"/>
        </w:rPr>
        <w:t>runoff</w:t>
      </w:r>
      <w:r w:rsidRPr="008B363D">
        <w:t xml:space="preserve"> = mass of pesticide entering water body via runoff (kg)</w:t>
      </w:r>
    </w:p>
    <w:p w14:paraId="11A4B1FA" w14:textId="77777777" w:rsidR="008B363D" w:rsidRPr="008B363D" w:rsidRDefault="008B363D" w:rsidP="00DE5E78">
      <w:r w:rsidRPr="008B363D">
        <w:tab/>
        <w:t>M</w:t>
      </w:r>
      <w:r w:rsidRPr="008B363D">
        <w:rPr>
          <w:vertAlign w:val="subscript"/>
        </w:rPr>
        <w:t>erosion</w:t>
      </w:r>
      <w:r w:rsidRPr="008B363D">
        <w:t xml:space="preserve"> = mass of pesticide entering water body via erosion (kg)</w:t>
      </w:r>
    </w:p>
    <w:p w14:paraId="764C78F1" w14:textId="77777777" w:rsidR="008B363D" w:rsidRPr="008B363D" w:rsidRDefault="008B363D" w:rsidP="00DE5E78">
      <w:r w:rsidRPr="008B363D">
        <w:tab/>
        <w:t>M</w:t>
      </w:r>
      <w:r w:rsidRPr="008B363D">
        <w:rPr>
          <w:vertAlign w:val="subscript"/>
        </w:rPr>
        <w:t>drift</w:t>
      </w:r>
      <w:r w:rsidRPr="008B363D">
        <w:t xml:space="preserve"> = mass of pesticide entering water body via spray drift (kg)</w:t>
      </w:r>
    </w:p>
    <w:p w14:paraId="6EC8AD6F" w14:textId="77777777" w:rsidR="008B363D" w:rsidRPr="008B363D" w:rsidRDefault="008B363D" w:rsidP="00DE5E78">
      <w:r w:rsidRPr="008B363D">
        <w:tab/>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E5E78">
      <w:r w:rsidRPr="008B363D">
        <w:lastRenderedPageBreak/>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E5E78">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E5E78">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DE5E78">
      <w:r w:rsidRPr="008B363D">
        <w:t>X</w:t>
      </w:r>
      <w:r w:rsidRPr="008B363D">
        <w:rPr>
          <w:vertAlign w:val="subscript"/>
        </w:rPr>
        <w:t>fixed</w:t>
      </w:r>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E5E78"/>
    <w:p w14:paraId="73001E51" w14:textId="77777777" w:rsidR="008B363D" w:rsidRPr="008B363D" w:rsidRDefault="008B363D" w:rsidP="00DE5E78"/>
    <w:p w14:paraId="6697EDC1" w14:textId="1BDBA54F" w:rsidR="008B363D" w:rsidRPr="008B363D" w:rsidRDefault="008B363D" w:rsidP="00DE5E78">
      <w:pPr>
        <w:pStyle w:val="Heading3"/>
      </w:pPr>
      <w:r w:rsidRPr="008B363D">
        <w:t>Initial Distribution of Eroded Pesticide</w:t>
      </w:r>
    </w:p>
    <w:p w14:paraId="6D88E758" w14:textId="77777777" w:rsidR="008B363D" w:rsidRPr="008B363D" w:rsidRDefault="008B363D" w:rsidP="00DE5E78"/>
    <w:p w14:paraId="381FF9D4" w14:textId="77777777" w:rsidR="008B363D" w:rsidRPr="008B363D" w:rsidRDefault="008B363D" w:rsidP="00DE5E78">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E5E78"/>
    <w:p w14:paraId="0C8D0CD2" w14:textId="77777777" w:rsidR="008B363D" w:rsidRPr="008B363D" w:rsidRDefault="008B363D" w:rsidP="00DE5E78">
      <w:r w:rsidRPr="008B363D">
        <w:tab/>
      </w:r>
      <w:r w:rsidRPr="008B363D">
        <w:object w:dxaOrig="6540" w:dyaOrig="800" w14:anchorId="04EB8B45">
          <v:shape id="_x0000_i1083" type="#_x0000_t75" style="width:324pt;height:42pt" o:ole="">
            <v:imagedata r:id="rId138" o:title=""/>
          </v:shape>
          <o:OLEObject Type="Embed" ProgID="Equation.3" ShapeID="_x0000_i1083" DrawAspect="Content" ObjectID="_1748948031" r:id="rId139"/>
        </w:object>
      </w:r>
      <w:r w:rsidRPr="008B363D">
        <w:t xml:space="preserve"> </w:t>
      </w:r>
      <w:r w:rsidRPr="008B363D">
        <w:tab/>
        <w:t>(47)</w:t>
      </w:r>
    </w:p>
    <w:p w14:paraId="1A318D03" w14:textId="77777777" w:rsidR="008B363D" w:rsidRPr="008B363D" w:rsidRDefault="008B363D" w:rsidP="00DE5E78"/>
    <w:p w14:paraId="79FB72D2" w14:textId="77777777" w:rsidR="008B363D" w:rsidRPr="008B363D" w:rsidRDefault="008B363D" w:rsidP="00DE5E78">
      <w:r w:rsidRPr="008B363D">
        <w:tab/>
      </w:r>
      <w:r w:rsidRPr="008B363D">
        <w:object w:dxaOrig="5160" w:dyaOrig="700" w14:anchorId="5B4A90E2">
          <v:shape id="_x0000_i1084" type="#_x0000_t75" style="width:258pt;height:36pt" o:ole="">
            <v:imagedata r:id="rId140" o:title=""/>
          </v:shape>
          <o:OLEObject Type="Embed" ProgID="Equation.3" ShapeID="_x0000_i1084" DrawAspect="Content" ObjectID="_1748948032" r:id="rId141"/>
        </w:object>
      </w:r>
      <w:r w:rsidRPr="008B363D">
        <w:tab/>
        <w:t>(48)</w:t>
      </w:r>
    </w:p>
    <w:p w14:paraId="3E70CE1C" w14:textId="77777777" w:rsidR="008B363D" w:rsidRPr="008B363D" w:rsidRDefault="008B363D" w:rsidP="00DE5E78"/>
    <w:p w14:paraId="089FF0B3" w14:textId="77777777" w:rsidR="008B363D" w:rsidRPr="008B363D" w:rsidRDefault="008B363D" w:rsidP="00DE5E78"/>
    <w:p w14:paraId="7AE1C569" w14:textId="77777777" w:rsidR="008B363D" w:rsidRPr="008B363D" w:rsidRDefault="008B363D" w:rsidP="00DE5E78">
      <w:r w:rsidRPr="008B363D">
        <w:t xml:space="preserve">The term </w:t>
      </w:r>
      <w:r w:rsidRPr="008B363D">
        <w:rPr>
          <w:i/>
        </w:rPr>
        <w:t>X</w:t>
      </w:r>
      <w:r w:rsidRPr="008B363D">
        <w:rPr>
          <w:i/>
          <w:vertAlign w:val="subscript"/>
        </w:rPr>
        <w:t>variable</w:t>
      </w:r>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E5E78"/>
    <w:p w14:paraId="5CC56579" w14:textId="77777777" w:rsidR="008B363D" w:rsidRPr="008B363D" w:rsidRDefault="008B363D" w:rsidP="00DE5E78">
      <w:r w:rsidRPr="008B363D">
        <w:tab/>
      </w:r>
      <w:r w:rsidRPr="008B363D">
        <w:object w:dxaOrig="7060" w:dyaOrig="740" w14:anchorId="56A51E7E">
          <v:shape id="_x0000_i1085" type="#_x0000_t75" style="width:336pt;height:36pt" o:ole="">
            <v:imagedata r:id="rId142" o:title=""/>
          </v:shape>
          <o:OLEObject Type="Embed" ProgID="Equation.3" ShapeID="_x0000_i1085" DrawAspect="Content" ObjectID="_1748948033" r:id="rId143"/>
        </w:object>
      </w:r>
      <w:r w:rsidRPr="008B363D">
        <w:tab/>
        <w:t>(49)</w:t>
      </w:r>
    </w:p>
    <w:p w14:paraId="1BD2CC58" w14:textId="77777777" w:rsidR="008B363D" w:rsidRPr="008B363D" w:rsidRDefault="008B363D" w:rsidP="00DE5E78"/>
    <w:p w14:paraId="00F60957" w14:textId="77777777" w:rsidR="008B363D" w:rsidRPr="008B363D" w:rsidRDefault="008B363D" w:rsidP="00DE5E78"/>
    <w:p w14:paraId="79D0F903" w14:textId="77777777" w:rsidR="008B363D" w:rsidRPr="008B363D" w:rsidRDefault="008B363D" w:rsidP="00DE5E78">
      <w:r w:rsidRPr="008B363D">
        <w:t>Where m</w:t>
      </w:r>
      <w:r w:rsidRPr="008B363D">
        <w:rPr>
          <w:vertAlign w:val="subscript"/>
        </w:rPr>
        <w:t>erosion</w:t>
      </w:r>
      <w:r w:rsidRPr="008B363D">
        <w:t xml:space="preserve"> = mass of eroded sediment entering the waterbody during an erosion event (kg)</w:t>
      </w:r>
    </w:p>
    <w:p w14:paraId="60EDE0F3" w14:textId="77777777" w:rsidR="008B363D" w:rsidRPr="008B363D" w:rsidRDefault="008B363D" w:rsidP="00DE5E78"/>
    <w:p w14:paraId="20DBAF35" w14:textId="69DC79DD" w:rsidR="008B363D" w:rsidRPr="008B363D" w:rsidRDefault="008B363D" w:rsidP="00DE5E78">
      <w:pPr>
        <w:pStyle w:val="Heading3"/>
      </w:pPr>
      <w:bookmarkStart w:id="341" w:name="_Toc451238566"/>
      <w:r w:rsidRPr="008B363D">
        <w:t>Analytical Solution</w:t>
      </w:r>
      <w:bookmarkEnd w:id="341"/>
    </w:p>
    <w:p w14:paraId="26DD516F" w14:textId="51BE8C3F" w:rsidR="008B363D" w:rsidRPr="008B363D" w:rsidRDefault="008B363D" w:rsidP="00DE5E78">
      <w:r w:rsidRPr="008B363D">
        <w:t>Equations (3) and (4) along with the initial conditions represent the two equations describing the standard water bodies.  These equations are in the following form:</w:t>
      </w:r>
    </w:p>
    <w:p w14:paraId="1389C640" w14:textId="77777777" w:rsidR="008B363D" w:rsidRPr="008B363D" w:rsidRDefault="008B363D" w:rsidP="00DE5E78">
      <w:r w:rsidRPr="008B363D">
        <w:tab/>
      </w:r>
      <w:r w:rsidRPr="008B363D">
        <w:object w:dxaOrig="1579" w:dyaOrig="620" w14:anchorId="178FB34C">
          <v:shape id="_x0000_i1086" type="#_x0000_t75" style="width:1in;height:30pt" o:ole="">
            <v:imagedata r:id="rId33" o:title=""/>
          </v:shape>
          <o:OLEObject Type="Embed" ProgID="Equation.3" ShapeID="_x0000_i1086" DrawAspect="Content" ObjectID="_1748948034" r:id="rId144"/>
        </w:object>
      </w:r>
      <w:r w:rsidRPr="008B363D">
        <w:tab/>
        <w:t>(50)</w:t>
      </w:r>
    </w:p>
    <w:p w14:paraId="27873E33" w14:textId="77777777" w:rsidR="008B363D" w:rsidRPr="008B363D" w:rsidRDefault="008B363D" w:rsidP="00DE5E78"/>
    <w:p w14:paraId="0A69DFCE" w14:textId="77777777" w:rsidR="008B363D" w:rsidRPr="008B363D" w:rsidRDefault="008B363D" w:rsidP="00DE5E78">
      <w:r w:rsidRPr="008B363D">
        <w:tab/>
      </w:r>
      <w:r w:rsidRPr="008B363D">
        <w:object w:dxaOrig="1560" w:dyaOrig="620" w14:anchorId="7EDE372F">
          <v:shape id="_x0000_i1087" type="#_x0000_t75" style="width:1in;height:30pt" o:ole="">
            <v:imagedata r:id="rId35" o:title=""/>
          </v:shape>
          <o:OLEObject Type="Embed" ProgID="Equation.3" ShapeID="_x0000_i1087" DrawAspect="Content" ObjectID="_1748948035" r:id="rId145"/>
        </w:object>
      </w:r>
      <w:r w:rsidRPr="008B363D">
        <w:tab/>
        <w:t>(51)</w:t>
      </w:r>
    </w:p>
    <w:p w14:paraId="1ABB9AEF" w14:textId="77777777" w:rsidR="008B363D" w:rsidRPr="008B363D" w:rsidRDefault="008B363D" w:rsidP="00DE5E78"/>
    <w:p w14:paraId="2A338609" w14:textId="77777777" w:rsidR="008B363D" w:rsidRPr="008B363D" w:rsidRDefault="008B363D" w:rsidP="00DE5E78">
      <w:r w:rsidRPr="008B363D">
        <w:t xml:space="preserve"> where</w:t>
      </w:r>
    </w:p>
    <w:p w14:paraId="15A9DE7D" w14:textId="77777777" w:rsidR="008B363D" w:rsidRPr="008B363D" w:rsidRDefault="008B363D" w:rsidP="00DE5E78">
      <w:r w:rsidRPr="008B363D">
        <w:object w:dxaOrig="1420" w:dyaOrig="340" w14:anchorId="2DF7F857">
          <v:shape id="_x0000_i1088" type="#_x0000_t75" style="width:66pt;height:12pt" o:ole="">
            <v:imagedata r:id="rId146" o:title=""/>
          </v:shape>
          <o:OLEObject Type="Embed" ProgID="Equation.3" ShapeID="_x0000_i1088" DrawAspect="Content" ObjectID="_1748948036" r:id="rId147"/>
        </w:object>
      </w:r>
    </w:p>
    <w:p w14:paraId="30C9255F" w14:textId="77777777" w:rsidR="008B363D" w:rsidRPr="008B363D" w:rsidRDefault="008B363D" w:rsidP="00DE5E78"/>
    <w:p w14:paraId="2FAB7DB0" w14:textId="77777777" w:rsidR="008B363D" w:rsidRPr="008B363D" w:rsidRDefault="008B363D" w:rsidP="00DE5E78">
      <w:r w:rsidRPr="008B363D">
        <w:object w:dxaOrig="840" w:dyaOrig="279" w14:anchorId="1CFEFB99">
          <v:shape id="_x0000_i1089" type="#_x0000_t75" style="width:42pt;height:12pt" o:ole="">
            <v:imagedata r:id="rId148" o:title=""/>
          </v:shape>
          <o:OLEObject Type="Embed" ProgID="Equation.3" ShapeID="_x0000_i1089" DrawAspect="Content" ObjectID="_1748948037" r:id="rId149"/>
        </w:object>
      </w:r>
    </w:p>
    <w:p w14:paraId="61018A0C" w14:textId="77777777" w:rsidR="008B363D" w:rsidRPr="008B363D" w:rsidRDefault="008B363D" w:rsidP="00DE5E78"/>
    <w:p w14:paraId="1319E8A5" w14:textId="77777777" w:rsidR="008B363D" w:rsidRPr="008B363D" w:rsidRDefault="008B363D" w:rsidP="00DE5E78">
      <w:r w:rsidRPr="008B363D">
        <w:object w:dxaOrig="660" w:dyaOrig="260" w14:anchorId="7D06D5D3">
          <v:shape id="_x0000_i1090" type="#_x0000_t75" style="width:36pt;height:12pt" o:ole="">
            <v:imagedata r:id="rId150" o:title=""/>
          </v:shape>
          <o:OLEObject Type="Embed" ProgID="Equation.3" ShapeID="_x0000_i1090" DrawAspect="Content" ObjectID="_1748948038" r:id="rId151"/>
        </w:object>
      </w:r>
      <w:r w:rsidRPr="008B363D">
        <w:tab/>
      </w:r>
    </w:p>
    <w:p w14:paraId="63FEC633" w14:textId="77777777" w:rsidR="008B363D" w:rsidRPr="008B363D" w:rsidRDefault="008B363D" w:rsidP="00DE5E78">
      <w:r w:rsidRPr="008B363D">
        <w:tab/>
      </w:r>
    </w:p>
    <w:p w14:paraId="40067E93" w14:textId="77777777" w:rsidR="008B363D" w:rsidRPr="008B363D" w:rsidRDefault="008B363D" w:rsidP="00DE5E78">
      <w:r w:rsidRPr="008B363D">
        <w:object w:dxaOrig="1200" w:dyaOrig="340" w14:anchorId="0A45F72B">
          <v:shape id="_x0000_i1091" type="#_x0000_t75" style="width:60pt;height:12pt" o:ole="">
            <v:imagedata r:id="rId152" o:title=""/>
          </v:shape>
          <o:OLEObject Type="Embed" ProgID="Equation.3" ShapeID="_x0000_i1091" DrawAspect="Content" ObjectID="_1748948039" r:id="rId153"/>
        </w:object>
      </w:r>
    </w:p>
    <w:p w14:paraId="5432A465" w14:textId="77777777" w:rsidR="008B363D" w:rsidRPr="008B363D" w:rsidRDefault="008B363D" w:rsidP="00DE5E78"/>
    <w:p w14:paraId="35D98C1C" w14:textId="77777777" w:rsidR="008B363D" w:rsidRPr="008B363D" w:rsidRDefault="008B363D" w:rsidP="00DE5E78">
      <w:r w:rsidRPr="008B363D">
        <w:t>Equations (47) and (48) have the solution:</w:t>
      </w:r>
    </w:p>
    <w:p w14:paraId="75E0EAB5" w14:textId="77777777" w:rsidR="008B363D" w:rsidRPr="008B363D" w:rsidRDefault="008B363D" w:rsidP="00DE5E78"/>
    <w:p w14:paraId="5099081B" w14:textId="77777777" w:rsidR="008B363D" w:rsidRPr="008B363D" w:rsidRDefault="008B363D" w:rsidP="00DE5E78"/>
    <w:p w14:paraId="19D8D272" w14:textId="77777777" w:rsidR="008B363D" w:rsidRPr="008B363D" w:rsidRDefault="008B363D" w:rsidP="00DE5E78">
      <w:r w:rsidRPr="008B363D">
        <w:tab/>
      </w:r>
      <w:r w:rsidRPr="008B363D">
        <w:object w:dxaOrig="1800" w:dyaOrig="360" w14:anchorId="3927D54F">
          <v:shape id="_x0000_i1092" type="#_x0000_t75" style="width:96pt;height:24pt" o:ole="">
            <v:imagedata r:id="rId37" o:title=""/>
          </v:shape>
          <o:OLEObject Type="Embed" ProgID="Equation.3" ShapeID="_x0000_i1092" DrawAspect="Content" ObjectID="_1748948040" r:id="rId154"/>
        </w:object>
      </w:r>
      <w:r w:rsidRPr="008B363D">
        <w:tab/>
        <w:t>(52)</w:t>
      </w:r>
    </w:p>
    <w:p w14:paraId="2E0E22B3" w14:textId="77777777" w:rsidR="008B363D" w:rsidRPr="008B363D" w:rsidRDefault="008B363D" w:rsidP="00DE5E78"/>
    <w:p w14:paraId="6F560B36" w14:textId="77777777" w:rsidR="008B363D" w:rsidRDefault="008B363D" w:rsidP="00DE5E78">
      <w:r w:rsidRPr="008B363D">
        <w:tab/>
      </w:r>
      <w:r w:rsidRPr="008B363D">
        <w:object w:dxaOrig="3580" w:dyaOrig="620" w14:anchorId="482F0360">
          <v:shape id="_x0000_i1093" type="#_x0000_t75" style="width:180pt;height:30pt" o:ole="">
            <v:imagedata r:id="rId39" o:title=""/>
          </v:shape>
          <o:OLEObject Type="Embed" ProgID="Equation.3" ShapeID="_x0000_i1093" DrawAspect="Content" ObjectID="_1748948041" r:id="rId155"/>
        </w:object>
      </w:r>
      <w:r w:rsidRPr="008B363D">
        <w:tab/>
        <w:t>(53)</w:t>
      </w:r>
    </w:p>
    <w:p w14:paraId="52C4CE3E" w14:textId="77777777" w:rsidR="00F93560" w:rsidRPr="008B363D" w:rsidRDefault="00F93560" w:rsidP="00DE5E78"/>
    <w:p w14:paraId="52F8FCD2" w14:textId="77777777" w:rsidR="008B363D" w:rsidRPr="008B363D" w:rsidRDefault="008B363D" w:rsidP="00DE5E78">
      <w:r w:rsidRPr="008B363D">
        <w:t>where</w:t>
      </w:r>
    </w:p>
    <w:p w14:paraId="3507D4D7" w14:textId="77777777" w:rsidR="008B363D" w:rsidRPr="008B363D" w:rsidRDefault="008B363D" w:rsidP="00DE5E78">
      <w:r w:rsidRPr="008B363D">
        <w:object w:dxaOrig="3600" w:dyaOrig="720" w14:anchorId="4EA1653F">
          <v:shape id="_x0000_i1094" type="#_x0000_t75" style="width:180pt;height:36pt" o:ole="">
            <v:imagedata r:id="rId41" o:title=""/>
          </v:shape>
          <o:OLEObject Type="Embed" ProgID="Equation.3" ShapeID="_x0000_i1094" DrawAspect="Content" ObjectID="_1748948042" r:id="rId156"/>
        </w:object>
      </w:r>
      <w:r w:rsidRPr="008B363D">
        <w:tab/>
        <w:t>(54)</w:t>
      </w:r>
    </w:p>
    <w:p w14:paraId="087CF9B3" w14:textId="77777777" w:rsidR="008B363D" w:rsidRPr="008B363D" w:rsidRDefault="008B363D" w:rsidP="00DE5E78">
      <w:r w:rsidRPr="008B363D">
        <w:object w:dxaOrig="3620" w:dyaOrig="720" w14:anchorId="20B606E4">
          <v:shape id="_x0000_i1095" type="#_x0000_t75" style="width:180pt;height:36pt" o:ole="">
            <v:imagedata r:id="rId43" o:title=""/>
          </v:shape>
          <o:OLEObject Type="Embed" ProgID="Equation.3" ShapeID="_x0000_i1095" DrawAspect="Content" ObjectID="_1748948043" r:id="rId157"/>
        </w:object>
      </w:r>
      <w:r w:rsidRPr="008B363D">
        <w:tab/>
        <w:t>(55)</w:t>
      </w:r>
    </w:p>
    <w:p w14:paraId="3D840758" w14:textId="77777777" w:rsidR="008B363D" w:rsidRPr="008B363D" w:rsidRDefault="008B363D" w:rsidP="00DE5E78"/>
    <w:p w14:paraId="0D1A811B" w14:textId="77777777" w:rsidR="008B363D" w:rsidRPr="008B363D" w:rsidRDefault="008B363D" w:rsidP="00DE5E78">
      <w:r w:rsidRPr="008B363D">
        <w:object w:dxaOrig="3360" w:dyaOrig="760" w14:anchorId="02332CFA">
          <v:shape id="_x0000_i1096" type="#_x0000_t75" style="width:168pt;height:36pt" o:ole="">
            <v:imagedata r:id="rId45" o:title=""/>
          </v:shape>
          <o:OLEObject Type="Embed" ProgID="Equation.3" ShapeID="_x0000_i1096" DrawAspect="Content" ObjectID="_1748948044" r:id="rId158"/>
        </w:object>
      </w:r>
      <w:r w:rsidRPr="008B363D">
        <w:tab/>
        <w:t>(56)</w:t>
      </w:r>
    </w:p>
    <w:p w14:paraId="4CD79CE2" w14:textId="77777777" w:rsidR="008B363D" w:rsidRPr="008B363D" w:rsidRDefault="008B363D" w:rsidP="00DE5E78"/>
    <w:p w14:paraId="06AA6D29" w14:textId="77777777" w:rsidR="008B363D" w:rsidRPr="008B363D" w:rsidRDefault="008B363D" w:rsidP="00DE5E78">
      <w:r w:rsidRPr="008B363D">
        <w:object w:dxaOrig="3240" w:dyaOrig="760" w14:anchorId="005125A0">
          <v:shape id="_x0000_i1097" type="#_x0000_t75" style="width:168pt;height:36pt" o:ole="">
            <v:imagedata r:id="rId47" o:title=""/>
          </v:shape>
          <o:OLEObject Type="Embed" ProgID="Equation.3" ShapeID="_x0000_i1097" DrawAspect="Content" ObjectID="_1748948045" r:id="rId159"/>
        </w:object>
      </w:r>
      <w:r w:rsidRPr="008B363D">
        <w:tab/>
        <w:t>(57)</w:t>
      </w:r>
    </w:p>
    <w:p w14:paraId="532A7651" w14:textId="77777777" w:rsidR="008B363D" w:rsidRPr="008B363D" w:rsidRDefault="008B363D" w:rsidP="00DE5E78"/>
    <w:p w14:paraId="1F09D2A6" w14:textId="77777777" w:rsidR="008B363D" w:rsidRPr="008B363D" w:rsidRDefault="008B363D" w:rsidP="00DE5E78">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E5E78"/>
    <w:p w14:paraId="5D8D57D6" w14:textId="77777777" w:rsidR="008B363D" w:rsidRPr="008B363D" w:rsidRDefault="008B363D" w:rsidP="00DE5E78">
      <w:r w:rsidRPr="008B363D">
        <w:tab/>
      </w:r>
      <w:r w:rsidRPr="008B363D">
        <w:object w:dxaOrig="6700" w:dyaOrig="680" w14:anchorId="441D2473">
          <v:shape id="_x0000_i1098" type="#_x0000_t75" style="width:336pt;height:36pt" o:ole="">
            <v:imagedata r:id="rId160" o:title=""/>
          </v:shape>
          <o:OLEObject Type="Embed" ProgID="Equation.3" ShapeID="_x0000_i1098" DrawAspect="Content" ObjectID="_1748948046" r:id="rId161"/>
        </w:object>
      </w:r>
      <w:r w:rsidRPr="008B363D">
        <w:tab/>
        <w:t>(58)</w:t>
      </w:r>
    </w:p>
    <w:p w14:paraId="126F9C9D" w14:textId="77777777" w:rsidR="008B363D" w:rsidRPr="008B363D" w:rsidRDefault="008B363D" w:rsidP="00DE5E78"/>
    <w:p w14:paraId="5ED7EDC7" w14:textId="77777777" w:rsidR="008B363D" w:rsidRPr="008B363D" w:rsidRDefault="008B363D" w:rsidP="00DE5E78">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E5E78">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E5E78">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E5E78"/>
    <w:p w14:paraId="3E5E77D4" w14:textId="6328F544" w:rsidR="008B363D" w:rsidRPr="008B363D" w:rsidRDefault="008B363D" w:rsidP="00DE5E78">
      <w:pPr>
        <w:pStyle w:val="Heading2"/>
      </w:pPr>
      <w:bookmarkStart w:id="342" w:name="_Toc451238567"/>
      <w:r w:rsidRPr="008B363D">
        <w:t>The USEPA Standard Water Bodies</w:t>
      </w:r>
      <w:bookmarkEnd w:id="342"/>
    </w:p>
    <w:p w14:paraId="4927CF70" w14:textId="77777777" w:rsidR="008B363D" w:rsidRPr="008B363D" w:rsidRDefault="008B363D" w:rsidP="00DE5E78">
      <w:r w:rsidRPr="008B363D">
        <w:t xml:space="preserve">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w:t>
      </w:r>
      <w:r w:rsidRPr="008B363D">
        <w:lastRenderedPageBreak/>
        <w:t>expressions, and Table 3 lists the original EXAMS standard parameters. The VVWM also gives the option to define a custom-sized water body.</w:t>
      </w:r>
    </w:p>
    <w:p w14:paraId="174DEA36" w14:textId="77777777" w:rsidR="008B363D" w:rsidRPr="008B363D" w:rsidRDefault="008B363D" w:rsidP="00DE5E78"/>
    <w:p w14:paraId="231ECA06" w14:textId="77777777" w:rsidR="008B363D" w:rsidRPr="008B363D" w:rsidRDefault="008B363D" w:rsidP="00DE5E78"/>
    <w:p w14:paraId="6F3908B1" w14:textId="77777777" w:rsidR="008B363D" w:rsidRPr="008B363D" w:rsidRDefault="008B363D" w:rsidP="00DE5E78">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76"/>
        <w:gridCol w:w="979"/>
        <w:gridCol w:w="1370"/>
        <w:gridCol w:w="1421"/>
        <w:gridCol w:w="4104"/>
      </w:tblGrid>
      <w:tr w:rsidR="008B363D" w:rsidRPr="008B363D" w14:paraId="1E8B06BC" w14:textId="77777777" w:rsidTr="00867C1C">
        <w:trPr>
          <w:tblHeader/>
        </w:trPr>
        <w:tc>
          <w:tcPr>
            <w:tcW w:w="1495" w:type="dxa"/>
          </w:tcPr>
          <w:p w14:paraId="7A0F5732" w14:textId="77777777" w:rsidR="008B363D" w:rsidRPr="008B363D" w:rsidRDefault="008B363D" w:rsidP="00DE5E78">
            <w:r w:rsidRPr="008B363D">
              <w:t>Parameter</w:t>
            </w:r>
          </w:p>
        </w:tc>
        <w:tc>
          <w:tcPr>
            <w:tcW w:w="994" w:type="dxa"/>
          </w:tcPr>
          <w:p w14:paraId="399124C2" w14:textId="77777777" w:rsidR="008B363D" w:rsidRPr="008B363D" w:rsidRDefault="008B363D" w:rsidP="00DE5E78">
            <w:r w:rsidRPr="008B363D">
              <w:t>Units</w:t>
            </w:r>
          </w:p>
        </w:tc>
        <w:tc>
          <w:tcPr>
            <w:tcW w:w="1399" w:type="dxa"/>
          </w:tcPr>
          <w:p w14:paraId="103BE93E" w14:textId="77777777" w:rsidR="008B363D" w:rsidRPr="008B363D" w:rsidRDefault="008B363D" w:rsidP="00DE5E78">
            <w:r w:rsidRPr="008B363D">
              <w:t>Farm Pond Values</w:t>
            </w:r>
          </w:p>
        </w:tc>
        <w:tc>
          <w:tcPr>
            <w:tcW w:w="1440" w:type="dxa"/>
          </w:tcPr>
          <w:p w14:paraId="656F9CEE" w14:textId="77777777" w:rsidR="008B363D" w:rsidRPr="008B363D" w:rsidRDefault="008B363D" w:rsidP="00DE5E78">
            <w:r w:rsidRPr="008B363D">
              <w:t>Index Reservoir Values</w:t>
            </w:r>
          </w:p>
        </w:tc>
        <w:tc>
          <w:tcPr>
            <w:tcW w:w="4248" w:type="dxa"/>
          </w:tcPr>
          <w:p w14:paraId="05E43327" w14:textId="77777777" w:rsidR="008B363D" w:rsidRPr="008B363D" w:rsidRDefault="008B363D" w:rsidP="00DE5E78">
            <w:r w:rsidRPr="008B363D">
              <w:t>Notes</w:t>
            </w:r>
          </w:p>
        </w:tc>
      </w:tr>
      <w:tr w:rsidR="008B363D" w:rsidRPr="008B363D" w14:paraId="606391CC" w14:textId="77777777" w:rsidTr="00867C1C">
        <w:tc>
          <w:tcPr>
            <w:tcW w:w="1495" w:type="dxa"/>
          </w:tcPr>
          <w:p w14:paraId="568E0A2D" w14:textId="77777777" w:rsidR="008B363D" w:rsidRPr="008B363D" w:rsidRDefault="008B363D" w:rsidP="00DE5E78">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E5E78">
            <w:r w:rsidRPr="008B363D">
              <w:t>m</w:t>
            </w:r>
            <w:r w:rsidRPr="008B363D">
              <w:rPr>
                <w:vertAlign w:val="superscript"/>
              </w:rPr>
              <w:t>3</w:t>
            </w:r>
          </w:p>
        </w:tc>
        <w:tc>
          <w:tcPr>
            <w:tcW w:w="1399" w:type="dxa"/>
          </w:tcPr>
          <w:p w14:paraId="230EB096" w14:textId="77777777" w:rsidR="008B363D" w:rsidRPr="008B363D" w:rsidRDefault="008B363D" w:rsidP="00DE5E78">
            <w:r w:rsidRPr="008B363D">
              <w:t>20,000</w:t>
            </w:r>
          </w:p>
        </w:tc>
        <w:tc>
          <w:tcPr>
            <w:tcW w:w="1440" w:type="dxa"/>
          </w:tcPr>
          <w:p w14:paraId="059926BD" w14:textId="77777777" w:rsidR="008B363D" w:rsidRPr="008B363D" w:rsidRDefault="008B363D" w:rsidP="00DE5E78">
            <w:r w:rsidRPr="008B363D">
              <w:t>144,000</w:t>
            </w:r>
          </w:p>
        </w:tc>
        <w:tc>
          <w:tcPr>
            <w:tcW w:w="4248" w:type="dxa"/>
          </w:tcPr>
          <w:p w14:paraId="5F6FD5A2" w14:textId="77777777" w:rsidR="008B363D" w:rsidRPr="008B363D" w:rsidRDefault="008B363D" w:rsidP="00DE5E78">
            <w:r w:rsidRPr="008B363D">
              <w:t>water column volume</w:t>
            </w:r>
          </w:p>
        </w:tc>
      </w:tr>
      <w:tr w:rsidR="008B363D" w:rsidRPr="008B363D" w14:paraId="3A52A37B" w14:textId="77777777" w:rsidTr="00867C1C">
        <w:tc>
          <w:tcPr>
            <w:tcW w:w="1495" w:type="dxa"/>
          </w:tcPr>
          <w:p w14:paraId="66DD392A" w14:textId="77777777" w:rsidR="008B363D" w:rsidRPr="008B363D" w:rsidRDefault="008B363D" w:rsidP="00DE5E78">
            <w:r w:rsidRPr="008B363D">
              <w:t>v</w:t>
            </w:r>
            <w:r w:rsidRPr="008B363D">
              <w:rPr>
                <w:vertAlign w:val="subscript"/>
              </w:rPr>
              <w:t>2</w:t>
            </w:r>
          </w:p>
        </w:tc>
        <w:tc>
          <w:tcPr>
            <w:tcW w:w="994" w:type="dxa"/>
          </w:tcPr>
          <w:p w14:paraId="4FE6FC57" w14:textId="77777777" w:rsidR="008B363D" w:rsidRPr="008B363D" w:rsidRDefault="008B363D" w:rsidP="00DE5E78">
            <w:r w:rsidRPr="008B363D">
              <w:t>m</w:t>
            </w:r>
            <w:r w:rsidRPr="008B363D">
              <w:rPr>
                <w:vertAlign w:val="superscript"/>
              </w:rPr>
              <w:t>3</w:t>
            </w:r>
          </w:p>
        </w:tc>
        <w:tc>
          <w:tcPr>
            <w:tcW w:w="1399" w:type="dxa"/>
          </w:tcPr>
          <w:p w14:paraId="6B6B67A6" w14:textId="77777777" w:rsidR="008B363D" w:rsidRPr="008B363D" w:rsidRDefault="008B363D" w:rsidP="00DE5E78">
            <w:r w:rsidRPr="008B363D">
              <w:t>249.8</w:t>
            </w:r>
          </w:p>
        </w:tc>
        <w:tc>
          <w:tcPr>
            <w:tcW w:w="1440" w:type="dxa"/>
          </w:tcPr>
          <w:p w14:paraId="1274478A" w14:textId="77777777" w:rsidR="008B363D" w:rsidRPr="008B363D" w:rsidRDefault="008B363D" w:rsidP="00DE5E78">
            <w:r w:rsidRPr="008B363D">
              <w:t>1,314</w:t>
            </w:r>
          </w:p>
        </w:tc>
        <w:tc>
          <w:tcPr>
            <w:tcW w:w="4248" w:type="dxa"/>
          </w:tcPr>
          <w:p w14:paraId="11E932E8" w14:textId="77777777" w:rsidR="008B363D" w:rsidRPr="008B363D" w:rsidRDefault="008B363D" w:rsidP="00DE5E78">
            <w:r w:rsidRPr="008B363D">
              <w:t>aqueous benthic volume</w:t>
            </w:r>
            <w:r w:rsidRPr="008B363D">
              <w:rPr>
                <w:vertAlign w:val="superscript"/>
              </w:rPr>
              <w:t>(a)</w:t>
            </w:r>
          </w:p>
        </w:tc>
      </w:tr>
      <w:tr w:rsidR="008B363D" w:rsidRPr="008B363D" w14:paraId="31F9B7BF" w14:textId="77777777" w:rsidTr="00867C1C">
        <w:tc>
          <w:tcPr>
            <w:tcW w:w="1495" w:type="dxa"/>
          </w:tcPr>
          <w:p w14:paraId="0F567E2D" w14:textId="77777777" w:rsidR="008B363D" w:rsidRPr="008B363D" w:rsidRDefault="008B363D" w:rsidP="00DE5E78">
            <w:r w:rsidRPr="008B363D">
              <w:t>A</w:t>
            </w:r>
          </w:p>
        </w:tc>
        <w:tc>
          <w:tcPr>
            <w:tcW w:w="994" w:type="dxa"/>
          </w:tcPr>
          <w:p w14:paraId="04334BAF" w14:textId="77777777" w:rsidR="008B363D" w:rsidRPr="008B363D" w:rsidRDefault="008B363D" w:rsidP="00DE5E78">
            <w:r w:rsidRPr="008B363D">
              <w:t>m</w:t>
            </w:r>
            <w:r w:rsidRPr="008B363D">
              <w:rPr>
                <w:vertAlign w:val="superscript"/>
              </w:rPr>
              <w:t>2</w:t>
            </w:r>
          </w:p>
        </w:tc>
        <w:tc>
          <w:tcPr>
            <w:tcW w:w="1399" w:type="dxa"/>
          </w:tcPr>
          <w:p w14:paraId="3EEB290E" w14:textId="77777777" w:rsidR="008B363D" w:rsidRPr="008B363D" w:rsidRDefault="008B363D" w:rsidP="00DE5E78">
            <w:r w:rsidRPr="008B363D">
              <w:t>10,000</w:t>
            </w:r>
          </w:p>
        </w:tc>
        <w:tc>
          <w:tcPr>
            <w:tcW w:w="1440" w:type="dxa"/>
          </w:tcPr>
          <w:p w14:paraId="5E92C591" w14:textId="77777777" w:rsidR="008B363D" w:rsidRPr="008B363D" w:rsidRDefault="008B363D" w:rsidP="00DE5E78">
            <w:r w:rsidRPr="008B363D">
              <w:t>52,555</w:t>
            </w:r>
          </w:p>
        </w:tc>
        <w:tc>
          <w:tcPr>
            <w:tcW w:w="4248" w:type="dxa"/>
          </w:tcPr>
          <w:p w14:paraId="3FB23074" w14:textId="77777777" w:rsidR="008B363D" w:rsidRPr="008B363D" w:rsidRDefault="008B363D" w:rsidP="00DE5E78">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867C1C">
        <w:tc>
          <w:tcPr>
            <w:tcW w:w="1495" w:type="dxa"/>
          </w:tcPr>
          <w:p w14:paraId="540AD98D" w14:textId="77777777" w:rsidR="008B363D" w:rsidRPr="008B363D" w:rsidRDefault="008B363D" w:rsidP="00DE5E78">
            <w:r w:rsidRPr="008B363D">
              <w:t>d</w:t>
            </w:r>
            <w:r w:rsidRPr="008B363D">
              <w:rPr>
                <w:vertAlign w:val="subscript"/>
              </w:rPr>
              <w:t>1</w:t>
            </w:r>
          </w:p>
        </w:tc>
        <w:tc>
          <w:tcPr>
            <w:tcW w:w="994" w:type="dxa"/>
          </w:tcPr>
          <w:p w14:paraId="3F48D4C8" w14:textId="77777777" w:rsidR="008B363D" w:rsidRPr="008B363D" w:rsidRDefault="008B363D" w:rsidP="00DE5E78">
            <w:r w:rsidRPr="008B363D">
              <w:t>m</w:t>
            </w:r>
          </w:p>
        </w:tc>
        <w:tc>
          <w:tcPr>
            <w:tcW w:w="1399" w:type="dxa"/>
          </w:tcPr>
          <w:p w14:paraId="6817DF56" w14:textId="77777777" w:rsidR="008B363D" w:rsidRPr="008B363D" w:rsidRDefault="008B363D" w:rsidP="00DE5E78">
            <w:r w:rsidRPr="008B363D">
              <w:t>2.0</w:t>
            </w:r>
          </w:p>
        </w:tc>
        <w:tc>
          <w:tcPr>
            <w:tcW w:w="1440" w:type="dxa"/>
          </w:tcPr>
          <w:p w14:paraId="76DFC88C" w14:textId="77777777" w:rsidR="008B363D" w:rsidRPr="008B363D" w:rsidRDefault="008B363D" w:rsidP="00DE5E78">
            <w:r w:rsidRPr="008B363D">
              <w:t>2.74</w:t>
            </w:r>
          </w:p>
        </w:tc>
        <w:tc>
          <w:tcPr>
            <w:tcW w:w="4248" w:type="dxa"/>
          </w:tcPr>
          <w:p w14:paraId="021D88B1" w14:textId="77777777" w:rsidR="008B363D" w:rsidRPr="008B363D" w:rsidRDefault="008B363D" w:rsidP="00DE5E78">
            <w:r w:rsidRPr="008B363D">
              <w:t>water column depth</w:t>
            </w:r>
          </w:p>
        </w:tc>
      </w:tr>
      <w:tr w:rsidR="008B363D" w:rsidRPr="008B363D" w14:paraId="7C19BF38" w14:textId="77777777" w:rsidTr="00867C1C">
        <w:tc>
          <w:tcPr>
            <w:tcW w:w="1495" w:type="dxa"/>
          </w:tcPr>
          <w:p w14:paraId="389DAACC" w14:textId="77777777" w:rsidR="008B363D" w:rsidRPr="008B363D" w:rsidRDefault="008B363D" w:rsidP="00DE5E78">
            <w:r w:rsidRPr="008B363D">
              <w:t>d</w:t>
            </w:r>
            <w:r w:rsidRPr="008B363D">
              <w:rPr>
                <w:vertAlign w:val="subscript"/>
              </w:rPr>
              <w:t>2</w:t>
            </w:r>
          </w:p>
        </w:tc>
        <w:tc>
          <w:tcPr>
            <w:tcW w:w="994" w:type="dxa"/>
          </w:tcPr>
          <w:p w14:paraId="13AE246F" w14:textId="77777777" w:rsidR="008B363D" w:rsidRPr="008B363D" w:rsidRDefault="008B363D" w:rsidP="00DE5E78">
            <w:r w:rsidRPr="008B363D">
              <w:t>m</w:t>
            </w:r>
          </w:p>
        </w:tc>
        <w:tc>
          <w:tcPr>
            <w:tcW w:w="1399" w:type="dxa"/>
          </w:tcPr>
          <w:p w14:paraId="1AB88560" w14:textId="77777777" w:rsidR="008B363D" w:rsidRPr="008B363D" w:rsidRDefault="008B363D" w:rsidP="00DE5E78">
            <w:r w:rsidRPr="008B363D">
              <w:t>0.05</w:t>
            </w:r>
          </w:p>
        </w:tc>
        <w:tc>
          <w:tcPr>
            <w:tcW w:w="1440" w:type="dxa"/>
          </w:tcPr>
          <w:p w14:paraId="33E17F8E" w14:textId="77777777" w:rsidR="008B363D" w:rsidRPr="008B363D" w:rsidRDefault="008B363D" w:rsidP="00DE5E78">
            <w:r w:rsidRPr="008B363D">
              <w:t>0.05</w:t>
            </w:r>
          </w:p>
        </w:tc>
        <w:tc>
          <w:tcPr>
            <w:tcW w:w="4248" w:type="dxa"/>
          </w:tcPr>
          <w:p w14:paraId="6CE72F98" w14:textId="77777777" w:rsidR="008B363D" w:rsidRPr="008B363D" w:rsidRDefault="008B363D" w:rsidP="00DE5E78">
            <w:r w:rsidRPr="008B363D">
              <w:t>benthic depth</w:t>
            </w:r>
          </w:p>
        </w:tc>
      </w:tr>
      <w:tr w:rsidR="008B363D" w:rsidRPr="008B363D" w14:paraId="14927888" w14:textId="77777777" w:rsidTr="00867C1C">
        <w:tc>
          <w:tcPr>
            <w:tcW w:w="1495" w:type="dxa"/>
          </w:tcPr>
          <w:p w14:paraId="02C9C1DB" w14:textId="77777777" w:rsidR="008B363D" w:rsidRPr="008B363D" w:rsidRDefault="008B363D" w:rsidP="00DE5E78">
            <w:r w:rsidRPr="008B363D">
              <w:t>m</w:t>
            </w:r>
            <w:r w:rsidRPr="008B363D">
              <w:rPr>
                <w:vertAlign w:val="subscript"/>
              </w:rPr>
              <w:t>sed_1</w:t>
            </w:r>
          </w:p>
        </w:tc>
        <w:tc>
          <w:tcPr>
            <w:tcW w:w="994" w:type="dxa"/>
          </w:tcPr>
          <w:p w14:paraId="111EA170" w14:textId="77777777" w:rsidR="008B363D" w:rsidRPr="008B363D" w:rsidRDefault="008B363D" w:rsidP="00DE5E78">
            <w:r w:rsidRPr="008B363D">
              <w:t>kg</w:t>
            </w:r>
          </w:p>
        </w:tc>
        <w:tc>
          <w:tcPr>
            <w:tcW w:w="1399" w:type="dxa"/>
          </w:tcPr>
          <w:p w14:paraId="5F2405FA" w14:textId="77777777" w:rsidR="008B363D" w:rsidRPr="008B363D" w:rsidRDefault="008B363D" w:rsidP="00DE5E78">
            <w:r w:rsidRPr="008B363D">
              <w:t>600</w:t>
            </w:r>
          </w:p>
        </w:tc>
        <w:tc>
          <w:tcPr>
            <w:tcW w:w="1440" w:type="dxa"/>
          </w:tcPr>
          <w:p w14:paraId="040632D2" w14:textId="77777777" w:rsidR="008B363D" w:rsidRPr="008B363D" w:rsidRDefault="008B363D" w:rsidP="00DE5E78">
            <w:r w:rsidRPr="008B363D">
              <w:t>4,320</w:t>
            </w:r>
          </w:p>
        </w:tc>
        <w:tc>
          <w:tcPr>
            <w:tcW w:w="4248" w:type="dxa"/>
          </w:tcPr>
          <w:p w14:paraId="7CD86473" w14:textId="77777777" w:rsidR="008B363D" w:rsidRPr="008B363D" w:rsidRDefault="008B363D" w:rsidP="00DE5E78">
            <w:r w:rsidRPr="008B363D">
              <w:t>based on suspended solids concentration of 30 mg/L (see C</w:t>
            </w:r>
            <w:r w:rsidRPr="008B363D">
              <w:rPr>
                <w:vertAlign w:val="subscript"/>
              </w:rPr>
              <w:t>sed_1</w:t>
            </w:r>
            <w:r w:rsidRPr="008B363D">
              <w:t>)</w:t>
            </w:r>
          </w:p>
        </w:tc>
      </w:tr>
      <w:tr w:rsidR="008B363D" w:rsidRPr="008B363D" w14:paraId="28F3A8B1" w14:textId="77777777" w:rsidTr="00867C1C">
        <w:tc>
          <w:tcPr>
            <w:tcW w:w="1495" w:type="dxa"/>
          </w:tcPr>
          <w:p w14:paraId="5226AA7C" w14:textId="77777777" w:rsidR="008B363D" w:rsidRPr="008B363D" w:rsidRDefault="008B363D" w:rsidP="00DE5E78">
            <w:r w:rsidRPr="008B363D">
              <w:t>m</w:t>
            </w:r>
            <w:r w:rsidRPr="008B363D">
              <w:rPr>
                <w:vertAlign w:val="subscript"/>
              </w:rPr>
              <w:t>bio_1</w:t>
            </w:r>
          </w:p>
        </w:tc>
        <w:tc>
          <w:tcPr>
            <w:tcW w:w="994" w:type="dxa"/>
          </w:tcPr>
          <w:p w14:paraId="30672FEA" w14:textId="77777777" w:rsidR="008B363D" w:rsidRPr="008B363D" w:rsidRDefault="008B363D" w:rsidP="00DE5E78">
            <w:r w:rsidRPr="008B363D">
              <w:t>kg</w:t>
            </w:r>
          </w:p>
        </w:tc>
        <w:tc>
          <w:tcPr>
            <w:tcW w:w="1399" w:type="dxa"/>
          </w:tcPr>
          <w:p w14:paraId="01A5E7D2" w14:textId="77777777" w:rsidR="008B363D" w:rsidRPr="008B363D" w:rsidRDefault="008B363D" w:rsidP="00DE5E78">
            <w:r w:rsidRPr="008B363D">
              <w:t>8.0</w:t>
            </w:r>
          </w:p>
        </w:tc>
        <w:tc>
          <w:tcPr>
            <w:tcW w:w="1440" w:type="dxa"/>
          </w:tcPr>
          <w:p w14:paraId="54BB2586" w14:textId="77777777" w:rsidR="008B363D" w:rsidRPr="008B363D" w:rsidRDefault="008B363D" w:rsidP="00DE5E78">
            <w:r w:rsidRPr="008B363D">
              <w:t>57.60</w:t>
            </w:r>
          </w:p>
        </w:tc>
        <w:tc>
          <w:tcPr>
            <w:tcW w:w="4248" w:type="dxa"/>
          </w:tcPr>
          <w:p w14:paraId="2A9B7567" w14:textId="77777777" w:rsidR="008B363D" w:rsidRPr="008B363D" w:rsidRDefault="008B363D" w:rsidP="00DE5E78">
            <w:r w:rsidRPr="008B363D">
              <w:t>based on biota concentration of 0.4 mg/L</w:t>
            </w:r>
          </w:p>
        </w:tc>
      </w:tr>
      <w:tr w:rsidR="008B363D" w:rsidRPr="008B363D" w14:paraId="07F1237F" w14:textId="77777777" w:rsidTr="00867C1C">
        <w:tc>
          <w:tcPr>
            <w:tcW w:w="1495" w:type="dxa"/>
          </w:tcPr>
          <w:p w14:paraId="269B5197" w14:textId="77777777" w:rsidR="008B363D" w:rsidRPr="008B363D" w:rsidRDefault="008B363D" w:rsidP="00DE5E78">
            <w:r w:rsidRPr="008B363D">
              <w:t>m</w:t>
            </w:r>
            <w:r w:rsidRPr="008B363D">
              <w:rPr>
                <w:vertAlign w:val="subscript"/>
              </w:rPr>
              <w:t>DOC_1</w:t>
            </w:r>
          </w:p>
        </w:tc>
        <w:tc>
          <w:tcPr>
            <w:tcW w:w="994" w:type="dxa"/>
          </w:tcPr>
          <w:p w14:paraId="2F95C5AE" w14:textId="77777777" w:rsidR="008B363D" w:rsidRPr="008B363D" w:rsidRDefault="008B363D" w:rsidP="00DE5E78">
            <w:r w:rsidRPr="008B363D">
              <w:t>kg</w:t>
            </w:r>
          </w:p>
        </w:tc>
        <w:tc>
          <w:tcPr>
            <w:tcW w:w="1399" w:type="dxa"/>
          </w:tcPr>
          <w:p w14:paraId="1FCD640D" w14:textId="77777777" w:rsidR="008B363D" w:rsidRPr="008B363D" w:rsidRDefault="008B363D" w:rsidP="00DE5E78">
            <w:r w:rsidRPr="008B363D">
              <w:t>100</w:t>
            </w:r>
          </w:p>
        </w:tc>
        <w:tc>
          <w:tcPr>
            <w:tcW w:w="1440" w:type="dxa"/>
          </w:tcPr>
          <w:p w14:paraId="25841746" w14:textId="77777777" w:rsidR="008B363D" w:rsidRPr="008B363D" w:rsidRDefault="008B363D" w:rsidP="00DE5E78">
            <w:r w:rsidRPr="008B363D">
              <w:t>720</w:t>
            </w:r>
          </w:p>
        </w:tc>
        <w:tc>
          <w:tcPr>
            <w:tcW w:w="4248" w:type="dxa"/>
          </w:tcPr>
          <w:p w14:paraId="577D9605" w14:textId="77777777" w:rsidR="008B363D" w:rsidRPr="008B363D" w:rsidRDefault="008B363D" w:rsidP="00DE5E78">
            <w:r w:rsidRPr="008B363D">
              <w:t>based on DOC concentration of 5 mg/L</w:t>
            </w:r>
          </w:p>
        </w:tc>
      </w:tr>
      <w:tr w:rsidR="008B363D" w:rsidRPr="008B363D" w14:paraId="76AD700E" w14:textId="77777777" w:rsidTr="00867C1C">
        <w:tc>
          <w:tcPr>
            <w:tcW w:w="1495" w:type="dxa"/>
          </w:tcPr>
          <w:p w14:paraId="48EB8545" w14:textId="77777777" w:rsidR="008B363D" w:rsidRPr="008B363D" w:rsidRDefault="008B363D" w:rsidP="00DE5E78">
            <w:r w:rsidRPr="008B363D">
              <w:t>f</w:t>
            </w:r>
            <w:r w:rsidRPr="008B363D">
              <w:rPr>
                <w:vertAlign w:val="subscript"/>
              </w:rPr>
              <w:t>oc</w:t>
            </w:r>
          </w:p>
        </w:tc>
        <w:tc>
          <w:tcPr>
            <w:tcW w:w="994" w:type="dxa"/>
          </w:tcPr>
          <w:p w14:paraId="0E648282" w14:textId="77777777" w:rsidR="008B363D" w:rsidRPr="008B363D" w:rsidRDefault="008B363D" w:rsidP="00DE5E78">
            <w:r w:rsidRPr="008B363D">
              <w:t>—</w:t>
            </w:r>
          </w:p>
        </w:tc>
        <w:tc>
          <w:tcPr>
            <w:tcW w:w="1399" w:type="dxa"/>
          </w:tcPr>
          <w:p w14:paraId="40EF71EB" w14:textId="77777777" w:rsidR="008B363D" w:rsidRPr="008B363D" w:rsidRDefault="008B363D" w:rsidP="00DE5E78">
            <w:r w:rsidRPr="008B363D">
              <w:t>0.04</w:t>
            </w:r>
          </w:p>
        </w:tc>
        <w:tc>
          <w:tcPr>
            <w:tcW w:w="1440" w:type="dxa"/>
          </w:tcPr>
          <w:p w14:paraId="3CF22328" w14:textId="77777777" w:rsidR="008B363D" w:rsidRPr="008B363D" w:rsidRDefault="008B363D" w:rsidP="00DE5E78">
            <w:r w:rsidRPr="008B363D">
              <w:t>0.04</w:t>
            </w:r>
          </w:p>
        </w:tc>
        <w:tc>
          <w:tcPr>
            <w:tcW w:w="4248" w:type="dxa"/>
          </w:tcPr>
          <w:p w14:paraId="303B86C1" w14:textId="77777777" w:rsidR="008B363D" w:rsidRPr="008B363D" w:rsidRDefault="008B363D" w:rsidP="00DE5E78">
            <w:r w:rsidRPr="008B363D">
              <w:t>fraction of organic carbon (water column and benthic)</w:t>
            </w:r>
          </w:p>
        </w:tc>
      </w:tr>
      <w:tr w:rsidR="008B363D" w:rsidRPr="008B363D" w14:paraId="5D5B0760" w14:textId="77777777" w:rsidTr="00867C1C">
        <w:tc>
          <w:tcPr>
            <w:tcW w:w="1495" w:type="dxa"/>
          </w:tcPr>
          <w:p w14:paraId="76B0B009" w14:textId="77777777" w:rsidR="008B363D" w:rsidRPr="008B363D" w:rsidRDefault="008B363D" w:rsidP="00DE5E78">
            <w:r w:rsidRPr="008B363D">
              <w:t>m</w:t>
            </w:r>
            <w:r w:rsidRPr="008B363D">
              <w:rPr>
                <w:vertAlign w:val="subscript"/>
              </w:rPr>
              <w:t>sed_2</w:t>
            </w:r>
          </w:p>
        </w:tc>
        <w:tc>
          <w:tcPr>
            <w:tcW w:w="994" w:type="dxa"/>
          </w:tcPr>
          <w:p w14:paraId="735E3949" w14:textId="77777777" w:rsidR="008B363D" w:rsidRPr="008B363D" w:rsidRDefault="008B363D" w:rsidP="00DE5E78">
            <w:r w:rsidRPr="008B363D">
              <w:t>kg</w:t>
            </w:r>
          </w:p>
        </w:tc>
        <w:tc>
          <w:tcPr>
            <w:tcW w:w="1399" w:type="dxa"/>
          </w:tcPr>
          <w:p w14:paraId="00C894A4" w14:textId="77777777" w:rsidR="008B363D" w:rsidRPr="008B363D" w:rsidRDefault="008B363D" w:rsidP="00DE5E78">
            <w:r w:rsidRPr="008B363D">
              <w:t>6.752 x 10</w:t>
            </w:r>
            <w:r w:rsidRPr="008B363D">
              <w:rPr>
                <w:vertAlign w:val="superscript"/>
              </w:rPr>
              <w:t>5</w:t>
            </w:r>
          </w:p>
        </w:tc>
        <w:tc>
          <w:tcPr>
            <w:tcW w:w="1440" w:type="dxa"/>
          </w:tcPr>
          <w:p w14:paraId="29FB1971" w14:textId="77777777" w:rsidR="008B363D" w:rsidRPr="008B363D" w:rsidRDefault="008B363D" w:rsidP="00DE5E78">
            <w:r w:rsidRPr="008B363D">
              <w:t>3.552 x 10</w:t>
            </w:r>
            <w:r w:rsidRPr="008B363D">
              <w:rPr>
                <w:vertAlign w:val="superscript"/>
              </w:rPr>
              <w:t>6</w:t>
            </w:r>
          </w:p>
        </w:tc>
        <w:tc>
          <w:tcPr>
            <w:tcW w:w="4248" w:type="dxa"/>
          </w:tcPr>
          <w:p w14:paraId="210BD0EE" w14:textId="77777777" w:rsidR="008B363D" w:rsidRPr="008B363D" w:rsidRDefault="008B363D" w:rsidP="00DE5E78">
            <w:pPr>
              <w:rPr>
                <w:vertAlign w:val="superscript"/>
              </w:rPr>
            </w:pPr>
            <w:r w:rsidRPr="008B363D">
              <w:rPr>
                <w:vertAlign w:val="superscript"/>
              </w:rPr>
              <w:t>(b)</w:t>
            </w:r>
          </w:p>
        </w:tc>
      </w:tr>
      <w:tr w:rsidR="008B363D" w:rsidRPr="008B363D" w14:paraId="3F6BAD70" w14:textId="77777777" w:rsidTr="00867C1C">
        <w:tc>
          <w:tcPr>
            <w:tcW w:w="1495" w:type="dxa"/>
          </w:tcPr>
          <w:p w14:paraId="0836C5F5" w14:textId="77777777" w:rsidR="008B363D" w:rsidRPr="008B363D" w:rsidRDefault="008B363D" w:rsidP="00DE5E78">
            <w:r w:rsidRPr="008B363D">
              <w:t>m</w:t>
            </w:r>
            <w:r w:rsidRPr="008B363D">
              <w:rPr>
                <w:vertAlign w:val="subscript"/>
              </w:rPr>
              <w:t>bio_2</w:t>
            </w:r>
          </w:p>
        </w:tc>
        <w:tc>
          <w:tcPr>
            <w:tcW w:w="994" w:type="dxa"/>
          </w:tcPr>
          <w:p w14:paraId="3854FC28" w14:textId="77777777" w:rsidR="008B363D" w:rsidRPr="008B363D" w:rsidRDefault="008B363D" w:rsidP="00DE5E78">
            <w:r w:rsidRPr="008B363D">
              <w:t>kg</w:t>
            </w:r>
          </w:p>
        </w:tc>
        <w:tc>
          <w:tcPr>
            <w:tcW w:w="1399" w:type="dxa"/>
          </w:tcPr>
          <w:p w14:paraId="2F5A4E31" w14:textId="77777777" w:rsidR="008B363D" w:rsidRPr="008B363D" w:rsidRDefault="008B363D" w:rsidP="00DE5E78">
            <w:r w:rsidRPr="008B363D">
              <w:t>0.0600</w:t>
            </w:r>
          </w:p>
        </w:tc>
        <w:tc>
          <w:tcPr>
            <w:tcW w:w="1440" w:type="dxa"/>
          </w:tcPr>
          <w:p w14:paraId="36768877" w14:textId="77777777" w:rsidR="008B363D" w:rsidRPr="008B363D" w:rsidRDefault="008B363D" w:rsidP="00DE5E78">
            <w:r w:rsidRPr="008B363D">
              <w:t>0.3156</w:t>
            </w:r>
          </w:p>
        </w:tc>
        <w:tc>
          <w:tcPr>
            <w:tcW w:w="4248" w:type="dxa"/>
          </w:tcPr>
          <w:p w14:paraId="7C5E0ED3" w14:textId="77777777" w:rsidR="008B363D" w:rsidRPr="008B363D" w:rsidRDefault="008B363D" w:rsidP="00DE5E78">
            <w:pPr>
              <w:rPr>
                <w:vertAlign w:val="superscript"/>
              </w:rPr>
            </w:pPr>
            <w:r w:rsidRPr="008B363D">
              <w:rPr>
                <w:vertAlign w:val="superscript"/>
              </w:rPr>
              <w:t>(c)</w:t>
            </w:r>
          </w:p>
        </w:tc>
      </w:tr>
      <w:tr w:rsidR="008B363D" w:rsidRPr="008B363D" w14:paraId="410A5257" w14:textId="77777777" w:rsidTr="00867C1C">
        <w:tc>
          <w:tcPr>
            <w:tcW w:w="1495" w:type="dxa"/>
          </w:tcPr>
          <w:p w14:paraId="20E97409" w14:textId="77777777" w:rsidR="008B363D" w:rsidRPr="008B363D" w:rsidRDefault="008B363D" w:rsidP="00DE5E78">
            <w:r w:rsidRPr="008B363D">
              <w:t>m</w:t>
            </w:r>
            <w:r w:rsidRPr="008B363D">
              <w:rPr>
                <w:vertAlign w:val="subscript"/>
              </w:rPr>
              <w:t>DOC_1</w:t>
            </w:r>
          </w:p>
        </w:tc>
        <w:tc>
          <w:tcPr>
            <w:tcW w:w="994" w:type="dxa"/>
          </w:tcPr>
          <w:p w14:paraId="371548A6" w14:textId="77777777" w:rsidR="008B363D" w:rsidRPr="008B363D" w:rsidRDefault="008B363D" w:rsidP="00DE5E78">
            <w:r w:rsidRPr="008B363D">
              <w:t>kg</w:t>
            </w:r>
          </w:p>
        </w:tc>
        <w:tc>
          <w:tcPr>
            <w:tcW w:w="1399" w:type="dxa"/>
          </w:tcPr>
          <w:p w14:paraId="4690D7CE" w14:textId="77777777" w:rsidR="008B363D" w:rsidRPr="008B363D" w:rsidRDefault="008B363D" w:rsidP="00DE5E78">
            <w:r w:rsidRPr="008B363D">
              <w:t>1.249</w:t>
            </w:r>
          </w:p>
        </w:tc>
        <w:tc>
          <w:tcPr>
            <w:tcW w:w="1440" w:type="dxa"/>
          </w:tcPr>
          <w:p w14:paraId="3DB3C8F6" w14:textId="77777777" w:rsidR="008B363D" w:rsidRPr="008B363D" w:rsidRDefault="008B363D" w:rsidP="00DE5E78">
            <w:r w:rsidRPr="008B363D">
              <w:t>6.570</w:t>
            </w:r>
          </w:p>
        </w:tc>
        <w:tc>
          <w:tcPr>
            <w:tcW w:w="4248" w:type="dxa"/>
          </w:tcPr>
          <w:p w14:paraId="35315804" w14:textId="77777777" w:rsidR="008B363D" w:rsidRPr="008B363D" w:rsidRDefault="008B363D" w:rsidP="00DE5E78">
            <w:pPr>
              <w:rPr>
                <w:vertAlign w:val="superscript"/>
              </w:rPr>
            </w:pPr>
            <w:r w:rsidRPr="008B363D">
              <w:rPr>
                <w:vertAlign w:val="superscript"/>
              </w:rPr>
              <w:t>(d)</w:t>
            </w:r>
          </w:p>
        </w:tc>
      </w:tr>
      <w:tr w:rsidR="008B363D" w:rsidRPr="008B363D" w14:paraId="64FD7F22" w14:textId="77777777" w:rsidTr="00867C1C">
        <w:tc>
          <w:tcPr>
            <w:tcW w:w="1495" w:type="dxa"/>
          </w:tcPr>
          <w:p w14:paraId="4405B8FC" w14:textId="77777777" w:rsidR="008B363D" w:rsidRPr="008B363D" w:rsidRDefault="008B363D" w:rsidP="00DE5E78">
            <w:r w:rsidRPr="008B363D">
              <w:t>pH</w:t>
            </w:r>
          </w:p>
        </w:tc>
        <w:tc>
          <w:tcPr>
            <w:tcW w:w="994" w:type="dxa"/>
          </w:tcPr>
          <w:p w14:paraId="2A966C2C" w14:textId="77777777" w:rsidR="008B363D" w:rsidRPr="008B363D" w:rsidRDefault="008B363D" w:rsidP="00DE5E78"/>
        </w:tc>
        <w:tc>
          <w:tcPr>
            <w:tcW w:w="1399" w:type="dxa"/>
          </w:tcPr>
          <w:p w14:paraId="67C0988B" w14:textId="77777777" w:rsidR="008B363D" w:rsidRPr="008B363D" w:rsidRDefault="008B363D" w:rsidP="00DE5E78">
            <w:r w:rsidRPr="008B363D">
              <w:t>7</w:t>
            </w:r>
          </w:p>
        </w:tc>
        <w:tc>
          <w:tcPr>
            <w:tcW w:w="1440" w:type="dxa"/>
          </w:tcPr>
          <w:p w14:paraId="62A8EE0D" w14:textId="77777777" w:rsidR="008B363D" w:rsidRPr="008B363D" w:rsidRDefault="008B363D" w:rsidP="00DE5E78">
            <w:r w:rsidRPr="008B363D">
              <w:t>7</w:t>
            </w:r>
          </w:p>
        </w:tc>
        <w:tc>
          <w:tcPr>
            <w:tcW w:w="4248" w:type="dxa"/>
          </w:tcPr>
          <w:p w14:paraId="05C15599" w14:textId="77777777" w:rsidR="008B363D" w:rsidRPr="008B363D" w:rsidRDefault="008B363D" w:rsidP="00DE5E78"/>
        </w:tc>
      </w:tr>
      <w:tr w:rsidR="008B363D" w:rsidRPr="008B363D" w14:paraId="4E7B4617" w14:textId="77777777" w:rsidTr="00867C1C">
        <w:tc>
          <w:tcPr>
            <w:tcW w:w="1495" w:type="dxa"/>
          </w:tcPr>
          <w:p w14:paraId="6C03302A" w14:textId="77777777" w:rsidR="008B363D" w:rsidRPr="008B363D" w:rsidRDefault="008B363D" w:rsidP="00DE5E78">
            <w:r w:rsidRPr="008B363D">
              <w:t>C</w:t>
            </w:r>
            <w:r w:rsidRPr="008B363D">
              <w:rPr>
                <w:vertAlign w:val="subscript"/>
              </w:rPr>
              <w:t>CHL</w:t>
            </w:r>
          </w:p>
        </w:tc>
        <w:tc>
          <w:tcPr>
            <w:tcW w:w="994" w:type="dxa"/>
          </w:tcPr>
          <w:p w14:paraId="515B9BEA" w14:textId="77777777" w:rsidR="008B363D" w:rsidRPr="008B363D" w:rsidRDefault="008B363D" w:rsidP="00DE5E78">
            <w:r w:rsidRPr="008B363D">
              <w:t>mg/L</w:t>
            </w:r>
          </w:p>
        </w:tc>
        <w:tc>
          <w:tcPr>
            <w:tcW w:w="1399" w:type="dxa"/>
          </w:tcPr>
          <w:p w14:paraId="42794623" w14:textId="77777777" w:rsidR="008B363D" w:rsidRPr="008B363D" w:rsidRDefault="008B363D" w:rsidP="00DE5E78">
            <w:r w:rsidRPr="008B363D">
              <w:t>0.005</w:t>
            </w:r>
          </w:p>
        </w:tc>
        <w:tc>
          <w:tcPr>
            <w:tcW w:w="1440" w:type="dxa"/>
          </w:tcPr>
          <w:p w14:paraId="4184764B" w14:textId="77777777" w:rsidR="008B363D" w:rsidRPr="008B363D" w:rsidRDefault="008B363D" w:rsidP="00DE5E78">
            <w:r w:rsidRPr="008B363D">
              <w:t>0.005</w:t>
            </w:r>
          </w:p>
        </w:tc>
        <w:tc>
          <w:tcPr>
            <w:tcW w:w="4248" w:type="dxa"/>
          </w:tcPr>
          <w:p w14:paraId="11BB0353" w14:textId="77777777" w:rsidR="008B363D" w:rsidRPr="008B363D" w:rsidRDefault="008B363D" w:rsidP="00DE5E78">
            <w:r w:rsidRPr="008B363D">
              <w:t>chlorophyll concentration</w:t>
            </w:r>
          </w:p>
        </w:tc>
      </w:tr>
      <w:tr w:rsidR="008B363D" w:rsidRPr="008B363D" w14:paraId="468A69AD" w14:textId="77777777" w:rsidTr="00867C1C">
        <w:tc>
          <w:tcPr>
            <w:tcW w:w="1495" w:type="dxa"/>
          </w:tcPr>
          <w:p w14:paraId="6A3CD05F" w14:textId="77777777" w:rsidR="008B363D" w:rsidRPr="008B363D" w:rsidRDefault="008B363D" w:rsidP="00DE5E78">
            <w:r w:rsidRPr="008B363D">
              <w:t>C</w:t>
            </w:r>
            <w:r w:rsidRPr="008B363D">
              <w:rPr>
                <w:vertAlign w:val="subscript"/>
              </w:rPr>
              <w:t>DOC</w:t>
            </w:r>
          </w:p>
        </w:tc>
        <w:tc>
          <w:tcPr>
            <w:tcW w:w="994" w:type="dxa"/>
          </w:tcPr>
          <w:p w14:paraId="3A12BB8E" w14:textId="77777777" w:rsidR="008B363D" w:rsidRPr="008B363D" w:rsidRDefault="008B363D" w:rsidP="00DE5E78">
            <w:r w:rsidRPr="008B363D">
              <w:t>mg/L</w:t>
            </w:r>
          </w:p>
        </w:tc>
        <w:tc>
          <w:tcPr>
            <w:tcW w:w="1399" w:type="dxa"/>
          </w:tcPr>
          <w:p w14:paraId="7BB217C4" w14:textId="77777777" w:rsidR="008B363D" w:rsidRPr="008B363D" w:rsidRDefault="008B363D" w:rsidP="00DE5E78">
            <w:r w:rsidRPr="008B363D">
              <w:t>5</w:t>
            </w:r>
          </w:p>
        </w:tc>
        <w:tc>
          <w:tcPr>
            <w:tcW w:w="1440" w:type="dxa"/>
          </w:tcPr>
          <w:p w14:paraId="7A46AA98" w14:textId="77777777" w:rsidR="008B363D" w:rsidRPr="008B363D" w:rsidRDefault="008B363D" w:rsidP="00DE5E78">
            <w:r w:rsidRPr="008B363D">
              <w:t>5</w:t>
            </w:r>
          </w:p>
        </w:tc>
        <w:tc>
          <w:tcPr>
            <w:tcW w:w="4248" w:type="dxa"/>
          </w:tcPr>
          <w:p w14:paraId="040B74BF" w14:textId="77777777" w:rsidR="008B363D" w:rsidRPr="008B363D" w:rsidRDefault="008B363D" w:rsidP="00DE5E78">
            <w:r w:rsidRPr="008B363D">
              <w:t>DOC concentration</w:t>
            </w:r>
          </w:p>
        </w:tc>
      </w:tr>
      <w:tr w:rsidR="008B363D" w:rsidRPr="008B363D" w14:paraId="4E7BF883" w14:textId="77777777" w:rsidTr="00867C1C">
        <w:tc>
          <w:tcPr>
            <w:tcW w:w="1495" w:type="dxa"/>
          </w:tcPr>
          <w:p w14:paraId="4704E4B8" w14:textId="77777777" w:rsidR="008B363D" w:rsidRPr="008B363D" w:rsidRDefault="008B363D" w:rsidP="00DE5E78">
            <w:r w:rsidRPr="008B363D">
              <w:t>C</w:t>
            </w:r>
            <w:r w:rsidRPr="008B363D">
              <w:rPr>
                <w:vertAlign w:val="subscript"/>
              </w:rPr>
              <w:t>sed_1</w:t>
            </w:r>
          </w:p>
        </w:tc>
        <w:tc>
          <w:tcPr>
            <w:tcW w:w="994" w:type="dxa"/>
          </w:tcPr>
          <w:p w14:paraId="21C73CA4" w14:textId="77777777" w:rsidR="008B363D" w:rsidRPr="008B363D" w:rsidRDefault="008B363D" w:rsidP="00DE5E78">
            <w:r w:rsidRPr="008B363D">
              <w:t>mg/L</w:t>
            </w:r>
          </w:p>
        </w:tc>
        <w:tc>
          <w:tcPr>
            <w:tcW w:w="1399" w:type="dxa"/>
          </w:tcPr>
          <w:p w14:paraId="736E123A" w14:textId="77777777" w:rsidR="008B363D" w:rsidRPr="008B363D" w:rsidRDefault="008B363D" w:rsidP="00DE5E78">
            <w:r w:rsidRPr="008B363D">
              <w:t>30</w:t>
            </w:r>
          </w:p>
        </w:tc>
        <w:tc>
          <w:tcPr>
            <w:tcW w:w="1440" w:type="dxa"/>
          </w:tcPr>
          <w:p w14:paraId="60BE332E" w14:textId="77777777" w:rsidR="008B363D" w:rsidRPr="008B363D" w:rsidRDefault="008B363D" w:rsidP="00DE5E78">
            <w:r w:rsidRPr="008B363D">
              <w:t>30</w:t>
            </w:r>
          </w:p>
        </w:tc>
        <w:tc>
          <w:tcPr>
            <w:tcW w:w="4248" w:type="dxa"/>
          </w:tcPr>
          <w:p w14:paraId="7BBE4C24" w14:textId="77777777" w:rsidR="008B363D" w:rsidRPr="008B363D" w:rsidRDefault="008B363D" w:rsidP="00DE5E78">
            <w:r w:rsidRPr="008B363D">
              <w:t>suspended solids concentration</w:t>
            </w:r>
          </w:p>
        </w:tc>
      </w:tr>
      <w:tr w:rsidR="008B363D" w:rsidRPr="008B363D" w14:paraId="5FF8C5E8" w14:textId="77777777" w:rsidTr="00867C1C">
        <w:tc>
          <w:tcPr>
            <w:tcW w:w="1495" w:type="dxa"/>
          </w:tcPr>
          <w:p w14:paraId="04F9A81D" w14:textId="77777777" w:rsidR="008B363D" w:rsidRPr="008B363D" w:rsidRDefault="008B363D" w:rsidP="00DE5E78">
            <w:r w:rsidRPr="008B363D">
              <w:t>C</w:t>
            </w:r>
            <w:r w:rsidRPr="008B363D">
              <w:rPr>
                <w:vertAlign w:val="subscript"/>
              </w:rPr>
              <w:t>bio</w:t>
            </w:r>
          </w:p>
        </w:tc>
        <w:tc>
          <w:tcPr>
            <w:tcW w:w="994" w:type="dxa"/>
          </w:tcPr>
          <w:p w14:paraId="78B310F0" w14:textId="77777777" w:rsidR="008B363D" w:rsidRPr="008B363D" w:rsidRDefault="008B363D" w:rsidP="00DE5E78">
            <w:r w:rsidRPr="008B363D">
              <w:t>mg/L</w:t>
            </w:r>
          </w:p>
        </w:tc>
        <w:tc>
          <w:tcPr>
            <w:tcW w:w="1399" w:type="dxa"/>
          </w:tcPr>
          <w:p w14:paraId="089DAE11" w14:textId="77777777" w:rsidR="008B363D" w:rsidRPr="008B363D" w:rsidRDefault="008B363D" w:rsidP="00DE5E78">
            <w:r w:rsidRPr="008B363D">
              <w:t>0.4</w:t>
            </w:r>
          </w:p>
        </w:tc>
        <w:tc>
          <w:tcPr>
            <w:tcW w:w="1440" w:type="dxa"/>
          </w:tcPr>
          <w:p w14:paraId="242B84CA" w14:textId="77777777" w:rsidR="008B363D" w:rsidRPr="008B363D" w:rsidRDefault="008B363D" w:rsidP="00DE5E78">
            <w:r w:rsidRPr="008B363D">
              <w:t>0.4</w:t>
            </w:r>
          </w:p>
        </w:tc>
        <w:tc>
          <w:tcPr>
            <w:tcW w:w="4248" w:type="dxa"/>
          </w:tcPr>
          <w:p w14:paraId="3491FF38" w14:textId="77777777" w:rsidR="008B363D" w:rsidRPr="008B363D" w:rsidRDefault="008B363D" w:rsidP="00DE5E78">
            <w:r w:rsidRPr="008B363D">
              <w:t>biomass concentration</w:t>
            </w:r>
          </w:p>
        </w:tc>
      </w:tr>
      <w:tr w:rsidR="008B363D" w:rsidRPr="008B363D" w14:paraId="3200FD9D" w14:textId="77777777" w:rsidTr="00867C1C">
        <w:tc>
          <w:tcPr>
            <w:tcW w:w="1495" w:type="dxa"/>
          </w:tcPr>
          <w:p w14:paraId="65CD48D2" w14:textId="77777777" w:rsidR="008B363D" w:rsidRPr="008B363D" w:rsidRDefault="008B363D" w:rsidP="00DE5E78"/>
        </w:tc>
        <w:tc>
          <w:tcPr>
            <w:tcW w:w="994" w:type="dxa"/>
          </w:tcPr>
          <w:p w14:paraId="0F6F7D94" w14:textId="77777777" w:rsidR="008B363D" w:rsidRPr="008B363D" w:rsidRDefault="008B363D" w:rsidP="00DE5E78"/>
        </w:tc>
        <w:tc>
          <w:tcPr>
            <w:tcW w:w="1399" w:type="dxa"/>
          </w:tcPr>
          <w:p w14:paraId="43314FB6" w14:textId="77777777" w:rsidR="008B363D" w:rsidRPr="008B363D" w:rsidRDefault="008B363D" w:rsidP="00DE5E78"/>
        </w:tc>
        <w:tc>
          <w:tcPr>
            <w:tcW w:w="1440" w:type="dxa"/>
          </w:tcPr>
          <w:p w14:paraId="55CBD4C1" w14:textId="77777777" w:rsidR="008B363D" w:rsidRPr="008B363D" w:rsidRDefault="008B363D" w:rsidP="00DE5E78"/>
        </w:tc>
        <w:tc>
          <w:tcPr>
            <w:tcW w:w="4248" w:type="dxa"/>
          </w:tcPr>
          <w:p w14:paraId="07ADCF93" w14:textId="77777777" w:rsidR="008B363D" w:rsidRPr="008B363D" w:rsidRDefault="008B363D" w:rsidP="00DE5E78"/>
        </w:tc>
      </w:tr>
      <w:tr w:rsidR="008B363D" w:rsidRPr="008B363D" w14:paraId="2B6803DC" w14:textId="77777777" w:rsidTr="00867C1C">
        <w:tc>
          <w:tcPr>
            <w:tcW w:w="1495" w:type="dxa"/>
          </w:tcPr>
          <w:p w14:paraId="6B0E4740" w14:textId="77777777" w:rsidR="008B363D" w:rsidRPr="008B363D" w:rsidRDefault="008B363D" w:rsidP="00DE5E78">
            <w:r w:rsidRPr="008B363D">
              <w:t>D</w:t>
            </w:r>
          </w:p>
        </w:tc>
        <w:tc>
          <w:tcPr>
            <w:tcW w:w="994" w:type="dxa"/>
          </w:tcPr>
          <w:p w14:paraId="1DD04C93" w14:textId="77777777" w:rsidR="008B363D" w:rsidRPr="008B363D" w:rsidRDefault="008B363D" w:rsidP="00DE5E78">
            <w:r w:rsidRPr="008B363D">
              <w:t>m</w:t>
            </w:r>
            <w:r w:rsidRPr="008B363D">
              <w:rPr>
                <w:vertAlign w:val="superscript"/>
              </w:rPr>
              <w:t>2</w:t>
            </w:r>
            <w:r w:rsidRPr="008B363D">
              <w:t>/s</w:t>
            </w:r>
          </w:p>
        </w:tc>
        <w:tc>
          <w:tcPr>
            <w:tcW w:w="1399" w:type="dxa"/>
          </w:tcPr>
          <w:p w14:paraId="5B1673A6" w14:textId="77777777" w:rsidR="008B363D" w:rsidRPr="008B363D" w:rsidRDefault="008B363D" w:rsidP="00DE5E78">
            <w:r w:rsidRPr="008B363D">
              <w:t>8.33 x 10</w:t>
            </w:r>
            <w:r w:rsidRPr="008B363D">
              <w:rPr>
                <w:vertAlign w:val="superscript"/>
              </w:rPr>
              <w:t>-9</w:t>
            </w:r>
          </w:p>
        </w:tc>
        <w:tc>
          <w:tcPr>
            <w:tcW w:w="1440" w:type="dxa"/>
          </w:tcPr>
          <w:p w14:paraId="075F95C1" w14:textId="77777777" w:rsidR="008B363D" w:rsidRPr="008B363D" w:rsidRDefault="008B363D" w:rsidP="00DE5E78">
            <w:r w:rsidRPr="008B363D">
              <w:t>8.33 x 10</w:t>
            </w:r>
            <w:r w:rsidRPr="008B363D">
              <w:rPr>
                <w:vertAlign w:val="superscript"/>
              </w:rPr>
              <w:t>-9</w:t>
            </w:r>
          </w:p>
        </w:tc>
        <w:tc>
          <w:tcPr>
            <w:tcW w:w="4248" w:type="dxa"/>
          </w:tcPr>
          <w:p w14:paraId="7900B68C" w14:textId="77777777" w:rsidR="008B363D" w:rsidRPr="008B363D" w:rsidRDefault="008B363D" w:rsidP="00DE5E78">
            <w:r w:rsidRPr="008B363D">
              <w:t>sediment dispersion coefficient</w:t>
            </w:r>
          </w:p>
        </w:tc>
      </w:tr>
      <w:tr w:rsidR="008B363D" w:rsidRPr="008B363D" w14:paraId="32BA0F19" w14:textId="77777777" w:rsidTr="00867C1C">
        <w:tc>
          <w:tcPr>
            <w:tcW w:w="1495" w:type="dxa"/>
          </w:tcPr>
          <w:p w14:paraId="5068D115" w14:textId="77777777" w:rsidR="008B363D" w:rsidRPr="008B363D" w:rsidRDefault="008B363D" w:rsidP="00DE5E78">
            <w:r w:rsidRPr="008B363D">
              <w:sym w:font="Symbol" w:char="F044"/>
            </w:r>
            <w:r w:rsidRPr="008B363D">
              <w:t>x</w:t>
            </w:r>
          </w:p>
        </w:tc>
        <w:tc>
          <w:tcPr>
            <w:tcW w:w="994" w:type="dxa"/>
          </w:tcPr>
          <w:p w14:paraId="6029FB61" w14:textId="77777777" w:rsidR="008B363D" w:rsidRPr="008B363D" w:rsidRDefault="008B363D" w:rsidP="00DE5E78">
            <w:r w:rsidRPr="008B363D">
              <w:t>m</w:t>
            </w:r>
          </w:p>
        </w:tc>
        <w:tc>
          <w:tcPr>
            <w:tcW w:w="1399" w:type="dxa"/>
          </w:tcPr>
          <w:p w14:paraId="459D8F88" w14:textId="77777777" w:rsidR="008B363D" w:rsidRPr="008B363D" w:rsidRDefault="008B363D" w:rsidP="00DE5E78">
            <w:r w:rsidRPr="008B363D">
              <w:t>1.02</w:t>
            </w:r>
          </w:p>
        </w:tc>
        <w:tc>
          <w:tcPr>
            <w:tcW w:w="1440" w:type="dxa"/>
          </w:tcPr>
          <w:p w14:paraId="48981F56" w14:textId="77777777" w:rsidR="008B363D" w:rsidRPr="008B363D" w:rsidRDefault="008B363D" w:rsidP="00DE5E78">
            <w:r w:rsidRPr="008B363D">
              <w:t>1.39</w:t>
            </w:r>
          </w:p>
        </w:tc>
        <w:tc>
          <w:tcPr>
            <w:tcW w:w="4248" w:type="dxa"/>
          </w:tcPr>
          <w:p w14:paraId="0EF6F24C" w14:textId="77777777" w:rsidR="008B363D" w:rsidRPr="008B363D" w:rsidRDefault="008B363D" w:rsidP="00DE5E78">
            <w:r w:rsidRPr="008B363D">
              <w:t>benthic/water column boundary layer thickness</w:t>
            </w:r>
          </w:p>
        </w:tc>
      </w:tr>
      <w:tr w:rsidR="008B363D" w:rsidRPr="008B363D" w14:paraId="417B2018" w14:textId="77777777" w:rsidTr="00867C1C">
        <w:tc>
          <w:tcPr>
            <w:tcW w:w="1495" w:type="dxa"/>
          </w:tcPr>
          <w:p w14:paraId="26E2027B" w14:textId="77777777" w:rsidR="008B363D" w:rsidRPr="008B363D" w:rsidRDefault="008B363D" w:rsidP="00DE5E78">
            <w:r w:rsidRPr="008B363D">
              <w:t>V</w:t>
            </w:r>
            <w:r w:rsidRPr="008B363D">
              <w:rPr>
                <w:vertAlign w:val="subscript"/>
              </w:rPr>
              <w:t>T2</w:t>
            </w:r>
          </w:p>
        </w:tc>
        <w:tc>
          <w:tcPr>
            <w:tcW w:w="994" w:type="dxa"/>
          </w:tcPr>
          <w:p w14:paraId="4785FEB3" w14:textId="77777777" w:rsidR="008B363D" w:rsidRPr="008B363D" w:rsidRDefault="008B363D" w:rsidP="00DE5E78"/>
        </w:tc>
        <w:tc>
          <w:tcPr>
            <w:tcW w:w="1399" w:type="dxa"/>
          </w:tcPr>
          <w:p w14:paraId="7A8906F2" w14:textId="77777777" w:rsidR="008B363D" w:rsidRPr="008B363D" w:rsidRDefault="008B363D" w:rsidP="00DE5E78">
            <w:r w:rsidRPr="008B363D">
              <w:t>500</w:t>
            </w:r>
          </w:p>
        </w:tc>
        <w:tc>
          <w:tcPr>
            <w:tcW w:w="1440" w:type="dxa"/>
          </w:tcPr>
          <w:p w14:paraId="75DC5DA8" w14:textId="77777777" w:rsidR="008B363D" w:rsidRPr="008B363D" w:rsidRDefault="008B363D" w:rsidP="00DE5E78">
            <w:r w:rsidRPr="008B363D">
              <w:t>2,630</w:t>
            </w:r>
          </w:p>
        </w:tc>
        <w:tc>
          <w:tcPr>
            <w:tcW w:w="4248" w:type="dxa"/>
          </w:tcPr>
          <w:p w14:paraId="2201FE07" w14:textId="77777777" w:rsidR="008B363D" w:rsidRPr="008B363D" w:rsidRDefault="008B363D" w:rsidP="00DE5E78">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E5E78">
      <w:r w:rsidRPr="008B363D">
        <w:rPr>
          <w:vertAlign w:val="superscript"/>
        </w:rPr>
        <w:t>(a)</w:t>
      </w:r>
      <w:r w:rsidRPr="008B363D">
        <w:t xml:space="preserve"> calculated from: VOL2*BULKD*(1.-100./PCTWA)</w:t>
      </w:r>
    </w:p>
    <w:p w14:paraId="1150E9C1" w14:textId="77777777" w:rsidR="008B363D" w:rsidRPr="008B363D" w:rsidRDefault="008B363D" w:rsidP="00DE5E78">
      <w:r w:rsidRPr="008B363D">
        <w:rPr>
          <w:vertAlign w:val="superscript"/>
        </w:rPr>
        <w:t>(b)</w:t>
      </w:r>
      <w:r w:rsidRPr="008B363D">
        <w:t xml:space="preserve"> calculated from: (BULKD)(VOL2)(100000)/PCTWA (see Table 2)</w:t>
      </w:r>
    </w:p>
    <w:p w14:paraId="68244842" w14:textId="77777777" w:rsidR="008B363D" w:rsidRPr="008B363D" w:rsidRDefault="008B363D" w:rsidP="00DE5E78">
      <w:r w:rsidRPr="008B363D">
        <w:rPr>
          <w:vertAlign w:val="superscript"/>
        </w:rPr>
        <w:t>(c)</w:t>
      </w:r>
      <w:r w:rsidRPr="008B363D">
        <w:t xml:space="preserve">  calculated from: BNMAS*AREA*.001(see Table 2)</w:t>
      </w:r>
    </w:p>
    <w:p w14:paraId="52F50031" w14:textId="77777777" w:rsidR="008B363D" w:rsidRPr="008B363D" w:rsidRDefault="008B363D" w:rsidP="00DE5E78">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E5E78"/>
    <w:p w14:paraId="7288E47B" w14:textId="77777777" w:rsidR="008B363D" w:rsidRPr="008B363D" w:rsidRDefault="008B363D" w:rsidP="00DE5E78"/>
    <w:p w14:paraId="08B2480F" w14:textId="77777777" w:rsidR="008B363D" w:rsidRPr="008B363D" w:rsidRDefault="008B363D" w:rsidP="00DE5E78">
      <w:r w:rsidRPr="008B363D">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867C1C">
        <w:trPr>
          <w:cantSplit/>
          <w:trHeight w:val="677"/>
          <w:tblHeader/>
        </w:trPr>
        <w:tc>
          <w:tcPr>
            <w:tcW w:w="1646" w:type="dxa"/>
          </w:tcPr>
          <w:p w14:paraId="3A832737" w14:textId="77777777" w:rsidR="008B363D" w:rsidRPr="008B363D" w:rsidRDefault="008B363D" w:rsidP="00DE5E78">
            <w:r w:rsidRPr="008B363D">
              <w:t>VVWM Parameters</w:t>
            </w:r>
          </w:p>
        </w:tc>
        <w:tc>
          <w:tcPr>
            <w:tcW w:w="6870" w:type="dxa"/>
          </w:tcPr>
          <w:p w14:paraId="5484328F" w14:textId="77777777" w:rsidR="008B363D" w:rsidRPr="008B363D" w:rsidRDefault="008B363D" w:rsidP="00DE5E78">
            <w:r w:rsidRPr="008B363D">
              <w:t>Expressed in Terms of EXAMS Parameters</w:t>
            </w:r>
          </w:p>
        </w:tc>
      </w:tr>
      <w:tr w:rsidR="008B363D" w:rsidRPr="008B363D" w14:paraId="2C1ACB13" w14:textId="77777777" w:rsidTr="00867C1C">
        <w:trPr>
          <w:cantSplit/>
          <w:trHeight w:val="329"/>
        </w:trPr>
        <w:tc>
          <w:tcPr>
            <w:tcW w:w="1646" w:type="dxa"/>
          </w:tcPr>
          <w:p w14:paraId="52004B7B" w14:textId="77777777" w:rsidR="008B363D" w:rsidRPr="008B363D" w:rsidRDefault="008B363D" w:rsidP="00DE5E78">
            <w:r w:rsidRPr="008B363D">
              <w:t>m</w:t>
            </w:r>
            <w:r w:rsidRPr="008B363D">
              <w:rPr>
                <w:vertAlign w:val="subscript"/>
              </w:rPr>
              <w:t xml:space="preserve">1 </w:t>
            </w:r>
            <w:r w:rsidRPr="008B363D">
              <w:t xml:space="preserve"> [kg]</w:t>
            </w:r>
          </w:p>
        </w:tc>
        <w:tc>
          <w:tcPr>
            <w:tcW w:w="6870" w:type="dxa"/>
          </w:tcPr>
          <w:p w14:paraId="705C9DB3" w14:textId="77777777" w:rsidR="008B363D" w:rsidRPr="008B363D" w:rsidRDefault="008B363D" w:rsidP="00DE5E78">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867C1C">
        <w:trPr>
          <w:cantSplit/>
          <w:trHeight w:val="878"/>
        </w:trPr>
        <w:tc>
          <w:tcPr>
            <w:tcW w:w="1646" w:type="dxa"/>
          </w:tcPr>
          <w:p w14:paraId="1AED52E0" w14:textId="77777777" w:rsidR="008B363D" w:rsidRPr="008B363D" w:rsidRDefault="008B363D" w:rsidP="00DE5E78">
            <w:r w:rsidRPr="008B363D">
              <w:t>m</w:t>
            </w:r>
            <w:r w:rsidRPr="008B363D">
              <w:rPr>
                <w:vertAlign w:val="subscript"/>
              </w:rPr>
              <w:t>2</w:t>
            </w:r>
            <w:r w:rsidRPr="008B363D">
              <w:t xml:space="preserve">  [kg]</w:t>
            </w:r>
          </w:p>
        </w:tc>
        <w:tc>
          <w:tcPr>
            <w:tcW w:w="6870" w:type="dxa"/>
          </w:tcPr>
          <w:p w14:paraId="1D910CFB" w14:textId="77777777" w:rsidR="008B363D" w:rsidRPr="008B363D" w:rsidRDefault="008B363D" w:rsidP="00DE5E78">
            <w:r w:rsidRPr="008B363D">
              <w:object w:dxaOrig="4320" w:dyaOrig="720" w14:anchorId="2D0C1887">
                <v:shape id="_x0000_i1099" type="#_x0000_t75" style="width:3in;height:36pt" o:ole="">
                  <v:imagedata r:id="rId162" o:title=""/>
                </v:shape>
                <o:OLEObject Type="Embed" ProgID="Equation.3" ShapeID="_x0000_i1099" DrawAspect="Content" ObjectID="_1748948047" r:id="rId163"/>
              </w:object>
            </w:r>
          </w:p>
        </w:tc>
      </w:tr>
      <w:tr w:rsidR="008B363D" w:rsidRPr="008B363D" w14:paraId="33461C73" w14:textId="77777777" w:rsidTr="00867C1C">
        <w:trPr>
          <w:cantSplit/>
          <w:trHeight w:val="347"/>
        </w:trPr>
        <w:tc>
          <w:tcPr>
            <w:tcW w:w="1646" w:type="dxa"/>
          </w:tcPr>
          <w:p w14:paraId="3675D0C6" w14:textId="77777777" w:rsidR="008B363D" w:rsidRPr="008B363D" w:rsidRDefault="008B363D" w:rsidP="00DE5E78">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DE5E78">
            <w:r w:rsidRPr="008B363D">
              <w:t>VOL</w:t>
            </w:r>
            <w:r w:rsidRPr="008B363D">
              <w:rPr>
                <w:vertAlign w:val="subscript"/>
              </w:rPr>
              <w:t>1</w:t>
            </w:r>
            <w:r w:rsidRPr="008B363D">
              <w:t xml:space="preserve"> </w:t>
            </w:r>
          </w:p>
        </w:tc>
      </w:tr>
      <w:tr w:rsidR="008B363D" w:rsidRPr="008B363D" w14:paraId="0CE3C837" w14:textId="77777777" w:rsidTr="00867C1C">
        <w:trPr>
          <w:cantSplit/>
          <w:trHeight w:val="878"/>
        </w:trPr>
        <w:tc>
          <w:tcPr>
            <w:tcW w:w="1646" w:type="dxa"/>
          </w:tcPr>
          <w:p w14:paraId="23BE442A" w14:textId="77777777" w:rsidR="008B363D" w:rsidRPr="008B363D" w:rsidRDefault="008B363D" w:rsidP="00DE5E78">
            <w:r w:rsidRPr="008B363D">
              <w:lastRenderedPageBreak/>
              <w:t>v</w:t>
            </w:r>
            <w:r w:rsidRPr="008B363D">
              <w:rPr>
                <w:vertAlign w:val="subscript"/>
              </w:rPr>
              <w:t>2</w:t>
            </w:r>
            <w:r w:rsidRPr="008B363D">
              <w:t xml:space="preserve">  [m</w:t>
            </w:r>
            <w:r w:rsidRPr="008B363D">
              <w:rPr>
                <w:vertAlign w:val="superscript"/>
              </w:rPr>
              <w:t>3</w:t>
            </w:r>
            <w:r w:rsidRPr="008B363D">
              <w:t>]</w:t>
            </w:r>
          </w:p>
        </w:tc>
        <w:tc>
          <w:tcPr>
            <w:tcW w:w="6870" w:type="dxa"/>
          </w:tcPr>
          <w:p w14:paraId="5549D7AC" w14:textId="77777777" w:rsidR="008B363D" w:rsidRPr="008B363D" w:rsidRDefault="008B363D" w:rsidP="00DE5E78">
            <w:r w:rsidRPr="008B363D">
              <w:object w:dxaOrig="3159" w:dyaOrig="680" w14:anchorId="4415CAEF">
                <v:shape id="_x0000_i1100" type="#_x0000_t75" style="width:156pt;height:36pt" o:ole="">
                  <v:imagedata r:id="rId164" o:title=""/>
                </v:shape>
                <o:OLEObject Type="Embed" ProgID="Equation.3" ShapeID="_x0000_i1100" DrawAspect="Content" ObjectID="_1748948048" r:id="rId165"/>
              </w:object>
            </w:r>
            <w:r w:rsidRPr="008B363D">
              <w:t xml:space="preserve">  </w:t>
            </w:r>
            <w:r w:rsidRPr="008B363D">
              <w:rPr>
                <w:vertAlign w:val="superscript"/>
              </w:rPr>
              <w:t>*</w:t>
            </w:r>
          </w:p>
        </w:tc>
      </w:tr>
      <w:tr w:rsidR="008B363D" w:rsidRPr="008B363D" w14:paraId="01A79F1A" w14:textId="77777777" w:rsidTr="00867C1C">
        <w:trPr>
          <w:cantSplit/>
          <w:trHeight w:val="329"/>
        </w:trPr>
        <w:tc>
          <w:tcPr>
            <w:tcW w:w="1646" w:type="dxa"/>
          </w:tcPr>
          <w:p w14:paraId="19849A95" w14:textId="77777777" w:rsidR="008B363D" w:rsidRPr="008B363D" w:rsidRDefault="008B363D" w:rsidP="00DE5E78">
            <w:r w:rsidRPr="008B363D">
              <w:t>Q [m</w:t>
            </w:r>
            <w:r w:rsidRPr="008B363D">
              <w:rPr>
                <w:vertAlign w:val="superscript"/>
              </w:rPr>
              <w:t>3</w:t>
            </w:r>
            <w:r w:rsidRPr="008B363D">
              <w:t>/s]</w:t>
            </w:r>
          </w:p>
        </w:tc>
        <w:tc>
          <w:tcPr>
            <w:tcW w:w="6870" w:type="dxa"/>
          </w:tcPr>
          <w:p w14:paraId="0F2B0D3D" w14:textId="77777777" w:rsidR="008B363D" w:rsidRPr="008B363D" w:rsidRDefault="008B363D" w:rsidP="00DE5E78">
            <w:r w:rsidRPr="008B363D">
              <w:t>STFLO (3600 s/hr)</w:t>
            </w:r>
          </w:p>
        </w:tc>
      </w:tr>
      <w:tr w:rsidR="008B363D" w:rsidRPr="008B363D" w14:paraId="1E53E96C" w14:textId="77777777" w:rsidTr="00867C1C">
        <w:trPr>
          <w:cantSplit/>
          <w:trHeight w:val="366"/>
        </w:trPr>
        <w:tc>
          <w:tcPr>
            <w:tcW w:w="1646" w:type="dxa"/>
          </w:tcPr>
          <w:p w14:paraId="168F55EE" w14:textId="77777777" w:rsidR="008B363D" w:rsidRPr="008B363D" w:rsidRDefault="008B363D" w:rsidP="00DE5E78">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DE5E78">
            <w:r w:rsidRPr="008B363D">
              <w:t>(KBACW</w:t>
            </w:r>
            <w:r w:rsidRPr="008B363D">
              <w:rPr>
                <w:vertAlign w:val="subscript"/>
              </w:rPr>
              <w:t>1</w:t>
            </w:r>
            <w:r w:rsidRPr="008B363D">
              <w:t>)(BACPL)/(3600s/hr)</w:t>
            </w:r>
          </w:p>
        </w:tc>
      </w:tr>
      <w:tr w:rsidR="008B363D" w:rsidRPr="008B363D" w14:paraId="084A8D1A" w14:textId="77777777" w:rsidTr="00867C1C">
        <w:trPr>
          <w:cantSplit/>
          <w:trHeight w:val="347"/>
        </w:trPr>
        <w:tc>
          <w:tcPr>
            <w:tcW w:w="1646" w:type="dxa"/>
          </w:tcPr>
          <w:p w14:paraId="142E9324" w14:textId="77777777" w:rsidR="008B363D" w:rsidRPr="008B363D" w:rsidRDefault="008B363D" w:rsidP="00DE5E78">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DE5E78">
            <w:r w:rsidRPr="008B363D">
              <w:t>(KBACW</w:t>
            </w:r>
            <w:r w:rsidRPr="008B363D">
              <w:rPr>
                <w:vertAlign w:val="subscript"/>
              </w:rPr>
              <w:t>2</w:t>
            </w:r>
            <w:r w:rsidRPr="008B363D">
              <w:t>)(BACPL)/(3600s/hr)</w:t>
            </w:r>
          </w:p>
        </w:tc>
      </w:tr>
      <w:tr w:rsidR="008B363D" w:rsidRPr="008B363D" w14:paraId="1594E6C9" w14:textId="77777777" w:rsidTr="00867C1C">
        <w:trPr>
          <w:cantSplit/>
          <w:trHeight w:val="1226"/>
        </w:trPr>
        <w:tc>
          <w:tcPr>
            <w:tcW w:w="1646" w:type="dxa"/>
          </w:tcPr>
          <w:p w14:paraId="2F13D90A" w14:textId="77777777" w:rsidR="008B363D" w:rsidRPr="008B363D" w:rsidRDefault="008B363D" w:rsidP="00DE5E78">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DE5E78">
            <w:r w:rsidRPr="008B363D">
              <w:object w:dxaOrig="4440" w:dyaOrig="1040" w14:anchorId="13170F24">
                <v:shape id="_x0000_i1101" type="#_x0000_t75" style="width:222pt;height:48pt" o:ole="">
                  <v:imagedata r:id="rId166" o:title=""/>
                </v:shape>
                <o:OLEObject Type="Embed" ProgID="Equation.3" ShapeID="_x0000_i1101" DrawAspect="Content" ObjectID="_1748948049" r:id="rId167"/>
              </w:object>
            </w:r>
          </w:p>
        </w:tc>
      </w:tr>
      <w:tr w:rsidR="008B363D" w:rsidRPr="008B363D" w14:paraId="79397099" w14:textId="77777777" w:rsidTr="00867C1C">
        <w:trPr>
          <w:cantSplit/>
          <w:trHeight w:val="1226"/>
        </w:trPr>
        <w:tc>
          <w:tcPr>
            <w:tcW w:w="1646" w:type="dxa"/>
          </w:tcPr>
          <w:p w14:paraId="0C66787A" w14:textId="77777777" w:rsidR="008B363D" w:rsidRPr="008B363D" w:rsidRDefault="008B363D" w:rsidP="00DE5E78">
            <w:r w:rsidRPr="008B363D">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DE5E78">
            <w:r w:rsidRPr="008B363D">
              <w:object w:dxaOrig="4400" w:dyaOrig="1020" w14:anchorId="76AC8329">
                <v:shape id="_x0000_i1102" type="#_x0000_t75" style="width:222pt;height:48pt" o:ole="">
                  <v:imagedata r:id="rId168" o:title=""/>
                </v:shape>
                <o:OLEObject Type="Embed" ProgID="Equation.3" ShapeID="_x0000_i1102" DrawAspect="Content" ObjectID="_1748948050" r:id="rId169"/>
              </w:object>
            </w:r>
          </w:p>
        </w:tc>
      </w:tr>
      <w:tr w:rsidR="008B363D" w:rsidRPr="008B363D" w14:paraId="5C2630A3" w14:textId="77777777" w:rsidTr="00867C1C">
        <w:trPr>
          <w:cantSplit/>
          <w:trHeight w:val="878"/>
        </w:trPr>
        <w:tc>
          <w:tcPr>
            <w:tcW w:w="1646" w:type="dxa"/>
          </w:tcPr>
          <w:p w14:paraId="2BA196F8" w14:textId="77777777" w:rsidR="008B363D" w:rsidRPr="008B363D" w:rsidRDefault="008B363D" w:rsidP="00DE5E78">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DE5E78">
            <w:r w:rsidRPr="008B363D">
              <w:object w:dxaOrig="1820" w:dyaOrig="660" w14:anchorId="5330A6BE">
                <v:shape id="_x0000_i1103" type="#_x0000_t75" style="width:96pt;height:36pt" o:ole="">
                  <v:imagedata r:id="rId170" o:title=""/>
                </v:shape>
                <o:OLEObject Type="Embed" ProgID="Equation.3" ShapeID="_x0000_i1103" DrawAspect="Content" ObjectID="_1748948051" r:id="rId171"/>
              </w:object>
            </w:r>
          </w:p>
        </w:tc>
      </w:tr>
      <w:tr w:rsidR="008B363D" w:rsidRPr="008B363D" w14:paraId="59ABAF61" w14:textId="77777777" w:rsidTr="00867C1C">
        <w:trPr>
          <w:cantSplit/>
          <w:trHeight w:val="347"/>
        </w:trPr>
        <w:tc>
          <w:tcPr>
            <w:tcW w:w="1646" w:type="dxa"/>
          </w:tcPr>
          <w:p w14:paraId="4024D639" w14:textId="77777777" w:rsidR="008B363D" w:rsidRPr="008B363D" w:rsidRDefault="008B363D" w:rsidP="00DE5E78">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DE5E78">
            <w:r w:rsidRPr="008B363D">
              <w:t>(KOC)(FROC)(10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867C1C">
        <w:trPr>
          <w:cantSplit/>
          <w:trHeight w:val="329"/>
        </w:trPr>
        <w:tc>
          <w:tcPr>
            <w:tcW w:w="1646" w:type="dxa"/>
          </w:tcPr>
          <w:p w14:paraId="2A74133A" w14:textId="77777777" w:rsidR="008B363D" w:rsidRPr="008B363D" w:rsidRDefault="008B363D" w:rsidP="00DE5E78">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DE5E78">
            <w:r w:rsidRPr="008B363D">
              <w:t>(KOC)(FROC)(10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DE5E78">
      <w:r w:rsidRPr="008B363D">
        <w:t>*Assumes that the density of water is 1,000 kg/m</w:t>
      </w:r>
      <w:r w:rsidRPr="008B363D">
        <w:rPr>
          <w:vertAlign w:val="superscript"/>
        </w:rPr>
        <w:t>3</w:t>
      </w:r>
    </w:p>
    <w:p w14:paraId="2FE98391" w14:textId="77777777" w:rsidR="008B363D" w:rsidRPr="008B363D" w:rsidRDefault="008B363D" w:rsidP="00DE5E78"/>
    <w:p w14:paraId="2C692021" w14:textId="77777777" w:rsidR="008B363D" w:rsidRPr="008B363D" w:rsidRDefault="008B363D" w:rsidP="00DE5E78"/>
    <w:p w14:paraId="58024C48" w14:textId="77777777" w:rsidR="008B363D" w:rsidRPr="008B363D" w:rsidRDefault="008B363D" w:rsidP="00DE5E78"/>
    <w:p w14:paraId="6B354C22" w14:textId="77777777" w:rsidR="008B363D" w:rsidRPr="008B363D" w:rsidRDefault="008B363D" w:rsidP="00DE5E78"/>
    <w:p w14:paraId="76B6965B" w14:textId="77777777" w:rsidR="008B363D" w:rsidRPr="008B363D" w:rsidRDefault="008B363D" w:rsidP="00DE5E78">
      <w:r w:rsidRPr="008B363D">
        <w:br w:type="page"/>
      </w:r>
      <w:r w:rsidRPr="008B363D">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867C1C">
        <w:trPr>
          <w:tblHeader/>
        </w:trPr>
        <w:tc>
          <w:tcPr>
            <w:tcW w:w="3258" w:type="dxa"/>
            <w:gridSpan w:val="2"/>
          </w:tcPr>
          <w:p w14:paraId="55B31160" w14:textId="77777777" w:rsidR="008B363D" w:rsidRPr="008B363D" w:rsidRDefault="008B363D" w:rsidP="00DE5E78">
            <w:r w:rsidRPr="008B363D">
              <w:t>EXAMS Parameter</w:t>
            </w:r>
          </w:p>
        </w:tc>
        <w:tc>
          <w:tcPr>
            <w:tcW w:w="1530" w:type="dxa"/>
          </w:tcPr>
          <w:p w14:paraId="51AE7481" w14:textId="77777777" w:rsidR="008B363D" w:rsidRPr="008B363D" w:rsidRDefault="008B363D" w:rsidP="00DE5E78">
            <w:r w:rsidRPr="008B363D">
              <w:t>EXAMS Value for Standard Pond</w:t>
            </w:r>
          </w:p>
        </w:tc>
        <w:tc>
          <w:tcPr>
            <w:tcW w:w="2070" w:type="dxa"/>
          </w:tcPr>
          <w:p w14:paraId="2CB85088" w14:textId="77777777" w:rsidR="008B363D" w:rsidRPr="008B363D" w:rsidRDefault="008B363D" w:rsidP="00DE5E78">
            <w:r w:rsidRPr="008B363D">
              <w:t>EXAMS Value for Standard Drinking Water Reservoir</w:t>
            </w:r>
          </w:p>
        </w:tc>
      </w:tr>
      <w:tr w:rsidR="008B363D" w:rsidRPr="008B363D" w14:paraId="43355716" w14:textId="77777777" w:rsidTr="00867C1C">
        <w:tc>
          <w:tcPr>
            <w:tcW w:w="1548" w:type="dxa"/>
          </w:tcPr>
          <w:p w14:paraId="41EE615F" w14:textId="77777777" w:rsidR="008B363D" w:rsidRPr="008B363D" w:rsidRDefault="008B363D" w:rsidP="00DE5E78">
            <w:r w:rsidRPr="008B363D">
              <w:t xml:space="preserve">PRBEN </w:t>
            </w:r>
          </w:p>
        </w:tc>
        <w:tc>
          <w:tcPr>
            <w:tcW w:w="1710" w:type="dxa"/>
          </w:tcPr>
          <w:p w14:paraId="711A633C" w14:textId="77777777" w:rsidR="008B363D" w:rsidRPr="008B363D" w:rsidRDefault="008B363D" w:rsidP="00DE5E78">
            <w:r w:rsidRPr="008B363D">
              <w:t>—</w:t>
            </w:r>
          </w:p>
        </w:tc>
        <w:tc>
          <w:tcPr>
            <w:tcW w:w="1530" w:type="dxa"/>
          </w:tcPr>
          <w:p w14:paraId="1C5DD9F4" w14:textId="77777777" w:rsidR="008B363D" w:rsidRPr="008B363D" w:rsidRDefault="008B363D" w:rsidP="00DE5E78">
            <w:r w:rsidRPr="008B363D">
              <w:t>0.5</w:t>
            </w:r>
          </w:p>
        </w:tc>
        <w:tc>
          <w:tcPr>
            <w:tcW w:w="2070" w:type="dxa"/>
          </w:tcPr>
          <w:p w14:paraId="577F2182" w14:textId="77777777" w:rsidR="008B363D" w:rsidRPr="008B363D" w:rsidRDefault="008B363D" w:rsidP="00DE5E78">
            <w:r w:rsidRPr="008B363D">
              <w:t>0.5</w:t>
            </w:r>
          </w:p>
        </w:tc>
      </w:tr>
      <w:tr w:rsidR="008B363D" w:rsidRPr="008B363D" w14:paraId="494EED79" w14:textId="77777777" w:rsidTr="00867C1C">
        <w:tc>
          <w:tcPr>
            <w:tcW w:w="1548" w:type="dxa"/>
          </w:tcPr>
          <w:p w14:paraId="705ABF2E" w14:textId="77777777" w:rsidR="008B363D" w:rsidRPr="008B363D" w:rsidRDefault="008B363D" w:rsidP="00DE5E78">
            <w:r w:rsidRPr="008B363D">
              <w:t xml:space="preserve">PCTWA </w:t>
            </w:r>
          </w:p>
        </w:tc>
        <w:tc>
          <w:tcPr>
            <w:tcW w:w="1710" w:type="dxa"/>
          </w:tcPr>
          <w:p w14:paraId="64653FE5" w14:textId="77777777" w:rsidR="008B363D" w:rsidRPr="008B363D" w:rsidRDefault="008B363D" w:rsidP="00DE5E78">
            <w:r w:rsidRPr="008B363D">
              <w:t>—</w:t>
            </w:r>
          </w:p>
        </w:tc>
        <w:tc>
          <w:tcPr>
            <w:tcW w:w="1530" w:type="dxa"/>
          </w:tcPr>
          <w:p w14:paraId="1B511B85" w14:textId="77777777" w:rsidR="008B363D" w:rsidRPr="008B363D" w:rsidRDefault="008B363D" w:rsidP="00DE5E78">
            <w:r w:rsidRPr="008B363D">
              <w:t>137</w:t>
            </w:r>
          </w:p>
        </w:tc>
        <w:tc>
          <w:tcPr>
            <w:tcW w:w="2070" w:type="dxa"/>
          </w:tcPr>
          <w:p w14:paraId="1199834D" w14:textId="77777777" w:rsidR="008B363D" w:rsidRPr="008B363D" w:rsidRDefault="008B363D" w:rsidP="00DE5E78">
            <w:r w:rsidRPr="008B363D">
              <w:t>137</w:t>
            </w:r>
          </w:p>
        </w:tc>
      </w:tr>
      <w:tr w:rsidR="008B363D" w:rsidRPr="008B363D" w14:paraId="1C36CC1D" w14:textId="77777777" w:rsidTr="00867C1C">
        <w:tc>
          <w:tcPr>
            <w:tcW w:w="1548" w:type="dxa"/>
          </w:tcPr>
          <w:p w14:paraId="73F92640" w14:textId="77777777" w:rsidR="008B363D" w:rsidRPr="008B363D" w:rsidRDefault="008B363D" w:rsidP="00DE5E78">
            <w:r w:rsidRPr="008B363D">
              <w:t xml:space="preserve">BULKD </w:t>
            </w:r>
          </w:p>
        </w:tc>
        <w:tc>
          <w:tcPr>
            <w:tcW w:w="1710" w:type="dxa"/>
          </w:tcPr>
          <w:p w14:paraId="383D69A6" w14:textId="77777777" w:rsidR="008B363D" w:rsidRPr="008B363D" w:rsidRDefault="008B363D" w:rsidP="00DE5E78">
            <w:r w:rsidRPr="008B363D">
              <w:t>g/mL</w:t>
            </w:r>
          </w:p>
        </w:tc>
        <w:tc>
          <w:tcPr>
            <w:tcW w:w="1530" w:type="dxa"/>
          </w:tcPr>
          <w:p w14:paraId="270ADDA6" w14:textId="77777777" w:rsidR="008B363D" w:rsidRPr="008B363D" w:rsidRDefault="008B363D" w:rsidP="00DE5E78">
            <w:r w:rsidRPr="008B363D">
              <w:t xml:space="preserve">1.85 </w:t>
            </w:r>
          </w:p>
        </w:tc>
        <w:tc>
          <w:tcPr>
            <w:tcW w:w="2070" w:type="dxa"/>
          </w:tcPr>
          <w:p w14:paraId="66E5E2B3" w14:textId="77777777" w:rsidR="008B363D" w:rsidRPr="008B363D" w:rsidRDefault="008B363D" w:rsidP="00DE5E78">
            <w:r w:rsidRPr="008B363D">
              <w:t>1.85</w:t>
            </w:r>
          </w:p>
        </w:tc>
      </w:tr>
      <w:tr w:rsidR="008B363D" w:rsidRPr="008B363D" w14:paraId="793DCDDE" w14:textId="77777777" w:rsidTr="00867C1C">
        <w:tc>
          <w:tcPr>
            <w:tcW w:w="1548" w:type="dxa"/>
          </w:tcPr>
          <w:p w14:paraId="7D413B44" w14:textId="77777777" w:rsidR="008B363D" w:rsidRPr="008B363D" w:rsidRDefault="008B363D" w:rsidP="00DE5E78">
            <w:r w:rsidRPr="008B363D">
              <w:t>FROC</w:t>
            </w:r>
          </w:p>
        </w:tc>
        <w:tc>
          <w:tcPr>
            <w:tcW w:w="1710" w:type="dxa"/>
          </w:tcPr>
          <w:p w14:paraId="4A8B8B86" w14:textId="77777777" w:rsidR="008B363D" w:rsidRPr="008B363D" w:rsidRDefault="008B363D" w:rsidP="00DE5E78">
            <w:r w:rsidRPr="008B363D">
              <w:t>—</w:t>
            </w:r>
          </w:p>
        </w:tc>
        <w:tc>
          <w:tcPr>
            <w:tcW w:w="1530" w:type="dxa"/>
          </w:tcPr>
          <w:p w14:paraId="66747C34" w14:textId="77777777" w:rsidR="008B363D" w:rsidRPr="008B363D" w:rsidRDefault="008B363D" w:rsidP="00DE5E78">
            <w:r w:rsidRPr="008B363D">
              <w:t>0.04</w:t>
            </w:r>
          </w:p>
        </w:tc>
        <w:tc>
          <w:tcPr>
            <w:tcW w:w="2070" w:type="dxa"/>
          </w:tcPr>
          <w:p w14:paraId="1DCDBFA5" w14:textId="77777777" w:rsidR="008B363D" w:rsidRPr="008B363D" w:rsidRDefault="008B363D" w:rsidP="00DE5E78">
            <w:r w:rsidRPr="008B363D">
              <w:t>0.04</w:t>
            </w:r>
          </w:p>
        </w:tc>
      </w:tr>
      <w:tr w:rsidR="008B363D" w:rsidRPr="008B363D" w14:paraId="36C9993F" w14:textId="77777777" w:rsidTr="00867C1C">
        <w:tc>
          <w:tcPr>
            <w:tcW w:w="1548" w:type="dxa"/>
          </w:tcPr>
          <w:p w14:paraId="530FAEF0" w14:textId="77777777" w:rsidR="008B363D" w:rsidRPr="008B363D" w:rsidRDefault="008B363D" w:rsidP="00DE5E78">
            <w:r w:rsidRPr="008B363D">
              <w:t xml:space="preserve">CHARL </w:t>
            </w:r>
          </w:p>
        </w:tc>
        <w:tc>
          <w:tcPr>
            <w:tcW w:w="1710" w:type="dxa"/>
          </w:tcPr>
          <w:p w14:paraId="1BB71F9B" w14:textId="77777777" w:rsidR="008B363D" w:rsidRPr="008B363D" w:rsidRDefault="008B363D" w:rsidP="00DE5E78">
            <w:r w:rsidRPr="008B363D">
              <w:t>m</w:t>
            </w:r>
          </w:p>
        </w:tc>
        <w:tc>
          <w:tcPr>
            <w:tcW w:w="1530" w:type="dxa"/>
          </w:tcPr>
          <w:p w14:paraId="5B443ECB" w14:textId="77777777" w:rsidR="008B363D" w:rsidRPr="008B363D" w:rsidRDefault="008B363D" w:rsidP="00DE5E78">
            <w:r w:rsidRPr="008B363D">
              <w:t>1.05</w:t>
            </w:r>
          </w:p>
        </w:tc>
        <w:tc>
          <w:tcPr>
            <w:tcW w:w="2070" w:type="dxa"/>
          </w:tcPr>
          <w:p w14:paraId="6429E881" w14:textId="77777777" w:rsidR="008B363D" w:rsidRPr="008B363D" w:rsidRDefault="008B363D" w:rsidP="00DE5E78"/>
        </w:tc>
      </w:tr>
      <w:tr w:rsidR="008B363D" w:rsidRPr="008B363D" w14:paraId="2816594C" w14:textId="77777777" w:rsidTr="00867C1C">
        <w:tc>
          <w:tcPr>
            <w:tcW w:w="1548" w:type="dxa"/>
          </w:tcPr>
          <w:p w14:paraId="6F08CD71" w14:textId="77777777" w:rsidR="008B363D" w:rsidRPr="008B363D" w:rsidRDefault="008B363D" w:rsidP="00DE5E78">
            <w:r w:rsidRPr="008B363D">
              <w:t xml:space="preserve">DSP </w:t>
            </w:r>
          </w:p>
        </w:tc>
        <w:tc>
          <w:tcPr>
            <w:tcW w:w="1710" w:type="dxa"/>
          </w:tcPr>
          <w:p w14:paraId="3FBE53CC" w14:textId="77777777" w:rsidR="008B363D" w:rsidRPr="008B363D" w:rsidRDefault="008B363D" w:rsidP="00DE5E78">
            <w:r w:rsidRPr="008B363D">
              <w:t>m</w:t>
            </w:r>
            <w:r w:rsidRPr="008B363D">
              <w:rPr>
                <w:vertAlign w:val="superscript"/>
              </w:rPr>
              <w:t>2</w:t>
            </w:r>
            <w:r w:rsidRPr="008B363D">
              <w:t>/hr</w:t>
            </w:r>
          </w:p>
        </w:tc>
        <w:tc>
          <w:tcPr>
            <w:tcW w:w="1530" w:type="dxa"/>
          </w:tcPr>
          <w:p w14:paraId="03A19ABF" w14:textId="77777777" w:rsidR="008B363D" w:rsidRPr="008B363D" w:rsidRDefault="008B363D" w:rsidP="00DE5E78">
            <w:r w:rsidRPr="008B363D">
              <w:t>3.00 x 10</w:t>
            </w:r>
            <w:r w:rsidRPr="008B363D">
              <w:rPr>
                <w:vertAlign w:val="superscript"/>
              </w:rPr>
              <w:t>-5</w:t>
            </w:r>
          </w:p>
        </w:tc>
        <w:tc>
          <w:tcPr>
            <w:tcW w:w="2070" w:type="dxa"/>
          </w:tcPr>
          <w:p w14:paraId="69BA387F" w14:textId="77777777" w:rsidR="008B363D" w:rsidRPr="008B363D" w:rsidRDefault="008B363D" w:rsidP="00DE5E78">
            <w:r w:rsidRPr="008B363D">
              <w:t>3.00 x 10</w:t>
            </w:r>
            <w:r w:rsidRPr="008B363D">
              <w:rPr>
                <w:vertAlign w:val="superscript"/>
              </w:rPr>
              <w:t>-5</w:t>
            </w:r>
          </w:p>
        </w:tc>
      </w:tr>
      <w:tr w:rsidR="008B363D" w:rsidRPr="008B363D" w14:paraId="53AEE23B" w14:textId="77777777" w:rsidTr="00867C1C">
        <w:tc>
          <w:tcPr>
            <w:tcW w:w="1548" w:type="dxa"/>
          </w:tcPr>
          <w:p w14:paraId="7C6C876E" w14:textId="77777777" w:rsidR="008B363D" w:rsidRPr="008B363D" w:rsidRDefault="008B363D" w:rsidP="00DE5E78">
            <w:r w:rsidRPr="008B363D">
              <w:t>AREA</w:t>
            </w:r>
          </w:p>
        </w:tc>
        <w:tc>
          <w:tcPr>
            <w:tcW w:w="1710" w:type="dxa"/>
          </w:tcPr>
          <w:p w14:paraId="6A948A75" w14:textId="77777777" w:rsidR="008B363D" w:rsidRPr="008B363D" w:rsidRDefault="008B363D" w:rsidP="00DE5E78">
            <w:r w:rsidRPr="008B363D">
              <w:t>m</w:t>
            </w:r>
            <w:r w:rsidRPr="008B363D">
              <w:rPr>
                <w:vertAlign w:val="superscript"/>
              </w:rPr>
              <w:t>2</w:t>
            </w:r>
          </w:p>
        </w:tc>
        <w:tc>
          <w:tcPr>
            <w:tcW w:w="1530" w:type="dxa"/>
          </w:tcPr>
          <w:p w14:paraId="5F90A250" w14:textId="77777777" w:rsidR="008B363D" w:rsidRPr="008B363D" w:rsidRDefault="008B363D" w:rsidP="00DE5E78">
            <w:r w:rsidRPr="008B363D">
              <w:t xml:space="preserve">10000 </w:t>
            </w:r>
          </w:p>
        </w:tc>
        <w:tc>
          <w:tcPr>
            <w:tcW w:w="2070" w:type="dxa"/>
          </w:tcPr>
          <w:p w14:paraId="4AAFC1E9" w14:textId="77777777" w:rsidR="008B363D" w:rsidRPr="008B363D" w:rsidRDefault="008B363D" w:rsidP="00DE5E78">
            <w:r w:rsidRPr="008B363D">
              <w:t>52600</w:t>
            </w:r>
          </w:p>
        </w:tc>
      </w:tr>
      <w:tr w:rsidR="008B363D" w:rsidRPr="008B363D" w14:paraId="4466CBC2" w14:textId="77777777" w:rsidTr="00867C1C">
        <w:tc>
          <w:tcPr>
            <w:tcW w:w="1548" w:type="dxa"/>
          </w:tcPr>
          <w:p w14:paraId="7729E26C" w14:textId="77777777" w:rsidR="008B363D" w:rsidRPr="008B363D" w:rsidRDefault="008B363D" w:rsidP="00DE5E78">
            <w:r w:rsidRPr="008B363D">
              <w:t>VOL</w:t>
            </w:r>
            <w:r w:rsidRPr="008B363D">
              <w:rPr>
                <w:vertAlign w:val="subscript"/>
              </w:rPr>
              <w:t>1</w:t>
            </w:r>
          </w:p>
        </w:tc>
        <w:tc>
          <w:tcPr>
            <w:tcW w:w="1710" w:type="dxa"/>
          </w:tcPr>
          <w:p w14:paraId="1CE04624" w14:textId="77777777" w:rsidR="008B363D" w:rsidRPr="008B363D" w:rsidRDefault="008B363D" w:rsidP="00DE5E78">
            <w:r w:rsidRPr="008B363D">
              <w:t>m</w:t>
            </w:r>
            <w:r w:rsidRPr="008B363D">
              <w:rPr>
                <w:vertAlign w:val="superscript"/>
              </w:rPr>
              <w:t>3</w:t>
            </w:r>
          </w:p>
        </w:tc>
        <w:tc>
          <w:tcPr>
            <w:tcW w:w="1530" w:type="dxa"/>
          </w:tcPr>
          <w:p w14:paraId="62EFA51F" w14:textId="77777777" w:rsidR="008B363D" w:rsidRPr="008B363D" w:rsidRDefault="008B363D" w:rsidP="00DE5E78">
            <w:r w:rsidRPr="008B363D">
              <w:t>20,000</w:t>
            </w:r>
          </w:p>
        </w:tc>
        <w:tc>
          <w:tcPr>
            <w:tcW w:w="2070" w:type="dxa"/>
          </w:tcPr>
          <w:p w14:paraId="1E9E927F" w14:textId="77777777" w:rsidR="008B363D" w:rsidRPr="008B363D" w:rsidRDefault="008B363D" w:rsidP="00DE5E78">
            <w:r w:rsidRPr="008B363D">
              <w:t>144,000</w:t>
            </w:r>
          </w:p>
        </w:tc>
      </w:tr>
      <w:tr w:rsidR="008B363D" w:rsidRPr="008B363D" w14:paraId="0817A1AF" w14:textId="77777777" w:rsidTr="00867C1C">
        <w:tc>
          <w:tcPr>
            <w:tcW w:w="1548" w:type="dxa"/>
          </w:tcPr>
          <w:p w14:paraId="36A39F1A" w14:textId="77777777" w:rsidR="008B363D" w:rsidRPr="008B363D" w:rsidRDefault="008B363D" w:rsidP="00DE5E78">
            <w:r w:rsidRPr="008B363D">
              <w:t>VOL</w:t>
            </w:r>
            <w:r w:rsidRPr="008B363D">
              <w:rPr>
                <w:vertAlign w:val="subscript"/>
              </w:rPr>
              <w:t>2</w:t>
            </w:r>
          </w:p>
        </w:tc>
        <w:tc>
          <w:tcPr>
            <w:tcW w:w="1710" w:type="dxa"/>
          </w:tcPr>
          <w:p w14:paraId="3E1B892E" w14:textId="77777777" w:rsidR="008B363D" w:rsidRPr="008B363D" w:rsidRDefault="008B363D" w:rsidP="00DE5E78">
            <w:r w:rsidRPr="008B363D">
              <w:t>m</w:t>
            </w:r>
            <w:r w:rsidRPr="008B363D">
              <w:rPr>
                <w:vertAlign w:val="superscript"/>
              </w:rPr>
              <w:t>3</w:t>
            </w:r>
          </w:p>
        </w:tc>
        <w:tc>
          <w:tcPr>
            <w:tcW w:w="1530" w:type="dxa"/>
          </w:tcPr>
          <w:p w14:paraId="416A704B" w14:textId="77777777" w:rsidR="008B363D" w:rsidRPr="008B363D" w:rsidRDefault="008B363D" w:rsidP="00DE5E78">
            <w:r w:rsidRPr="008B363D">
              <w:t>500</w:t>
            </w:r>
          </w:p>
        </w:tc>
        <w:tc>
          <w:tcPr>
            <w:tcW w:w="2070" w:type="dxa"/>
          </w:tcPr>
          <w:p w14:paraId="2B62CB22" w14:textId="77777777" w:rsidR="008B363D" w:rsidRPr="008B363D" w:rsidRDefault="008B363D" w:rsidP="00DE5E78">
            <w:r w:rsidRPr="008B363D">
              <w:t>2,630</w:t>
            </w:r>
          </w:p>
        </w:tc>
      </w:tr>
      <w:tr w:rsidR="008B363D" w:rsidRPr="008B363D" w14:paraId="1708E1BD" w14:textId="77777777" w:rsidTr="00867C1C">
        <w:tc>
          <w:tcPr>
            <w:tcW w:w="1548" w:type="dxa"/>
          </w:tcPr>
          <w:p w14:paraId="0DA2713F" w14:textId="77777777" w:rsidR="008B363D" w:rsidRPr="008B363D" w:rsidRDefault="008B363D" w:rsidP="00DE5E78">
            <w:r w:rsidRPr="008B363D">
              <w:t>DEPTH</w:t>
            </w:r>
            <w:r w:rsidRPr="008B363D">
              <w:rPr>
                <w:vertAlign w:val="subscript"/>
              </w:rPr>
              <w:t>1</w:t>
            </w:r>
          </w:p>
        </w:tc>
        <w:tc>
          <w:tcPr>
            <w:tcW w:w="1710" w:type="dxa"/>
          </w:tcPr>
          <w:p w14:paraId="2BDF39FB" w14:textId="77777777" w:rsidR="008B363D" w:rsidRPr="008B363D" w:rsidRDefault="008B363D" w:rsidP="00DE5E78">
            <w:r w:rsidRPr="008B363D">
              <w:t>m</w:t>
            </w:r>
          </w:p>
        </w:tc>
        <w:tc>
          <w:tcPr>
            <w:tcW w:w="1530" w:type="dxa"/>
          </w:tcPr>
          <w:p w14:paraId="2DC01F96" w14:textId="77777777" w:rsidR="008B363D" w:rsidRPr="008B363D" w:rsidRDefault="008B363D" w:rsidP="00DE5E78">
            <w:r w:rsidRPr="008B363D">
              <w:t>2</w:t>
            </w:r>
          </w:p>
        </w:tc>
        <w:tc>
          <w:tcPr>
            <w:tcW w:w="2070" w:type="dxa"/>
          </w:tcPr>
          <w:p w14:paraId="3E888952" w14:textId="77777777" w:rsidR="008B363D" w:rsidRPr="008B363D" w:rsidRDefault="008B363D" w:rsidP="00DE5E78">
            <w:r w:rsidRPr="008B363D">
              <w:t>2.74</w:t>
            </w:r>
          </w:p>
        </w:tc>
      </w:tr>
      <w:tr w:rsidR="008B363D" w:rsidRPr="008B363D" w14:paraId="351F82AA" w14:textId="77777777" w:rsidTr="00867C1C">
        <w:tc>
          <w:tcPr>
            <w:tcW w:w="1548" w:type="dxa"/>
          </w:tcPr>
          <w:p w14:paraId="4AC8C60F" w14:textId="77777777" w:rsidR="008B363D" w:rsidRPr="008B363D" w:rsidRDefault="008B363D" w:rsidP="00DE5E78">
            <w:r w:rsidRPr="008B363D">
              <w:t>SUSED</w:t>
            </w:r>
          </w:p>
        </w:tc>
        <w:tc>
          <w:tcPr>
            <w:tcW w:w="1710" w:type="dxa"/>
          </w:tcPr>
          <w:p w14:paraId="13630259" w14:textId="77777777" w:rsidR="008B363D" w:rsidRPr="008B363D" w:rsidRDefault="008B363D" w:rsidP="00DE5E78">
            <w:r w:rsidRPr="008B363D">
              <w:t>mg/mL</w:t>
            </w:r>
          </w:p>
        </w:tc>
        <w:tc>
          <w:tcPr>
            <w:tcW w:w="1530" w:type="dxa"/>
          </w:tcPr>
          <w:p w14:paraId="585DBC17" w14:textId="77777777" w:rsidR="008B363D" w:rsidRPr="008B363D" w:rsidRDefault="008B363D" w:rsidP="00DE5E78">
            <w:r w:rsidRPr="008B363D">
              <w:t>30</w:t>
            </w:r>
          </w:p>
        </w:tc>
        <w:tc>
          <w:tcPr>
            <w:tcW w:w="2070" w:type="dxa"/>
          </w:tcPr>
          <w:p w14:paraId="1F059B32" w14:textId="77777777" w:rsidR="008B363D" w:rsidRPr="008B363D" w:rsidRDefault="008B363D" w:rsidP="00DE5E78">
            <w:r w:rsidRPr="008B363D">
              <w:t>0.005</w:t>
            </w:r>
          </w:p>
        </w:tc>
      </w:tr>
      <w:tr w:rsidR="008B363D" w:rsidRPr="008B363D" w14:paraId="643F8B4E" w14:textId="77777777" w:rsidTr="00867C1C">
        <w:tc>
          <w:tcPr>
            <w:tcW w:w="1548" w:type="dxa"/>
          </w:tcPr>
          <w:p w14:paraId="14E481C3" w14:textId="77777777" w:rsidR="008B363D" w:rsidRPr="008B363D" w:rsidRDefault="008B363D" w:rsidP="00DE5E78">
            <w:r w:rsidRPr="008B363D">
              <w:t>CHL</w:t>
            </w:r>
          </w:p>
        </w:tc>
        <w:tc>
          <w:tcPr>
            <w:tcW w:w="1710" w:type="dxa"/>
          </w:tcPr>
          <w:p w14:paraId="1D52CCB1" w14:textId="77777777" w:rsidR="008B363D" w:rsidRPr="008B363D" w:rsidRDefault="008B363D" w:rsidP="00DE5E78">
            <w:r w:rsidRPr="008B363D">
              <w:t>mg/L</w:t>
            </w:r>
          </w:p>
        </w:tc>
        <w:tc>
          <w:tcPr>
            <w:tcW w:w="1530" w:type="dxa"/>
          </w:tcPr>
          <w:p w14:paraId="0C835448" w14:textId="77777777" w:rsidR="008B363D" w:rsidRPr="008B363D" w:rsidRDefault="008B363D" w:rsidP="00DE5E78">
            <w:r w:rsidRPr="008B363D">
              <w:t>0.005</w:t>
            </w:r>
          </w:p>
        </w:tc>
        <w:tc>
          <w:tcPr>
            <w:tcW w:w="2070" w:type="dxa"/>
          </w:tcPr>
          <w:p w14:paraId="2545078E" w14:textId="77777777" w:rsidR="008B363D" w:rsidRPr="008B363D" w:rsidRDefault="008B363D" w:rsidP="00DE5E78">
            <w:r w:rsidRPr="008B363D">
              <w:t>0.005</w:t>
            </w:r>
          </w:p>
        </w:tc>
      </w:tr>
      <w:tr w:rsidR="008B363D" w:rsidRPr="008B363D" w14:paraId="3BBE6708" w14:textId="77777777" w:rsidTr="00867C1C">
        <w:tc>
          <w:tcPr>
            <w:tcW w:w="1548" w:type="dxa"/>
          </w:tcPr>
          <w:p w14:paraId="74D01C6E" w14:textId="77777777" w:rsidR="008B363D" w:rsidRPr="008B363D" w:rsidRDefault="008B363D" w:rsidP="00DE5E78">
            <w:r w:rsidRPr="008B363D">
              <w:t>DOC1</w:t>
            </w:r>
          </w:p>
        </w:tc>
        <w:tc>
          <w:tcPr>
            <w:tcW w:w="1710" w:type="dxa"/>
          </w:tcPr>
          <w:p w14:paraId="6EDF93C8" w14:textId="77777777" w:rsidR="008B363D" w:rsidRPr="008B363D" w:rsidRDefault="008B363D" w:rsidP="00DE5E78">
            <w:r w:rsidRPr="008B363D">
              <w:t>mg/L</w:t>
            </w:r>
          </w:p>
        </w:tc>
        <w:tc>
          <w:tcPr>
            <w:tcW w:w="1530" w:type="dxa"/>
          </w:tcPr>
          <w:p w14:paraId="1235482F" w14:textId="77777777" w:rsidR="008B363D" w:rsidRPr="008B363D" w:rsidRDefault="008B363D" w:rsidP="00DE5E78">
            <w:r w:rsidRPr="008B363D">
              <w:t>5.0 mg/L</w:t>
            </w:r>
          </w:p>
        </w:tc>
        <w:tc>
          <w:tcPr>
            <w:tcW w:w="2070" w:type="dxa"/>
          </w:tcPr>
          <w:p w14:paraId="211EF58A" w14:textId="77777777" w:rsidR="008B363D" w:rsidRPr="008B363D" w:rsidRDefault="008B363D" w:rsidP="00DE5E78">
            <w:r w:rsidRPr="008B363D">
              <w:t>5.0 mg/L</w:t>
            </w:r>
          </w:p>
        </w:tc>
      </w:tr>
      <w:tr w:rsidR="008B363D" w:rsidRPr="008B363D" w14:paraId="4EA13AE8" w14:textId="77777777" w:rsidTr="00867C1C">
        <w:tc>
          <w:tcPr>
            <w:tcW w:w="1548" w:type="dxa"/>
          </w:tcPr>
          <w:p w14:paraId="128364B7" w14:textId="77777777" w:rsidR="008B363D" w:rsidRPr="008B363D" w:rsidRDefault="008B363D" w:rsidP="00DE5E78">
            <w:r w:rsidRPr="008B363D">
              <w:t>DOC2</w:t>
            </w:r>
          </w:p>
        </w:tc>
        <w:tc>
          <w:tcPr>
            <w:tcW w:w="1710" w:type="dxa"/>
          </w:tcPr>
          <w:p w14:paraId="55BB8CE8" w14:textId="77777777" w:rsidR="008B363D" w:rsidRPr="008B363D" w:rsidRDefault="008B363D" w:rsidP="00DE5E78">
            <w:r w:rsidRPr="008B363D">
              <w:t>mg/L</w:t>
            </w:r>
          </w:p>
        </w:tc>
        <w:tc>
          <w:tcPr>
            <w:tcW w:w="1530" w:type="dxa"/>
          </w:tcPr>
          <w:p w14:paraId="1719849D" w14:textId="77777777" w:rsidR="008B363D" w:rsidRPr="008B363D" w:rsidRDefault="008B363D" w:rsidP="00DE5E78">
            <w:r w:rsidRPr="008B363D">
              <w:t>5.0 mg/L</w:t>
            </w:r>
          </w:p>
        </w:tc>
        <w:tc>
          <w:tcPr>
            <w:tcW w:w="2070" w:type="dxa"/>
          </w:tcPr>
          <w:p w14:paraId="490136D4" w14:textId="77777777" w:rsidR="008B363D" w:rsidRPr="008B363D" w:rsidRDefault="008B363D" w:rsidP="00DE5E78">
            <w:r w:rsidRPr="008B363D">
              <w:t>5.0 mg/L</w:t>
            </w:r>
          </w:p>
        </w:tc>
      </w:tr>
      <w:tr w:rsidR="008B363D" w:rsidRPr="008B363D" w14:paraId="2EC95442" w14:textId="77777777" w:rsidTr="00867C1C">
        <w:tc>
          <w:tcPr>
            <w:tcW w:w="1548" w:type="dxa"/>
          </w:tcPr>
          <w:p w14:paraId="1A5DB298" w14:textId="77777777" w:rsidR="008B363D" w:rsidRPr="008B363D" w:rsidRDefault="008B363D" w:rsidP="00DE5E78">
            <w:r w:rsidRPr="008B363D">
              <w:t>LAT</w:t>
            </w:r>
          </w:p>
        </w:tc>
        <w:tc>
          <w:tcPr>
            <w:tcW w:w="1710" w:type="dxa"/>
          </w:tcPr>
          <w:p w14:paraId="179942AB" w14:textId="77777777" w:rsidR="008B363D" w:rsidRPr="008B363D" w:rsidRDefault="008B363D" w:rsidP="00DE5E78"/>
        </w:tc>
        <w:tc>
          <w:tcPr>
            <w:tcW w:w="1530" w:type="dxa"/>
          </w:tcPr>
          <w:p w14:paraId="6D9F5E9A" w14:textId="77777777" w:rsidR="008B363D" w:rsidRPr="008B363D" w:rsidRDefault="008B363D" w:rsidP="00DE5E78">
            <w:r w:rsidRPr="008B363D">
              <w:t>34</w:t>
            </w:r>
          </w:p>
        </w:tc>
        <w:tc>
          <w:tcPr>
            <w:tcW w:w="2070" w:type="dxa"/>
          </w:tcPr>
          <w:p w14:paraId="15FD3AE6" w14:textId="77777777" w:rsidR="008B363D" w:rsidRPr="008B363D" w:rsidRDefault="008B363D" w:rsidP="00DE5E78">
            <w:r w:rsidRPr="008B363D">
              <w:t>39.1</w:t>
            </w:r>
          </w:p>
        </w:tc>
      </w:tr>
      <w:tr w:rsidR="008B363D" w:rsidRPr="008B363D" w14:paraId="1406C44D" w14:textId="77777777" w:rsidTr="00867C1C">
        <w:tc>
          <w:tcPr>
            <w:tcW w:w="1548" w:type="dxa"/>
          </w:tcPr>
          <w:p w14:paraId="7CB2457C" w14:textId="77777777" w:rsidR="008B363D" w:rsidRPr="008B363D" w:rsidRDefault="008B363D" w:rsidP="00DE5E78">
            <w:r w:rsidRPr="008B363D">
              <w:t>BNMAS</w:t>
            </w:r>
          </w:p>
        </w:tc>
        <w:tc>
          <w:tcPr>
            <w:tcW w:w="1710" w:type="dxa"/>
          </w:tcPr>
          <w:p w14:paraId="5E209A42" w14:textId="77777777" w:rsidR="008B363D" w:rsidRPr="008B363D" w:rsidRDefault="008B363D" w:rsidP="00DE5E78">
            <w:r w:rsidRPr="008B363D">
              <w:t>g/m</w:t>
            </w:r>
            <w:r w:rsidRPr="008B363D">
              <w:rPr>
                <w:vertAlign w:val="superscript"/>
              </w:rPr>
              <w:t>2</w:t>
            </w:r>
          </w:p>
        </w:tc>
        <w:tc>
          <w:tcPr>
            <w:tcW w:w="1530" w:type="dxa"/>
          </w:tcPr>
          <w:p w14:paraId="23CACBB1" w14:textId="77777777" w:rsidR="008B363D" w:rsidRPr="008B363D" w:rsidRDefault="008B363D" w:rsidP="00DE5E78">
            <w:r w:rsidRPr="008B363D">
              <w:t>0.006</w:t>
            </w:r>
          </w:p>
        </w:tc>
        <w:tc>
          <w:tcPr>
            <w:tcW w:w="2070" w:type="dxa"/>
          </w:tcPr>
          <w:p w14:paraId="35F5067D" w14:textId="77777777" w:rsidR="008B363D" w:rsidRPr="008B363D" w:rsidRDefault="008B363D" w:rsidP="00DE5E78">
            <w:pPr>
              <w:pStyle w:val="ListParagraph"/>
              <w:numPr>
                <w:ilvl w:val="0"/>
                <w:numId w:val="33"/>
              </w:numPr>
            </w:pPr>
            <w:r w:rsidRPr="008B363D">
              <w:t>0.006</w:t>
            </w:r>
          </w:p>
        </w:tc>
      </w:tr>
      <w:tr w:rsidR="008B363D" w:rsidRPr="008B363D" w14:paraId="4A1976F3" w14:textId="77777777" w:rsidTr="00867C1C">
        <w:tc>
          <w:tcPr>
            <w:tcW w:w="1548" w:type="dxa"/>
          </w:tcPr>
          <w:p w14:paraId="62A57E1C" w14:textId="77777777" w:rsidR="008B363D" w:rsidRPr="008B363D" w:rsidRDefault="008B363D" w:rsidP="00DE5E78">
            <w:r w:rsidRPr="008B363D">
              <w:t>BNBAC</w:t>
            </w:r>
            <w:r w:rsidRPr="008B363D">
              <w:rPr>
                <w:vertAlign w:val="subscript"/>
              </w:rPr>
              <w:t>1</w:t>
            </w:r>
          </w:p>
        </w:tc>
        <w:tc>
          <w:tcPr>
            <w:tcW w:w="1710" w:type="dxa"/>
          </w:tcPr>
          <w:p w14:paraId="01E3E499" w14:textId="77777777" w:rsidR="008B363D" w:rsidRPr="008B363D" w:rsidRDefault="008B363D" w:rsidP="00DE5E78">
            <w:r w:rsidRPr="008B363D">
              <w:t>--</w:t>
            </w:r>
          </w:p>
        </w:tc>
        <w:tc>
          <w:tcPr>
            <w:tcW w:w="1530" w:type="dxa"/>
          </w:tcPr>
          <w:p w14:paraId="1EC56EB1" w14:textId="77777777" w:rsidR="008B363D" w:rsidRPr="008B363D" w:rsidRDefault="008B363D" w:rsidP="00DE5E78">
            <w:r w:rsidRPr="008B363D">
              <w:t>--</w:t>
            </w:r>
          </w:p>
        </w:tc>
        <w:tc>
          <w:tcPr>
            <w:tcW w:w="2070" w:type="dxa"/>
          </w:tcPr>
          <w:p w14:paraId="17343D1E" w14:textId="77777777" w:rsidR="008B363D" w:rsidRPr="008B363D" w:rsidRDefault="008B363D" w:rsidP="00DE5E78">
            <w:r w:rsidRPr="008B363D">
              <w:t>--</w:t>
            </w:r>
          </w:p>
        </w:tc>
      </w:tr>
      <w:tr w:rsidR="008B363D" w:rsidRPr="008B363D" w14:paraId="24303A74" w14:textId="77777777" w:rsidTr="00867C1C">
        <w:tc>
          <w:tcPr>
            <w:tcW w:w="1548" w:type="dxa"/>
          </w:tcPr>
          <w:p w14:paraId="4DF513F4" w14:textId="77777777" w:rsidR="008B363D" w:rsidRPr="008B363D" w:rsidRDefault="008B363D" w:rsidP="00DE5E78">
            <w:r w:rsidRPr="008B363D">
              <w:t>BNBAC</w:t>
            </w:r>
            <w:r w:rsidRPr="008B363D">
              <w:rPr>
                <w:vertAlign w:val="subscript"/>
              </w:rPr>
              <w:t>2</w:t>
            </w:r>
          </w:p>
        </w:tc>
        <w:tc>
          <w:tcPr>
            <w:tcW w:w="1710" w:type="dxa"/>
          </w:tcPr>
          <w:p w14:paraId="4E0B6303" w14:textId="77777777" w:rsidR="008B363D" w:rsidRPr="008B363D" w:rsidRDefault="008B363D" w:rsidP="00DE5E78">
            <w:r w:rsidRPr="008B363D">
              <w:t>cfu/100g</w:t>
            </w:r>
          </w:p>
        </w:tc>
        <w:tc>
          <w:tcPr>
            <w:tcW w:w="1530" w:type="dxa"/>
          </w:tcPr>
          <w:p w14:paraId="25E24F18" w14:textId="77777777" w:rsidR="008B363D" w:rsidRPr="008B363D" w:rsidRDefault="008B363D" w:rsidP="00DE5E78">
            <w:r w:rsidRPr="008B363D">
              <w:t xml:space="preserve">37 </w:t>
            </w:r>
          </w:p>
        </w:tc>
        <w:tc>
          <w:tcPr>
            <w:tcW w:w="2070" w:type="dxa"/>
          </w:tcPr>
          <w:p w14:paraId="76011FDC" w14:textId="77777777" w:rsidR="008B363D" w:rsidRPr="008B363D" w:rsidRDefault="008B363D" w:rsidP="00DE5E78">
            <w:r w:rsidRPr="008B363D">
              <w:t xml:space="preserve">37 </w:t>
            </w:r>
          </w:p>
        </w:tc>
      </w:tr>
      <w:tr w:rsidR="008B363D" w:rsidRPr="008B363D" w14:paraId="1AD78636" w14:textId="77777777" w:rsidTr="00867C1C">
        <w:tc>
          <w:tcPr>
            <w:tcW w:w="1548" w:type="dxa"/>
          </w:tcPr>
          <w:p w14:paraId="693F2D9C" w14:textId="77777777" w:rsidR="008B363D" w:rsidRPr="008B363D" w:rsidRDefault="008B363D" w:rsidP="00DE5E78">
            <w:r w:rsidRPr="008B363D">
              <w:t>BACPL</w:t>
            </w:r>
            <w:r w:rsidRPr="008B363D">
              <w:rPr>
                <w:vertAlign w:val="subscript"/>
              </w:rPr>
              <w:t>1</w:t>
            </w:r>
          </w:p>
        </w:tc>
        <w:tc>
          <w:tcPr>
            <w:tcW w:w="1710" w:type="dxa"/>
          </w:tcPr>
          <w:p w14:paraId="37C59FBA" w14:textId="77777777" w:rsidR="008B363D" w:rsidRPr="008B363D" w:rsidRDefault="008B363D" w:rsidP="00DE5E78">
            <w:r w:rsidRPr="008B363D">
              <w:t>cfu/mL</w:t>
            </w:r>
          </w:p>
        </w:tc>
        <w:tc>
          <w:tcPr>
            <w:tcW w:w="1530" w:type="dxa"/>
          </w:tcPr>
          <w:p w14:paraId="338D652F" w14:textId="77777777" w:rsidR="008B363D" w:rsidRPr="008B363D" w:rsidRDefault="008B363D" w:rsidP="00DE5E78">
            <w:r w:rsidRPr="008B363D">
              <w:t xml:space="preserve">1 </w:t>
            </w:r>
          </w:p>
        </w:tc>
        <w:tc>
          <w:tcPr>
            <w:tcW w:w="2070" w:type="dxa"/>
          </w:tcPr>
          <w:p w14:paraId="526F81E8" w14:textId="77777777" w:rsidR="008B363D" w:rsidRPr="008B363D" w:rsidRDefault="008B363D" w:rsidP="00DE5E78">
            <w:r w:rsidRPr="008B363D">
              <w:t>1</w:t>
            </w:r>
          </w:p>
        </w:tc>
      </w:tr>
      <w:tr w:rsidR="008B363D" w:rsidRPr="008B363D" w14:paraId="5E7462DB" w14:textId="77777777" w:rsidTr="00867C1C">
        <w:tc>
          <w:tcPr>
            <w:tcW w:w="1548" w:type="dxa"/>
          </w:tcPr>
          <w:p w14:paraId="594492CB" w14:textId="77777777" w:rsidR="008B363D" w:rsidRPr="008B363D" w:rsidRDefault="008B363D" w:rsidP="00DE5E78">
            <w:r w:rsidRPr="008B363D">
              <w:t>BACPL</w:t>
            </w:r>
            <w:r w:rsidRPr="008B363D">
              <w:rPr>
                <w:vertAlign w:val="subscript"/>
              </w:rPr>
              <w:t>2</w:t>
            </w:r>
          </w:p>
        </w:tc>
        <w:tc>
          <w:tcPr>
            <w:tcW w:w="1710" w:type="dxa"/>
          </w:tcPr>
          <w:p w14:paraId="36C05308" w14:textId="77777777" w:rsidR="008B363D" w:rsidRPr="008B363D" w:rsidRDefault="008B363D" w:rsidP="00DE5E78">
            <w:r w:rsidRPr="008B363D">
              <w:t>—</w:t>
            </w:r>
          </w:p>
        </w:tc>
        <w:tc>
          <w:tcPr>
            <w:tcW w:w="1530" w:type="dxa"/>
          </w:tcPr>
          <w:p w14:paraId="0B3E3938" w14:textId="77777777" w:rsidR="008B363D" w:rsidRPr="008B363D" w:rsidRDefault="008B363D" w:rsidP="00DE5E78">
            <w:r w:rsidRPr="008B363D">
              <w:t>--</w:t>
            </w:r>
          </w:p>
        </w:tc>
        <w:tc>
          <w:tcPr>
            <w:tcW w:w="2070" w:type="dxa"/>
          </w:tcPr>
          <w:p w14:paraId="6D25CE9E" w14:textId="77777777" w:rsidR="008B363D" w:rsidRPr="008B363D" w:rsidRDefault="008B363D" w:rsidP="00DE5E78"/>
        </w:tc>
      </w:tr>
      <w:tr w:rsidR="008B363D" w:rsidRPr="008B363D" w14:paraId="633F3B11" w14:textId="77777777" w:rsidTr="00867C1C">
        <w:tc>
          <w:tcPr>
            <w:tcW w:w="1548" w:type="dxa"/>
          </w:tcPr>
          <w:p w14:paraId="32015549" w14:textId="77777777" w:rsidR="008B363D" w:rsidRPr="008B363D" w:rsidRDefault="008B363D" w:rsidP="00DE5E78">
            <w:r w:rsidRPr="008B363D">
              <w:t>DFAC</w:t>
            </w:r>
          </w:p>
        </w:tc>
        <w:tc>
          <w:tcPr>
            <w:tcW w:w="1710" w:type="dxa"/>
          </w:tcPr>
          <w:p w14:paraId="7831904E" w14:textId="77777777" w:rsidR="008B363D" w:rsidRPr="008B363D" w:rsidRDefault="008B363D" w:rsidP="00DE5E78">
            <w:r w:rsidRPr="008B363D">
              <w:t xml:space="preserve">— </w:t>
            </w:r>
          </w:p>
        </w:tc>
        <w:tc>
          <w:tcPr>
            <w:tcW w:w="1530" w:type="dxa"/>
          </w:tcPr>
          <w:p w14:paraId="207A08C8" w14:textId="77777777" w:rsidR="008B363D" w:rsidRPr="008B363D" w:rsidRDefault="008B363D" w:rsidP="00DE5E78">
            <w:r w:rsidRPr="008B363D">
              <w:t>1.19</w:t>
            </w:r>
          </w:p>
        </w:tc>
        <w:tc>
          <w:tcPr>
            <w:tcW w:w="2070" w:type="dxa"/>
          </w:tcPr>
          <w:p w14:paraId="04AFB1A8" w14:textId="77777777" w:rsidR="008B363D" w:rsidRPr="008B363D" w:rsidRDefault="008B363D" w:rsidP="00DE5E78">
            <w:r w:rsidRPr="008B363D">
              <w:t>1.19</w:t>
            </w:r>
          </w:p>
        </w:tc>
      </w:tr>
      <w:tr w:rsidR="008B363D" w:rsidRPr="008B363D" w14:paraId="44EDDC6C" w14:textId="77777777" w:rsidTr="00867C1C">
        <w:tc>
          <w:tcPr>
            <w:tcW w:w="1548" w:type="dxa"/>
          </w:tcPr>
          <w:p w14:paraId="0BC9EE7E" w14:textId="77777777" w:rsidR="008B363D" w:rsidRPr="008B363D" w:rsidRDefault="008B363D" w:rsidP="00DE5E78">
            <w:r w:rsidRPr="008B363D">
              <w:t>WIND</w:t>
            </w:r>
          </w:p>
        </w:tc>
        <w:tc>
          <w:tcPr>
            <w:tcW w:w="1710" w:type="dxa"/>
          </w:tcPr>
          <w:p w14:paraId="5CCF2027" w14:textId="77777777" w:rsidR="008B363D" w:rsidRPr="008B363D" w:rsidRDefault="008B363D" w:rsidP="00DE5E78">
            <w:r w:rsidRPr="008B363D">
              <w:t>m/s</w:t>
            </w:r>
          </w:p>
        </w:tc>
        <w:tc>
          <w:tcPr>
            <w:tcW w:w="1530" w:type="dxa"/>
          </w:tcPr>
          <w:p w14:paraId="111163D8" w14:textId="77777777" w:rsidR="008B363D" w:rsidRPr="008B363D" w:rsidRDefault="008B363D" w:rsidP="00DE5E78">
            <w:r w:rsidRPr="008B363D">
              <w:t>metfile</w:t>
            </w:r>
          </w:p>
        </w:tc>
        <w:tc>
          <w:tcPr>
            <w:tcW w:w="2070" w:type="dxa"/>
          </w:tcPr>
          <w:p w14:paraId="6330099E" w14:textId="77777777" w:rsidR="008B363D" w:rsidRPr="008B363D" w:rsidRDefault="008B363D" w:rsidP="00DE5E78">
            <w:r w:rsidRPr="008B363D">
              <w:t xml:space="preserve">metfile </w:t>
            </w:r>
          </w:p>
        </w:tc>
      </w:tr>
      <w:tr w:rsidR="008B363D" w:rsidRPr="008B363D" w14:paraId="2283B329" w14:textId="77777777" w:rsidTr="00867C1C">
        <w:tc>
          <w:tcPr>
            <w:tcW w:w="1548" w:type="dxa"/>
          </w:tcPr>
          <w:p w14:paraId="742DF5E5" w14:textId="77777777" w:rsidR="008B363D" w:rsidRPr="008B363D" w:rsidRDefault="008B363D" w:rsidP="00DE5E78">
            <w:r w:rsidRPr="008B363D">
              <w:t>STFLO</w:t>
            </w:r>
          </w:p>
        </w:tc>
        <w:tc>
          <w:tcPr>
            <w:tcW w:w="1710" w:type="dxa"/>
          </w:tcPr>
          <w:p w14:paraId="223F4A27" w14:textId="77777777" w:rsidR="008B363D" w:rsidRPr="008B363D" w:rsidRDefault="008B363D" w:rsidP="00DE5E78">
            <w:r w:rsidRPr="008B363D">
              <w:t>m</w:t>
            </w:r>
            <w:r w:rsidRPr="008B363D">
              <w:rPr>
                <w:vertAlign w:val="superscript"/>
              </w:rPr>
              <w:t>3</w:t>
            </w:r>
            <w:r w:rsidRPr="008B363D">
              <w:t>/hr</w:t>
            </w:r>
          </w:p>
        </w:tc>
        <w:tc>
          <w:tcPr>
            <w:tcW w:w="1530" w:type="dxa"/>
          </w:tcPr>
          <w:p w14:paraId="710C8CA9" w14:textId="77777777" w:rsidR="008B363D" w:rsidRPr="008B363D" w:rsidRDefault="008B363D" w:rsidP="00DE5E78">
            <w:r w:rsidRPr="008B363D">
              <w:t xml:space="preserve">0 </w:t>
            </w:r>
          </w:p>
        </w:tc>
        <w:tc>
          <w:tcPr>
            <w:tcW w:w="2070" w:type="dxa"/>
          </w:tcPr>
          <w:p w14:paraId="097D2F13" w14:textId="77777777" w:rsidR="008B363D" w:rsidRPr="008B363D" w:rsidRDefault="008B363D" w:rsidP="00DE5E78">
            <w:r w:rsidRPr="008B363D">
              <w:t>Average daily rainfall (from 36 years of data)</w:t>
            </w:r>
          </w:p>
        </w:tc>
      </w:tr>
      <w:tr w:rsidR="008B363D" w:rsidRPr="008B363D" w14:paraId="18A4BD1C" w14:textId="77777777" w:rsidTr="00867C1C">
        <w:tc>
          <w:tcPr>
            <w:tcW w:w="1548" w:type="dxa"/>
          </w:tcPr>
          <w:p w14:paraId="317CFBC5" w14:textId="77777777" w:rsidR="008B363D" w:rsidRPr="008B363D" w:rsidRDefault="008B363D" w:rsidP="00DE5E78">
            <w:r w:rsidRPr="008B363D">
              <w:t>TCEL</w:t>
            </w:r>
          </w:p>
        </w:tc>
        <w:tc>
          <w:tcPr>
            <w:tcW w:w="1710" w:type="dxa"/>
          </w:tcPr>
          <w:p w14:paraId="22D3802C" w14:textId="77777777" w:rsidR="008B363D" w:rsidRPr="008B363D" w:rsidRDefault="008B363D" w:rsidP="00DE5E78">
            <w:r w:rsidRPr="008B363D">
              <w:sym w:font="Symbol" w:char="F0B0"/>
            </w:r>
            <w:r w:rsidRPr="008B363D">
              <w:t>C</w:t>
            </w:r>
          </w:p>
        </w:tc>
        <w:tc>
          <w:tcPr>
            <w:tcW w:w="1530" w:type="dxa"/>
          </w:tcPr>
          <w:p w14:paraId="26E8D607" w14:textId="77777777" w:rsidR="008B363D" w:rsidRPr="008B363D" w:rsidRDefault="008B363D" w:rsidP="00DE5E78">
            <w:r w:rsidRPr="008B363D">
              <w:t>monthly avg</w:t>
            </w:r>
          </w:p>
        </w:tc>
        <w:tc>
          <w:tcPr>
            <w:tcW w:w="2070" w:type="dxa"/>
          </w:tcPr>
          <w:p w14:paraId="4D678D4E" w14:textId="77777777" w:rsidR="008B363D" w:rsidRPr="008B363D" w:rsidRDefault="008B363D" w:rsidP="00DE5E78">
            <w:r w:rsidRPr="008B363D">
              <w:t>monthly avg</w:t>
            </w:r>
          </w:p>
        </w:tc>
      </w:tr>
    </w:tbl>
    <w:p w14:paraId="02F79180" w14:textId="77777777" w:rsidR="008B363D" w:rsidRPr="008B363D" w:rsidRDefault="008B363D" w:rsidP="00DE5E78">
      <w:r w:rsidRPr="008B363D">
        <w:br/>
      </w:r>
    </w:p>
    <w:p w14:paraId="2D1DDC1A" w14:textId="77777777" w:rsidR="00F93560" w:rsidRDefault="00F93560" w:rsidP="00DE5E78">
      <w:bookmarkStart w:id="343" w:name="_Toc451238568"/>
    </w:p>
    <w:p w14:paraId="04824DF1" w14:textId="77777777" w:rsidR="00F93560" w:rsidRDefault="00F93560" w:rsidP="00DE5E78"/>
    <w:p w14:paraId="6BDD35DE" w14:textId="77777777" w:rsidR="00F93560" w:rsidRDefault="00F93560" w:rsidP="00DE5E78"/>
    <w:p w14:paraId="6168B608" w14:textId="77777777" w:rsidR="00F93560" w:rsidRDefault="00F93560" w:rsidP="00DE5E78"/>
    <w:p w14:paraId="1B5573E5" w14:textId="77777777" w:rsidR="00F93560" w:rsidRDefault="00F93560" w:rsidP="00DE5E78"/>
    <w:p w14:paraId="4F63CA32" w14:textId="77777777" w:rsidR="00F93560" w:rsidRDefault="00F93560" w:rsidP="00DE5E78"/>
    <w:p w14:paraId="30EAC848" w14:textId="77777777" w:rsidR="00F93560" w:rsidRDefault="00F93560" w:rsidP="00DE5E78"/>
    <w:p w14:paraId="6AB26A8A" w14:textId="77777777" w:rsidR="00F93560" w:rsidRDefault="00F93560" w:rsidP="00DE5E78"/>
    <w:p w14:paraId="08A11A84" w14:textId="77777777" w:rsidR="00F93560" w:rsidRDefault="00F93560" w:rsidP="00DE5E78"/>
    <w:p w14:paraId="64710B6A" w14:textId="77777777" w:rsidR="00F93560" w:rsidRDefault="00F93560" w:rsidP="00DE5E78"/>
    <w:p w14:paraId="44DC373F" w14:textId="77777777" w:rsidR="00F93560" w:rsidRDefault="00F93560" w:rsidP="00DE5E78"/>
    <w:p w14:paraId="6FEAE04D" w14:textId="77777777" w:rsidR="00F93560" w:rsidRDefault="00F93560" w:rsidP="00DE5E78"/>
    <w:p w14:paraId="7AAE9B45" w14:textId="77777777" w:rsidR="00F93560" w:rsidRDefault="00F93560" w:rsidP="00DE5E78"/>
    <w:p w14:paraId="4B7B05F2" w14:textId="77777777" w:rsidR="00F93560" w:rsidRDefault="00F93560" w:rsidP="00DE5E78"/>
    <w:p w14:paraId="1932414B" w14:textId="77777777" w:rsidR="00F93560" w:rsidRDefault="00F93560" w:rsidP="00DE5E78"/>
    <w:p w14:paraId="65877A5D" w14:textId="77777777" w:rsidR="00F93560" w:rsidRDefault="00F93560" w:rsidP="00DE5E78"/>
    <w:p w14:paraId="330F194D" w14:textId="77777777" w:rsidR="00F93560" w:rsidRDefault="00F93560" w:rsidP="00DE5E78"/>
    <w:p w14:paraId="75FDEA3D" w14:textId="77777777" w:rsidR="00F93560" w:rsidRDefault="00F93560" w:rsidP="00DE5E78"/>
    <w:p w14:paraId="6ACAB90C" w14:textId="77777777" w:rsidR="00F93560" w:rsidRDefault="00F93560" w:rsidP="00DE5E78"/>
    <w:p w14:paraId="27E7988C" w14:textId="77777777" w:rsidR="00F93560" w:rsidRDefault="00F93560" w:rsidP="00DE5E78"/>
    <w:p w14:paraId="325A1353" w14:textId="77777777" w:rsidR="00F93560" w:rsidRDefault="00F93560" w:rsidP="00DE5E78"/>
    <w:p w14:paraId="66DEF5A3" w14:textId="77777777" w:rsidR="00F93560" w:rsidRDefault="00F93560" w:rsidP="00DE5E78"/>
    <w:p w14:paraId="2EBC2899" w14:textId="77777777" w:rsidR="00F93560" w:rsidRDefault="00F93560" w:rsidP="00DE5E78"/>
    <w:p w14:paraId="39BBB5FA" w14:textId="77777777" w:rsidR="00F93560" w:rsidRDefault="00F93560" w:rsidP="00DE5E78"/>
    <w:p w14:paraId="66A02577" w14:textId="77777777" w:rsidR="00F93560" w:rsidRDefault="00F93560" w:rsidP="00DE5E78"/>
    <w:p w14:paraId="6DD29D7C" w14:textId="77777777" w:rsidR="00F93560" w:rsidRDefault="00F93560" w:rsidP="00DE5E78"/>
    <w:p w14:paraId="7D843691" w14:textId="77777777" w:rsidR="00F93560" w:rsidRDefault="00F93560" w:rsidP="00DE5E78"/>
    <w:p w14:paraId="1150DEB3" w14:textId="77777777" w:rsidR="00F93560" w:rsidRDefault="00F93560" w:rsidP="00DE5E78"/>
    <w:p w14:paraId="433A5441" w14:textId="77777777" w:rsidR="00F93560" w:rsidRDefault="00F93560" w:rsidP="00DE5E78"/>
    <w:p w14:paraId="4FDAF657" w14:textId="77777777" w:rsidR="00F93560" w:rsidRDefault="00F93560" w:rsidP="00DE5E78"/>
    <w:p w14:paraId="30F41640" w14:textId="77777777" w:rsidR="00F93560" w:rsidRDefault="00F93560" w:rsidP="00DE5E78"/>
    <w:p w14:paraId="51F81886" w14:textId="77777777" w:rsidR="00F93560" w:rsidRDefault="00F93560" w:rsidP="00DE5E78"/>
    <w:p w14:paraId="45D73A88" w14:textId="77777777" w:rsidR="00F93560" w:rsidRDefault="00F93560" w:rsidP="00DE5E78"/>
    <w:p w14:paraId="6E95830F" w14:textId="35D19F40" w:rsidR="008B363D" w:rsidRPr="008B363D" w:rsidRDefault="008B363D" w:rsidP="00DE5E78">
      <w:pPr>
        <w:pStyle w:val="Heading3"/>
      </w:pPr>
      <w:r w:rsidRPr="008B363D">
        <w:t>3.1</w:t>
      </w:r>
      <w:r w:rsidRPr="008B363D">
        <w:tab/>
        <w:t>Farm Pond</w:t>
      </w:r>
      <w:bookmarkEnd w:id="343"/>
    </w:p>
    <w:p w14:paraId="78D1D30E" w14:textId="77777777" w:rsidR="008B363D" w:rsidRPr="008B363D" w:rsidRDefault="008B363D" w:rsidP="00DE5E78">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E5E78"/>
    <w:p w14:paraId="5DE6FE9D" w14:textId="77777777" w:rsidR="008B363D" w:rsidRPr="008B363D" w:rsidRDefault="008B363D" w:rsidP="00DE5E78">
      <w:pPr>
        <w:pStyle w:val="Heading3"/>
      </w:pPr>
      <w:bookmarkStart w:id="344" w:name="_Toc451238569"/>
      <w:r w:rsidRPr="008B363D">
        <w:t>3.2</w:t>
      </w:r>
      <w:r w:rsidRPr="008B363D">
        <w:tab/>
        <w:t>Index Reservoir</w:t>
      </w:r>
      <w:bookmarkEnd w:id="344"/>
    </w:p>
    <w:p w14:paraId="01C2B770" w14:textId="77777777" w:rsidR="008B363D" w:rsidRPr="008B363D" w:rsidRDefault="008B363D" w:rsidP="00DE5E78">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w:t>
      </w:r>
      <w:r w:rsidRPr="008B363D">
        <w:lastRenderedPageBreak/>
        <w:t xml:space="preserve">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E5E78"/>
    <w:p w14:paraId="00C65C98" w14:textId="771B60DD" w:rsidR="008B363D" w:rsidRPr="008B363D" w:rsidRDefault="008B363D" w:rsidP="00DE5E78">
      <w:pPr>
        <w:pStyle w:val="Heading3"/>
      </w:pPr>
      <w:bookmarkStart w:id="345" w:name="_Toc451238570"/>
      <w:r w:rsidRPr="008B363D">
        <w:t>Custom Water Body</w:t>
      </w:r>
      <w:bookmarkEnd w:id="345"/>
    </w:p>
    <w:p w14:paraId="54DAD1CA" w14:textId="77777777" w:rsidR="008B363D" w:rsidRPr="008B363D" w:rsidRDefault="008B363D" w:rsidP="00DE5E78">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E5E78"/>
    <w:p w14:paraId="7C15BC99" w14:textId="00143205" w:rsidR="008B363D" w:rsidRPr="008B363D" w:rsidRDefault="008B363D" w:rsidP="00DE5E78">
      <w:pPr>
        <w:pStyle w:val="Heading2"/>
      </w:pPr>
      <w:bookmarkStart w:id="346" w:name="_Toc451238571"/>
      <w:r w:rsidRPr="008B363D">
        <w:t>VVWM Evaluations</w:t>
      </w:r>
      <w:bookmarkEnd w:id="346"/>
    </w:p>
    <w:p w14:paraId="68F130B7" w14:textId="7E7EA8B6" w:rsidR="008B363D" w:rsidRPr="008B363D" w:rsidRDefault="008B363D" w:rsidP="00DE5E78">
      <w:pPr>
        <w:pStyle w:val="Heading3"/>
      </w:pPr>
      <w:bookmarkStart w:id="347" w:name="_Toc451238572"/>
      <w:r w:rsidRPr="008B363D">
        <w:t>Solute Holding Capacity Ratio Sensitivity</w:t>
      </w:r>
      <w:bookmarkEnd w:id="347"/>
    </w:p>
    <w:p w14:paraId="07E6D57E" w14:textId="77777777" w:rsidR="008B363D" w:rsidRPr="008B363D" w:rsidRDefault="008B363D" w:rsidP="00DE5E78">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E5E78">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E5E78">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E5E78">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2"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E5E78">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E5E78"/>
    <w:p w14:paraId="77CFB681" w14:textId="77777777" w:rsidR="008B363D" w:rsidRPr="008B363D" w:rsidRDefault="008B363D" w:rsidP="00DE5E78">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3"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E5E78">
      <w:r w:rsidRPr="008B363D">
        <w:t>Figure 3. Relative solute holding capacity of individual components in water column.</w:t>
      </w:r>
    </w:p>
    <w:p w14:paraId="7772E9D5" w14:textId="77777777" w:rsidR="008B363D" w:rsidRPr="008B363D" w:rsidRDefault="008B363D" w:rsidP="00DE5E78"/>
    <w:p w14:paraId="0E819A53" w14:textId="77777777" w:rsidR="008B363D" w:rsidRPr="008B363D" w:rsidRDefault="008B363D" w:rsidP="00DE5E78"/>
    <w:p w14:paraId="1D0A2511" w14:textId="77777777" w:rsidR="008B363D" w:rsidRPr="008B363D" w:rsidRDefault="008B363D" w:rsidP="00DE5E78"/>
    <w:p w14:paraId="293CB885" w14:textId="77777777" w:rsidR="008B363D" w:rsidRPr="008B363D" w:rsidRDefault="008B363D" w:rsidP="00DE5E78">
      <w:r w:rsidRPr="008B363D">
        <w:rPr>
          <w:noProof/>
        </w:rPr>
        <w:lastRenderedPageBreak/>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4"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E5E78">
      <w:r w:rsidRPr="008B363D">
        <w:t>Figure 4. Relative solute holding capacity of individual components in benthic region.</w:t>
      </w:r>
    </w:p>
    <w:p w14:paraId="4F60F984" w14:textId="77777777" w:rsidR="008B363D" w:rsidRPr="008B363D" w:rsidRDefault="008B363D" w:rsidP="00DE5E78"/>
    <w:p w14:paraId="56510C27" w14:textId="218C9463" w:rsidR="008B363D" w:rsidRPr="008B363D" w:rsidRDefault="008B363D" w:rsidP="00DE5E78">
      <w:pPr>
        <w:pStyle w:val="Heading3"/>
      </w:pPr>
      <w:bookmarkStart w:id="348" w:name="_Toc451238573"/>
      <w:r w:rsidRPr="008B363D">
        <w:t>Washout and Overflow Sensitivity</w:t>
      </w:r>
      <w:bookmarkEnd w:id="348"/>
    </w:p>
    <w:p w14:paraId="7E4C0DC7" w14:textId="77777777" w:rsidR="008B363D" w:rsidRDefault="008B363D" w:rsidP="00DE5E78">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E5E78">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5"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E5E78"/>
    <w:p w14:paraId="21B2701E" w14:textId="77777777" w:rsidR="008B363D" w:rsidRPr="008B363D" w:rsidRDefault="008B363D" w:rsidP="00DE5E78">
      <w:r w:rsidRPr="008B363D">
        <w:t>Figure 5.   Effective half-life of pesticide due to washout in the standard pond as currently parameterized (1 hA area, 2 m deep). Range of flow rates are for the current standard field size (10 hA).</w:t>
      </w:r>
    </w:p>
    <w:p w14:paraId="5583EC57" w14:textId="77777777" w:rsidR="008B363D" w:rsidRPr="008B363D" w:rsidRDefault="008B363D" w:rsidP="00DE5E78">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6"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E5E78">
      <w:r w:rsidRPr="008B363D">
        <w:t>Figure 6.   Effective half-life of pesticide due to washout in the standard reservoir as currently parameterized (5.26 hA, 2 m deep). Range of flow rates are for the current standard field size (10 hA).</w:t>
      </w:r>
    </w:p>
    <w:p w14:paraId="68B72DB4" w14:textId="77777777" w:rsidR="008B363D" w:rsidRPr="008B363D" w:rsidRDefault="008B363D" w:rsidP="00DE5E78">
      <w:pPr>
        <w:pStyle w:val="Heading3"/>
      </w:pPr>
      <w:bookmarkStart w:id="349" w:name="_Toc451238574"/>
      <w:r w:rsidRPr="008B363D">
        <w:t>4.3</w:t>
      </w:r>
      <w:r w:rsidRPr="008B363D">
        <w:tab/>
        <w:t>Photolysis Sensitivity</w:t>
      </w:r>
      <w:bookmarkEnd w:id="349"/>
    </w:p>
    <w:p w14:paraId="56615271" w14:textId="77777777" w:rsidR="008B363D" w:rsidRPr="008B363D" w:rsidRDefault="008B363D" w:rsidP="00DE5E78"/>
    <w:p w14:paraId="6EA4A326" w14:textId="77777777" w:rsidR="008B363D" w:rsidRPr="008B363D" w:rsidRDefault="008B363D" w:rsidP="00DE5E78">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E5E78"/>
    <w:p w14:paraId="3B49F83D" w14:textId="77777777" w:rsidR="008B363D" w:rsidRPr="008B363D" w:rsidRDefault="008B363D" w:rsidP="00DE5E78">
      <w:r w:rsidRPr="008B363D">
        <w:tab/>
      </w:r>
      <w:r w:rsidRPr="008B363D">
        <w:object w:dxaOrig="6720" w:dyaOrig="760" w14:anchorId="0C79A1C4">
          <v:shape id="_x0000_i1104" type="#_x0000_t75" style="width:312pt;height:36pt" o:ole="">
            <v:imagedata r:id="rId177" o:title=""/>
          </v:shape>
          <o:OLEObject Type="Embed" ProgID="Equation.3" ShapeID="_x0000_i1104" DrawAspect="Content" ObjectID="_1748948052" r:id="rId178"/>
        </w:object>
      </w:r>
      <w:r w:rsidRPr="008B363D">
        <w:t xml:space="preserve">  </w:t>
      </w:r>
      <w:r w:rsidRPr="008B363D">
        <w:tab/>
      </w:r>
      <w:r w:rsidRPr="008B363D">
        <w:tab/>
        <w:t>(52)</w:t>
      </w:r>
    </w:p>
    <w:p w14:paraId="1FC515ED" w14:textId="77777777" w:rsidR="008B363D" w:rsidRPr="008B363D" w:rsidRDefault="008B363D" w:rsidP="00DE5E78"/>
    <w:p w14:paraId="66E6EFCD" w14:textId="77777777" w:rsidR="008B363D" w:rsidRPr="008B363D" w:rsidRDefault="008B363D" w:rsidP="00DE5E78">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E5E78">
      <w:r w:rsidRPr="008B363D">
        <w:t>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f</w:t>
      </w:r>
      <w:r w:rsidRPr="008B363D">
        <w:rPr>
          <w:vertAlign w:val="subscript"/>
        </w:rPr>
        <w:t>w</w:t>
      </w:r>
      <w:r w:rsidRPr="008B363D">
        <w:t xml:space="preserve"> in equation (5).  </w:t>
      </w:r>
    </w:p>
    <w:p w14:paraId="0CEA5967" w14:textId="77777777" w:rsidR="008B363D" w:rsidRPr="008B363D" w:rsidRDefault="008B363D" w:rsidP="00DE5E78">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E5E78"/>
    <w:p w14:paraId="2E931019" w14:textId="77777777" w:rsidR="008B363D" w:rsidRPr="008B363D" w:rsidRDefault="008B363D" w:rsidP="00DE5E78"/>
    <w:p w14:paraId="5ADD6E17" w14:textId="77777777" w:rsidR="008B363D" w:rsidRPr="008B363D" w:rsidRDefault="008B363D" w:rsidP="00DE5E78">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79"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E5E78">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E5E78"/>
    <w:p w14:paraId="048E465B" w14:textId="77777777" w:rsidR="008B363D" w:rsidRPr="008B363D" w:rsidRDefault="008B363D" w:rsidP="00DE5E78"/>
    <w:p w14:paraId="612DB792" w14:textId="77777777" w:rsidR="008B363D" w:rsidRPr="008B363D" w:rsidRDefault="008B363D" w:rsidP="00DE5E78">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80"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E5E78">
      <w:r w:rsidRPr="008B363D">
        <w:t>Figure 8. Smaller scale depth figure, showing that reductions in photolysis half-life become proportional (linear) with depth after about 0.02 m.</w:t>
      </w:r>
    </w:p>
    <w:p w14:paraId="367E725B" w14:textId="77777777" w:rsidR="008B363D" w:rsidRPr="008B363D" w:rsidRDefault="008B363D" w:rsidP="00DE5E78"/>
    <w:p w14:paraId="2BF5E733" w14:textId="65528ED9" w:rsidR="008B363D" w:rsidRPr="008B363D" w:rsidRDefault="008B363D" w:rsidP="00DE5E78">
      <w:pPr>
        <w:pStyle w:val="Heading3"/>
      </w:pPr>
      <w:bookmarkStart w:id="350" w:name="_Toc451238575"/>
      <w:bookmarkStart w:id="351" w:name="_Toc138155225"/>
      <w:r w:rsidRPr="008B363D">
        <w:t>Volatilization</w:t>
      </w:r>
      <w:bookmarkEnd w:id="350"/>
      <w:bookmarkEnd w:id="351"/>
    </w:p>
    <w:p w14:paraId="13B356B6" w14:textId="77777777" w:rsidR="008B363D" w:rsidRPr="008B363D" w:rsidRDefault="008B363D" w:rsidP="00DE5E78">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E5E78"/>
    <w:p w14:paraId="62124D05" w14:textId="518904D0" w:rsidR="008B363D" w:rsidRPr="008B363D" w:rsidRDefault="008B363D" w:rsidP="00DE5E78">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E5E78"/>
    <w:p w14:paraId="6E3FB7F2" w14:textId="77777777" w:rsidR="008B363D" w:rsidRPr="008B363D" w:rsidRDefault="008B363D" w:rsidP="00DE5E78">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1"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E5E78">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E5E78"/>
    <w:p w14:paraId="3AE515BA" w14:textId="77777777" w:rsidR="008B363D" w:rsidRPr="008B363D" w:rsidRDefault="008B363D" w:rsidP="00DE5E78"/>
    <w:p w14:paraId="017F5C83" w14:textId="77777777" w:rsidR="008B363D" w:rsidRPr="008B363D" w:rsidRDefault="008B363D" w:rsidP="00DE5E78"/>
    <w:p w14:paraId="0E0CBC33" w14:textId="77777777" w:rsidR="008B363D" w:rsidRPr="008B363D" w:rsidRDefault="008B363D" w:rsidP="00DE5E78">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2"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E5E78">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DE5E78"/>
    <w:p w14:paraId="2B9E27E7" w14:textId="77777777" w:rsidR="008B363D" w:rsidRPr="008B363D" w:rsidRDefault="008B363D" w:rsidP="00DE5E78"/>
    <w:p w14:paraId="6D6D93CE" w14:textId="77777777" w:rsidR="008B363D" w:rsidRPr="008B363D" w:rsidRDefault="008B363D" w:rsidP="00DE5E78"/>
    <w:p w14:paraId="1FCC47F4" w14:textId="77777777" w:rsidR="008B363D" w:rsidRPr="008B363D" w:rsidRDefault="008B363D" w:rsidP="00DE5E78"/>
    <w:p w14:paraId="7AF10C1E" w14:textId="77777777" w:rsidR="008B363D" w:rsidRPr="008B363D" w:rsidRDefault="008B363D" w:rsidP="00DE5E78"/>
    <w:p w14:paraId="0C6AC8BF" w14:textId="77777777" w:rsidR="008B363D" w:rsidRPr="008B363D" w:rsidRDefault="008B363D" w:rsidP="00DE5E78"/>
    <w:p w14:paraId="77A405F3" w14:textId="77777777" w:rsidR="008B363D" w:rsidRPr="008B363D" w:rsidRDefault="008B363D" w:rsidP="00DE5E78"/>
    <w:p w14:paraId="6A852ED1" w14:textId="77777777" w:rsidR="008B363D" w:rsidRPr="008B363D" w:rsidRDefault="008B363D" w:rsidP="00DE5E78"/>
    <w:p w14:paraId="1261E55D" w14:textId="77777777" w:rsidR="008B363D" w:rsidRPr="008B363D" w:rsidRDefault="008B363D" w:rsidP="00DE5E78">
      <w:r w:rsidRPr="008B363D">
        <w:rPr>
          <w:noProof/>
        </w:rPr>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83"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Default="008B363D" w:rsidP="00DE5E78">
      <w:r w:rsidRPr="008B363D">
        <w:t>Figure 11. Comparison of the volatilization mechanisms of the VVWM and EXAMS for conditions: solubility = 100 mg/L, MW=100, vapor pressure = 0.1 torr, Koc = 1 mL/g,  wind speed = 1 m/s, temperature = 25</w:t>
      </w:r>
      <w:r w:rsidRPr="008B363D">
        <w:rPr>
          <w:vertAlign w:val="superscript"/>
        </w:rPr>
        <w:t>o</w:t>
      </w:r>
      <w:r w:rsidRPr="008B363D">
        <w:t xml:space="preserve"> C, and an input mass of 0.02 kg to the water column.  A constant volume condition was used for the VVWM.</w:t>
      </w:r>
    </w:p>
    <w:p w14:paraId="4F794F86" w14:textId="77777777" w:rsidR="00366BF4" w:rsidRDefault="00366BF4" w:rsidP="00DE5E78"/>
    <w:p w14:paraId="0835AADF" w14:textId="77777777" w:rsidR="00366BF4" w:rsidRDefault="00366BF4" w:rsidP="00DE5E78"/>
    <w:p w14:paraId="2AEB922C" w14:textId="77777777" w:rsidR="00366BF4" w:rsidRPr="008B363D" w:rsidRDefault="00366BF4" w:rsidP="00DE5E78"/>
    <w:p w14:paraId="22220E1D" w14:textId="28FC2B5E" w:rsidR="008B363D" w:rsidRPr="008B363D" w:rsidRDefault="00366BF4" w:rsidP="00DE5E78">
      <w:pPr>
        <w:pStyle w:val="Heading3"/>
      </w:pPr>
      <w:bookmarkStart w:id="352" w:name="_Toc451238584"/>
      <w:r w:rsidRPr="008B363D">
        <w:t xml:space="preserve"> </w:t>
      </w:r>
      <w:r w:rsidR="008B363D" w:rsidRPr="008B363D">
        <w:t>Regulatory Summary Output File</w:t>
      </w:r>
      <w:bookmarkEnd w:id="352"/>
    </w:p>
    <w:p w14:paraId="0F843C04" w14:textId="77777777" w:rsidR="008B363D" w:rsidRPr="008B363D" w:rsidRDefault="008B363D" w:rsidP="00DE5E78">
      <w:r w:rsidRPr="008B363D">
        <w:tab/>
        <w:t>A summary file that contains USEPA regulatory values for concentration is produced for each chemical simulated and is named:</w:t>
      </w:r>
    </w:p>
    <w:p w14:paraId="5EFF11E2" w14:textId="77777777" w:rsidR="008B363D" w:rsidRPr="008B363D" w:rsidRDefault="008B363D" w:rsidP="00DE5E78"/>
    <w:p w14:paraId="7A5E0049" w14:textId="77777777" w:rsidR="008B363D" w:rsidRPr="008B363D" w:rsidRDefault="008B363D" w:rsidP="00DE5E78">
      <w:r w:rsidRPr="008B363D">
        <w:t>outputfilename_scenario_ID_waterbodytext_Parent-Degradate.txt</w:t>
      </w:r>
    </w:p>
    <w:p w14:paraId="033DF406" w14:textId="77777777" w:rsidR="008B363D" w:rsidRPr="008B363D" w:rsidRDefault="008B363D" w:rsidP="00DE5E78"/>
    <w:p w14:paraId="7AC73543" w14:textId="77777777" w:rsidR="008B363D" w:rsidRPr="008B363D" w:rsidRDefault="008B363D" w:rsidP="00DE5E78">
      <w:r w:rsidRPr="008B363D">
        <w:t>where</w:t>
      </w:r>
    </w:p>
    <w:p w14:paraId="47533631" w14:textId="77777777" w:rsidR="008B363D" w:rsidRPr="008B363D" w:rsidRDefault="008B363D" w:rsidP="00DE5E78">
      <w:r w:rsidRPr="008B363D">
        <w:rPr>
          <w:i/>
        </w:rPr>
        <w:lastRenderedPageBreak/>
        <w:t xml:space="preserve">outputfilename </w:t>
      </w:r>
      <w:r w:rsidRPr="008B363D">
        <w:t>- as specified in Line 1 of input file.</w:t>
      </w:r>
    </w:p>
    <w:p w14:paraId="5E52C11A" w14:textId="77777777" w:rsidR="008B363D" w:rsidRPr="008B363D" w:rsidRDefault="008B363D" w:rsidP="00DE5E78">
      <w:r w:rsidRPr="008B363D">
        <w:rPr>
          <w:i/>
        </w:rPr>
        <w:t xml:space="preserve">scenario_ID </w:t>
      </w:r>
      <w:r w:rsidRPr="008B363D">
        <w:t>- as specified in Line 29 of input file.</w:t>
      </w:r>
    </w:p>
    <w:p w14:paraId="27C6F157" w14:textId="77777777" w:rsidR="008B363D" w:rsidRPr="008B363D" w:rsidRDefault="008B363D" w:rsidP="00DE5E78"/>
    <w:p w14:paraId="162569DB" w14:textId="77777777" w:rsidR="008B363D" w:rsidRPr="008B363D" w:rsidRDefault="008B363D" w:rsidP="00DE5E78">
      <w:r w:rsidRPr="008B363D">
        <w:rPr>
          <w:i/>
        </w:rPr>
        <w:t>waterbodytext</w:t>
      </w:r>
      <w:r w:rsidRPr="008B363D">
        <w:t xml:space="preserve"> - Depending on the water body simulated, this will be "Custom", "Pond", or "Reservoir" if </w:t>
      </w:r>
      <w:r w:rsidRPr="008B363D">
        <w:rPr>
          <w:i/>
        </w:rPr>
        <w:t>simtypeflag</w:t>
      </w:r>
      <w:r w:rsidRPr="008B363D">
        <w:t xml:space="preserve"> (Input Line 57) = 1, 2, or 3, respectively</w:t>
      </w:r>
    </w:p>
    <w:p w14:paraId="345AA278" w14:textId="77777777" w:rsidR="008B363D" w:rsidRPr="008B363D" w:rsidRDefault="008B363D" w:rsidP="00DE5E78">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E5E78"/>
    <w:p w14:paraId="687BEBFB" w14:textId="77777777" w:rsidR="008B363D" w:rsidRPr="008B363D" w:rsidRDefault="008B363D" w:rsidP="00DE5E78">
      <w:r w:rsidRPr="008B363D">
        <w:t xml:space="preserve">The content of this output file contains frequency occurrences of concentrations (e.g., 1-in-10 year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E5E78"/>
    <w:p w14:paraId="58EDC6C7" w14:textId="77777777" w:rsidR="008B363D" w:rsidRPr="008B363D" w:rsidRDefault="008B363D" w:rsidP="00DE5E78">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E5E78"/>
    <w:p w14:paraId="6657E343" w14:textId="77777777" w:rsidR="008B363D" w:rsidRPr="008B363D" w:rsidRDefault="008B363D" w:rsidP="00DE5E78"/>
    <w:p w14:paraId="54B681B1" w14:textId="6356E164" w:rsidR="008B363D" w:rsidRPr="008B363D" w:rsidRDefault="00D1415A" w:rsidP="00DE5E78">
      <m:oMathPara>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m:oMathPara>
    </w:p>
    <w:p w14:paraId="789A42E8" w14:textId="77777777" w:rsidR="008B363D" w:rsidRPr="008B363D" w:rsidRDefault="008B363D" w:rsidP="00DE5E78"/>
    <w:p w14:paraId="5105B5CB" w14:textId="77777777" w:rsidR="008B363D" w:rsidRPr="008B363D" w:rsidRDefault="008B363D" w:rsidP="00DE5E78"/>
    <w:p w14:paraId="631BFBCB" w14:textId="77777777" w:rsidR="008B363D" w:rsidRPr="008B363D" w:rsidRDefault="008B363D" w:rsidP="00DE5E78">
      <w:r w:rsidRPr="008B363D">
        <w:t>Where R is the return years</w:t>
      </w:r>
    </w:p>
    <w:p w14:paraId="43978CC9" w14:textId="77777777" w:rsidR="008B363D" w:rsidRPr="008B363D" w:rsidRDefault="008B363D" w:rsidP="00DE5E78">
      <w:r w:rsidRPr="008B363D">
        <w:tab/>
        <w:t>N is the number of years</w:t>
      </w:r>
    </w:p>
    <w:p w14:paraId="2800E665" w14:textId="77777777" w:rsidR="008B363D" w:rsidRPr="008B363D" w:rsidRDefault="008B363D" w:rsidP="00DE5E78"/>
    <w:p w14:paraId="45936F55" w14:textId="5F6AA8EE" w:rsidR="008B363D" w:rsidRPr="008B363D" w:rsidRDefault="008B363D" w:rsidP="00DE5E78">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DE5E78"/>
    <w:p w14:paraId="09929359" w14:textId="54C989AD" w:rsidR="008B363D" w:rsidRPr="008B363D" w:rsidRDefault="008B363D" w:rsidP="00DE5E78">
      <m:oMathPara>
        <m:oMath>
          <m:r>
            <w:rPr>
              <w:rFonts w:ascii="Cambria Math" w:hAnsi="Cambria Math"/>
            </w:rPr>
            <m:t>Position</m:t>
          </m:r>
          <m:r>
            <m:rPr>
              <m:sty m:val="p"/>
            </m:rPr>
            <w:rPr>
              <w:rFonts w:ascii="Cambria Math" w:hAnsi="Cambria Math"/>
            </w:rPr>
            <m:t xml:space="preserve">=27.9    </m:t>
          </m:r>
        </m:oMath>
      </m:oMathPara>
    </w:p>
    <w:p w14:paraId="572B76A7" w14:textId="77777777" w:rsidR="008B363D" w:rsidRPr="008B363D" w:rsidRDefault="008B363D" w:rsidP="00DE5E78"/>
    <w:p w14:paraId="3973BCC9" w14:textId="77777777" w:rsidR="008B363D" w:rsidRPr="008B363D" w:rsidRDefault="008B363D" w:rsidP="00DE5E78">
      <w:r w:rsidRPr="008B363D">
        <w:t>The value used would be the one ranked in the 27.9 position in the order, with linear interpolation used to address the fractional part.</w:t>
      </w:r>
    </w:p>
    <w:p w14:paraId="281E35E0" w14:textId="77777777" w:rsidR="008B363D" w:rsidRPr="008B363D" w:rsidRDefault="008B363D" w:rsidP="00DE5E78"/>
    <w:p w14:paraId="2A059776" w14:textId="77777777" w:rsidR="008B363D" w:rsidRPr="008B363D" w:rsidRDefault="008B363D" w:rsidP="00DE5E78"/>
    <w:p w14:paraId="33904F7A" w14:textId="77777777" w:rsidR="008B363D" w:rsidRPr="008B363D" w:rsidRDefault="008B363D" w:rsidP="00DE5E78">
      <w:r w:rsidRPr="008B363D">
        <w:t xml:space="preserve"> </w:t>
      </w:r>
    </w:p>
    <w:p w14:paraId="4245CB58" w14:textId="77777777" w:rsidR="008B363D" w:rsidRPr="008B363D" w:rsidRDefault="008B363D" w:rsidP="00DE5E78">
      <w:pPr>
        <w:pStyle w:val="Heading3"/>
      </w:pPr>
      <w:bookmarkStart w:id="353" w:name="_Toc451238585"/>
      <w:r w:rsidRPr="008B363D">
        <w:t>6.3.2</w:t>
      </w:r>
      <w:r w:rsidRPr="008B363D">
        <w:tab/>
        <w:t>Daily Values Output File</w:t>
      </w:r>
      <w:bookmarkEnd w:id="353"/>
    </w:p>
    <w:p w14:paraId="0A96C883" w14:textId="77777777" w:rsidR="008B363D" w:rsidRPr="008B363D" w:rsidRDefault="008B363D" w:rsidP="00DE5E78">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E5E78"/>
    <w:p w14:paraId="1CD062D7" w14:textId="77777777" w:rsidR="008B363D" w:rsidRPr="008B363D" w:rsidRDefault="008B363D" w:rsidP="00DE5E78">
      <w:r w:rsidRPr="008B363D">
        <w:t>outputfilename_scenario_ID_waterbodytext_Parent-Degradate_daily.txt</w:t>
      </w:r>
    </w:p>
    <w:p w14:paraId="016C9ED6" w14:textId="77777777" w:rsidR="008B363D" w:rsidRPr="008B363D" w:rsidRDefault="008B363D" w:rsidP="00DE5E78"/>
    <w:p w14:paraId="1BC77A0D" w14:textId="4EA207A2" w:rsidR="00173927" w:rsidRDefault="00173927" w:rsidP="00DE5E78"/>
    <w:p w14:paraId="73EE6CBF" w14:textId="1CCECEDB" w:rsidR="00173927" w:rsidRDefault="00173927" w:rsidP="00DE5E78"/>
    <w:p w14:paraId="605B8416" w14:textId="77777777" w:rsidR="001A1867" w:rsidRDefault="001A1867" w:rsidP="00DE5E78"/>
    <w:p w14:paraId="0B2FC289" w14:textId="77777777" w:rsidR="001A1867" w:rsidRDefault="001A1867" w:rsidP="00DE5E78"/>
    <w:p w14:paraId="2E33BD18" w14:textId="77777777" w:rsidR="001A1867" w:rsidRDefault="001A1867" w:rsidP="00DE5E78"/>
    <w:p w14:paraId="5AFCA7F8" w14:textId="77777777" w:rsidR="001A1867" w:rsidRDefault="001A1867" w:rsidP="00DE5E78"/>
    <w:p w14:paraId="79B715A6" w14:textId="77777777" w:rsidR="001A1867" w:rsidRDefault="001A1867" w:rsidP="00DE5E78"/>
    <w:p w14:paraId="7B3B42CD" w14:textId="77777777" w:rsidR="001A1867" w:rsidRDefault="001A1867" w:rsidP="00DE5E78"/>
    <w:p w14:paraId="356E760C" w14:textId="560A504F" w:rsidR="001A1867" w:rsidRDefault="00CB645F" w:rsidP="00DE5E78">
      <w:pPr>
        <w:pStyle w:val="Heading1"/>
      </w:pPr>
      <w:bookmarkStart w:id="354" w:name="_Toc138155226"/>
      <w:r>
        <w:t>Single Mixing Cell (</w:t>
      </w:r>
      <w:r w:rsidR="001A1867">
        <w:t>TPEZ</w:t>
      </w:r>
      <w:r>
        <w:t>)</w:t>
      </w:r>
      <w:r w:rsidR="001A1867">
        <w:t xml:space="preserve"> Calculations</w:t>
      </w:r>
      <w:bookmarkEnd w:id="354"/>
    </w:p>
    <w:p w14:paraId="69B46D47" w14:textId="45C3272C" w:rsidR="00BA7F15" w:rsidRDefault="00846C8E" w:rsidP="00DE5E78">
      <w:r>
        <w:t xml:space="preserve">PRZM5-VVWM offers one additional receiving area for pesticide used in regulatory assessments by the EPA, a terrestrial plant exposure zone (TPEZ).  This TPEZ represents primarily a zone where plants near an agricultural field may m\be vulnerable to pesticides moving off the field.  The EPA has previously modeled the TPEZ as a single-compartment mixing cell with </w:t>
      </w:r>
      <w:r>
        <w:t>first-order</w:t>
      </w:r>
      <w:r>
        <w:t xml:space="preserve"> processes, and that concept is copied here.</w:t>
      </w:r>
    </w:p>
    <w:p w14:paraId="6AC2A48A" w14:textId="482F2F01" w:rsidR="00846C8E" w:rsidRDefault="00846C8E" w:rsidP="00DE5E78"/>
    <w:p w14:paraId="552B1047" w14:textId="3C4896A0" w:rsidR="00846C8E" w:rsidRDefault="00846C8E" w:rsidP="00DE5E78">
      <w:r>
        <w:t>The TPEZ is depicted in Fig</w:t>
      </w:r>
      <w:r w:rsidR="00C006C0">
        <w:t>ur</w:t>
      </w:r>
      <w:r>
        <w:t>e TT</w:t>
      </w:r>
      <w:r w:rsidR="00C006C0">
        <w:t>, and like the VVWM it sits adjacent to an agricultural field accepting runoff, erosion and spraydrift. TPEZ is formulated in much the sane way that VVWM is, albeit with fewer degradation mechanisms and a single comaprtmemt instead of two.</w:t>
      </w:r>
    </w:p>
    <w:p w14:paraId="7AFE35BA" w14:textId="32FF3EDD" w:rsidR="00BA7F15" w:rsidRDefault="00BA7F15" w:rsidP="00BA7F15">
      <w:pPr>
        <w:pStyle w:val="Heading2"/>
      </w:pPr>
      <w:r>
        <w:t>Water Balance</w:t>
      </w:r>
    </w:p>
    <w:p w14:paraId="4D2BDB4E" w14:textId="49D13C2C" w:rsidR="00CB645F" w:rsidRDefault="00CB645F" w:rsidP="00DE5E78">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First the </w:t>
      </w:r>
      <w:r w:rsidR="004414EF" w:rsidRPr="00DE5E78">
        <w:t>available</w:t>
      </w:r>
      <w:r w:rsidR="004414EF">
        <w:t xml:space="preserve"> water is calculated as follows</w:t>
      </w:r>
      <w:r w:rsidR="00975B90">
        <w:t xml:space="preserve"> on each day</w:t>
      </w:r>
      <w:r w:rsidR="004414EF">
        <w:t>:</w:t>
      </w:r>
    </w:p>
    <w:p w14:paraId="7C38CE00" w14:textId="261465FA" w:rsidR="00CB645F" w:rsidRDefault="00CB645F" w:rsidP="00DE5E78">
      <w:r>
        <w:t xml:space="preserve"> </w:t>
      </w:r>
    </w:p>
    <w:p w14:paraId="74AC6CC8" w14:textId="43357D9C" w:rsidR="00B917EA" w:rsidRDefault="00975B90" w:rsidP="00DE5E78">
      <w:pPr>
        <w:tabs>
          <w:tab w:val="center" w:pos="4320"/>
          <w:tab w:val="right" w:pos="9360"/>
        </w:tabs>
      </w:pPr>
      <w:bookmarkStart w:id="355" w:name="_Hlk138244979"/>
      <w:r>
        <w:rPr>
          <w:rFonts w:eastAsiaTheme="minorEastAsia"/>
        </w:rPr>
        <w:tab/>
      </w:r>
      <m:oMath>
        <m:sSub>
          <m:sSubPr>
            <m:ctrlPr>
              <w:rPr>
                <w:rFonts w:ascii="Cambria Math" w:hAnsi="Cambria Math" w:hint="cs"/>
              </w:rPr>
            </m:ctrlPr>
          </m:sSubPr>
          <m:e>
            <m:r>
              <w:rPr>
                <w:rFonts w:ascii="Cambria Math" w:hAnsi="Cambria Math" w:hint="cs"/>
              </w:rPr>
              <m:t>v</m:t>
            </m:r>
          </m:e>
          <m:sub>
            <m:r>
              <w:rPr>
                <w:rFonts w:ascii="Cambria Math" w:hAnsi="Cambria Math" w:hint="cs"/>
              </w:rPr>
              <m:t>a</m:t>
            </m:r>
          </m:sub>
        </m:sSub>
        <w:bookmarkEnd w:id="355"/>
        <m:r>
          <m:rPr>
            <m:sty m:val="p"/>
          </m:rPr>
          <w:rPr>
            <w:rFonts w:ascii="Cambria Math" w:hAnsi="Cambria Math" w:hint="cs"/>
          </w:rPr>
          <m:t>=</m:t>
        </m:r>
        <w:bookmarkStart w:id="356" w:name="_Hlk138322181"/>
        <m:sSub>
          <m:sSubPr>
            <m:ctrlPr>
              <w:rPr>
                <w:rFonts w:ascii="Cambria Math" w:hAnsi="Cambria Math" w:hint="cs"/>
              </w:rPr>
            </m:ctrlPr>
          </m:sSubPr>
          <m:e>
            <m:r>
              <w:rPr>
                <w:rFonts w:ascii="Cambria Math" w:hAnsi="Cambria Math" w:hint="cs"/>
              </w:rPr>
              <m:t>v</m:t>
            </m:r>
          </m:e>
          <m:sub>
            <m:r>
              <m:rPr>
                <m:sty m:val="p"/>
              </m:rPr>
              <w:rPr>
                <w:rFonts w:ascii="Cambria Math" w:hAnsi="Cambria Math" w:hint="cs"/>
              </w:rPr>
              <m:t>0</m:t>
            </m:r>
          </m:sub>
        </m:sSub>
        <w:bookmarkEnd w:id="356"/>
        <m:r>
          <m:rPr>
            <m:sty m:val="p"/>
          </m:rPr>
          <w:rPr>
            <w:rFonts w:ascii="Cambria Math" w:hAnsi="Cambria Math" w:hint="cs"/>
          </w:rPr>
          <m:t>+</m:t>
        </m:r>
        <m:r>
          <w:rPr>
            <w:rFonts w:ascii="Cambria Math" w:hAnsi="Cambria Math" w:hint="cs"/>
          </w:rPr>
          <m:t>R</m:t>
        </m:r>
        <m:r>
          <m:rPr>
            <m:sty m:val="p"/>
          </m:rPr>
          <w:rPr>
            <w:rFonts w:ascii="Cambria Math" w:hAnsi="Cambria Math" w:hint="cs"/>
          </w:rPr>
          <m:t>+</m:t>
        </m:r>
        <m:r>
          <w:rPr>
            <w:rFonts w:ascii="Cambria Math" w:hAnsi="Cambria Math" w:hint="cs"/>
          </w:rPr>
          <m:t>P</m:t>
        </m:r>
        <m:r>
          <m:rPr>
            <m:sty m:val="p"/>
          </m:rPr>
          <w:rPr>
            <w:rFonts w:ascii="Cambria Math" w:hAnsi="Cambria Math" w:hint="cs"/>
          </w:rPr>
          <m:t>-</m:t>
        </m:r>
        <m:r>
          <w:rPr>
            <w:rFonts w:ascii="Cambria Math" w:hAnsi="Cambria Math" w:hint="cs"/>
          </w:rPr>
          <m:t>E</m:t>
        </m:r>
      </m:oMath>
      <w:r w:rsidR="00B917EA" w:rsidRPr="008B363D">
        <w:t xml:space="preserve"> </w:t>
      </w:r>
      <w:r>
        <w:tab/>
        <w:t>(xx)</w:t>
      </w:r>
    </w:p>
    <w:p w14:paraId="7ECD3B50" w14:textId="77777777" w:rsidR="00DE5E78" w:rsidRDefault="00DE5E78" w:rsidP="00DE5E78">
      <w:pPr>
        <w:rPr>
          <w:vertAlign w:val="subscript"/>
        </w:rPr>
      </w:pPr>
    </w:p>
    <w:p w14:paraId="1E659211" w14:textId="55AE169B" w:rsidR="00DE5E78" w:rsidRDefault="00DE5E78" w:rsidP="00DE5E78">
      <w:r>
        <w:t>w</w:t>
      </w:r>
      <w:r>
        <w:t>here</w:t>
      </w:r>
    </w:p>
    <w:p w14:paraId="398A54FE" w14:textId="68A12963" w:rsidR="004414EF" w:rsidRDefault="007D5790" w:rsidP="00DE5E78">
      <w:pPr>
        <w:ind w:firstLine="720"/>
      </w:pPr>
      <m:oMath>
        <m:sSub>
          <m:sSubPr>
            <m:ctrlPr>
              <w:rPr>
                <w:rFonts w:ascii="Cambria Math" w:hAnsi="Cambria Math" w:cs="Aharoni" w:hint="cs"/>
                <w:i/>
              </w:rPr>
            </m:ctrlPr>
          </m:sSubPr>
          <m:e>
            <m:r>
              <w:rPr>
                <w:rFonts w:ascii="Cambria Math" w:hAnsi="Cambria Math" w:cs="Aharoni" w:hint="cs"/>
              </w:rPr>
              <m:t>v</m:t>
            </m:r>
          </m:e>
          <m:sub>
            <m:r>
              <w:rPr>
                <w:rFonts w:ascii="Cambria Math" w:hAnsi="Cambria Math" w:cs="Aharoni" w:hint="cs"/>
              </w:rPr>
              <m:t>a</m:t>
            </m:r>
          </m:sub>
        </m:sSub>
      </m:oMath>
      <w:r w:rsidR="004414EF">
        <w:t xml:space="preserve">= available water for distribution in the </w:t>
      </w:r>
      <w:r w:rsidR="00E10A36">
        <w:t xml:space="preserve">TPEZ </w:t>
      </w:r>
      <w:r w:rsidR="00E10A36" w:rsidRPr="008B363D">
        <w:t>(m</w:t>
      </w:r>
      <w:r w:rsidR="00E10A36" w:rsidRPr="008B363D">
        <w:rPr>
          <w:vertAlign w:val="superscript"/>
        </w:rPr>
        <w:t>3</w:t>
      </w:r>
      <w:r w:rsidR="00E10A36" w:rsidRPr="008B363D">
        <w:t>)</w:t>
      </w:r>
    </w:p>
    <w:p w14:paraId="0B6E2A8B" w14:textId="2E4ED9DC" w:rsidR="004414EF" w:rsidRPr="00CC6F41" w:rsidRDefault="007D5790" w:rsidP="00DE5E78">
      <w:pPr>
        <w:ind w:firstLine="720"/>
      </w:pPr>
      <m:oMath>
        <m:sSub>
          <m:sSubPr>
            <m:ctrlPr>
              <w:rPr>
                <w:rFonts w:ascii="Cambria Math" w:hAnsi="Cambria Math" w:cs="Aharoni" w:hint="cs"/>
                <w:i/>
              </w:rPr>
            </m:ctrlPr>
          </m:sSubPr>
          <m:e>
            <m:r>
              <w:rPr>
                <w:rFonts w:ascii="Cambria Math" w:hAnsi="Cambria Math" w:cs="Aharoni" w:hint="cs"/>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E10A36" w:rsidRPr="008B363D">
        <w:t>(m</w:t>
      </w:r>
      <w:r w:rsidR="00E10A36" w:rsidRPr="008B363D">
        <w:rPr>
          <w:vertAlign w:val="superscript"/>
        </w:rPr>
        <w:t>3</w:t>
      </w:r>
      <w:r w:rsidR="00E10A36" w:rsidRPr="008B363D">
        <w:t>)</w:t>
      </w:r>
    </w:p>
    <w:p w14:paraId="5D0E0EC3" w14:textId="5DC025F5" w:rsidR="00CC6F41" w:rsidRPr="008B363D" w:rsidRDefault="00CC6F41" w:rsidP="00DE5E78">
      <w:pPr>
        <w:ind w:firstLine="720"/>
      </w:pPr>
      <w:r w:rsidRPr="00975B90">
        <w:rPr>
          <w:i/>
          <w:iCs/>
        </w:rPr>
        <w:t>R</w:t>
      </w:r>
      <w:r w:rsidRPr="008B363D">
        <w:t xml:space="preserve"> = daily runoff into </w:t>
      </w:r>
      <w:r>
        <w:t>TPEZ</w:t>
      </w:r>
      <w:r w:rsidR="00E10A36">
        <w:t xml:space="preserve"> from adjacent field</w:t>
      </w:r>
      <w:r w:rsidR="00DE5E78">
        <w:t xml:space="preserve"> </w:t>
      </w:r>
      <w:r w:rsidRPr="008B363D">
        <w:t>(m</w:t>
      </w:r>
      <w:r w:rsidRPr="008B363D">
        <w:rPr>
          <w:vertAlign w:val="superscript"/>
        </w:rPr>
        <w:t>3</w:t>
      </w:r>
      <w:r w:rsidRPr="008B363D">
        <w:t>)</w:t>
      </w:r>
    </w:p>
    <w:p w14:paraId="7F592FF2" w14:textId="51D6BE40" w:rsidR="00CC6F41" w:rsidRPr="008B363D" w:rsidRDefault="00CC6F41" w:rsidP="00DE5E78">
      <w:pPr>
        <w:ind w:firstLine="720"/>
      </w:pPr>
      <w:r w:rsidRPr="00975B90">
        <w:rPr>
          <w:i/>
          <w:iCs/>
        </w:rPr>
        <w:t>P</w:t>
      </w:r>
      <w:r w:rsidRPr="008B363D">
        <w:t xml:space="preserve"> = daily direct precipitation </w:t>
      </w:r>
      <w:r w:rsidR="00E10A36">
        <w:t xml:space="preserve">onto TPEZ </w:t>
      </w:r>
      <w:r w:rsidRPr="008B363D">
        <w:t>(m</w:t>
      </w:r>
      <w:r w:rsidRPr="008B363D">
        <w:rPr>
          <w:vertAlign w:val="superscript"/>
        </w:rPr>
        <w:t>3</w:t>
      </w:r>
      <w:r w:rsidRPr="008B363D">
        <w:t>)</w:t>
      </w:r>
    </w:p>
    <w:p w14:paraId="1B914057" w14:textId="00790798" w:rsidR="00CC6F41" w:rsidRPr="008B363D" w:rsidRDefault="00CC6F41" w:rsidP="00DE5E78">
      <w:pPr>
        <w:ind w:firstLine="720"/>
      </w:pPr>
      <w:r w:rsidRPr="00975B90">
        <w:rPr>
          <w:i/>
          <w:iCs/>
        </w:rPr>
        <w:t>E</w:t>
      </w:r>
      <w:r w:rsidRPr="008B363D">
        <w:t xml:space="preserve"> = daily evaporation (m</w:t>
      </w:r>
      <w:r w:rsidRPr="008B363D">
        <w:rPr>
          <w:vertAlign w:val="superscript"/>
        </w:rPr>
        <w:t>3</w:t>
      </w:r>
      <w:r w:rsidRPr="008B363D">
        <w:t>)</w:t>
      </w:r>
    </w:p>
    <w:p w14:paraId="4C61587D" w14:textId="77777777" w:rsidR="004414EF" w:rsidRDefault="004414EF" w:rsidP="00DE5E78"/>
    <w:p w14:paraId="758CFD7F" w14:textId="4C0D11DD" w:rsidR="00CB645F" w:rsidRDefault="00CB645F" w:rsidP="00DE5E78">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m:t>
            </m:r>
            <m:r>
              <w:rPr>
                <w:rFonts w:ascii="Cambria Math" w:hAnsi="Cambria Math"/>
              </w:rPr>
              <m:t>ax</m:t>
            </m:r>
          </m:sub>
        </m:sSub>
      </m:oMath>
      <w:r w:rsidR="00CC6F41">
        <w:t>.</w:t>
      </w:r>
    </w:p>
    <w:p w14:paraId="3014DA16" w14:textId="77777777" w:rsidR="00975B90" w:rsidRDefault="00975B90" w:rsidP="00DE5E78"/>
    <w:p w14:paraId="763AE237" w14:textId="2DD99E05" w:rsidR="004414EF" w:rsidRDefault="00DE5E78" w:rsidP="00E86F59">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Pr>
          <w:rFonts w:eastAsiaTheme="minorEastAsia"/>
        </w:rPr>
        <w:tab/>
      </w:r>
      <w:r>
        <w:t>(xx)</w:t>
      </w:r>
    </w:p>
    <w:p w14:paraId="300C8F80" w14:textId="77777777" w:rsidR="00A974B3" w:rsidRDefault="00A974B3" w:rsidP="00E86F59">
      <w:pPr>
        <w:tabs>
          <w:tab w:val="right" w:pos="9360"/>
        </w:tabs>
      </w:pPr>
    </w:p>
    <w:p w14:paraId="33E5AB58" w14:textId="7CB2E552" w:rsidR="00CC6F41" w:rsidRDefault="00A974B3" w:rsidP="00E86F59">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357"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357"/>
      <w:r>
        <w:rPr>
          <w:rFonts w:eastAsiaTheme="minorEastAsia"/>
        </w:rPr>
        <w:tab/>
        <w:t>(xx)</w:t>
      </w:r>
    </w:p>
    <w:p w14:paraId="7614688E" w14:textId="28064E75" w:rsidR="00BA7F15" w:rsidRDefault="00BA7F15" w:rsidP="00B57167">
      <w:pPr>
        <w:rPr>
          <w:rFonts w:eastAsiaTheme="minorEastAsia"/>
        </w:rPr>
      </w:pPr>
      <w:r>
        <w:rPr>
          <w:rFonts w:eastAsiaTheme="minorEastAsia"/>
        </w:rPr>
        <w:t xml:space="preserve">where </w:t>
      </w:r>
    </w:p>
    <w:p w14:paraId="14FC9714" w14:textId="2991FDD0" w:rsidR="00B57167" w:rsidRDefault="00B57167" w:rsidP="00B57167">
      <w:pPr>
        <w:ind w:firstLine="720"/>
        <w:rPr>
          <w:rFonts w:eastAsiaTheme="minorEastAsia"/>
        </w:rPr>
      </w:pPr>
      <m:oMath>
        <m:r>
          <w:rPr>
            <w:rFonts w:ascii="Cambria Math" w:hAnsi="Cambria Math"/>
          </w:rPr>
          <m:t>v</m:t>
        </m:r>
      </m:oMath>
      <w:r>
        <w:t xml:space="preserve"> = the </w:t>
      </w:r>
      <w:r>
        <w:t>water volume for the day</w:t>
      </w:r>
    </w:p>
    <w:p w14:paraId="2590BF42" w14:textId="70045C32" w:rsidR="00BA7F15" w:rsidRDefault="00BA7F15" w:rsidP="00BA7F15">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58D72EBC" w14:textId="0B37FF3D" w:rsidR="00BA7F15" w:rsidRPr="00BA7F15" w:rsidRDefault="00BA7F15" w:rsidP="00BA7F15">
      <w:pPr>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rPr>
          <w:rFonts w:eastAsiaTheme="minorEastAsia"/>
        </w:rPr>
        <w:t xml:space="preserve"> = water </w:t>
      </w:r>
      <w:r w:rsidR="00B57167">
        <w:rPr>
          <w:rFonts w:eastAsiaTheme="minorEastAsia"/>
        </w:rPr>
        <w:t xml:space="preserve">volume flowing out </w:t>
      </w:r>
      <w:r>
        <w:rPr>
          <w:rFonts w:eastAsiaTheme="minorEastAsia"/>
        </w:rPr>
        <w:t>TPEZ</w:t>
      </w:r>
    </w:p>
    <w:p w14:paraId="19A425B0" w14:textId="77777777" w:rsidR="00975B90" w:rsidRDefault="00975B90" w:rsidP="00E86F59">
      <w:pPr>
        <w:tabs>
          <w:tab w:val="right" w:pos="9360"/>
        </w:tabs>
      </w:pPr>
    </w:p>
    <w:p w14:paraId="521B526F" w14:textId="5B8AA62A" w:rsidR="00CC6F41" w:rsidRDefault="00CC6F41" w:rsidP="00E86F59">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E86F59"/>
    <w:p w14:paraId="5307A3BB" w14:textId="556F1AE5" w:rsidR="00CB645F" w:rsidRDefault="00E86F59" w:rsidP="00E86F59">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t>(aa)</w:t>
      </w:r>
      <w:r w:rsidR="00CC6F41" w:rsidRPr="008B363D">
        <w:rPr>
          <w:vertAlign w:val="subscript"/>
        </w:rPr>
        <w:tab/>
      </w:r>
    </w:p>
    <w:p w14:paraId="798B0BE4" w14:textId="72CBF8DF" w:rsidR="00CC6F41" w:rsidRDefault="00CC6F41" w:rsidP="00DE5E78">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6BD1090A" w14:textId="77777777" w:rsidR="00CC6F41" w:rsidRDefault="00CC6F41" w:rsidP="00DE5E78"/>
    <w:p w14:paraId="322974C0" w14:textId="4C0EE860" w:rsidR="00CC6F41" w:rsidRDefault="00B57167" w:rsidP="00B5716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t>(ss)</w:t>
      </w:r>
      <w:r w:rsidR="00CC6F41" w:rsidRPr="008B363D">
        <w:tab/>
      </w:r>
      <w:r w:rsidR="00CC6F41" w:rsidRPr="008B363D">
        <w:rPr>
          <w:vertAlign w:val="subscript"/>
        </w:rPr>
        <w:tab/>
      </w:r>
    </w:p>
    <w:p w14:paraId="43ED66AB" w14:textId="0903422B" w:rsidR="00B917EA" w:rsidRPr="008B363D" w:rsidRDefault="00B917EA" w:rsidP="00DE5E78">
      <w:r w:rsidRPr="008B363D">
        <w:tab/>
      </w:r>
    </w:p>
    <w:p w14:paraId="26E4C8E7" w14:textId="34FC8603" w:rsidR="00B917EA" w:rsidRDefault="00B917EA" w:rsidP="00DE5E78"/>
    <w:p w14:paraId="56AE03FE" w14:textId="12993EFB" w:rsidR="00BA7F15" w:rsidRDefault="00BA7F15" w:rsidP="00BA7F15">
      <w:pPr>
        <w:pStyle w:val="Heading2"/>
      </w:pPr>
      <w:r>
        <w:t>Sediment Balance</w:t>
      </w:r>
    </w:p>
    <w:p w14:paraId="2D810800" w14:textId="1C11F0D0" w:rsidR="00B917EA" w:rsidRDefault="00B917EA" w:rsidP="00DE5E78"/>
    <w:p w14:paraId="775015EE" w14:textId="56663868" w:rsidR="00BA7F15" w:rsidRDefault="00BA7F15" w:rsidP="00DE5E78"/>
    <w:p w14:paraId="2A8ECBD1" w14:textId="432DE931" w:rsidR="00BA7F15" w:rsidRDefault="00BA7F15" w:rsidP="00DE5E78"/>
    <w:p w14:paraId="5357D597" w14:textId="77777777" w:rsidR="00BA7F15" w:rsidRDefault="00BA7F15" w:rsidP="00DE5E78"/>
    <w:p w14:paraId="4817D6E3" w14:textId="77777777" w:rsidR="00B917EA" w:rsidRDefault="00B917EA" w:rsidP="00DE5E78"/>
    <w:p w14:paraId="4D7D715F" w14:textId="29F0A91D" w:rsidR="00B917EA" w:rsidRDefault="00BA7F15" w:rsidP="00BA7F15">
      <w:pPr>
        <w:pStyle w:val="Heading2"/>
      </w:pPr>
      <w:r>
        <w:t>Solute Mass Balance</w:t>
      </w:r>
    </w:p>
    <w:p w14:paraId="3ADE13DA" w14:textId="77777777" w:rsidR="00B917EA" w:rsidRDefault="00B917EA" w:rsidP="00DE5E78"/>
    <w:p w14:paraId="1F8EA564" w14:textId="35419233" w:rsidR="00B917EA" w:rsidRDefault="00B917EA" w:rsidP="00DE5E78">
      <w:r>
        <w:t>Mass balance of chemical</w:t>
      </w:r>
      <w:r w:rsidR="0079544B">
        <w:t xml:space="preserve"> is described by the following differential </w:t>
      </w:r>
      <w:r w:rsidR="00846C8E">
        <w:t>equation</w:t>
      </w:r>
    </w:p>
    <w:p w14:paraId="5EC2E31C" w14:textId="77777777" w:rsidR="00BA7F15" w:rsidRDefault="00BA7F15" w:rsidP="00DE5E78"/>
    <w:p w14:paraId="325331A1" w14:textId="4DCD4384" w:rsidR="0079544B" w:rsidRDefault="00846C8E" w:rsidP="00846C8E">
      <w:pPr>
        <w:tabs>
          <w:tab w:val="center" w:pos="4320"/>
          <w:tab w:val="right" w:pos="9360"/>
        </w:tabs>
        <w:rPr>
          <w:rFonts w:eastAsiaTheme="minorEastAsia"/>
          <w:iCs/>
        </w:rPr>
      </w:pPr>
      <w:r>
        <w:rPr>
          <w:rFonts w:eastAsiaTheme="minorEastAsia"/>
        </w:rPr>
        <w:tab/>
      </w:r>
      <m:oMath>
        <m:f>
          <m:fPr>
            <m:ctrlPr>
              <w:rPr>
                <w:rFonts w:ascii="Cambria Math" w:hAnsi="Cambria Math"/>
              </w:rPr>
            </m:ctrlPr>
          </m:fPr>
          <m:num>
            <m:r>
              <w:rPr>
                <w:rFonts w:ascii="Cambria Math" w:hAnsi="Cambria Math"/>
              </w:rPr>
              <m:t>d</m:t>
            </m:r>
            <m:sSub>
              <m:sSubPr>
                <m:ctrlPr>
                  <w:rPr>
                    <w:rFonts w:ascii="Cambria Math" w:hAnsi="Cambria Math"/>
                    <w:i/>
                    <w:iCs/>
                  </w:rPr>
                </m:ctrlPr>
              </m:sSubPr>
              <m:e>
                <m:r>
                  <w:rPr>
                    <w:rFonts w:ascii="Cambria Math" w:hAnsi="Cambria Math"/>
                  </w:rPr>
                  <m:t>M</m:t>
                </m:r>
              </m:e>
              <m:sub>
                <m:r>
                  <w:rPr>
                    <w:rFonts w:ascii="Cambria Math" w:hAnsi="Cambria Math"/>
                  </w:rPr>
                  <m:t>TPEZ</m:t>
                </m:r>
              </m:sub>
            </m:sSub>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Bs</m:t>
        </m:r>
        <m:r>
          <m:rPr>
            <m:sty m:val="p"/>
          </m:rPr>
          <w:rPr>
            <w:rFonts w:ascii="Cambria Math" w:hAnsi="Cambria Math"/>
          </w:rPr>
          <m:t>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iCs/>
        </w:rPr>
        <w:tab/>
        <w:t>()</w:t>
      </w:r>
    </w:p>
    <w:p w14:paraId="6E69E9AF" w14:textId="77777777" w:rsidR="00846C8E" w:rsidRDefault="00846C8E" w:rsidP="00846C8E">
      <w:pPr>
        <w:tabs>
          <w:tab w:val="center" w:pos="4320"/>
        </w:tabs>
        <w:rPr>
          <w:rFonts w:eastAsiaTheme="minorEastAsia"/>
          <w:iCs/>
        </w:rPr>
      </w:pPr>
    </w:p>
    <w:p w14:paraId="10C9113E" w14:textId="01868738" w:rsidR="00854E86" w:rsidRDefault="00846C8E" w:rsidP="00DE5E78">
      <w:pPr>
        <w:rPr>
          <w:rFonts w:eastAsiaTheme="minorEastAsia"/>
          <w:iCs/>
        </w:rPr>
      </w:pPr>
      <w:r>
        <w:rPr>
          <w:rFonts w:eastAsiaTheme="minorEastAsia"/>
          <w:iCs/>
        </w:rPr>
        <w:t>w</w:t>
      </w:r>
      <w:r w:rsidR="0079544B">
        <w:rPr>
          <w:rFonts w:eastAsiaTheme="minorEastAsia"/>
          <w:iCs/>
        </w:rPr>
        <w:t xml:space="preserve">here </w:t>
      </w:r>
    </w:p>
    <w:p w14:paraId="6E3A6031" w14:textId="7030D725" w:rsidR="0079544B" w:rsidRDefault="0079544B" w:rsidP="00DE5E78">
      <w:pPr>
        <w:rPr>
          <w:rFonts w:eastAsiaTheme="minorEastAsia"/>
          <w:iCs/>
        </w:rPr>
      </w:pPr>
      <w:r>
        <w:rPr>
          <w:rFonts w:eastAsiaTheme="minorEastAsia"/>
          <w:iCs/>
        </w:rPr>
        <w:t>M</w:t>
      </w:r>
      <w:r w:rsidR="00854E86" w:rsidRPr="00854E86">
        <w:rPr>
          <w:rFonts w:eastAsiaTheme="minorEastAsia"/>
          <w:iCs/>
          <w:vertAlign w:val="subscript"/>
        </w:rPr>
        <w:t>TPEZ</w:t>
      </w:r>
      <w:r>
        <w:rPr>
          <w:rFonts w:eastAsiaTheme="minorEastAsia"/>
          <w:iCs/>
        </w:rPr>
        <w:t xml:space="preserve"> </w:t>
      </w:r>
      <w:r w:rsidR="00854E86">
        <w:rPr>
          <w:rFonts w:eastAsiaTheme="minorEastAsia"/>
          <w:iCs/>
        </w:rPr>
        <w:t xml:space="preserve">= </w:t>
      </w:r>
      <w:r>
        <w:rPr>
          <w:rFonts w:eastAsiaTheme="minorEastAsia"/>
          <w:iCs/>
        </w:rPr>
        <w:t>the mass of solute in the TPEZ in any phase</w:t>
      </w:r>
      <w:r w:rsidR="00854E86">
        <w:rPr>
          <w:rFonts w:eastAsiaTheme="minorEastAsia"/>
          <w:iCs/>
        </w:rPr>
        <w:t xml:space="preserve">, </w:t>
      </w:r>
      <w:r>
        <w:rPr>
          <w:rFonts w:eastAsiaTheme="minorEastAsia"/>
          <w:iCs/>
        </w:rPr>
        <w:t>aqueous or sorbed</w:t>
      </w:r>
      <w:r w:rsidR="00854E86">
        <w:rPr>
          <w:rFonts w:eastAsiaTheme="minorEastAsia"/>
          <w:iCs/>
        </w:rPr>
        <w:t xml:space="preserve"> [kg]</w:t>
      </w:r>
    </w:p>
    <w:p w14:paraId="03EA3385" w14:textId="5D2264AC" w:rsidR="00854E86" w:rsidRDefault="00854E86" w:rsidP="00DE5E78">
      <w:pPr>
        <w:rPr>
          <w:rFonts w:eastAsiaTheme="minorEastAsia"/>
          <w:iCs/>
        </w:rPr>
      </w:pPr>
      <w:r>
        <w:rPr>
          <w:rFonts w:eastAsiaTheme="minorEastAsia"/>
          <w:iCs/>
        </w:rPr>
        <w:t>T = time [day]</w:t>
      </w:r>
    </w:p>
    <w:p w14:paraId="56AB5056" w14:textId="0B7D063C" w:rsidR="00854E86" w:rsidRDefault="00854E86" w:rsidP="00DE5E78">
      <w:pPr>
        <w:rPr>
          <w:rFonts w:eastAsiaTheme="minorEastAsia"/>
          <w:iCs/>
        </w:rPr>
      </w:pPr>
      <w:r>
        <w:rPr>
          <w:rFonts w:eastAsiaTheme="minorEastAsia"/>
          <w:iCs/>
        </w:rPr>
        <w:t>Q = water flow out of TPEZ [m</w:t>
      </w:r>
      <w:r w:rsidRPr="00854E86">
        <w:rPr>
          <w:rFonts w:eastAsiaTheme="minorEastAsia"/>
          <w:iCs/>
          <w:vertAlign w:val="superscript"/>
        </w:rPr>
        <w:t>3</w:t>
      </w:r>
      <w:r>
        <w:rPr>
          <w:rFonts w:eastAsiaTheme="minorEastAsia"/>
          <w:iCs/>
        </w:rPr>
        <w:t>/day]</w:t>
      </w:r>
    </w:p>
    <w:p w14:paraId="5664E6EA" w14:textId="5A4FBA6E" w:rsidR="00854E86" w:rsidRDefault="00854E86" w:rsidP="00DE5E78">
      <w:pPr>
        <w:rPr>
          <w:rFonts w:eastAsiaTheme="minorEastAsia"/>
          <w:iCs/>
        </w:rPr>
      </w:pPr>
      <w:r>
        <w:rPr>
          <w:rFonts w:eastAsiaTheme="minorEastAsia"/>
          <w:iCs/>
        </w:rPr>
        <w:t>B = the sediment outflow rate [kg/day]</w:t>
      </w:r>
    </w:p>
    <w:p w14:paraId="3FB00433" w14:textId="6AD2F7BD" w:rsidR="00854E86" w:rsidRDefault="00854E86" w:rsidP="00DE5E78">
      <w:pPr>
        <w:rPr>
          <w:rFonts w:eastAsiaTheme="minorEastAsia"/>
          <w:iCs/>
        </w:rPr>
      </w:pPr>
      <m:oMath>
        <m:r>
          <w:rPr>
            <w:rFonts w:ascii="Cambria Math" w:hAnsi="Cambria Math"/>
          </w:rPr>
          <m:t>v</m:t>
        </m:r>
      </m:oMath>
      <w:r>
        <w:rPr>
          <w:rFonts w:eastAsiaTheme="minorEastAsia"/>
          <w:iCs/>
        </w:rPr>
        <w:t xml:space="preserve"> = volume of water in TPEZ</w:t>
      </w:r>
    </w:p>
    <w:p w14:paraId="3A770D1D" w14:textId="49AC6983" w:rsidR="00854E86" w:rsidRDefault="00854E86" w:rsidP="00DE5E78">
      <w:pPr>
        <w:rPr>
          <w:rFonts w:eastAsiaTheme="minorEastAsia"/>
          <w:iCs/>
        </w:rPr>
      </w:pPr>
      <w:r>
        <w:rPr>
          <w:rFonts w:eastAsiaTheme="minorEastAsia"/>
          <w:iCs/>
        </w:rPr>
        <w:t>m = mass of soil in TPEZ</w:t>
      </w:r>
    </w:p>
    <w:p w14:paraId="7658A944" w14:textId="09645B0A" w:rsidR="00854E86" w:rsidRDefault="00854E86" w:rsidP="00DE5E78">
      <w:pPr>
        <w:rPr>
          <w:rFonts w:eastAsiaTheme="minorEastAsia"/>
          <w:iCs/>
        </w:rPr>
      </w:pPr>
      <w:r>
        <w:rPr>
          <w:rFonts w:eastAsiaTheme="minorEastAsia"/>
          <w:iCs/>
        </w:rPr>
        <w:t>c = aqueous concentration in TPEZ [kg/m</w:t>
      </w:r>
      <w:r w:rsidRPr="00854E86">
        <w:rPr>
          <w:rFonts w:eastAsiaTheme="minorEastAsia"/>
          <w:iCs/>
          <w:vertAlign w:val="superscript"/>
        </w:rPr>
        <w:t>3</w:t>
      </w:r>
      <w:r>
        <w:rPr>
          <w:rFonts w:eastAsiaTheme="minorEastAsia"/>
          <w:iCs/>
        </w:rPr>
        <w:t>]</w:t>
      </w:r>
    </w:p>
    <w:p w14:paraId="1D562B70" w14:textId="434BE212" w:rsidR="00854E86" w:rsidRDefault="00854E86" w:rsidP="00DE5E78">
      <w:pPr>
        <w:rPr>
          <w:rFonts w:eastAsiaTheme="minorEastAsia"/>
          <w:iCs/>
        </w:rPr>
      </w:pPr>
      <w:r>
        <w:rPr>
          <w:rFonts w:eastAsiaTheme="minorEastAsia"/>
          <w:iCs/>
        </w:rPr>
        <w:t>s = sorbed concentration in TPEZ [kg/kg]</w:t>
      </w:r>
    </w:p>
    <w:p w14:paraId="512C9ECF" w14:textId="5D4C80EF" w:rsidR="00854E86" w:rsidRPr="00854E86" w:rsidRDefault="00854E86" w:rsidP="00DE5E78">
      <w:pPr>
        <w:rPr>
          <w:rFonts w:eastAsiaTheme="minorEastAsia"/>
          <w:iCs/>
        </w:rPr>
      </w:pPr>
      <m:oMath>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 xml:space="preserve"> = degradation rate of solute in TPEZ, assumed equal for sorbed and aqueous phases [day</w:t>
      </w:r>
      <w:r w:rsidRPr="00854E86">
        <w:rPr>
          <w:rFonts w:eastAsiaTheme="minorEastAsia"/>
          <w:vertAlign w:val="superscript"/>
        </w:rPr>
        <w:t>-1</w:t>
      </w:r>
      <w:r>
        <w:rPr>
          <w:rFonts w:eastAsiaTheme="minorEastAsia"/>
        </w:rPr>
        <w:t>]</w:t>
      </w:r>
    </w:p>
    <w:p w14:paraId="2F84713B" w14:textId="77777777" w:rsidR="00854E86" w:rsidRDefault="00854E86" w:rsidP="00DE5E78">
      <w:pPr>
        <w:rPr>
          <w:rFonts w:eastAsiaTheme="minorEastAsia"/>
          <w:iCs/>
        </w:rPr>
      </w:pPr>
    </w:p>
    <w:p w14:paraId="2FC2CA63" w14:textId="650E18F1" w:rsidR="00854E86" w:rsidRDefault="00846C8E" w:rsidP="00DE5E78">
      <w:pPr>
        <w:rPr>
          <w:rFonts w:eastAsiaTheme="minorEastAsia"/>
          <w:iCs/>
        </w:rPr>
      </w:pPr>
      <w:r>
        <w:rPr>
          <w:rFonts w:eastAsiaTheme="minorEastAsia"/>
          <w:iCs/>
        </w:rPr>
        <w:t>As with other parts of PRZM5-VVWM, linear sorption is assumed where</w:t>
      </w:r>
    </w:p>
    <w:p w14:paraId="68DFC99D" w14:textId="3D4CA7BA" w:rsidR="00846C8E" w:rsidRDefault="00846C8E" w:rsidP="00DE5E78">
      <w:pPr>
        <w:rPr>
          <w:rFonts w:eastAsiaTheme="minorEastAsia"/>
          <w:iCs/>
        </w:rPr>
      </w:pPr>
    </w:p>
    <w:p w14:paraId="40CB6F46" w14:textId="61EAD371" w:rsidR="00846C8E" w:rsidRDefault="00846C8E" w:rsidP="00DE5E78">
      <w:pPr>
        <w:rPr>
          <w:rFonts w:eastAsiaTheme="minorEastAsia"/>
          <w:iCs/>
        </w:rPr>
      </w:pPr>
      <m:oMathPara>
        <m:oMath>
          <m:r>
            <w:rPr>
              <w:rFonts w:ascii="Cambria Math" w:eastAsiaTheme="minorEastAsia" w:hAnsi="Cambria Math"/>
            </w:rPr>
            <m:t>s=</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c</m:t>
          </m:r>
        </m:oMath>
      </m:oMathPara>
    </w:p>
    <w:p w14:paraId="71BE4FFD" w14:textId="71DB3D34" w:rsidR="00846C8E" w:rsidRDefault="00846C8E" w:rsidP="00DE5E78">
      <w:pPr>
        <w:rPr>
          <w:rFonts w:eastAsiaTheme="minorEastAsia"/>
          <w:iCs/>
        </w:rPr>
      </w:pPr>
      <w:r>
        <w:rPr>
          <w:rFonts w:eastAsiaTheme="minorEastAsia"/>
          <w:iCs/>
        </w:rPr>
        <w:t>Thus,</w:t>
      </w:r>
    </w:p>
    <w:p w14:paraId="3798B9C1" w14:textId="77777777" w:rsidR="0079544B" w:rsidRDefault="0079544B" w:rsidP="00DE5E78"/>
    <w:p w14:paraId="0CAEB8C1" w14:textId="77777777" w:rsidR="001A1867" w:rsidRDefault="001A1867" w:rsidP="00DE5E78"/>
    <w:p w14:paraId="60531F81" w14:textId="7BAA77F2" w:rsidR="001A1867" w:rsidRDefault="00BA7F15" w:rsidP="00DE5E78">
      <m:oMathPara>
        <m:oMath>
          <m:d>
            <m:dPr>
              <m:ctrlPr>
                <w:rPr>
                  <w:rFonts w:ascii="Cambria Math" w:hAnsi="Cambria Math"/>
                  <w:i/>
                  <w:iCs/>
                </w:rPr>
              </m:ctrlPr>
            </m:dPr>
            <m:e>
              <m:r>
                <w:rPr>
                  <w:rFonts w:ascii="Cambria Math" w:hAnsi="Cambria Math"/>
                </w:rPr>
                <m:t>v</m:t>
              </m:r>
              <m:r>
                <w:rPr>
                  <w:rFonts w:ascii="Cambria Math" w:hAnsi="Cambria Math"/>
                </w:rPr>
                <m:t>+</m:t>
              </m:r>
              <m:r>
                <w:rPr>
                  <w:rFonts w:ascii="Cambria Math" w:hAnsi="Cambria Math"/>
                </w:rPr>
                <m:t>m</m:t>
              </m:r>
              <m:sSub>
                <m:sSubPr>
                  <m:ctrlPr>
                    <w:rPr>
                      <w:rFonts w:ascii="Cambria Math" w:hAnsi="Cambria Math"/>
                      <w:i/>
                      <w:iCs/>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i/>
                  <w:iCs/>
                </w:rPr>
              </m:ctrlPr>
            </m:sSubPr>
            <m:e>
              <m:r>
                <w:rPr>
                  <w:rFonts w:ascii="Cambria Math" w:hAnsi="Cambria Math"/>
                </w:rPr>
                <m:t>K</m:t>
              </m:r>
            </m:e>
            <m:sub>
              <m:r>
                <w:rPr>
                  <w:rFonts w:ascii="Cambria Math" w:hAnsi="Cambria Math"/>
                </w:rPr>
                <m:t>d</m:t>
              </m:r>
            </m:sub>
          </m:sSub>
          <m:r>
            <m:rPr>
              <m:sty m:val="p"/>
            </m:rPr>
            <w:rPr>
              <w:rFonts w:ascii="Cambria Math" w:hAnsi="Cambria Math"/>
            </w:rPr>
            <m:t>c</m:t>
          </m:r>
          <m:r>
            <m:rPr>
              <m:sty m:val="p"/>
            </m:rPr>
            <w:rPr>
              <w:rFonts w:ascii="Cambria Math" w:hAnsi="Cambria Math"/>
            </w:rPr>
            <m:t>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i/>
                  <w:iCs/>
                </w:rPr>
              </m:ctrlPr>
            </m:sSubPr>
            <m:e>
              <m:r>
                <w:rPr>
                  <w:rFonts w:ascii="Cambria Math" w:hAnsi="Cambria Math"/>
                </w:rPr>
                <m:t>K</m:t>
              </m:r>
            </m:e>
            <m:sub>
              <m:r>
                <w:rPr>
                  <w:rFonts w:ascii="Cambria Math" w:hAnsi="Cambria Math"/>
                </w:rPr>
                <m:t>d</m:t>
              </m:r>
            </m:sub>
          </m:sSub>
          <m:r>
            <m:rPr>
              <m:sty m:val="p"/>
            </m:rPr>
            <w:rPr>
              <w:rFonts w:ascii="Cambria Math" w:hAnsi="Cambria Math"/>
            </w:rPr>
            <m:t>c</m:t>
          </m:r>
          <m:r>
            <m:rPr>
              <m:sty m:val="p"/>
            </m:rPr>
            <w:rPr>
              <w:rFonts w:ascii="Cambria Math" w:hAnsi="Cambria Math"/>
            </w:rPr>
            <w:br/>
          </m:r>
        </m:oMath>
        <m:oMath>
          <m:r>
            <m:rPr>
              <m:sty m:val="p"/>
            </m:rPr>
            <w:rPr>
              <w:rFonts w:ascii="Cambria Math" w:hAnsi="Cambria Math"/>
            </w:rPr>
            <m:t>                     </m:t>
          </m:r>
        </m:oMath>
      </m:oMathPara>
    </w:p>
    <w:p w14:paraId="5C5CFD5D" w14:textId="2E19C8DE" w:rsidR="001A1867" w:rsidRDefault="001A1867" w:rsidP="00DE5E78"/>
    <w:p w14:paraId="2E3BC344" w14:textId="55C86796" w:rsidR="00BA7F15" w:rsidRPr="00E614F1" w:rsidRDefault="00E614F1" w:rsidP="00DE5E78">
      <w:pPr>
        <w:rPr>
          <w:rFonts w:eastAsiaTheme="minorEastAsia"/>
        </w:rPr>
      </w:pPr>
      <m:oMathPara>
        <m:oMath>
          <m:f>
            <m:fPr>
              <m:ctrlPr>
                <w:rPr>
                  <w:rFonts w:ascii="Cambria Math" w:hAnsi="Cambria Math"/>
                </w:rPr>
              </m:ctrlPr>
            </m:fPr>
            <m:num>
              <m:r>
                <w:rPr>
                  <w:rFonts w:ascii="Cambria Math" w:hAnsi="Cambria Math"/>
                </w:rPr>
                <m:t>dc</m:t>
              </m:r>
            </m:num>
            <m:den>
              <m:r>
                <w:rPr>
                  <w:rFonts w:ascii="Cambria Math" w:hAnsi="Cambria Math"/>
                </w:rPr>
                <m:t>dt</m:t>
              </m:r>
            </m:den>
          </m:f>
          <m: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r>
                    <m:rPr>
                      <m:sty m:val="p"/>
                    </m:rPr>
                    <w:rPr>
                      <w:rFonts w:ascii="Cambria Math" w:hAnsi="Cambria Math"/>
                    </w:rPr>
                    <m:t>+</m:t>
                  </m:r>
                  <m:r>
                    <w:rPr>
                      <w:rFonts w:ascii="Cambria Math" w:hAnsi="Cambria Math"/>
                    </w:rPr>
                    <m:t>B</m:t>
                  </m:r>
                  <m:sSub>
                    <m:sSubPr>
                      <m:ctrlPr>
                        <w:rPr>
                          <w:rFonts w:ascii="Cambria Math" w:hAnsi="Cambria Math"/>
                          <w:i/>
                          <w:iCs/>
                        </w:rPr>
                      </m:ctrlPr>
                    </m:sSubPr>
                    <m:e>
                      <m:r>
                        <w:rPr>
                          <w:rFonts w:ascii="Cambria Math" w:hAnsi="Cambria Math"/>
                        </w:rPr>
                        <m:t>K</m:t>
                      </m:r>
                    </m:e>
                    <m:sub>
                      <m:r>
                        <w:rPr>
                          <w:rFonts w:ascii="Cambria Math" w:hAnsi="Cambria Math"/>
                        </w:rPr>
                        <m:t>d</m:t>
                      </m:r>
                    </m:sub>
                  </m:sSub>
                  <m:r>
                    <m:rPr>
                      <m:sty m:val="p"/>
                    </m:rPr>
                    <w:rPr>
                      <w:rFonts w:ascii="Cambria Math" w:hAnsi="Cambria Math"/>
                    </w:rPr>
                    <m:t> </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d>
                    <m:dPr>
                      <m:ctrlPr>
                        <w:rPr>
                          <w:rFonts w:ascii="Cambria Math" w:hAnsi="Cambria Math"/>
                        </w:rPr>
                      </m:ctrlPr>
                    </m:dPr>
                    <m:e>
                      <m:r>
                        <m:rPr>
                          <m:sty m:val="p"/>
                        </m:rPr>
                        <w:rPr>
                          <w:rFonts w:ascii="Cambria Math" w:hAnsi="Cambria Math"/>
                        </w:rPr>
                        <m:t>v+</m:t>
                      </m:r>
                      <m:r>
                        <w:rPr>
                          <w:rFonts w:ascii="Cambria Math" w:hAnsi="Cambria Math"/>
                        </w:rPr>
                        <m:t>m</m:t>
                      </m:r>
                      <m:sSub>
                        <m:sSubPr>
                          <m:ctrlPr>
                            <w:rPr>
                              <w:rFonts w:ascii="Cambria Math" w:hAnsi="Cambria Math"/>
                              <w:i/>
                              <w:iCs/>
                            </w:rPr>
                          </m:ctrlPr>
                        </m:sSubPr>
                        <m:e>
                          <m:r>
                            <w:rPr>
                              <w:rFonts w:ascii="Cambria Math" w:hAnsi="Cambria Math"/>
                            </w:rPr>
                            <m:t>K</m:t>
                          </m:r>
                        </m:e>
                        <m:sub>
                          <m:r>
                            <w:rPr>
                              <w:rFonts w:ascii="Cambria Math" w:hAnsi="Cambria Math"/>
                            </w:rPr>
                            <m:t>d</m:t>
                          </m:r>
                        </m:sub>
                      </m:sSub>
                    </m:e>
                  </m:d>
                  <m:r>
                    <m:rPr>
                      <m:sty m:val="p"/>
                    </m:rPr>
                    <w:rPr>
                      <w:rFonts w:ascii="Cambria Math" w:hAnsi="Cambria Math"/>
                    </w:rPr>
                    <m:t xml:space="preserve"> </m:t>
                  </m:r>
                </m:num>
                <m:den>
                  <m:d>
                    <m:dPr>
                      <m:ctrlPr>
                        <w:rPr>
                          <w:rFonts w:ascii="Cambria Math" w:hAnsi="Cambria Math"/>
                          <w:i/>
                          <w:iCs/>
                        </w:rPr>
                      </m:ctrlPr>
                    </m:dPr>
                    <m:e>
                      <m:r>
                        <w:rPr>
                          <w:rFonts w:ascii="Cambria Math" w:hAnsi="Cambria Math"/>
                        </w:rPr>
                        <m:t>v</m:t>
                      </m:r>
                      <m:r>
                        <w:rPr>
                          <w:rFonts w:ascii="Cambria Math" w:hAnsi="Cambria Math"/>
                        </w:rPr>
                        <m:t>+</m:t>
                      </m:r>
                      <m:r>
                        <w:rPr>
                          <w:rFonts w:ascii="Cambria Math" w:hAnsi="Cambria Math"/>
                        </w:rPr>
                        <m:t>m</m:t>
                      </m:r>
                      <m:sSub>
                        <m:sSubPr>
                          <m:ctrlPr>
                            <w:rPr>
                              <w:rFonts w:ascii="Cambria Math" w:hAnsi="Cambria Math"/>
                              <w:i/>
                              <w:iCs/>
                            </w:rPr>
                          </m:ctrlPr>
                        </m:sSubPr>
                        <m:e>
                          <m:r>
                            <w:rPr>
                              <w:rFonts w:ascii="Cambria Math" w:hAnsi="Cambria Math"/>
                            </w:rPr>
                            <m:t>K</m:t>
                          </m:r>
                        </m:e>
                        <m:sub>
                          <m:r>
                            <w:rPr>
                              <w:rFonts w:ascii="Cambria Math" w:hAnsi="Cambria Math"/>
                            </w:rPr>
                            <m:t>d</m:t>
                          </m:r>
                        </m:sub>
                      </m:sSub>
                    </m:e>
                  </m:d>
                </m:den>
              </m:f>
            </m:e>
          </m:d>
          <m:r>
            <w:rPr>
              <w:rFonts w:ascii="Cambria Math" w:hAnsi="Cambria Math"/>
            </w:rPr>
            <m:t>c</m:t>
          </m:r>
        </m:oMath>
      </m:oMathPara>
    </w:p>
    <w:p w14:paraId="043ADC42" w14:textId="61207FA1" w:rsidR="00E614F1" w:rsidRDefault="00E614F1" w:rsidP="00DE5E78">
      <w:pPr>
        <w:rPr>
          <w:rFonts w:eastAsiaTheme="minorEastAsia"/>
        </w:rPr>
      </w:pPr>
    </w:p>
    <w:p w14:paraId="36CD3169" w14:textId="78ED4E86" w:rsidR="00E614F1" w:rsidRDefault="00E614F1" w:rsidP="00DE5E78">
      <w:pPr>
        <w:rPr>
          <w:rFonts w:eastAsiaTheme="minorEastAsia"/>
        </w:rPr>
      </w:pPr>
    </w:p>
    <w:p w14:paraId="6D38DC88" w14:textId="3BEF83E2" w:rsidR="0079544B" w:rsidRPr="0079544B" w:rsidRDefault="0079544B" w:rsidP="0079544B">
      <w:pPr>
        <w:rPr>
          <w:rFonts w:eastAsiaTheme="minorEastAsia"/>
        </w:rPr>
      </w:pPr>
      <m:oMathPara>
        <m:oMath>
          <m:f>
            <m:fPr>
              <m:ctrlPr>
                <w:rPr>
                  <w:rFonts w:ascii="Cambria Math" w:hAnsi="Cambria Math"/>
                </w:rPr>
              </m:ctrlPr>
            </m:fPr>
            <m:num>
              <m:r>
                <w:rPr>
                  <w:rFonts w:ascii="Cambria Math" w:hAnsi="Cambria Math"/>
                </w:rPr>
                <m:t>dc</m:t>
              </m:r>
            </m:num>
            <m:den>
              <m:r>
                <w:rPr>
                  <w:rFonts w:ascii="Cambria Math" w:hAnsi="Cambria Math"/>
                </w:rPr>
                <m:t>dt</m:t>
              </m:r>
            </m:den>
          </m:f>
          <m: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r>
                    <m:rPr>
                      <m:sty m:val="p"/>
                    </m:rPr>
                    <w:rPr>
                      <w:rFonts w:ascii="Cambria Math" w:hAnsi="Cambria Math"/>
                    </w:rPr>
                    <m:t>+</m:t>
                  </m:r>
                  <m:r>
                    <w:rPr>
                      <w:rFonts w:ascii="Cambria Math" w:hAnsi="Cambria Math"/>
                    </w:rPr>
                    <m:t>B</m:t>
                  </m:r>
                  <m:sSub>
                    <m:sSubPr>
                      <m:ctrlPr>
                        <w:rPr>
                          <w:rFonts w:ascii="Cambria Math" w:hAnsi="Cambria Math"/>
                          <w:i/>
                          <w:iCs/>
                        </w:rPr>
                      </m:ctrlPr>
                    </m:sSubPr>
                    <m:e>
                      <m:r>
                        <w:rPr>
                          <w:rFonts w:ascii="Cambria Math" w:hAnsi="Cambria Math"/>
                        </w:rPr>
                        <m:t>K</m:t>
                      </m:r>
                    </m:e>
                    <m:sub>
                      <m:r>
                        <w:rPr>
                          <w:rFonts w:ascii="Cambria Math" w:hAnsi="Cambria Math"/>
                        </w:rPr>
                        <m:t>d</m:t>
                      </m:r>
                    </m:sub>
                  </m:sSub>
                  <m:r>
                    <m:rPr>
                      <m:sty m:val="p"/>
                    </m:rPr>
                    <w:rPr>
                      <w:rFonts w:ascii="Cambria Math" w:hAnsi="Cambria Math"/>
                    </w:rPr>
                    <m:t> +</m:t>
                  </m:r>
                  <m:sSub>
                    <m:sSubPr>
                      <m:ctrlPr>
                        <w:rPr>
                          <w:rFonts w:ascii="Cambria Math" w:hAnsi="Cambria Math"/>
                        </w:rPr>
                      </m:ctrlPr>
                    </m:sSubPr>
                    <m:e>
                      <m:r>
                        <w:rPr>
                          <w:rFonts w:ascii="Cambria Math" w:hAnsi="Cambria Math"/>
                        </w:rPr>
                        <m:t>μ</m:t>
                      </m:r>
                    </m:e>
                    <m:sub>
                      <m:r>
                        <w:rPr>
                          <w:rFonts w:ascii="Cambria Math" w:hAnsi="Cambria Math"/>
                        </w:rPr>
                        <m:t>soil</m:t>
                      </m:r>
                    </m:sub>
                  </m:sSub>
                  <m:d>
                    <m:dPr>
                      <m:ctrlPr>
                        <w:rPr>
                          <w:rFonts w:ascii="Cambria Math" w:hAnsi="Cambria Math"/>
                        </w:rPr>
                      </m:ctrlPr>
                    </m:dPr>
                    <m:e>
                      <m:r>
                        <m:rPr>
                          <m:sty m:val="p"/>
                        </m:rPr>
                        <w:rPr>
                          <w:rFonts w:ascii="Cambria Math" w:hAnsi="Cambria Math"/>
                        </w:rPr>
                        <m:t>v+</m:t>
                      </m:r>
                      <m:r>
                        <w:rPr>
                          <w:rFonts w:ascii="Cambria Math" w:hAnsi="Cambria Math"/>
                        </w:rPr>
                        <m:t>m</m:t>
                      </m:r>
                      <m:sSub>
                        <m:sSubPr>
                          <m:ctrlPr>
                            <w:rPr>
                              <w:rFonts w:ascii="Cambria Math" w:hAnsi="Cambria Math"/>
                              <w:i/>
                              <w:iCs/>
                            </w:rPr>
                          </m:ctrlPr>
                        </m:sSubPr>
                        <m:e>
                          <m:r>
                            <w:rPr>
                              <w:rFonts w:ascii="Cambria Math" w:hAnsi="Cambria Math"/>
                            </w:rPr>
                            <m:t>K</m:t>
                          </m:r>
                        </m:e>
                        <m:sub>
                          <m:r>
                            <w:rPr>
                              <w:rFonts w:ascii="Cambria Math" w:hAnsi="Cambria Math"/>
                            </w:rPr>
                            <m:t>d</m:t>
                          </m:r>
                        </m:sub>
                      </m:sSub>
                    </m:e>
                  </m:d>
                  <m:r>
                    <m:rPr>
                      <m:sty m:val="p"/>
                    </m:rPr>
                    <w:rPr>
                      <w:rFonts w:ascii="Cambria Math" w:hAnsi="Cambria Math"/>
                    </w:rPr>
                    <m:t xml:space="preserve"> </m:t>
                  </m:r>
                </m:num>
                <m:den>
                  <m:d>
                    <m:dPr>
                      <m:ctrlPr>
                        <w:rPr>
                          <w:rFonts w:ascii="Cambria Math" w:hAnsi="Cambria Math"/>
                          <w:i/>
                          <w:iCs/>
                        </w:rPr>
                      </m:ctrlPr>
                    </m:dPr>
                    <m:e>
                      <m:r>
                        <w:rPr>
                          <w:rFonts w:ascii="Cambria Math" w:hAnsi="Cambria Math"/>
                        </w:rPr>
                        <m:t>v+m</m:t>
                      </m:r>
                      <m:sSub>
                        <m:sSubPr>
                          <m:ctrlPr>
                            <w:rPr>
                              <w:rFonts w:ascii="Cambria Math" w:hAnsi="Cambria Math"/>
                              <w:i/>
                              <w:iCs/>
                            </w:rPr>
                          </m:ctrlPr>
                        </m:sSubPr>
                        <m:e>
                          <m:r>
                            <w:rPr>
                              <w:rFonts w:ascii="Cambria Math" w:hAnsi="Cambria Math"/>
                            </w:rPr>
                            <m:t>K</m:t>
                          </m:r>
                        </m:e>
                        <m:sub>
                          <m:r>
                            <w:rPr>
                              <w:rFonts w:ascii="Cambria Math" w:hAnsi="Cambria Math"/>
                            </w:rPr>
                            <m:t>d</m:t>
                          </m:r>
                        </m:sub>
                      </m:sSub>
                    </m:e>
                  </m:d>
                </m:den>
              </m:f>
            </m:e>
          </m:d>
          <m:r>
            <w:rPr>
              <w:rFonts w:ascii="Cambria Math" w:hAnsi="Cambria Math"/>
            </w:rPr>
            <m:t>c</m:t>
          </m:r>
        </m:oMath>
      </m:oMathPara>
    </w:p>
    <w:p w14:paraId="6EA336A9" w14:textId="0674EF21" w:rsidR="0079544B" w:rsidRDefault="0079544B" w:rsidP="0079544B">
      <w:pPr>
        <w:rPr>
          <w:rFonts w:eastAsiaTheme="minorEastAsia"/>
        </w:rPr>
      </w:pPr>
    </w:p>
    <w:p w14:paraId="4F0670AC" w14:textId="451D4C5A" w:rsidR="0079544B" w:rsidRDefault="0079544B" w:rsidP="0079544B">
      <w:pPr>
        <w:rPr>
          <w:rFonts w:eastAsiaTheme="minorEastAsia"/>
        </w:rPr>
      </w:pPr>
    </w:p>
    <w:p w14:paraId="1006F8AF" w14:textId="30C1563C" w:rsidR="0079544B" w:rsidRDefault="0079544B" w:rsidP="0079544B">
      <w:pPr>
        <w:rPr>
          <w:rFonts w:eastAsiaTheme="minorEastAsia"/>
        </w:rPr>
      </w:pPr>
      <w:r>
        <w:rPr>
          <w:rFonts w:eastAsiaTheme="minorEastAsia"/>
        </w:rPr>
        <w:t xml:space="preserve">The solution to this </w:t>
      </w:r>
    </w:p>
    <w:p w14:paraId="001D0A7B" w14:textId="6D8BB044" w:rsidR="0079544B" w:rsidRPr="00E614F1" w:rsidRDefault="0079544B" w:rsidP="0079544B">
      <w:pPr>
        <w:rPr>
          <w:rFonts w:eastAsiaTheme="minorEastAsia"/>
        </w:rPr>
      </w:pPr>
      <m:oMathPara>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TPEZ</m:t>
                  </m:r>
                </m:sub>
              </m:sSub>
            </m:sup>
          </m:sSup>
          <m:r>
            <w:rPr>
              <w:rFonts w:ascii="Cambria Math" w:eastAsiaTheme="minorEastAsia" w:hAnsi="Cambria Math"/>
            </w:rPr>
            <m:t xml:space="preserve"> </m:t>
          </m:r>
        </m:oMath>
      </m:oMathPara>
    </w:p>
    <w:p w14:paraId="42EA7286" w14:textId="22F6008A" w:rsidR="00E614F1" w:rsidRDefault="00E614F1" w:rsidP="00DE5E78"/>
    <w:p w14:paraId="527F6DE5" w14:textId="21B5D21B" w:rsidR="0079544B" w:rsidRDefault="0079544B" w:rsidP="00DE5E78">
      <w:pPr>
        <w:rPr>
          <w:rFonts w:eastAsiaTheme="minorEastAsia"/>
        </w:rPr>
      </w:pPr>
      <w:r>
        <w:t xml:space="preserve">Where </w:t>
      </w:r>
      <m:oMath>
        <m:sSub>
          <m:sSubPr>
            <m:ctrlPr>
              <w:rPr>
                <w:rFonts w:ascii="Cambria Math" w:hAnsi="Cambria Math"/>
                <w:i/>
              </w:rPr>
            </m:ctrlPr>
          </m:sSubPr>
          <m:e>
            <m:r>
              <w:rPr>
                <w:rFonts w:ascii="Cambria Math" w:hAnsi="Cambria Math"/>
              </w:rPr>
              <m:t>k</m:t>
            </m:r>
          </m:e>
          <m:sub>
            <m:r>
              <w:rPr>
                <w:rFonts w:ascii="Cambria Math" w:hAnsi="Cambria Math"/>
              </w:rPr>
              <m:t>TPEZ</m:t>
            </m:r>
          </m:sub>
        </m:sSub>
      </m:oMath>
      <w:r>
        <w:t xml:space="preserve"> is the overall </w:t>
      </w:r>
      <w:r>
        <w:rPr>
          <w:rFonts w:eastAsiaTheme="minorEastAsia"/>
        </w:rPr>
        <w:t>first order dissipation coefficient for the TPE</w:t>
      </w:r>
      <w:r>
        <w:rPr>
          <w:rFonts w:eastAsiaTheme="minorEastAsia"/>
        </w:rPr>
        <w:t>Z, defined as</w:t>
      </w:r>
    </w:p>
    <w:p w14:paraId="574A2515" w14:textId="77777777" w:rsidR="0079544B" w:rsidRDefault="0079544B" w:rsidP="00DE5E78"/>
    <w:p w14:paraId="46BCE4B8" w14:textId="0D7545B7" w:rsidR="00BA7F15" w:rsidRPr="0079544B" w:rsidRDefault="0079544B" w:rsidP="00DE5E78">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TPEZ</m:t>
              </m:r>
            </m:sub>
          </m:sSub>
          <m:r>
            <w:rPr>
              <w:rFonts w:ascii="Cambria Math" w:hAnsi="Cambria Math"/>
            </w:rPr>
            <m:t>=</m:t>
          </m:r>
          <m:f>
            <m:fPr>
              <m:ctrlPr>
                <w:rPr>
                  <w:rFonts w:ascii="Cambria Math" w:hAnsi="Cambria Math"/>
                  <w:i/>
                </w:rPr>
              </m:ctrlPr>
            </m:fPr>
            <m:num>
              <m:r>
                <w:rPr>
                  <w:rFonts w:ascii="Cambria Math" w:hAnsi="Cambria Math"/>
                </w:rPr>
                <m:t>Q</m:t>
              </m:r>
            </m:num>
            <m:den>
              <m:d>
                <m:dPr>
                  <m:ctrlPr>
                    <w:rPr>
                      <w:rFonts w:ascii="Cambria Math" w:hAnsi="Cambria Math"/>
                      <w:i/>
                      <w:iCs/>
                    </w:rPr>
                  </m:ctrlPr>
                </m:dPr>
                <m:e>
                  <m:r>
                    <w:rPr>
                      <w:rFonts w:ascii="Cambria Math" w:hAnsi="Cambria Math"/>
                    </w:rPr>
                    <m:t>v+m</m:t>
                  </m:r>
                  <m:sSub>
                    <m:sSubPr>
                      <m:ctrlPr>
                        <w:rPr>
                          <w:rFonts w:ascii="Cambria Math" w:hAnsi="Cambria Math"/>
                          <w:i/>
                          <w:iCs/>
                        </w:rPr>
                      </m:ctrlPr>
                    </m:sSubPr>
                    <m:e>
                      <m:r>
                        <w:rPr>
                          <w:rFonts w:ascii="Cambria Math" w:hAnsi="Cambria Math"/>
                        </w:rPr>
                        <m:t>K</m:t>
                      </m:r>
                    </m:e>
                    <m:sub>
                      <m:r>
                        <w:rPr>
                          <w:rFonts w:ascii="Cambria Math" w:hAnsi="Cambria Math"/>
                        </w:rPr>
                        <m:t>d</m:t>
                      </m:r>
                    </m:sub>
                  </m:sSub>
                </m:e>
              </m:d>
            </m:den>
          </m:f>
          <m:r>
            <w:rPr>
              <w:rFonts w:ascii="Cambria Math" w:hAnsi="Cambria Math"/>
            </w:rPr>
            <m:t>+</m:t>
          </m:r>
          <m:f>
            <m:fPr>
              <m:ctrlPr>
                <w:rPr>
                  <w:rFonts w:ascii="Cambria Math" w:hAnsi="Cambria Math"/>
                  <w:i/>
                </w:rPr>
              </m:ctrlPr>
            </m:fPr>
            <m:num>
              <m:r>
                <w:rPr>
                  <w:rFonts w:ascii="Cambria Math" w:hAnsi="Cambria Math"/>
                </w:rPr>
                <m:t>B</m:t>
              </m:r>
            </m:num>
            <m:den>
              <m:d>
                <m:dPr>
                  <m:ctrlPr>
                    <w:rPr>
                      <w:rFonts w:ascii="Cambria Math" w:hAnsi="Cambria Math"/>
                      <w:i/>
                      <w:iCs/>
                    </w:rPr>
                  </m:ctrlPr>
                </m:dPr>
                <m:e>
                  <m:r>
                    <w:rPr>
                      <w:rFonts w:ascii="Cambria Math" w:hAnsi="Cambria Math"/>
                    </w:rPr>
                    <m:t>v+m</m:t>
                  </m:r>
                  <m:sSub>
                    <m:sSubPr>
                      <m:ctrlPr>
                        <w:rPr>
                          <w:rFonts w:ascii="Cambria Math" w:hAnsi="Cambria Math"/>
                          <w:i/>
                          <w:iCs/>
                        </w:rPr>
                      </m:ctrlPr>
                    </m:sSubPr>
                    <m:e>
                      <m:r>
                        <w:rPr>
                          <w:rFonts w:ascii="Cambria Math" w:hAnsi="Cambria Math"/>
                        </w:rPr>
                        <m:t>K</m:t>
                      </m:r>
                    </m:e>
                    <m:sub>
                      <m:r>
                        <w:rPr>
                          <w:rFonts w:ascii="Cambria Math" w:hAnsi="Cambria Math"/>
                        </w:rPr>
                        <m:t>d</m:t>
                      </m:r>
                    </m:sub>
                  </m:sSub>
                </m:e>
              </m:d>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soil</m:t>
              </m:r>
            </m:sub>
          </m:sSub>
        </m:oMath>
      </m:oMathPara>
    </w:p>
    <w:p w14:paraId="67003A65" w14:textId="0ECD2862" w:rsidR="0079544B" w:rsidRDefault="0079544B" w:rsidP="00DE5E78">
      <w:pPr>
        <w:rPr>
          <w:rFonts w:eastAsiaTheme="minorEastAsia"/>
        </w:rPr>
      </w:pPr>
    </w:p>
    <w:p w14:paraId="6F92FC75" w14:textId="2229E2D3" w:rsidR="0079544B" w:rsidRDefault="0079544B" w:rsidP="00DE5E78">
      <w:pPr>
        <w:rPr>
          <w:rFonts w:eastAsiaTheme="minorEastAsia"/>
        </w:rPr>
      </w:pPr>
      <w:r>
        <w:rPr>
          <w:rFonts w:eastAsiaTheme="minorEastAsia"/>
        </w:rPr>
        <w:t xml:space="preserve">where </w:t>
      </w:r>
    </w:p>
    <w:p w14:paraId="7D5F6A7A" w14:textId="3705D773" w:rsidR="0079544B" w:rsidRDefault="0079544B" w:rsidP="00DE5E78">
      <m:oMath>
        <m:sSub>
          <m:sSubPr>
            <m:ctrlPr>
              <w:rPr>
                <w:rFonts w:ascii="Cambria Math" w:hAnsi="Cambria Math"/>
                <w:i/>
              </w:rPr>
            </m:ctrlPr>
          </m:sSubPr>
          <m:e>
            <m:r>
              <w:rPr>
                <w:rFonts w:ascii="Cambria Math" w:hAnsi="Cambria Math"/>
              </w:rPr>
              <m:t>k</m:t>
            </m:r>
          </m:e>
          <m:sub>
            <m:r>
              <w:rPr>
                <w:rFonts w:ascii="Cambria Math" w:hAnsi="Cambria Math"/>
              </w:rPr>
              <m:t>TPEZ</m:t>
            </m:r>
          </m:sub>
        </m:sSub>
      </m:oMath>
      <w:r>
        <w:rPr>
          <w:rFonts w:eastAsiaTheme="minorEastAsia"/>
        </w:rPr>
        <w:t xml:space="preserve"> = </w:t>
      </w:r>
    </w:p>
    <w:p w14:paraId="46B15FEE" w14:textId="238DC9A7" w:rsidR="001A1867" w:rsidRDefault="00E10A36" w:rsidP="00E10A36">
      <w:pPr>
        <w:pStyle w:val="Heading2"/>
      </w:pPr>
      <w:r>
        <w:t xml:space="preserve">Time </w:t>
      </w:r>
      <w:r w:rsidR="00E614F1">
        <w:t>Discretization</w:t>
      </w:r>
    </w:p>
    <w:p w14:paraId="3D031B2F" w14:textId="77777777" w:rsidR="001A1867" w:rsidRDefault="001A1867" w:rsidP="00DE5E78"/>
    <w:p w14:paraId="7DEBFEFC" w14:textId="0CB223A5" w:rsidR="001A1867" w:rsidRDefault="00E10A36" w:rsidP="00DE5E78">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1D54BF6B" w14:textId="77777777" w:rsidR="001A1867" w:rsidRDefault="001A1867" w:rsidP="00DE5E78"/>
    <w:p w14:paraId="52FF3F7E" w14:textId="77777777" w:rsidR="001A1867" w:rsidRDefault="001A1867" w:rsidP="00DE5E78"/>
    <w:p w14:paraId="4ACE4262" w14:textId="77777777" w:rsidR="001A1867" w:rsidRDefault="001A1867" w:rsidP="00DE5E78"/>
    <w:p w14:paraId="4DC99912" w14:textId="77777777" w:rsidR="001A1867" w:rsidRDefault="001A1867" w:rsidP="00DE5E78"/>
    <w:p w14:paraId="51D254DD" w14:textId="77777777" w:rsidR="001A1867" w:rsidRDefault="001A1867" w:rsidP="00DE5E78"/>
    <w:p w14:paraId="7F079171" w14:textId="77777777" w:rsidR="001A1867" w:rsidRDefault="001A1867" w:rsidP="00DE5E78"/>
    <w:p w14:paraId="6706EB99" w14:textId="77777777" w:rsidR="001A1867" w:rsidRDefault="001A1867" w:rsidP="00DE5E78"/>
    <w:p w14:paraId="200EBB4F" w14:textId="77777777" w:rsidR="001A1867" w:rsidRDefault="001A1867" w:rsidP="00DE5E78"/>
    <w:p w14:paraId="28D45C9D" w14:textId="77777777" w:rsidR="001A1867" w:rsidRDefault="001A1867" w:rsidP="00DE5E78"/>
    <w:p w14:paraId="5858FE87" w14:textId="77777777" w:rsidR="001A1867" w:rsidRDefault="001A1867" w:rsidP="00DE5E78"/>
    <w:p w14:paraId="75CC3C86" w14:textId="77777777" w:rsidR="001A1867" w:rsidRDefault="001A1867" w:rsidP="00DE5E78"/>
    <w:p w14:paraId="691CCC7C" w14:textId="77777777" w:rsidR="001A1867" w:rsidRDefault="001A1867" w:rsidP="00DE5E78"/>
    <w:p w14:paraId="2050BF2E" w14:textId="77777777" w:rsidR="001A1867" w:rsidRDefault="001A1867" w:rsidP="00DE5E78"/>
    <w:p w14:paraId="58A3C12B" w14:textId="77777777" w:rsidR="001A1867" w:rsidRDefault="001A1867" w:rsidP="00DE5E78"/>
    <w:p w14:paraId="4AD6AE1A" w14:textId="77777777" w:rsidR="001A1867" w:rsidRDefault="001A1867" w:rsidP="00DE5E78"/>
    <w:p w14:paraId="44E25796" w14:textId="3A46FFE4" w:rsidR="00173927" w:rsidRDefault="00173927" w:rsidP="00DE5E78"/>
    <w:p w14:paraId="14EF90DE" w14:textId="77777777" w:rsidR="00173927" w:rsidRDefault="00173927" w:rsidP="00DE5E78">
      <w:pPr>
        <w:pStyle w:val="Heading1"/>
      </w:pPr>
      <w:bookmarkStart w:id="358" w:name="_Toc138155227"/>
      <w:r>
        <w:t>Computer Implementation</w:t>
      </w:r>
      <w:bookmarkEnd w:id="358"/>
    </w:p>
    <w:p w14:paraId="4595505E" w14:textId="77777777" w:rsidR="00173927" w:rsidRPr="00480DFC" w:rsidRDefault="00173927" w:rsidP="00DE5E78">
      <w:r>
        <w:t>PRZM5 is written with the standards of Fortran 2003.  Subroutines have been grouped into modules with intuitive names (e.g., Erosion, Pesticide Application, and Irrigation). This should facilitate locating relevant routines during maintenance. The Main Program (PRZM5) is in the file PRZM5.f90.  The main calls the input file read routines (PRZMRD_PRZM5) and then sets up a daily time loop.  The daily time loop reads a line from the meteorological file and then runs a day of the hydrology, plant growth, and transport routines.  Daily output is delivered to a *.zts file, where desired output is specified by the user in the input file.  A file that records run status and errors is created as kecho.prn.  All files are delivered to the default working directory.</w:t>
      </w:r>
    </w:p>
    <w:p w14:paraId="0C38F713" w14:textId="77777777" w:rsidR="00173927" w:rsidRDefault="00173927" w:rsidP="00DE5E78"/>
    <w:p w14:paraId="006B4DFA" w14:textId="77777777" w:rsidR="00173927" w:rsidRDefault="00173927" w:rsidP="00DE5E78">
      <w:r>
        <w:t>To run PRZM5, the command line is as follows:</w:t>
      </w:r>
    </w:p>
    <w:p w14:paraId="2F9B1A88" w14:textId="77777777" w:rsidR="00173927" w:rsidRDefault="00173927" w:rsidP="00DE5E78"/>
    <w:p w14:paraId="6C559B69" w14:textId="77777777" w:rsidR="00173927" w:rsidRDefault="00173927" w:rsidP="00DE5E78">
      <w:pPr>
        <w:rPr>
          <w:i/>
        </w:rPr>
      </w:pPr>
      <w:r>
        <w:t>prompt&gt; PRZM5.exe</w:t>
      </w:r>
      <w:r>
        <w:rPr>
          <w:i/>
        </w:rPr>
        <w:t xml:space="preserve"> input</w:t>
      </w:r>
      <w:r w:rsidRPr="00BB26CA">
        <w:rPr>
          <w:i/>
        </w:rPr>
        <w:t>filepath</w:t>
      </w:r>
    </w:p>
    <w:p w14:paraId="2B3805D7" w14:textId="77777777" w:rsidR="00173927" w:rsidRPr="00BB26CA" w:rsidRDefault="00173927" w:rsidP="00DE5E78"/>
    <w:p w14:paraId="1F44E08D" w14:textId="77777777" w:rsidR="00173927" w:rsidRDefault="00173927" w:rsidP="00DE5E78">
      <w:r>
        <w:t>Where the</w:t>
      </w:r>
      <w:r>
        <w:rPr>
          <w:i/>
        </w:rPr>
        <w:t xml:space="preserve"> input</w:t>
      </w:r>
      <w:r w:rsidRPr="00FC7536">
        <w:rPr>
          <w:i/>
        </w:rPr>
        <w:t>filepath</w:t>
      </w:r>
      <w:r>
        <w:t xml:space="preserve"> argument is optional.  If </w:t>
      </w:r>
      <w:r w:rsidRPr="00760F4A">
        <w:rPr>
          <w:i/>
        </w:rPr>
        <w:t>inputfilepath</w:t>
      </w:r>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DE5E78"/>
    <w:p w14:paraId="02382A62" w14:textId="77777777" w:rsidR="00173927" w:rsidRDefault="00173927" w:rsidP="00DE5E78">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DE5E78"/>
    <w:p w14:paraId="12060877" w14:textId="77777777" w:rsidR="00173927" w:rsidRDefault="00173927" w:rsidP="00DE5E78">
      <w:r>
        <w:t xml:space="preserve">C:&gt; c:\models\Przm5.exe </w:t>
      </w:r>
      <w:r w:rsidRPr="00760F4A">
        <w:t>c:\models\</w:t>
      </w:r>
      <w:r>
        <w:t>testrun\</w:t>
      </w:r>
    </w:p>
    <w:p w14:paraId="0C7F810B" w14:textId="77777777" w:rsidR="00173927" w:rsidRDefault="00173927" w:rsidP="00DE5E78"/>
    <w:p w14:paraId="1286453C" w14:textId="77777777" w:rsidR="00173927" w:rsidRDefault="00173927" w:rsidP="00DE5E78">
      <w:r>
        <w:t>If spaces are used in the path name, then the argument must be enclosed in quotation marks, as follows:</w:t>
      </w:r>
    </w:p>
    <w:p w14:paraId="441AD827" w14:textId="77777777" w:rsidR="00173927" w:rsidRDefault="00173927" w:rsidP="00DE5E78"/>
    <w:p w14:paraId="54E32356" w14:textId="02C4D794" w:rsidR="00173927" w:rsidRDefault="00173927" w:rsidP="00DE5E78">
      <w:r>
        <w:t>C:&gt; c:\models\Przm5.exe “</w:t>
      </w:r>
      <w:r w:rsidRPr="00760F4A">
        <w:t>c:\</w:t>
      </w:r>
      <w:r>
        <w:t>My M</w:t>
      </w:r>
      <w:r w:rsidRPr="00760F4A">
        <w:t>odels\</w:t>
      </w:r>
      <w:r>
        <w:t>testrun\”</w:t>
      </w:r>
    </w:p>
    <w:p w14:paraId="548EEC48" w14:textId="461655EB" w:rsidR="00E001F5" w:rsidRDefault="00E001F5" w:rsidP="00DE5E78"/>
    <w:p w14:paraId="61EAFA4D" w14:textId="0E914553" w:rsidR="00E001F5" w:rsidRDefault="00E001F5" w:rsidP="00DE5E78"/>
    <w:p w14:paraId="3E096049" w14:textId="77777777" w:rsidR="00E001F5" w:rsidRPr="008B363D" w:rsidRDefault="00E001F5" w:rsidP="00DE5E78"/>
    <w:p w14:paraId="3CD79302" w14:textId="77777777" w:rsidR="00E001F5" w:rsidRPr="008B363D" w:rsidRDefault="00E001F5" w:rsidP="00DE5E78">
      <w:bookmarkStart w:id="359" w:name="_Toc451238578"/>
      <w:r w:rsidRPr="008B363D">
        <w:t>6.1</w:t>
      </w:r>
      <w:r w:rsidRPr="008B363D">
        <w:tab/>
        <w:t>Executable and the Command Line</w:t>
      </w:r>
      <w:bookmarkEnd w:id="359"/>
    </w:p>
    <w:p w14:paraId="352F7E95" w14:textId="77777777" w:rsidR="00E001F5" w:rsidRPr="008B363D" w:rsidRDefault="00E001F5" w:rsidP="00DE5E78">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DE5E78"/>
    <w:p w14:paraId="00DB0698" w14:textId="77777777" w:rsidR="00E001F5" w:rsidRPr="008B363D" w:rsidRDefault="00E001F5" w:rsidP="00DE5E78">
      <w:r w:rsidRPr="008B363D">
        <w:t>fortranvvwm.exe  “</w:t>
      </w:r>
      <w:r w:rsidRPr="008B363D">
        <w:rPr>
          <w:i/>
        </w:rPr>
        <w:t>inputfilename”</w:t>
      </w:r>
    </w:p>
    <w:p w14:paraId="6D989EF4" w14:textId="77777777" w:rsidR="00E001F5" w:rsidRPr="008B363D" w:rsidRDefault="00E001F5" w:rsidP="00DE5E78"/>
    <w:p w14:paraId="1316D727" w14:textId="77777777" w:rsidR="00E001F5" w:rsidRPr="008B363D" w:rsidRDefault="00E001F5" w:rsidP="00DE5E78">
      <w:r w:rsidRPr="008B363D">
        <w:t xml:space="preserve">where </w:t>
      </w:r>
      <w:r w:rsidRPr="008B363D">
        <w:rPr>
          <w:i/>
        </w:rPr>
        <w:t>fortranvvwm.exe</w:t>
      </w:r>
      <w:r w:rsidRPr="008B363D">
        <w:t xml:space="preserve"> is the name of the executable, and </w:t>
      </w:r>
      <w:r w:rsidRPr="008B363D">
        <w:rPr>
          <w:i/>
        </w:rPr>
        <w:t>inputfilename</w:t>
      </w:r>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DE5E78"/>
    <w:p w14:paraId="75A388CC" w14:textId="77777777" w:rsidR="00E001F5" w:rsidRPr="008B363D" w:rsidRDefault="00E001F5" w:rsidP="00DE5E78">
      <w:r w:rsidRPr="008B363D">
        <w:t>C:\&gt; fortranvvwm.exe  “C:\My Documents\Test\MyFirstInputFile.txt”</w:t>
      </w:r>
    </w:p>
    <w:p w14:paraId="1DC3FB37" w14:textId="77777777" w:rsidR="00E001F5" w:rsidRPr="008B363D" w:rsidRDefault="00E001F5" w:rsidP="00DE5E78"/>
    <w:p w14:paraId="02891F43" w14:textId="77777777" w:rsidR="00E001F5" w:rsidRPr="008B363D" w:rsidRDefault="00E001F5" w:rsidP="00DE5E78">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DE5E78"/>
    <w:p w14:paraId="5632A2A2" w14:textId="6F9612E4" w:rsidR="00E001F5" w:rsidRDefault="00E001F5" w:rsidP="00DE5E78"/>
    <w:p w14:paraId="6B5FA033" w14:textId="4E91A99B" w:rsidR="00E001F5" w:rsidRDefault="00E001F5" w:rsidP="00DE5E78"/>
    <w:p w14:paraId="45247A7F" w14:textId="237C3627" w:rsidR="00E001F5" w:rsidRDefault="00E001F5" w:rsidP="00DE5E78"/>
    <w:p w14:paraId="6F362BBD" w14:textId="0C38ECFF" w:rsidR="00E001F5" w:rsidRDefault="00E001F5" w:rsidP="00DE5E78"/>
    <w:p w14:paraId="7EE8A582" w14:textId="3E22793E" w:rsidR="00E001F5" w:rsidRDefault="00E001F5" w:rsidP="00DE5E78"/>
    <w:p w14:paraId="4B9213AB" w14:textId="77777777" w:rsidR="00E001F5" w:rsidRDefault="00E001F5" w:rsidP="00DE5E78"/>
    <w:p w14:paraId="28CF8BE9" w14:textId="77777777" w:rsidR="00173927" w:rsidRDefault="00173927" w:rsidP="00DE5E78"/>
    <w:p w14:paraId="3D37322D" w14:textId="77777777" w:rsidR="00173927" w:rsidRDefault="00173927" w:rsidP="00DE5E78">
      <w:pPr>
        <w:pStyle w:val="Heading1"/>
      </w:pPr>
      <w:bookmarkStart w:id="360" w:name="_Toc138155228"/>
      <w:r>
        <w:t>References</w:t>
      </w:r>
      <w:bookmarkEnd w:id="360"/>
    </w:p>
    <w:p w14:paraId="098CBB99" w14:textId="77777777" w:rsidR="00173927" w:rsidRDefault="00173927" w:rsidP="00DE5E78">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DE5E78"/>
    <w:p w14:paraId="2A520E2F" w14:textId="77777777" w:rsidR="00173927" w:rsidRDefault="00173927" w:rsidP="00DE5E78">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E5E78"/>
    <w:p w14:paraId="2518FF49" w14:textId="77777777" w:rsidR="00173927" w:rsidRDefault="00173927" w:rsidP="00DE5E78">
      <w:r>
        <w:t xml:space="preserve">Brutsaert, W., 1982. Evaporation into the Atmosphere: Theory, History, and Applications. D. Reidel </w:t>
      </w:r>
      <w:r w:rsidRPr="00773C14">
        <w:t>Publishing Co., Dordrecht, Holland.</w:t>
      </w:r>
    </w:p>
    <w:p w14:paraId="4B066591" w14:textId="77777777" w:rsidR="00173927" w:rsidRDefault="00173927" w:rsidP="00DE5E78"/>
    <w:p w14:paraId="4F73418B" w14:textId="77777777" w:rsidR="00173927" w:rsidRPr="00773C14" w:rsidRDefault="00173927" w:rsidP="00DE5E78">
      <w:r w:rsidRPr="00773C14">
        <w:lastRenderedPageBreak/>
        <w:t>Burns, L.A., L.A. Suárez, and L. Prieto</w:t>
      </w:r>
      <w:r>
        <w:t>,</w:t>
      </w:r>
      <w:r w:rsidRPr="00773C14">
        <w:t xml:space="preserve"> 2005. United States Meteorological Data: Daily and</w:t>
      </w:r>
    </w:p>
    <w:p w14:paraId="13A6517B" w14:textId="77777777" w:rsidR="00173927" w:rsidRPr="00773C14" w:rsidRDefault="00173927" w:rsidP="00DE5E78">
      <w:r w:rsidRPr="00773C14">
        <w:t>Hourly Files to Support Predictive Exposure Modeling. U.S. Environmental Protection</w:t>
      </w:r>
    </w:p>
    <w:p w14:paraId="6E90A94F" w14:textId="77777777" w:rsidR="00173927" w:rsidRDefault="00173927" w:rsidP="00DE5E78">
      <w:r w:rsidRPr="00773C14">
        <w:t>Agency, Athens, Georgia.</w:t>
      </w:r>
    </w:p>
    <w:p w14:paraId="3EBC1C6F" w14:textId="77777777" w:rsidR="00173927" w:rsidRDefault="00173927" w:rsidP="00DE5E78"/>
    <w:p w14:paraId="519B94FB" w14:textId="77777777" w:rsidR="00173927" w:rsidRDefault="00173927" w:rsidP="00DE5E78">
      <w:r>
        <w:t>Collins, W.D., 1925. Temperature of water available for industrial use in the United States: U.S. Geol. Survey Water-Supply, Paper 520-F, p. 97-104.</w:t>
      </w:r>
    </w:p>
    <w:p w14:paraId="58AF4609" w14:textId="77777777" w:rsidR="00173927" w:rsidRDefault="00173927" w:rsidP="00DE5E78"/>
    <w:p w14:paraId="571EB3D7" w14:textId="77777777" w:rsidR="00173927" w:rsidRDefault="00173927" w:rsidP="00DE5E78">
      <w:r>
        <w:t>d</w:t>
      </w:r>
      <w:r w:rsidRPr="00C4317A">
        <w:t xml:space="preserve">e Vries, D.A., 1963. Thermal properties of soils, Chapter 7 in Physics of Plant Environment, edited by W. R. </w:t>
      </w:r>
      <w:r>
        <w:t>v</w:t>
      </w:r>
      <w:r w:rsidRPr="00C4317A">
        <w:t>an Wijk, p. 210-235.</w:t>
      </w:r>
    </w:p>
    <w:p w14:paraId="4FE62083" w14:textId="77777777" w:rsidR="00173927" w:rsidRDefault="00173927" w:rsidP="00DE5E78"/>
    <w:p w14:paraId="4A7A2086" w14:textId="77777777" w:rsidR="00173927" w:rsidRPr="00574BAB" w:rsidRDefault="00173927" w:rsidP="00DE5E78">
      <w:r>
        <w:t>Dickenson, RE (1984) modeling evapotranspiration for the three-dimensional global climate models. In Climate Processes and Climate Sensitivity” Geophysical Monograph 29, Vol 5</w:t>
      </w:r>
    </w:p>
    <w:p w14:paraId="4A3E93D7" w14:textId="77777777" w:rsidR="00173927" w:rsidRDefault="00173927" w:rsidP="00DE5E78"/>
    <w:p w14:paraId="5DBA6CCE" w14:textId="77777777" w:rsidR="00173927" w:rsidRDefault="00173927" w:rsidP="00DE5E78">
      <w:r>
        <w:t>Douglas J.J. and B.F. Jones, 1963. On predictor-corrector methods for nonlinear parabolic equations. J. SIAM, 11, 195-204.</w:t>
      </w:r>
    </w:p>
    <w:p w14:paraId="53ED0289" w14:textId="77777777" w:rsidR="00173927" w:rsidRDefault="00173927" w:rsidP="00DE5E78"/>
    <w:p w14:paraId="46872A98" w14:textId="77777777" w:rsidR="00173927" w:rsidRPr="0018445E" w:rsidRDefault="00173927" w:rsidP="00DE5E78">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E5E78"/>
    <w:p w14:paraId="41B2207E" w14:textId="77777777" w:rsidR="00173927" w:rsidRDefault="00173927" w:rsidP="00DE5E78">
      <w:r>
        <w:t>Hanks, R. J., D. D. Austin, and W. T. Ondrechen, 1971. Soil temperature estimation by a numeric method. Soil Sci. Soc. Am. J., 35(5), p. 665-667.</w:t>
      </w:r>
    </w:p>
    <w:p w14:paraId="69954E33" w14:textId="77777777" w:rsidR="00173927" w:rsidRDefault="00173927" w:rsidP="00DE5E78"/>
    <w:p w14:paraId="1FE5DEDC" w14:textId="77777777" w:rsidR="00173927" w:rsidRPr="00773C14" w:rsidRDefault="00173927" w:rsidP="00DE5E78">
      <w:r w:rsidRPr="00773C14">
        <w:t>Jury, W. A., R. Grover, W. F. Spencer, and W. J. Farmer</w:t>
      </w:r>
      <w:r>
        <w:t>,</w:t>
      </w:r>
      <w:r w:rsidRPr="00773C14">
        <w:t xml:space="preserve"> 1983a. Behavior assessment model for</w:t>
      </w:r>
    </w:p>
    <w:p w14:paraId="50A359B7" w14:textId="77777777" w:rsidR="00173927" w:rsidRPr="00773C14" w:rsidRDefault="00173927" w:rsidP="00DE5E78">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E5E78">
      <w:r w:rsidRPr="00773C14">
        <w:t>564.</w:t>
      </w:r>
    </w:p>
    <w:p w14:paraId="42C9ADD3" w14:textId="77777777" w:rsidR="00173927" w:rsidRPr="00773C14" w:rsidRDefault="00173927" w:rsidP="00DE5E78"/>
    <w:p w14:paraId="4E1E4919" w14:textId="77777777" w:rsidR="00173927" w:rsidRDefault="00173927" w:rsidP="00DE5E78">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E5E78"/>
    <w:p w14:paraId="12003B0D" w14:textId="77777777" w:rsidR="00173927" w:rsidRDefault="00173927" w:rsidP="00DE5E78">
      <w:r>
        <w:t>Kilmer, V. J., 1982. Handbook of Soils and Climate in Agriculture. CRC Press, Inc., Boca Raton,</w:t>
      </w:r>
    </w:p>
    <w:p w14:paraId="2DE62C6D" w14:textId="77777777" w:rsidR="00173927" w:rsidRDefault="00173927" w:rsidP="00DE5E78">
      <w:r>
        <w:t xml:space="preserve">Florida, USA. </w:t>
      </w:r>
    </w:p>
    <w:p w14:paraId="72432F1B" w14:textId="77777777" w:rsidR="00173927" w:rsidRDefault="00173927" w:rsidP="00DE5E78"/>
    <w:p w14:paraId="16731306" w14:textId="77777777" w:rsidR="00173927" w:rsidRDefault="00173927" w:rsidP="00DE5E78">
      <w:r>
        <w:t>Kinnell,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E5E78"/>
    <w:p w14:paraId="3A5ACE98" w14:textId="77777777" w:rsidR="00173927" w:rsidRDefault="00173927" w:rsidP="00DE5E78">
      <w:r>
        <w:t>Knisel,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DE5E78"/>
    <w:p w14:paraId="4E708A4F" w14:textId="77777777" w:rsidR="00173927" w:rsidRDefault="00173927" w:rsidP="00DE5E78">
      <w:r w:rsidRPr="00773C14">
        <w:t>Mehlenbacher,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E5E78"/>
    <w:p w14:paraId="4240A9BB" w14:textId="77777777" w:rsidR="00173927" w:rsidRDefault="00173927" w:rsidP="00DE5E78">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E5E78"/>
    <w:p w14:paraId="64A6DA94" w14:textId="77777777" w:rsidR="00173927" w:rsidRDefault="00173927" w:rsidP="00DE5E78">
      <w:r>
        <w:t>NRCS, 1986. Urban Hydrology for Small Watersheds, TR-55, Natural Resources Conservation Service, United States Department of Agriculture, Washington DC.</w:t>
      </w:r>
    </w:p>
    <w:p w14:paraId="701C5ADF" w14:textId="77777777" w:rsidR="00173927" w:rsidRDefault="00173927" w:rsidP="00DE5E78"/>
    <w:p w14:paraId="0AD70790" w14:textId="77777777" w:rsidR="00173927" w:rsidRDefault="00173927" w:rsidP="00DE5E78">
      <w:r>
        <w:t>NRCS, 2003.  National Engineering Handbook Section 4: Hydrology. Natural Resources Conservation Service, United States Department of Agriculture, Washington DC.</w:t>
      </w:r>
    </w:p>
    <w:p w14:paraId="7649DE2D" w14:textId="77777777" w:rsidR="00173927" w:rsidRDefault="00173927" w:rsidP="00DE5E78"/>
    <w:p w14:paraId="0ADD4D67" w14:textId="77777777" w:rsidR="00173927" w:rsidRDefault="00173927" w:rsidP="00DE5E78">
      <w:pPr>
        <w:rPr>
          <w:color w:val="000000"/>
        </w:rPr>
      </w:pPr>
      <w:r>
        <w:t>Rosenberg, N. J., 1974. Microclimate: The Biological Environment. Wiley Interscience, New York, New York, USA.</w:t>
      </w:r>
    </w:p>
    <w:p w14:paraId="66EF0F01" w14:textId="77777777" w:rsidR="00173927" w:rsidRDefault="00173927" w:rsidP="00DE5E78"/>
    <w:p w14:paraId="7C1F881B" w14:textId="77777777" w:rsidR="00173927" w:rsidRDefault="00173927" w:rsidP="00DE5E78">
      <w:r>
        <w:t>Soil Conservation Service, 1986. Urban Hydrology for Small Watersheds. Technical Release TR-55, U.S. Department of Agriculture Soil Conservation Service, Washington, DC, USA.</w:t>
      </w:r>
    </w:p>
    <w:p w14:paraId="60B55F7B" w14:textId="77777777" w:rsidR="00173927" w:rsidRDefault="00173927" w:rsidP="00DE5E78"/>
    <w:p w14:paraId="291CCC46" w14:textId="77777777" w:rsidR="00173927" w:rsidRDefault="00173927" w:rsidP="00DE5E78">
      <w:r w:rsidRPr="00472CAD">
        <w:t>Stamper, J. H., H. N. Nigg,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E5E78"/>
    <w:p w14:paraId="256C69FE" w14:textId="77777777" w:rsidR="00173927" w:rsidRDefault="00173927" w:rsidP="00DE5E78">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E5E78"/>
    <w:p w14:paraId="4CC1CAC9" w14:textId="77777777" w:rsidR="00173927" w:rsidRDefault="00173927" w:rsidP="00DE5E78">
      <w:r>
        <w:t>Stewart, B. A., D. A. Woolhiser, W. H. Wischmeier,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E5E78"/>
    <w:p w14:paraId="686D49E0" w14:textId="77777777" w:rsidR="00173927" w:rsidRDefault="00173927" w:rsidP="00DE5E78">
      <w:r>
        <w:t>Stewart, B. A., D. A. Woolhiser, W. H. Wischmeier,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E5E78"/>
    <w:p w14:paraId="0416CDAE" w14:textId="77777777" w:rsidR="00173927" w:rsidRDefault="00173927" w:rsidP="00DE5E78">
      <w:r>
        <w:t>Thibodeaux, L. J., 1996. Environmental Chemodynamics: Movement of Chemicals in Air, Water, and Soil, 2nd ed., John Wiley &amp; Sons, Inc. New York, NY, p. 246-250, 424-428.</w:t>
      </w:r>
    </w:p>
    <w:p w14:paraId="79DD41DB" w14:textId="77777777" w:rsidR="00173927" w:rsidRDefault="00173927" w:rsidP="00DE5E78"/>
    <w:p w14:paraId="383470DC" w14:textId="77777777" w:rsidR="00173927" w:rsidRDefault="00173927" w:rsidP="00DE5E78">
      <w:r>
        <w:t>USDA, 1986. Urban Hydrology for Small Watersheds, TR-55. United States Department of Agriculture, Technical Release 55.  Natural Resources Conservation Service.</w:t>
      </w:r>
    </w:p>
    <w:p w14:paraId="4EDA7CF7" w14:textId="77777777" w:rsidR="00173927" w:rsidRDefault="00173927" w:rsidP="00DE5E78"/>
    <w:p w14:paraId="2EF8EFCA" w14:textId="77777777" w:rsidR="00173927" w:rsidRDefault="00173927" w:rsidP="00DE5E78">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country-region">
        <w:smartTag w:uri="urn:schemas-microsoft-com:office:smarttags" w:element="place">
          <w:r w:rsidRPr="00EC0BA1">
            <w:t>United States</w:t>
          </w:r>
        </w:smartTag>
      </w:smartTag>
      <w:r w:rsidRPr="00EC0BA1">
        <w:t xml:space="preserve"> Dept. of Agriculture.</w:t>
      </w:r>
    </w:p>
    <w:p w14:paraId="1F13ECFB" w14:textId="77777777" w:rsidR="00173927" w:rsidRDefault="00173927" w:rsidP="00DE5E78"/>
    <w:p w14:paraId="5A770F6E" w14:textId="77777777" w:rsidR="00173927" w:rsidRPr="00EC0BA1" w:rsidRDefault="00173927" w:rsidP="00DE5E78">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E5E78"/>
    <w:p w14:paraId="70EA9084" w14:textId="77777777" w:rsidR="00173927" w:rsidRDefault="00173927" w:rsidP="00DE5E78">
      <w:r>
        <w:t xml:space="preserve">van Bavel,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E5E78"/>
    <w:p w14:paraId="187CC467" w14:textId="77777777" w:rsidR="00173927" w:rsidRDefault="00173927" w:rsidP="00DE5E78">
      <w:r>
        <w:t>van Wijk, W. R., editor, 1963. Physics of Plant Environment. North-Holland Publishing Co., Amsterdam, The Netherlands.</w:t>
      </w:r>
    </w:p>
    <w:p w14:paraId="058754F3" w14:textId="77777777" w:rsidR="00173927" w:rsidRDefault="00173927" w:rsidP="00DE5E78"/>
    <w:p w14:paraId="33D2A43A" w14:textId="77777777" w:rsidR="00173927" w:rsidRDefault="00173927" w:rsidP="00DE5E78">
      <w:r w:rsidRPr="00472CAD">
        <w:t>Wagenet,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E5E78"/>
    <w:p w14:paraId="32B3B0CD" w14:textId="77777777" w:rsidR="00173927" w:rsidRDefault="00173927" w:rsidP="00DE5E78">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E5E78"/>
    <w:p w14:paraId="39BAC771" w14:textId="77777777" w:rsidR="00173927" w:rsidRDefault="00173927" w:rsidP="00DE5E78">
      <w:r>
        <w:t xml:space="preserve">Wischmeier,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E5E78"/>
    <w:p w14:paraId="11C36932" w14:textId="77777777" w:rsidR="00173927" w:rsidRDefault="00173927" w:rsidP="00DE5E78">
      <w:r>
        <w:lastRenderedPageBreak/>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E5E78"/>
    <w:p w14:paraId="7D0FF621" w14:textId="77777777" w:rsidR="00173927" w:rsidRDefault="00173927" w:rsidP="00DE5E78">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E5E78"/>
    <w:p w14:paraId="1CC84F47" w14:textId="77777777" w:rsidR="00173927" w:rsidRDefault="00173927" w:rsidP="00DE5E78">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DE5E78"/>
    <w:p w14:paraId="7C7A8D11" w14:textId="0482D2A5" w:rsidR="00173927" w:rsidRDefault="00173927" w:rsidP="00DE5E78"/>
    <w:p w14:paraId="29D7B505" w14:textId="534859AE" w:rsidR="00173927" w:rsidRDefault="00173927" w:rsidP="00DE5E78"/>
    <w:p w14:paraId="19A55263" w14:textId="76566233" w:rsidR="00173927" w:rsidRDefault="00173927" w:rsidP="00DE5E78"/>
    <w:p w14:paraId="6B022E3E" w14:textId="4DB4FA22" w:rsidR="00173927" w:rsidRDefault="00173927" w:rsidP="00DE5E78"/>
    <w:p w14:paraId="32ECBCB3" w14:textId="3F0FEA68" w:rsidR="00173927" w:rsidRDefault="00173927" w:rsidP="00DE5E78"/>
    <w:p w14:paraId="60A06747" w14:textId="04A70449" w:rsidR="00173927" w:rsidRDefault="00173927" w:rsidP="00DE5E78"/>
    <w:p w14:paraId="165C10CE" w14:textId="64FD6FB9" w:rsidR="00173927" w:rsidRDefault="00173927" w:rsidP="00DE5E78"/>
    <w:p w14:paraId="69B3F195" w14:textId="3747D81E" w:rsidR="00173927" w:rsidRDefault="00173927" w:rsidP="00DE5E78"/>
    <w:p w14:paraId="5A3ABB75" w14:textId="1A365910" w:rsidR="00173927" w:rsidRDefault="00173927" w:rsidP="00DE5E78"/>
    <w:p w14:paraId="32038152" w14:textId="4B84FDB5" w:rsidR="00173927" w:rsidRDefault="00173927" w:rsidP="00DE5E78"/>
    <w:p w14:paraId="4805D734" w14:textId="231DC68D" w:rsidR="00173927" w:rsidRDefault="00173927" w:rsidP="00DE5E78"/>
    <w:p w14:paraId="4856CED6" w14:textId="4549C9C0" w:rsidR="00173927" w:rsidRDefault="00173927" w:rsidP="00DE5E78"/>
    <w:p w14:paraId="3ACD94B4" w14:textId="7BCEA1F1" w:rsidR="00173927" w:rsidRDefault="00173927" w:rsidP="00DE5E78"/>
    <w:p w14:paraId="4127919D" w14:textId="2609FFA4" w:rsidR="00173927" w:rsidRDefault="00173927" w:rsidP="00DE5E78"/>
    <w:p w14:paraId="68A0F49E" w14:textId="01D53A87" w:rsidR="00173927" w:rsidRDefault="00173927" w:rsidP="00DE5E78"/>
    <w:p w14:paraId="6C32FA72" w14:textId="7ABEEA76" w:rsidR="00173927" w:rsidRDefault="00173927" w:rsidP="00DE5E78"/>
    <w:p w14:paraId="0935BC2A" w14:textId="6D803E25" w:rsidR="00173927" w:rsidRDefault="00173927" w:rsidP="00DE5E78"/>
    <w:p w14:paraId="6BDCF5B1" w14:textId="16CA8901" w:rsidR="00173927" w:rsidRDefault="00173927" w:rsidP="00DE5E78"/>
    <w:p w14:paraId="72F6AF05" w14:textId="7CA553D7" w:rsidR="00173927" w:rsidRDefault="00173927" w:rsidP="00DE5E78"/>
    <w:p w14:paraId="6D8E5737" w14:textId="77777777" w:rsidR="00173927" w:rsidRPr="008B363D" w:rsidRDefault="00173927" w:rsidP="00DE5E78"/>
    <w:p w14:paraId="2D520A47" w14:textId="77777777" w:rsidR="008B363D" w:rsidRPr="008B363D" w:rsidRDefault="008B363D" w:rsidP="00DE5E78"/>
    <w:p w14:paraId="3F610841" w14:textId="77777777" w:rsidR="008B363D" w:rsidRPr="008B363D" w:rsidRDefault="008B363D" w:rsidP="00DE5E78">
      <w:pPr>
        <w:pStyle w:val="Heading1"/>
      </w:pPr>
      <w:bookmarkStart w:id="361" w:name="_Toc451238587"/>
      <w:r w:rsidRPr="008B363D">
        <w:t>8</w:t>
      </w:r>
      <w:r w:rsidRPr="008B363D">
        <w:tab/>
        <w:t>References</w:t>
      </w:r>
      <w:bookmarkEnd w:id="361"/>
    </w:p>
    <w:p w14:paraId="088683E0" w14:textId="77777777" w:rsidR="008B363D" w:rsidRPr="008B363D" w:rsidRDefault="008B363D" w:rsidP="00DE5E78">
      <w:r w:rsidRPr="008B363D">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DE5E78"/>
    <w:p w14:paraId="194DAA81" w14:textId="77777777" w:rsidR="008B363D" w:rsidRPr="008B363D" w:rsidRDefault="008B363D" w:rsidP="00DE5E78">
      <w:r w:rsidRPr="008B363D">
        <w:t>Burns, L.A., Cline, D.M., and Lassiter, R.P., 1982. Exposure Analysis Modeling System (EXAMS): User Manual and System Documentation.  EPA-600/3-82-023, U.S. EPA.</w:t>
      </w:r>
    </w:p>
    <w:p w14:paraId="5392D4D4" w14:textId="77777777" w:rsidR="008B363D" w:rsidRPr="008B363D" w:rsidRDefault="008B363D" w:rsidP="00DE5E78"/>
    <w:p w14:paraId="42FBAB2C" w14:textId="77777777" w:rsidR="008B363D" w:rsidRPr="008B363D" w:rsidRDefault="008B363D" w:rsidP="00DE5E78">
      <w:r w:rsidRPr="008B363D">
        <w:t>Burns, L.A., 1997. Exposure Analysis Modeling System (EXAMS II) Users Guide to Version 2.97.5, EPA/600R-97/047, U.S. EPA</w:t>
      </w:r>
    </w:p>
    <w:p w14:paraId="4BE28EE0" w14:textId="77777777" w:rsidR="008B363D" w:rsidRPr="008B363D" w:rsidRDefault="008B363D" w:rsidP="00DE5E78"/>
    <w:p w14:paraId="4D9003B0" w14:textId="77777777" w:rsidR="008B363D" w:rsidRPr="008B363D" w:rsidRDefault="008B363D" w:rsidP="00DE5E78">
      <w:r w:rsidRPr="008B363D">
        <w:t xml:space="preserve">Carsel, R., J. Imhoff, P. Hummel, J. Cheplick, and A. Donigan, 1997.  PRZM 3.1 User’s Manual, National Exposure Research Lab, Office of Research and Development, U.S. Environmental Protection Agency, Athens, Georgia. </w:t>
      </w:r>
    </w:p>
    <w:p w14:paraId="28EA4863" w14:textId="77777777" w:rsidR="008B363D" w:rsidRPr="008B363D" w:rsidRDefault="008B363D" w:rsidP="00DE5E78"/>
    <w:p w14:paraId="3EE7C273" w14:textId="77777777" w:rsidR="008B363D" w:rsidRPr="008B363D" w:rsidRDefault="008B363D" w:rsidP="00DE5E78">
      <w:r w:rsidRPr="008B363D">
        <w:t xml:space="preserve">Burns, L.A., 1985. Models for predicting the fate of synthetic chemicals in aquatic ecosystems, in: </w:t>
      </w:r>
      <w:r w:rsidRPr="008B363D">
        <w:rPr>
          <w:i/>
          <w:iCs/>
        </w:rPr>
        <w:t xml:space="preserve">Validation and Predictability of Laboratory Methods for Assessing the Fate and Effects of Contaminants </w:t>
      </w:r>
      <w:r w:rsidRPr="008B363D">
        <w:rPr>
          <w:i/>
          <w:iCs/>
        </w:rPr>
        <w:lastRenderedPageBreak/>
        <w:t>in Aquatic Ecosystems</w:t>
      </w:r>
      <w:r w:rsidRPr="008B363D">
        <w:t>, ASTM STP 865, T.P. Boyle, Ed., American Society of Testing Materials, Philadelphia, pp 176-190.</w:t>
      </w:r>
    </w:p>
    <w:p w14:paraId="5C1B905D" w14:textId="77777777" w:rsidR="008B363D" w:rsidRPr="008B363D" w:rsidRDefault="008B363D" w:rsidP="00DE5E78"/>
    <w:p w14:paraId="287E30C7" w14:textId="77777777" w:rsidR="008B363D" w:rsidRPr="008B363D" w:rsidRDefault="008B363D" w:rsidP="00DE5E78">
      <w:r w:rsidRPr="008B363D">
        <w:t xml:space="preserve">Cusler, E.L., 1984. </w:t>
      </w:r>
      <w:r w:rsidRPr="008B363D">
        <w:rPr>
          <w:i/>
          <w:iCs/>
        </w:rPr>
        <w:t>Diffusion: Mass Transfer in Fluid Systems</w:t>
      </w:r>
      <w:r w:rsidRPr="008B363D">
        <w:t>, Cambridge University Press, New York</w:t>
      </w:r>
    </w:p>
    <w:p w14:paraId="0C2218D7" w14:textId="77777777" w:rsidR="008B363D" w:rsidRPr="008B363D" w:rsidRDefault="008B363D" w:rsidP="00DE5E78"/>
    <w:p w14:paraId="131F9BB8" w14:textId="77777777" w:rsidR="008B363D" w:rsidRPr="008B363D" w:rsidRDefault="008B363D" w:rsidP="00DE5E78">
      <w:bookmarkStart w:id="362" w:name="_Hlk32298022"/>
      <w:r w:rsidRPr="008B363D">
        <w:t xml:space="preserve">Fry, M.M., Rothman, G., Young, D.F., and Thurman, N., 2016.  Daily gridded weather for exposure modeling, </w:t>
      </w:r>
      <w:r w:rsidRPr="008B363D">
        <w:rPr>
          <w:i/>
        </w:rPr>
        <w:t>Environmental Modelling &amp; Software</w:t>
      </w:r>
      <w:r w:rsidRPr="008B363D">
        <w:t>, 82, 167-173, doi.org/10.1016/j.envsoft.2016.04.008</w:t>
      </w:r>
    </w:p>
    <w:bookmarkEnd w:id="362"/>
    <w:p w14:paraId="3EA58A61" w14:textId="77777777" w:rsidR="008B363D" w:rsidRPr="008B363D" w:rsidRDefault="008B363D" w:rsidP="00DE5E78"/>
    <w:p w14:paraId="6FBA8F57" w14:textId="77777777" w:rsidR="008B363D" w:rsidRPr="008B363D" w:rsidRDefault="008B363D" w:rsidP="00DE5E78">
      <w:r w:rsidRPr="008B363D">
        <w:t xml:space="preserve">Liss, P.S., 1973. Processes of Gas Exchange Across an Air-Water Interface.  </w:t>
      </w:r>
      <w:r w:rsidRPr="008B363D">
        <w:rPr>
          <w:i/>
        </w:rPr>
        <w:t>Deep Sea Research</w:t>
      </w:r>
      <w:r w:rsidRPr="008B363D">
        <w:t>, 20(3), 221-238.</w:t>
      </w:r>
    </w:p>
    <w:p w14:paraId="6319F038" w14:textId="77777777" w:rsidR="008B363D" w:rsidRPr="008B363D" w:rsidRDefault="008B363D" w:rsidP="00DE5E78"/>
    <w:p w14:paraId="752178AB" w14:textId="77777777" w:rsidR="008B363D" w:rsidRPr="008B363D" w:rsidRDefault="008B363D" w:rsidP="00DE5E78">
      <w:r w:rsidRPr="008B363D">
        <w:t xml:space="preserve">Shwarzenbach, R.P., Gschwend, P.M., and Dieter, D.M., 1993. </w:t>
      </w:r>
      <w:r w:rsidRPr="008B363D">
        <w:rPr>
          <w:i/>
          <w:iCs/>
        </w:rPr>
        <w:t>Environmental Organic Chemistry</w:t>
      </w:r>
      <w:r w:rsidRPr="008B363D">
        <w:t>, John Wiley &amp; Sons, New York.</w:t>
      </w:r>
    </w:p>
    <w:p w14:paraId="201F40A5" w14:textId="77777777" w:rsidR="008B363D" w:rsidRPr="008B363D" w:rsidRDefault="008B363D" w:rsidP="00DE5E78"/>
    <w:p w14:paraId="69FFAB9E" w14:textId="77777777" w:rsidR="008B363D" w:rsidRPr="008B363D" w:rsidRDefault="008B363D" w:rsidP="00DE5E78"/>
    <w:p w14:paraId="60A22DA3" w14:textId="796F2222" w:rsidR="000C13DA" w:rsidRDefault="000C13DA" w:rsidP="00DE5E78"/>
    <w:sectPr w:rsidR="000C13DA" w:rsidSect="00A3000E">
      <w:footerReference w:type="default" r:id="rId184"/>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7D621" w14:textId="77777777" w:rsidR="0092083A" w:rsidRDefault="0092083A" w:rsidP="00DE5E78">
      <w:r>
        <w:separator/>
      </w:r>
    </w:p>
  </w:endnote>
  <w:endnote w:type="continuationSeparator" w:id="0">
    <w:p w14:paraId="50B44F7A" w14:textId="77777777" w:rsidR="0092083A" w:rsidRDefault="0092083A" w:rsidP="00DE5E78">
      <w:r>
        <w:continuationSeparator/>
      </w:r>
    </w:p>
  </w:endnote>
  <w:endnote w:type="continuationNotice" w:id="1">
    <w:p w14:paraId="043BD613" w14:textId="77777777" w:rsidR="0092083A" w:rsidRDefault="0092083A" w:rsidP="00DE5E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E5E78">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E5E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1"/>
      <w:docPartObj>
        <w:docPartGallery w:val="Page Numbers (Bottom of Page)"/>
        <w:docPartUnique/>
      </w:docPartObj>
    </w:sdtPr>
    <w:sdtContent>
      <w:p w14:paraId="1A6D3421" w14:textId="52C1F4DE" w:rsidR="00EC6F72" w:rsidRDefault="00EC6F72" w:rsidP="00DE5E78">
        <w:pPr>
          <w:pStyle w:val="Footer"/>
        </w:pPr>
        <w:r>
          <w:fldChar w:fldCharType="begin"/>
        </w:r>
        <w:r>
          <w:instrText xml:space="preserve"> PAGE   \* MERGEFORMAT </w:instrText>
        </w:r>
        <w:r>
          <w:fldChar w:fldCharType="separate"/>
        </w:r>
        <w:r>
          <w:rPr>
            <w:noProof/>
          </w:rPr>
          <w:t>12</w:t>
        </w:r>
        <w:r>
          <w:rPr>
            <w:noProof/>
          </w:rPr>
          <w:fldChar w:fldCharType="end"/>
        </w:r>
      </w:p>
    </w:sdtContent>
  </w:sdt>
  <w:p w14:paraId="6A758F75" w14:textId="77777777" w:rsidR="00EC6F72" w:rsidRDefault="00EC6F72" w:rsidP="00DE5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CB407" w14:textId="77777777" w:rsidR="0092083A" w:rsidRDefault="0092083A" w:rsidP="00DE5E78">
      <w:r>
        <w:separator/>
      </w:r>
    </w:p>
  </w:footnote>
  <w:footnote w:type="continuationSeparator" w:id="0">
    <w:p w14:paraId="430E04E6" w14:textId="77777777" w:rsidR="0092083A" w:rsidRDefault="0092083A" w:rsidP="00DE5E78">
      <w:r>
        <w:continuationSeparator/>
      </w:r>
    </w:p>
  </w:footnote>
  <w:footnote w:type="continuationNotice" w:id="1">
    <w:p w14:paraId="7BCECACB" w14:textId="77777777" w:rsidR="0092083A" w:rsidRDefault="0092083A" w:rsidP="00DE5E7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89B4" w14:textId="77777777" w:rsidR="00EC6F72" w:rsidRDefault="00EC6F72" w:rsidP="00DE5E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3B045C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B9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24"/>
    <w:rsid w:val="00020476"/>
    <w:rsid w:val="00021106"/>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50258"/>
    <w:rsid w:val="00050449"/>
    <w:rsid w:val="00050D18"/>
    <w:rsid w:val="00051403"/>
    <w:rsid w:val="00051744"/>
    <w:rsid w:val="0005283B"/>
    <w:rsid w:val="0005362D"/>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56F6"/>
    <w:rsid w:val="0008612A"/>
    <w:rsid w:val="00086248"/>
    <w:rsid w:val="000863D8"/>
    <w:rsid w:val="000869E4"/>
    <w:rsid w:val="000873B0"/>
    <w:rsid w:val="0009009C"/>
    <w:rsid w:val="000901F0"/>
    <w:rsid w:val="00090C9C"/>
    <w:rsid w:val="00092F61"/>
    <w:rsid w:val="00093253"/>
    <w:rsid w:val="00093394"/>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5B03"/>
    <w:rsid w:val="000B5F4A"/>
    <w:rsid w:val="000B67E2"/>
    <w:rsid w:val="000C01DD"/>
    <w:rsid w:val="000C0922"/>
    <w:rsid w:val="000C110E"/>
    <w:rsid w:val="000C13DA"/>
    <w:rsid w:val="000C1CC3"/>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4FEF"/>
    <w:rsid w:val="00106238"/>
    <w:rsid w:val="00106C57"/>
    <w:rsid w:val="00107280"/>
    <w:rsid w:val="00107757"/>
    <w:rsid w:val="00110B70"/>
    <w:rsid w:val="0011216D"/>
    <w:rsid w:val="00112208"/>
    <w:rsid w:val="001133B5"/>
    <w:rsid w:val="001141B2"/>
    <w:rsid w:val="001143C5"/>
    <w:rsid w:val="001162CC"/>
    <w:rsid w:val="00116AAD"/>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400A"/>
    <w:rsid w:val="00214625"/>
    <w:rsid w:val="0021552D"/>
    <w:rsid w:val="00221CF4"/>
    <w:rsid w:val="00221FC1"/>
    <w:rsid w:val="00222994"/>
    <w:rsid w:val="0022382F"/>
    <w:rsid w:val="0022397E"/>
    <w:rsid w:val="00223AA4"/>
    <w:rsid w:val="0022433A"/>
    <w:rsid w:val="00224EB9"/>
    <w:rsid w:val="00224EEF"/>
    <w:rsid w:val="0022568D"/>
    <w:rsid w:val="00225C34"/>
    <w:rsid w:val="0022618B"/>
    <w:rsid w:val="00227045"/>
    <w:rsid w:val="002276D6"/>
    <w:rsid w:val="00227D6C"/>
    <w:rsid w:val="00230AA7"/>
    <w:rsid w:val="00230B7A"/>
    <w:rsid w:val="00231B60"/>
    <w:rsid w:val="00235B1B"/>
    <w:rsid w:val="00236AC7"/>
    <w:rsid w:val="00236E3C"/>
    <w:rsid w:val="002370A2"/>
    <w:rsid w:val="00240AC6"/>
    <w:rsid w:val="00240B85"/>
    <w:rsid w:val="0024211E"/>
    <w:rsid w:val="0024277C"/>
    <w:rsid w:val="00242F0D"/>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10B1"/>
    <w:rsid w:val="00292C40"/>
    <w:rsid w:val="00294A1A"/>
    <w:rsid w:val="002950DD"/>
    <w:rsid w:val="00295EB7"/>
    <w:rsid w:val="00296534"/>
    <w:rsid w:val="002977D8"/>
    <w:rsid w:val="002A2BC6"/>
    <w:rsid w:val="002A2EA0"/>
    <w:rsid w:val="002A328C"/>
    <w:rsid w:val="002A3778"/>
    <w:rsid w:val="002A3D5E"/>
    <w:rsid w:val="002A40A4"/>
    <w:rsid w:val="002A49EE"/>
    <w:rsid w:val="002A5D62"/>
    <w:rsid w:val="002A6194"/>
    <w:rsid w:val="002B3598"/>
    <w:rsid w:val="002B39B3"/>
    <w:rsid w:val="002B7AC4"/>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3F"/>
    <w:rsid w:val="0035122D"/>
    <w:rsid w:val="00351BA2"/>
    <w:rsid w:val="00351C97"/>
    <w:rsid w:val="003522CA"/>
    <w:rsid w:val="00354837"/>
    <w:rsid w:val="0035533C"/>
    <w:rsid w:val="003569A0"/>
    <w:rsid w:val="00356C07"/>
    <w:rsid w:val="00360216"/>
    <w:rsid w:val="00362D14"/>
    <w:rsid w:val="0036393A"/>
    <w:rsid w:val="00363ABC"/>
    <w:rsid w:val="00363C05"/>
    <w:rsid w:val="0036522A"/>
    <w:rsid w:val="00365E29"/>
    <w:rsid w:val="00365F3E"/>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A48"/>
    <w:rsid w:val="00393C6F"/>
    <w:rsid w:val="00396077"/>
    <w:rsid w:val="003964E8"/>
    <w:rsid w:val="00397B21"/>
    <w:rsid w:val="003A03DE"/>
    <w:rsid w:val="003A0548"/>
    <w:rsid w:val="003A1E5F"/>
    <w:rsid w:val="003A6117"/>
    <w:rsid w:val="003A6574"/>
    <w:rsid w:val="003B0799"/>
    <w:rsid w:val="003B0A76"/>
    <w:rsid w:val="003B1A50"/>
    <w:rsid w:val="003B224E"/>
    <w:rsid w:val="003B615A"/>
    <w:rsid w:val="003B725A"/>
    <w:rsid w:val="003B75B0"/>
    <w:rsid w:val="003B7935"/>
    <w:rsid w:val="003B7ADD"/>
    <w:rsid w:val="003C19F5"/>
    <w:rsid w:val="003C4368"/>
    <w:rsid w:val="003C5B87"/>
    <w:rsid w:val="003C6C7F"/>
    <w:rsid w:val="003C7EAA"/>
    <w:rsid w:val="003D1501"/>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822"/>
    <w:rsid w:val="00483AD2"/>
    <w:rsid w:val="00485244"/>
    <w:rsid w:val="00485E44"/>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33C9"/>
    <w:rsid w:val="004D3542"/>
    <w:rsid w:val="004D3E48"/>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418"/>
    <w:rsid w:val="00511539"/>
    <w:rsid w:val="0051256A"/>
    <w:rsid w:val="00512749"/>
    <w:rsid w:val="00512889"/>
    <w:rsid w:val="00512A70"/>
    <w:rsid w:val="0051480C"/>
    <w:rsid w:val="005149BE"/>
    <w:rsid w:val="00514F1F"/>
    <w:rsid w:val="00515055"/>
    <w:rsid w:val="0051560D"/>
    <w:rsid w:val="00515FA7"/>
    <w:rsid w:val="00521318"/>
    <w:rsid w:val="005217E7"/>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3F36"/>
    <w:rsid w:val="005A441C"/>
    <w:rsid w:val="005A492C"/>
    <w:rsid w:val="005A4C75"/>
    <w:rsid w:val="005A4D8E"/>
    <w:rsid w:val="005A4DE9"/>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6481"/>
    <w:rsid w:val="0060707D"/>
    <w:rsid w:val="006072A4"/>
    <w:rsid w:val="006119AD"/>
    <w:rsid w:val="00611B6C"/>
    <w:rsid w:val="00611B79"/>
    <w:rsid w:val="0061346C"/>
    <w:rsid w:val="006148F5"/>
    <w:rsid w:val="00614E20"/>
    <w:rsid w:val="00614EB8"/>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7E7C"/>
    <w:rsid w:val="006A1BB5"/>
    <w:rsid w:val="006A1DA0"/>
    <w:rsid w:val="006A235D"/>
    <w:rsid w:val="006A2AB0"/>
    <w:rsid w:val="006A30D2"/>
    <w:rsid w:val="006A4838"/>
    <w:rsid w:val="006A5062"/>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84E"/>
    <w:rsid w:val="006F0F64"/>
    <w:rsid w:val="006F2742"/>
    <w:rsid w:val="006F352D"/>
    <w:rsid w:val="006F40EB"/>
    <w:rsid w:val="006F4142"/>
    <w:rsid w:val="006F5BDA"/>
    <w:rsid w:val="006F5DD2"/>
    <w:rsid w:val="006F5F27"/>
    <w:rsid w:val="006F6AD6"/>
    <w:rsid w:val="006F7DE7"/>
    <w:rsid w:val="00701622"/>
    <w:rsid w:val="00701C05"/>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D6D"/>
    <w:rsid w:val="00762FEE"/>
    <w:rsid w:val="00763199"/>
    <w:rsid w:val="0076333B"/>
    <w:rsid w:val="007636ED"/>
    <w:rsid w:val="00763ACD"/>
    <w:rsid w:val="00766EC1"/>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3027"/>
    <w:rsid w:val="007F3614"/>
    <w:rsid w:val="007F42D6"/>
    <w:rsid w:val="007F4FC0"/>
    <w:rsid w:val="007F719B"/>
    <w:rsid w:val="0080005B"/>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6C8E"/>
    <w:rsid w:val="00847EF0"/>
    <w:rsid w:val="0085039E"/>
    <w:rsid w:val="00852734"/>
    <w:rsid w:val="00852C26"/>
    <w:rsid w:val="00853592"/>
    <w:rsid w:val="00854A44"/>
    <w:rsid w:val="00854E86"/>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90111"/>
    <w:rsid w:val="00891B85"/>
    <w:rsid w:val="0089243F"/>
    <w:rsid w:val="0089289D"/>
    <w:rsid w:val="00893A28"/>
    <w:rsid w:val="00894D0D"/>
    <w:rsid w:val="00896795"/>
    <w:rsid w:val="00896ABE"/>
    <w:rsid w:val="00897199"/>
    <w:rsid w:val="00897BDC"/>
    <w:rsid w:val="008A101F"/>
    <w:rsid w:val="008A2F55"/>
    <w:rsid w:val="008A3468"/>
    <w:rsid w:val="008A56DB"/>
    <w:rsid w:val="008A5E7D"/>
    <w:rsid w:val="008A6362"/>
    <w:rsid w:val="008A6F34"/>
    <w:rsid w:val="008B00DB"/>
    <w:rsid w:val="008B036F"/>
    <w:rsid w:val="008B16B5"/>
    <w:rsid w:val="008B3209"/>
    <w:rsid w:val="008B3597"/>
    <w:rsid w:val="008B363D"/>
    <w:rsid w:val="008B37A6"/>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CC7"/>
    <w:rsid w:val="00917DA5"/>
    <w:rsid w:val="00917DE9"/>
    <w:rsid w:val="0092083A"/>
    <w:rsid w:val="00920E34"/>
    <w:rsid w:val="0092190E"/>
    <w:rsid w:val="00921EAB"/>
    <w:rsid w:val="009248BA"/>
    <w:rsid w:val="00927E8D"/>
    <w:rsid w:val="00930E11"/>
    <w:rsid w:val="009325B5"/>
    <w:rsid w:val="00933C0C"/>
    <w:rsid w:val="00933CC9"/>
    <w:rsid w:val="0093412A"/>
    <w:rsid w:val="0094086A"/>
    <w:rsid w:val="00940A14"/>
    <w:rsid w:val="0094169F"/>
    <w:rsid w:val="00941B43"/>
    <w:rsid w:val="0094323C"/>
    <w:rsid w:val="00945C8E"/>
    <w:rsid w:val="00947766"/>
    <w:rsid w:val="0095065B"/>
    <w:rsid w:val="00950DC7"/>
    <w:rsid w:val="0095190C"/>
    <w:rsid w:val="0095481A"/>
    <w:rsid w:val="00955C65"/>
    <w:rsid w:val="00956BF2"/>
    <w:rsid w:val="009576EE"/>
    <w:rsid w:val="00960D6C"/>
    <w:rsid w:val="00961F4C"/>
    <w:rsid w:val="00961FF6"/>
    <w:rsid w:val="00962F0D"/>
    <w:rsid w:val="00963FC4"/>
    <w:rsid w:val="00964DF3"/>
    <w:rsid w:val="00965321"/>
    <w:rsid w:val="00965425"/>
    <w:rsid w:val="00965F69"/>
    <w:rsid w:val="0096631C"/>
    <w:rsid w:val="0096698A"/>
    <w:rsid w:val="00967584"/>
    <w:rsid w:val="00967FD8"/>
    <w:rsid w:val="00970869"/>
    <w:rsid w:val="009716C3"/>
    <w:rsid w:val="00971E8C"/>
    <w:rsid w:val="00972567"/>
    <w:rsid w:val="00972C6D"/>
    <w:rsid w:val="00974EFA"/>
    <w:rsid w:val="00975526"/>
    <w:rsid w:val="0097556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7351"/>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62DB"/>
    <w:rsid w:val="009D7EA9"/>
    <w:rsid w:val="009E064D"/>
    <w:rsid w:val="009E0A1E"/>
    <w:rsid w:val="009E118A"/>
    <w:rsid w:val="009E1723"/>
    <w:rsid w:val="009E1C16"/>
    <w:rsid w:val="009E38DF"/>
    <w:rsid w:val="009E4146"/>
    <w:rsid w:val="009E470B"/>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429D"/>
    <w:rsid w:val="00A34F09"/>
    <w:rsid w:val="00A35389"/>
    <w:rsid w:val="00A36C02"/>
    <w:rsid w:val="00A36E99"/>
    <w:rsid w:val="00A401E8"/>
    <w:rsid w:val="00A40394"/>
    <w:rsid w:val="00A40804"/>
    <w:rsid w:val="00A40E0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885"/>
    <w:rsid w:val="00A6011A"/>
    <w:rsid w:val="00A6047C"/>
    <w:rsid w:val="00A60769"/>
    <w:rsid w:val="00A6078C"/>
    <w:rsid w:val="00A6193B"/>
    <w:rsid w:val="00A622C0"/>
    <w:rsid w:val="00A622CE"/>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79B"/>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F32"/>
    <w:rsid w:val="00AD2016"/>
    <w:rsid w:val="00AD2C16"/>
    <w:rsid w:val="00AD3267"/>
    <w:rsid w:val="00AD3E64"/>
    <w:rsid w:val="00AD4E87"/>
    <w:rsid w:val="00AD51B0"/>
    <w:rsid w:val="00AD6DE1"/>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7AE"/>
    <w:rsid w:val="00B21876"/>
    <w:rsid w:val="00B23E9C"/>
    <w:rsid w:val="00B25124"/>
    <w:rsid w:val="00B25D00"/>
    <w:rsid w:val="00B26430"/>
    <w:rsid w:val="00B27258"/>
    <w:rsid w:val="00B2776B"/>
    <w:rsid w:val="00B27CA0"/>
    <w:rsid w:val="00B30ED6"/>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60712"/>
    <w:rsid w:val="00B60A12"/>
    <w:rsid w:val="00B63415"/>
    <w:rsid w:val="00B66E76"/>
    <w:rsid w:val="00B67AC0"/>
    <w:rsid w:val="00B70DA4"/>
    <w:rsid w:val="00B71516"/>
    <w:rsid w:val="00B72017"/>
    <w:rsid w:val="00B72DD4"/>
    <w:rsid w:val="00B73CC5"/>
    <w:rsid w:val="00B73CE9"/>
    <w:rsid w:val="00B74393"/>
    <w:rsid w:val="00B747BC"/>
    <w:rsid w:val="00B765C3"/>
    <w:rsid w:val="00B76E86"/>
    <w:rsid w:val="00B77771"/>
    <w:rsid w:val="00B801BE"/>
    <w:rsid w:val="00B80523"/>
    <w:rsid w:val="00B81F9E"/>
    <w:rsid w:val="00B82C0C"/>
    <w:rsid w:val="00B85686"/>
    <w:rsid w:val="00B86D4B"/>
    <w:rsid w:val="00B872E8"/>
    <w:rsid w:val="00B9088C"/>
    <w:rsid w:val="00B90BD5"/>
    <w:rsid w:val="00B90E31"/>
    <w:rsid w:val="00B910AA"/>
    <w:rsid w:val="00B917EA"/>
    <w:rsid w:val="00B91DEA"/>
    <w:rsid w:val="00B92006"/>
    <w:rsid w:val="00B92FFF"/>
    <w:rsid w:val="00B9407A"/>
    <w:rsid w:val="00B94416"/>
    <w:rsid w:val="00B95919"/>
    <w:rsid w:val="00B96623"/>
    <w:rsid w:val="00B9756E"/>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13DB"/>
    <w:rsid w:val="00BE275F"/>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E99"/>
    <w:rsid w:val="00BF78DC"/>
    <w:rsid w:val="00C006C0"/>
    <w:rsid w:val="00C00BD7"/>
    <w:rsid w:val="00C00E98"/>
    <w:rsid w:val="00C02AD3"/>
    <w:rsid w:val="00C02DFE"/>
    <w:rsid w:val="00C03BA1"/>
    <w:rsid w:val="00C04759"/>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B3C"/>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70812"/>
    <w:rsid w:val="00C71DBA"/>
    <w:rsid w:val="00C72089"/>
    <w:rsid w:val="00C73DB9"/>
    <w:rsid w:val="00C75080"/>
    <w:rsid w:val="00C764CA"/>
    <w:rsid w:val="00C76A31"/>
    <w:rsid w:val="00C76B42"/>
    <w:rsid w:val="00C77822"/>
    <w:rsid w:val="00C80DBE"/>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C13"/>
    <w:rsid w:val="00CB6300"/>
    <w:rsid w:val="00CB645F"/>
    <w:rsid w:val="00CB6647"/>
    <w:rsid w:val="00CB75EE"/>
    <w:rsid w:val="00CC0005"/>
    <w:rsid w:val="00CC05B5"/>
    <w:rsid w:val="00CC083F"/>
    <w:rsid w:val="00CC3942"/>
    <w:rsid w:val="00CC462B"/>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4AC8"/>
    <w:rsid w:val="00CF5491"/>
    <w:rsid w:val="00CF7354"/>
    <w:rsid w:val="00CF7650"/>
    <w:rsid w:val="00D00B99"/>
    <w:rsid w:val="00D01D2F"/>
    <w:rsid w:val="00D01F88"/>
    <w:rsid w:val="00D0246F"/>
    <w:rsid w:val="00D04973"/>
    <w:rsid w:val="00D04CC7"/>
    <w:rsid w:val="00D05E2E"/>
    <w:rsid w:val="00D06C15"/>
    <w:rsid w:val="00D07754"/>
    <w:rsid w:val="00D10E8F"/>
    <w:rsid w:val="00D11A91"/>
    <w:rsid w:val="00D11CC5"/>
    <w:rsid w:val="00D12AA2"/>
    <w:rsid w:val="00D12C95"/>
    <w:rsid w:val="00D131EC"/>
    <w:rsid w:val="00D1415A"/>
    <w:rsid w:val="00D1461B"/>
    <w:rsid w:val="00D153FF"/>
    <w:rsid w:val="00D1631F"/>
    <w:rsid w:val="00D224E8"/>
    <w:rsid w:val="00D22644"/>
    <w:rsid w:val="00D23A97"/>
    <w:rsid w:val="00D23BAC"/>
    <w:rsid w:val="00D25AD8"/>
    <w:rsid w:val="00D26667"/>
    <w:rsid w:val="00D27DFF"/>
    <w:rsid w:val="00D302CF"/>
    <w:rsid w:val="00D30B2E"/>
    <w:rsid w:val="00D329C5"/>
    <w:rsid w:val="00D3424B"/>
    <w:rsid w:val="00D35568"/>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5050E"/>
    <w:rsid w:val="00D514A0"/>
    <w:rsid w:val="00D51C6C"/>
    <w:rsid w:val="00D52971"/>
    <w:rsid w:val="00D52BEF"/>
    <w:rsid w:val="00D538E4"/>
    <w:rsid w:val="00D53E4F"/>
    <w:rsid w:val="00D542BA"/>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65B"/>
    <w:rsid w:val="00D828BA"/>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AC8"/>
    <w:rsid w:val="00DB4191"/>
    <w:rsid w:val="00DB4502"/>
    <w:rsid w:val="00DB500C"/>
    <w:rsid w:val="00DB61D7"/>
    <w:rsid w:val="00DC2EA6"/>
    <w:rsid w:val="00DC4956"/>
    <w:rsid w:val="00DC5446"/>
    <w:rsid w:val="00DC6D06"/>
    <w:rsid w:val="00DC783E"/>
    <w:rsid w:val="00DD0B65"/>
    <w:rsid w:val="00DD167A"/>
    <w:rsid w:val="00DD176F"/>
    <w:rsid w:val="00DD17BE"/>
    <w:rsid w:val="00DD19BB"/>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670B"/>
    <w:rsid w:val="00EA7AAF"/>
    <w:rsid w:val="00EA7CBB"/>
    <w:rsid w:val="00EB07F6"/>
    <w:rsid w:val="00EB0C84"/>
    <w:rsid w:val="00EB161B"/>
    <w:rsid w:val="00EB21D8"/>
    <w:rsid w:val="00EB21D9"/>
    <w:rsid w:val="00EB26D9"/>
    <w:rsid w:val="00EB3D7F"/>
    <w:rsid w:val="00EB5FCE"/>
    <w:rsid w:val="00EB61A4"/>
    <w:rsid w:val="00EB652F"/>
    <w:rsid w:val="00EB71A2"/>
    <w:rsid w:val="00EC0632"/>
    <w:rsid w:val="00EC0BA1"/>
    <w:rsid w:val="00EC4454"/>
    <w:rsid w:val="00EC53F6"/>
    <w:rsid w:val="00EC54D7"/>
    <w:rsid w:val="00EC5B64"/>
    <w:rsid w:val="00EC69B4"/>
    <w:rsid w:val="00EC6F72"/>
    <w:rsid w:val="00EC78D4"/>
    <w:rsid w:val="00ED0049"/>
    <w:rsid w:val="00ED10D2"/>
    <w:rsid w:val="00ED1211"/>
    <w:rsid w:val="00ED304F"/>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1026"/>
    <w:rsid w:val="00F311D0"/>
    <w:rsid w:val="00F32943"/>
    <w:rsid w:val="00F33068"/>
    <w:rsid w:val="00F33137"/>
    <w:rsid w:val="00F33362"/>
    <w:rsid w:val="00F33894"/>
    <w:rsid w:val="00F34EA8"/>
    <w:rsid w:val="00F350EF"/>
    <w:rsid w:val="00F352F6"/>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14CE"/>
    <w:rsid w:val="00F8222A"/>
    <w:rsid w:val="00F84390"/>
    <w:rsid w:val="00F84D38"/>
    <w:rsid w:val="00F85BEE"/>
    <w:rsid w:val="00F85DFE"/>
    <w:rsid w:val="00F86452"/>
    <w:rsid w:val="00F86911"/>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5467"/>
    <w:rsid w:val="00FD5600"/>
    <w:rsid w:val="00FD656D"/>
    <w:rsid w:val="00FD68FD"/>
    <w:rsid w:val="00FD75B2"/>
    <w:rsid w:val="00FD7947"/>
    <w:rsid w:val="00FD7AA2"/>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ADA7D0C7-8ED6-4F4E-ACE6-3577AE953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E78"/>
    <w:pPr>
      <w:autoSpaceDE w:val="0"/>
      <w:autoSpaceDN w:val="0"/>
      <w:adjustRightInd w:val="0"/>
      <w:spacing w:line="240" w:lineRule="auto"/>
    </w:pPr>
    <w:rPr>
      <w:rFonts w:ascii="Times New Roman" w:hAnsi="Times New Roman" w:cs="Times New Roman"/>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B135A0"/>
    <w:pPr>
      <w:keepNext/>
      <w:keepLines/>
      <w:numPr>
        <w:ilvl w:val="1"/>
        <w:numId w:val="17"/>
      </w:numPr>
      <w:spacing w:before="100" w:beforeAutospacing="1" w:after="100" w:afterAutospacing="1"/>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BE7098"/>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uiPriority w:val="9"/>
    <w:rsid w:val="00B135A0"/>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BE709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17709"/>
    <w:rPr>
      <w:b/>
      <w:bCs/>
      <w:sz w:val="18"/>
      <w:szCs w:val="18"/>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 w:id="429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image" Target="media/image8.png"/><Relationship Id="rId42" Type="http://schemas.openxmlformats.org/officeDocument/2006/relationships/oleObject" Target="embeddings/oleObject12.bin"/><Relationship Id="rId63" Type="http://schemas.openxmlformats.org/officeDocument/2006/relationships/oleObject" Target="embeddings/oleObject21.bin"/><Relationship Id="rId84" Type="http://schemas.openxmlformats.org/officeDocument/2006/relationships/image" Target="media/image42.wmf"/><Relationship Id="rId138" Type="http://schemas.openxmlformats.org/officeDocument/2006/relationships/image" Target="media/image69.wmf"/><Relationship Id="rId159" Type="http://schemas.openxmlformats.org/officeDocument/2006/relationships/oleObject" Target="embeddings/oleObject73.bin"/><Relationship Id="rId170" Type="http://schemas.openxmlformats.org/officeDocument/2006/relationships/image" Target="media/image81.wmf"/><Relationship Id="rId107" Type="http://schemas.openxmlformats.org/officeDocument/2006/relationships/oleObject" Target="embeddings/oleObject43.bin"/><Relationship Id="rId11" Type="http://schemas.openxmlformats.org/officeDocument/2006/relationships/image" Target="media/image1.gif"/><Relationship Id="rId32" Type="http://schemas.openxmlformats.org/officeDocument/2006/relationships/image" Target="media/image14.jpeg"/><Relationship Id="rId53" Type="http://schemas.openxmlformats.org/officeDocument/2006/relationships/oleObject" Target="embeddings/oleObject16.bin"/><Relationship Id="rId74" Type="http://schemas.openxmlformats.org/officeDocument/2006/relationships/image" Target="media/image37.wmf"/><Relationship Id="rId128" Type="http://schemas.openxmlformats.org/officeDocument/2006/relationships/image" Target="media/image64.wmf"/><Relationship Id="rId149" Type="http://schemas.openxmlformats.org/officeDocument/2006/relationships/oleObject" Target="embeddings/oleObject65.bin"/><Relationship Id="rId5" Type="http://schemas.openxmlformats.org/officeDocument/2006/relationships/webSettings" Target="webSettings.xml"/><Relationship Id="rId95" Type="http://schemas.openxmlformats.org/officeDocument/2006/relationships/oleObject" Target="embeddings/oleObject37.bin"/><Relationship Id="rId160" Type="http://schemas.openxmlformats.org/officeDocument/2006/relationships/image" Target="media/image76.wmf"/><Relationship Id="rId181" Type="http://schemas.openxmlformats.org/officeDocument/2006/relationships/image" Target="media/image90.emf"/><Relationship Id="rId22" Type="http://schemas.openxmlformats.org/officeDocument/2006/relationships/image" Target="media/image9.wmf"/><Relationship Id="rId43" Type="http://schemas.openxmlformats.org/officeDocument/2006/relationships/image" Target="media/image20.wmf"/><Relationship Id="rId64" Type="http://schemas.openxmlformats.org/officeDocument/2006/relationships/image" Target="media/image32.wmf"/><Relationship Id="rId118" Type="http://schemas.openxmlformats.org/officeDocument/2006/relationships/image" Target="media/image59.wmf"/><Relationship Id="rId139" Type="http://schemas.openxmlformats.org/officeDocument/2006/relationships/oleObject" Target="embeddings/oleObject59.bin"/><Relationship Id="rId85" Type="http://schemas.openxmlformats.org/officeDocument/2006/relationships/oleObject" Target="embeddings/oleObject32.bin"/><Relationship Id="rId150" Type="http://schemas.openxmlformats.org/officeDocument/2006/relationships/image" Target="media/image74.wmf"/><Relationship Id="rId171" Type="http://schemas.openxmlformats.org/officeDocument/2006/relationships/oleObject" Target="embeddings/oleObject79.bin"/><Relationship Id="rId12" Type="http://schemas.openxmlformats.org/officeDocument/2006/relationships/hyperlink" Target="http://www.epa.gov/athens/learn2model/part-two/onsite/tempmap.html" TargetMode="External"/><Relationship Id="rId33" Type="http://schemas.openxmlformats.org/officeDocument/2006/relationships/image" Target="media/image15.wmf"/><Relationship Id="rId108" Type="http://schemas.openxmlformats.org/officeDocument/2006/relationships/image" Target="media/image54.wmf"/><Relationship Id="rId129" Type="http://schemas.openxmlformats.org/officeDocument/2006/relationships/oleObject" Target="embeddings/oleObject54.bin"/><Relationship Id="rId54" Type="http://schemas.openxmlformats.org/officeDocument/2006/relationships/image" Target="media/image27.wmf"/><Relationship Id="rId75" Type="http://schemas.openxmlformats.org/officeDocument/2006/relationships/oleObject" Target="embeddings/oleObject27.bin"/><Relationship Id="rId96" Type="http://schemas.openxmlformats.org/officeDocument/2006/relationships/image" Target="media/image48.wmf"/><Relationship Id="rId140" Type="http://schemas.openxmlformats.org/officeDocument/2006/relationships/image" Target="media/image70.wmf"/><Relationship Id="rId161" Type="http://schemas.openxmlformats.org/officeDocument/2006/relationships/oleObject" Target="embeddings/oleObject74.bin"/><Relationship Id="rId182" Type="http://schemas.openxmlformats.org/officeDocument/2006/relationships/image" Target="media/image91.emf"/><Relationship Id="rId6" Type="http://schemas.openxmlformats.org/officeDocument/2006/relationships/footnotes" Target="footnotes.xml"/><Relationship Id="rId23" Type="http://schemas.openxmlformats.org/officeDocument/2006/relationships/oleObject" Target="embeddings/oleObject3.bin"/><Relationship Id="rId119" Type="http://schemas.openxmlformats.org/officeDocument/2006/relationships/oleObject" Target="embeddings/oleObject49.bin"/><Relationship Id="rId44" Type="http://schemas.openxmlformats.org/officeDocument/2006/relationships/oleObject" Target="embeddings/oleObject13.bin"/><Relationship Id="rId65" Type="http://schemas.openxmlformats.org/officeDocument/2006/relationships/oleObject" Target="embeddings/oleObject22.bin"/><Relationship Id="rId86" Type="http://schemas.openxmlformats.org/officeDocument/2006/relationships/image" Target="media/image43.wmf"/><Relationship Id="rId130" Type="http://schemas.openxmlformats.org/officeDocument/2006/relationships/image" Target="media/image65.wmf"/><Relationship Id="rId151" Type="http://schemas.openxmlformats.org/officeDocument/2006/relationships/oleObject" Target="embeddings/oleObject66.bin"/><Relationship Id="rId172" Type="http://schemas.openxmlformats.org/officeDocument/2006/relationships/image" Target="media/image82.emf"/><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image" Target="media/image18.wmf"/><Relationship Id="rId109" Type="http://schemas.openxmlformats.org/officeDocument/2006/relationships/oleObject" Target="embeddings/oleObject44.bin"/><Relationship Id="rId34" Type="http://schemas.openxmlformats.org/officeDocument/2006/relationships/oleObject" Target="embeddings/oleObject8.bin"/><Relationship Id="rId50" Type="http://schemas.openxmlformats.org/officeDocument/2006/relationships/image" Target="media/image24.e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2.bin"/><Relationship Id="rId141" Type="http://schemas.openxmlformats.org/officeDocument/2006/relationships/oleObject" Target="embeddings/oleObject60.bin"/><Relationship Id="rId146" Type="http://schemas.openxmlformats.org/officeDocument/2006/relationships/image" Target="media/image72.wmf"/><Relationship Id="rId167" Type="http://schemas.openxmlformats.org/officeDocument/2006/relationships/oleObject" Target="embeddings/oleObject77.bin"/><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6.wmf"/><Relationship Id="rId162" Type="http://schemas.openxmlformats.org/officeDocument/2006/relationships/image" Target="media/image77.wmf"/><Relationship Id="rId183" Type="http://schemas.openxmlformats.org/officeDocument/2006/relationships/image" Target="media/image92.w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oleObject" Target="embeddings/oleObject11.bin"/><Relationship Id="rId45" Type="http://schemas.openxmlformats.org/officeDocument/2006/relationships/image" Target="media/image21.wmf"/><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oleObject" Target="embeddings/oleObject55.bin"/><Relationship Id="rId136" Type="http://schemas.openxmlformats.org/officeDocument/2006/relationships/image" Target="media/image68.wmf"/><Relationship Id="rId157" Type="http://schemas.openxmlformats.org/officeDocument/2006/relationships/oleObject" Target="embeddings/oleObject71.bin"/><Relationship Id="rId178" Type="http://schemas.openxmlformats.org/officeDocument/2006/relationships/oleObject" Target="embeddings/oleObject80.bin"/><Relationship Id="rId61" Type="http://schemas.openxmlformats.org/officeDocument/2006/relationships/oleObject" Target="embeddings/oleObject20.bin"/><Relationship Id="rId82" Type="http://schemas.openxmlformats.org/officeDocument/2006/relationships/image" Target="media/image41.wmf"/><Relationship Id="rId152" Type="http://schemas.openxmlformats.org/officeDocument/2006/relationships/image" Target="media/image75.wmf"/><Relationship Id="rId173" Type="http://schemas.openxmlformats.org/officeDocument/2006/relationships/image" Target="media/image83.emf"/><Relationship Id="rId19" Type="http://schemas.openxmlformats.org/officeDocument/2006/relationships/image" Target="media/image7.wmf"/><Relationship Id="rId14" Type="http://schemas.openxmlformats.org/officeDocument/2006/relationships/image" Target="media/image3.emf"/><Relationship Id="rId30" Type="http://schemas.openxmlformats.org/officeDocument/2006/relationships/image" Target="media/image13.wmf"/><Relationship Id="rId35" Type="http://schemas.openxmlformats.org/officeDocument/2006/relationships/image" Target="media/image16.wmf"/><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wmf"/><Relationship Id="rId147" Type="http://schemas.openxmlformats.org/officeDocument/2006/relationships/oleObject" Target="embeddings/oleObject64.bin"/><Relationship Id="rId168" Type="http://schemas.openxmlformats.org/officeDocument/2006/relationships/image" Target="media/image80.wmf"/><Relationship Id="rId8" Type="http://schemas.openxmlformats.org/officeDocument/2006/relationships/header" Target="header1.xml"/><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oleObject" Target="embeddings/oleObject50.bin"/><Relationship Id="rId142" Type="http://schemas.openxmlformats.org/officeDocument/2006/relationships/image" Target="media/image71.wmf"/><Relationship Id="rId163" Type="http://schemas.openxmlformats.org/officeDocument/2006/relationships/oleObject" Target="embeddings/oleObject75.bin"/><Relationship Id="rId184" Type="http://schemas.openxmlformats.org/officeDocument/2006/relationships/footer" Target="footer2.xml"/><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oleObject" Target="embeddings/oleObject14.bin"/><Relationship Id="rId67" Type="http://schemas.openxmlformats.org/officeDocument/2006/relationships/oleObject" Target="embeddings/oleObject23.bin"/><Relationship Id="rId116" Type="http://schemas.openxmlformats.org/officeDocument/2006/relationships/image" Target="media/image58.wmf"/><Relationship Id="rId137" Type="http://schemas.openxmlformats.org/officeDocument/2006/relationships/oleObject" Target="embeddings/oleObject58.bin"/><Relationship Id="rId158" Type="http://schemas.openxmlformats.org/officeDocument/2006/relationships/oleObject" Target="embeddings/oleObject72.bin"/><Relationship Id="rId20" Type="http://schemas.openxmlformats.org/officeDocument/2006/relationships/oleObject" Target="embeddings/oleObject2.bin"/><Relationship Id="rId41" Type="http://schemas.openxmlformats.org/officeDocument/2006/relationships/image" Target="media/image19.wmf"/><Relationship Id="rId62" Type="http://schemas.openxmlformats.org/officeDocument/2006/relationships/image" Target="media/image31.wmf"/><Relationship Id="rId83" Type="http://schemas.openxmlformats.org/officeDocument/2006/relationships/oleObject" Target="embeddings/oleObject31.bin"/><Relationship Id="rId88" Type="http://schemas.openxmlformats.org/officeDocument/2006/relationships/image" Target="media/image44.wmf"/><Relationship Id="rId111" Type="http://schemas.openxmlformats.org/officeDocument/2006/relationships/oleObject" Target="embeddings/oleObject45.bin"/><Relationship Id="rId132" Type="http://schemas.openxmlformats.org/officeDocument/2006/relationships/image" Target="media/image66.wmf"/><Relationship Id="rId153" Type="http://schemas.openxmlformats.org/officeDocument/2006/relationships/oleObject" Target="embeddings/oleObject67.bin"/><Relationship Id="rId174" Type="http://schemas.openxmlformats.org/officeDocument/2006/relationships/image" Target="media/image84.emf"/><Relationship Id="rId179" Type="http://schemas.openxmlformats.org/officeDocument/2006/relationships/image" Target="media/image88.emf"/><Relationship Id="rId15" Type="http://schemas.openxmlformats.org/officeDocument/2006/relationships/image" Target="media/image4.jpeg"/><Relationship Id="rId36" Type="http://schemas.openxmlformats.org/officeDocument/2006/relationships/oleObject" Target="embeddings/oleObject9.bin"/><Relationship Id="rId57" Type="http://schemas.openxmlformats.org/officeDocument/2006/relationships/oleObject" Target="embeddings/oleObject18.bin"/><Relationship Id="rId106" Type="http://schemas.openxmlformats.org/officeDocument/2006/relationships/image" Target="media/image53.wmf"/><Relationship Id="rId127" Type="http://schemas.openxmlformats.org/officeDocument/2006/relationships/oleObject" Target="embeddings/oleObject53.bin"/><Relationship Id="rId10" Type="http://schemas.openxmlformats.org/officeDocument/2006/relationships/hyperlink" Target="http://www.epa.gov/athens/learn2model/part-two/onsite/tempmap.html" TargetMode="External"/><Relationship Id="rId31" Type="http://schemas.openxmlformats.org/officeDocument/2006/relationships/oleObject" Target="embeddings/oleObject7.bin"/><Relationship Id="rId52" Type="http://schemas.openxmlformats.org/officeDocument/2006/relationships/image" Target="media/image26.wmf"/><Relationship Id="rId73" Type="http://schemas.openxmlformats.org/officeDocument/2006/relationships/oleObject" Target="embeddings/oleObject26.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wmf"/><Relationship Id="rId143" Type="http://schemas.openxmlformats.org/officeDocument/2006/relationships/oleObject" Target="embeddings/oleObject61.bin"/><Relationship Id="rId148" Type="http://schemas.openxmlformats.org/officeDocument/2006/relationships/image" Target="media/image73.wmf"/><Relationship Id="rId164" Type="http://schemas.openxmlformats.org/officeDocument/2006/relationships/image" Target="media/image78.wmf"/><Relationship Id="rId169" Type="http://schemas.openxmlformats.org/officeDocument/2006/relationships/oleObject" Target="embeddings/oleObject78.bin"/><Relationship Id="rId18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89.emf"/><Relationship Id="rId26" Type="http://schemas.openxmlformats.org/officeDocument/2006/relationships/image" Target="media/image11.wmf"/><Relationship Id="rId47" Type="http://schemas.openxmlformats.org/officeDocument/2006/relationships/image" Target="media/image22.wmf"/><Relationship Id="rId68" Type="http://schemas.openxmlformats.org/officeDocument/2006/relationships/image" Target="media/image34.wmf"/><Relationship Id="rId89" Type="http://schemas.openxmlformats.org/officeDocument/2006/relationships/oleObject" Target="embeddings/oleObject34.bin"/><Relationship Id="rId112" Type="http://schemas.openxmlformats.org/officeDocument/2006/relationships/image" Target="media/image56.wmf"/><Relationship Id="rId133" Type="http://schemas.openxmlformats.org/officeDocument/2006/relationships/oleObject" Target="embeddings/oleObject56.bin"/><Relationship Id="rId154" Type="http://schemas.openxmlformats.org/officeDocument/2006/relationships/oleObject" Target="embeddings/oleObject68.bin"/><Relationship Id="rId175" Type="http://schemas.openxmlformats.org/officeDocument/2006/relationships/image" Target="media/image85.emf"/><Relationship Id="rId16" Type="http://schemas.openxmlformats.org/officeDocument/2006/relationships/image" Target="media/image5.wmf"/><Relationship Id="rId37" Type="http://schemas.openxmlformats.org/officeDocument/2006/relationships/image" Target="media/image17.wmf"/><Relationship Id="rId58" Type="http://schemas.openxmlformats.org/officeDocument/2006/relationships/image" Target="media/image29.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oleObject" Target="embeddings/oleObject51.bin"/><Relationship Id="rId144" Type="http://schemas.openxmlformats.org/officeDocument/2006/relationships/oleObject" Target="embeddings/oleObject62.bin"/><Relationship Id="rId90" Type="http://schemas.openxmlformats.org/officeDocument/2006/relationships/image" Target="media/image45.wmf"/><Relationship Id="rId165" Type="http://schemas.openxmlformats.org/officeDocument/2006/relationships/oleObject" Target="embeddings/oleObject76.bin"/><Relationship Id="rId186" Type="http://schemas.microsoft.com/office/2011/relationships/people" Target="people.xml"/><Relationship Id="rId27" Type="http://schemas.openxmlformats.org/officeDocument/2006/relationships/oleObject" Target="embeddings/oleObject5.bin"/><Relationship Id="rId48" Type="http://schemas.openxmlformats.org/officeDocument/2006/relationships/oleObject" Target="embeddings/oleObject15.bin"/><Relationship Id="rId69" Type="http://schemas.openxmlformats.org/officeDocument/2006/relationships/oleObject" Target="embeddings/oleObject24.bin"/><Relationship Id="rId113" Type="http://schemas.openxmlformats.org/officeDocument/2006/relationships/oleObject" Target="embeddings/oleObject46.bin"/><Relationship Id="rId134" Type="http://schemas.openxmlformats.org/officeDocument/2006/relationships/image" Target="media/image67.wmf"/><Relationship Id="rId80" Type="http://schemas.openxmlformats.org/officeDocument/2006/relationships/image" Target="media/image40.wmf"/><Relationship Id="rId155" Type="http://schemas.openxmlformats.org/officeDocument/2006/relationships/oleObject" Target="embeddings/oleObject69.bin"/><Relationship Id="rId176" Type="http://schemas.openxmlformats.org/officeDocument/2006/relationships/image" Target="media/image86.emf"/><Relationship Id="rId17" Type="http://schemas.openxmlformats.org/officeDocument/2006/relationships/image" Target="media/image6.wmf"/><Relationship Id="rId38" Type="http://schemas.openxmlformats.org/officeDocument/2006/relationships/oleObject" Target="embeddings/oleObject10.bin"/><Relationship Id="rId59" Type="http://schemas.openxmlformats.org/officeDocument/2006/relationships/oleObject" Target="embeddings/oleObject19.bin"/><Relationship Id="rId103" Type="http://schemas.openxmlformats.org/officeDocument/2006/relationships/oleObject" Target="embeddings/oleObject41.bin"/><Relationship Id="rId124" Type="http://schemas.openxmlformats.org/officeDocument/2006/relationships/image" Target="media/image62.wmf"/><Relationship Id="rId70" Type="http://schemas.openxmlformats.org/officeDocument/2006/relationships/image" Target="media/image35.wmf"/><Relationship Id="rId91" Type="http://schemas.openxmlformats.org/officeDocument/2006/relationships/oleObject" Target="embeddings/oleObject35.bin"/><Relationship Id="rId145" Type="http://schemas.openxmlformats.org/officeDocument/2006/relationships/oleObject" Target="embeddings/oleObject63.bin"/><Relationship Id="rId166" Type="http://schemas.openxmlformats.org/officeDocument/2006/relationships/image" Target="media/image79.wmf"/><Relationship Id="rId187" Type="http://schemas.openxmlformats.org/officeDocument/2006/relationships/theme" Target="theme/theme1.xml"/><Relationship Id="rId1" Type="http://schemas.openxmlformats.org/officeDocument/2006/relationships/customXml" Target="../customXml/item1.xml"/><Relationship Id="rId28" Type="http://schemas.openxmlformats.org/officeDocument/2006/relationships/image" Target="media/image12.wmf"/><Relationship Id="rId49" Type="http://schemas.openxmlformats.org/officeDocument/2006/relationships/image" Target="media/image23.png"/><Relationship Id="rId114" Type="http://schemas.openxmlformats.org/officeDocument/2006/relationships/image" Target="media/image57.wmf"/><Relationship Id="rId60" Type="http://schemas.openxmlformats.org/officeDocument/2006/relationships/image" Target="media/image30.wmf"/><Relationship Id="rId81" Type="http://schemas.openxmlformats.org/officeDocument/2006/relationships/oleObject" Target="embeddings/oleObject30.bin"/><Relationship Id="rId135" Type="http://schemas.openxmlformats.org/officeDocument/2006/relationships/oleObject" Target="embeddings/oleObject57.bin"/><Relationship Id="rId156" Type="http://schemas.openxmlformats.org/officeDocument/2006/relationships/oleObject" Target="embeddings/oleObject70.bin"/><Relationship Id="rId177" Type="http://schemas.openxmlformats.org/officeDocument/2006/relationships/image" Target="media/image8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8412</TotalTime>
  <Pages>88</Pages>
  <Words>25372</Words>
  <Characters>144626</Characters>
  <Application>Microsoft Office Word</Application>
  <DocSecurity>0</DocSecurity>
  <Lines>1205</Lines>
  <Paragraphs>339</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169659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creator>dyoung03</dc:creator>
  <cp:lastModifiedBy>Young, Dirk</cp:lastModifiedBy>
  <cp:revision>28</cp:revision>
  <cp:lastPrinted>2013-05-14T18:29:00Z</cp:lastPrinted>
  <dcterms:created xsi:type="dcterms:W3CDTF">2022-05-13T12:50:00Z</dcterms:created>
  <dcterms:modified xsi:type="dcterms:W3CDTF">2023-06-22T18:01:00Z</dcterms:modified>
</cp:coreProperties>
</file>