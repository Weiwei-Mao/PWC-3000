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649E1ED5"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6F15E3EF" w14:textId="33C66593"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35D646C1" w14:textId="1EC8E2D6"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B724D6">
              <w:rPr>
                <w:noProof/>
                <w:webHidden/>
              </w:rPr>
              <w:t>2</w:t>
            </w:r>
            <w:r w:rsidR="00D35FC7">
              <w:rPr>
                <w:noProof/>
                <w:webHidden/>
              </w:rPr>
              <w:fldChar w:fldCharType="end"/>
            </w:r>
          </w:hyperlink>
        </w:p>
        <w:p w14:paraId="7865288F" w14:textId="3949AC15"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B724D6">
              <w:rPr>
                <w:noProof/>
                <w:webHidden/>
              </w:rPr>
              <w:t>11</w:t>
            </w:r>
            <w:r w:rsidR="00D35FC7">
              <w:rPr>
                <w:noProof/>
                <w:webHidden/>
              </w:rPr>
              <w:fldChar w:fldCharType="end"/>
            </w:r>
          </w:hyperlink>
        </w:p>
        <w:p w14:paraId="5BD1FCF8" w14:textId="0406ABF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B724D6">
              <w:rPr>
                <w:noProof/>
                <w:webHidden/>
              </w:rPr>
              <w:t>14</w:t>
            </w:r>
            <w:r w:rsidR="00D35FC7">
              <w:rPr>
                <w:noProof/>
                <w:webHidden/>
              </w:rPr>
              <w:fldChar w:fldCharType="end"/>
            </w:r>
          </w:hyperlink>
        </w:p>
        <w:p w14:paraId="21E29C39" w14:textId="15E3DE7F"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B724D6">
              <w:rPr>
                <w:noProof/>
                <w:webHidden/>
              </w:rPr>
              <w:t>15</w:t>
            </w:r>
            <w:r w:rsidR="00D35FC7">
              <w:rPr>
                <w:noProof/>
                <w:webHidden/>
              </w:rPr>
              <w:fldChar w:fldCharType="end"/>
            </w:r>
          </w:hyperlink>
        </w:p>
        <w:p w14:paraId="0D90004A" w14:textId="389E5150"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B724D6">
              <w:rPr>
                <w:noProof/>
                <w:webHidden/>
              </w:rPr>
              <w:t>16</w:t>
            </w:r>
            <w:r w:rsidR="00D35FC7">
              <w:rPr>
                <w:noProof/>
                <w:webHidden/>
              </w:rPr>
              <w:fldChar w:fldCharType="end"/>
            </w:r>
          </w:hyperlink>
        </w:p>
        <w:p w14:paraId="6867D898" w14:textId="6442728F"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72ED2485" w14:textId="646F822B"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0E9EF256" w14:textId="7FA399AB"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B724D6">
              <w:rPr>
                <w:noProof/>
                <w:webHidden/>
              </w:rPr>
              <w:t>27</w:t>
            </w:r>
            <w:r w:rsidR="00D35FC7">
              <w:rPr>
                <w:noProof/>
                <w:webHidden/>
              </w:rPr>
              <w:fldChar w:fldCharType="end"/>
            </w:r>
          </w:hyperlink>
        </w:p>
        <w:p w14:paraId="02C39600" w14:textId="57E25E93"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B724D6">
              <w:rPr>
                <w:noProof/>
                <w:webHidden/>
              </w:rPr>
              <w:t>28</w:t>
            </w:r>
            <w:r w:rsidR="00D35FC7">
              <w:rPr>
                <w:noProof/>
                <w:webHidden/>
              </w:rPr>
              <w:fldChar w:fldCharType="end"/>
            </w:r>
          </w:hyperlink>
        </w:p>
        <w:p w14:paraId="245E3FCA" w14:textId="67327CB8"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B724D6">
              <w:rPr>
                <w:noProof/>
                <w:webHidden/>
              </w:rPr>
              <w:t>29</w:t>
            </w:r>
            <w:r w:rsidR="00D35FC7">
              <w:rPr>
                <w:noProof/>
                <w:webHidden/>
              </w:rPr>
              <w:fldChar w:fldCharType="end"/>
            </w:r>
          </w:hyperlink>
        </w:p>
        <w:p w14:paraId="4EC1EE4B" w14:textId="4AB4303C"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00DF8FC9" w14:textId="300A5CD3"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1B9BD203" w14:textId="16F47E23"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B724D6">
              <w:rPr>
                <w:noProof/>
                <w:webHidden/>
              </w:rPr>
              <w:t>32</w:t>
            </w:r>
            <w:r w:rsidR="00D35FC7">
              <w:rPr>
                <w:noProof/>
                <w:webHidden/>
              </w:rPr>
              <w:fldChar w:fldCharType="end"/>
            </w:r>
          </w:hyperlink>
        </w:p>
        <w:p w14:paraId="43D47536" w14:textId="24F7B0AA"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B724D6">
              <w:rPr>
                <w:noProof/>
                <w:webHidden/>
              </w:rPr>
              <w:t>33</w:t>
            </w:r>
            <w:r w:rsidR="00D35FC7">
              <w:rPr>
                <w:noProof/>
                <w:webHidden/>
              </w:rPr>
              <w:fldChar w:fldCharType="end"/>
            </w:r>
          </w:hyperlink>
        </w:p>
        <w:p w14:paraId="48A17FD5" w14:textId="562DD6EA"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B724D6">
              <w:rPr>
                <w:noProof/>
                <w:webHidden/>
              </w:rPr>
              <w:t>35</w:t>
            </w:r>
            <w:r w:rsidR="00D35FC7">
              <w:rPr>
                <w:noProof/>
                <w:webHidden/>
              </w:rPr>
              <w:fldChar w:fldCharType="end"/>
            </w:r>
          </w:hyperlink>
        </w:p>
        <w:p w14:paraId="76B1DD0D" w14:textId="47517035"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B724D6">
              <w:rPr>
                <w:noProof/>
                <w:webHidden/>
              </w:rPr>
              <w:t>36</w:t>
            </w:r>
            <w:r w:rsidR="00D35FC7">
              <w:rPr>
                <w:noProof/>
                <w:webHidden/>
              </w:rPr>
              <w:fldChar w:fldCharType="end"/>
            </w:r>
          </w:hyperlink>
        </w:p>
        <w:p w14:paraId="207A314A" w14:textId="33AF386E"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B724D6">
              <w:rPr>
                <w:noProof/>
                <w:webHidden/>
              </w:rPr>
              <w:t>38</w:t>
            </w:r>
            <w:r w:rsidR="00D35FC7">
              <w:rPr>
                <w:noProof/>
                <w:webHidden/>
              </w:rPr>
              <w:fldChar w:fldCharType="end"/>
            </w:r>
          </w:hyperlink>
        </w:p>
        <w:p w14:paraId="0AC19736" w14:textId="07093269"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3FD2B65A" w14:textId="4926D0AD"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11AA7C54" w14:textId="035690D5"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54706FFE" w14:textId="138AFD4D"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B724D6">
              <w:rPr>
                <w:noProof/>
                <w:webHidden/>
              </w:rPr>
              <w:t>41</w:t>
            </w:r>
            <w:r w:rsidR="00D35FC7">
              <w:rPr>
                <w:noProof/>
                <w:webHidden/>
              </w:rPr>
              <w:fldChar w:fldCharType="end"/>
            </w:r>
          </w:hyperlink>
        </w:p>
        <w:p w14:paraId="78853611" w14:textId="42A7A9AD"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B724D6">
              <w:rPr>
                <w:noProof/>
                <w:webHidden/>
              </w:rPr>
              <w:t>42</w:t>
            </w:r>
            <w:r w:rsidR="00D35FC7">
              <w:rPr>
                <w:noProof/>
                <w:webHidden/>
              </w:rPr>
              <w:fldChar w:fldCharType="end"/>
            </w:r>
          </w:hyperlink>
        </w:p>
        <w:p w14:paraId="29781F5E" w14:textId="6CEA5D8A"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00580FED" w14:textId="624941D6"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4D67A21B" w14:textId="64D1CE0F"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BC2C9B1" w14:textId="6E45AE1A"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AC05209" w14:textId="49644D35"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5F17E8BA" w14:textId="28E383AD"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B724D6">
              <w:rPr>
                <w:noProof/>
                <w:webHidden/>
              </w:rPr>
              <w:t>49</w:t>
            </w:r>
            <w:r w:rsidR="00D35FC7">
              <w:rPr>
                <w:noProof/>
                <w:webHidden/>
              </w:rPr>
              <w:fldChar w:fldCharType="end"/>
            </w:r>
          </w:hyperlink>
        </w:p>
        <w:p w14:paraId="33481005" w14:textId="092DB849"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B724D6">
              <w:rPr>
                <w:noProof/>
                <w:webHidden/>
              </w:rPr>
              <w:t>50</w:t>
            </w:r>
            <w:r w:rsidR="00D35FC7">
              <w:rPr>
                <w:noProof/>
                <w:webHidden/>
              </w:rPr>
              <w:fldChar w:fldCharType="end"/>
            </w:r>
          </w:hyperlink>
        </w:p>
        <w:p w14:paraId="6E9B7198" w14:textId="330933B0"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5C61D5FE" w14:textId="34A3A542"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305B6231" w14:textId="13266C7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3CD2C160" w14:textId="7A24F09A"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C5155F7" w14:textId="0C92EBEF"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575BD99E" w14:textId="5C6BC429"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9B86A05" w14:textId="1EDAAA8F"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B724D6">
              <w:rPr>
                <w:noProof/>
                <w:webHidden/>
              </w:rPr>
              <w:t>59</w:t>
            </w:r>
            <w:r w:rsidR="00D35FC7">
              <w:rPr>
                <w:noProof/>
                <w:webHidden/>
              </w:rPr>
              <w:fldChar w:fldCharType="end"/>
            </w:r>
          </w:hyperlink>
        </w:p>
        <w:p w14:paraId="32C84A0A" w14:textId="0763D538"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48CD1DCD" w14:textId="0294C2E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7FFD15D7" w14:textId="3D07D85E"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B3BC72D" w14:textId="523E3943"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F54DCBF" w14:textId="61BF104C"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B724D6">
              <w:rPr>
                <w:noProof/>
                <w:webHidden/>
              </w:rPr>
              <w:t>62</w:t>
            </w:r>
            <w:r w:rsidR="00D35FC7">
              <w:rPr>
                <w:noProof/>
                <w:webHidden/>
              </w:rPr>
              <w:fldChar w:fldCharType="end"/>
            </w:r>
          </w:hyperlink>
        </w:p>
        <w:p w14:paraId="65A5453B" w14:textId="4A3541CB"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B724D6">
              <w:rPr>
                <w:noProof/>
                <w:webHidden/>
              </w:rPr>
              <w:t>63</w:t>
            </w:r>
            <w:r w:rsidR="00D35FC7">
              <w:rPr>
                <w:noProof/>
                <w:webHidden/>
              </w:rPr>
              <w:fldChar w:fldCharType="end"/>
            </w:r>
          </w:hyperlink>
        </w:p>
        <w:p w14:paraId="105DCAF8" w14:textId="7A9E5DE2"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B724D6">
              <w:rPr>
                <w:noProof/>
                <w:webHidden/>
              </w:rPr>
              <w:t>65</w:t>
            </w:r>
            <w:r w:rsidR="00D35FC7">
              <w:rPr>
                <w:noProof/>
                <w:webHidden/>
              </w:rPr>
              <w:fldChar w:fldCharType="end"/>
            </w:r>
          </w:hyperlink>
        </w:p>
        <w:p w14:paraId="79403A19" w14:textId="04BFA554"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001BF27" w14:textId="04ECA62F"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4E0F0E90" w14:textId="4EA4A5F8"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2AE8A86" w14:textId="54344058"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6D04F2D8" w14:textId="42F52816"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B724D6">
              <w:rPr>
                <w:noProof/>
                <w:webHidden/>
              </w:rPr>
              <w:t>68</w:t>
            </w:r>
            <w:r w:rsidR="00D35FC7">
              <w:rPr>
                <w:noProof/>
                <w:webHidden/>
              </w:rPr>
              <w:fldChar w:fldCharType="end"/>
            </w:r>
          </w:hyperlink>
        </w:p>
        <w:p w14:paraId="71E54333" w14:textId="3BFD338A"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034FE9C0" w14:textId="02E19A89"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2BC725B8" w14:textId="1A3AB888"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11FEDBD1" w14:textId="1CDAA0B6"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B724D6">
              <w:rPr>
                <w:noProof/>
                <w:webHidden/>
              </w:rPr>
              <w:t>70</w:t>
            </w:r>
            <w:r w:rsidR="00D35FC7">
              <w:rPr>
                <w:noProof/>
                <w:webHidden/>
              </w:rPr>
              <w:fldChar w:fldCharType="end"/>
            </w:r>
          </w:hyperlink>
        </w:p>
        <w:p w14:paraId="79438E7B" w14:textId="58A5BF89"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B724D6">
              <w:rPr>
                <w:noProof/>
                <w:webHidden/>
              </w:rPr>
              <w:t>71</w:t>
            </w:r>
            <w:r w:rsidR="00D35FC7">
              <w:rPr>
                <w:noProof/>
                <w:webHidden/>
              </w:rPr>
              <w:fldChar w:fldCharType="end"/>
            </w:r>
          </w:hyperlink>
        </w:p>
        <w:p w14:paraId="2FBDEF4F" w14:textId="642F4213"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B724D6">
              <w:rPr>
                <w:noProof/>
                <w:webHidden/>
              </w:rPr>
              <w:t>72</w:t>
            </w:r>
            <w:r w:rsidR="00D35FC7">
              <w:rPr>
                <w:noProof/>
                <w:webHidden/>
              </w:rPr>
              <w:fldChar w:fldCharType="end"/>
            </w:r>
          </w:hyperlink>
        </w:p>
        <w:p w14:paraId="24926F76" w14:textId="11AA4957"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B724D6">
              <w:rPr>
                <w:noProof/>
                <w:webHidden/>
              </w:rPr>
              <w:t>74</w:t>
            </w:r>
            <w:r w:rsidR="00D35FC7">
              <w:rPr>
                <w:noProof/>
                <w:webHidden/>
              </w:rPr>
              <w:fldChar w:fldCharType="end"/>
            </w:r>
          </w:hyperlink>
        </w:p>
        <w:p w14:paraId="20CAB977" w14:textId="56882957"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1C39DB88" w14:textId="5836BCAA"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2A7A6F4" w14:textId="19B1508A"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24BCC179" w14:textId="3081CD5E"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85708E8" w14:textId="510BDFD5"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B724D6">
              <w:rPr>
                <w:noProof/>
                <w:webHidden/>
              </w:rPr>
              <w:t>77</w:t>
            </w:r>
            <w:r w:rsidR="00D35FC7">
              <w:rPr>
                <w:noProof/>
                <w:webHidden/>
              </w:rPr>
              <w:fldChar w:fldCharType="end"/>
            </w:r>
          </w:hyperlink>
        </w:p>
        <w:p w14:paraId="3DFDB733" w14:textId="65D3E64A"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B724D6">
              <w:rPr>
                <w:noProof/>
                <w:webHidden/>
              </w:rPr>
              <w:t>78</w:t>
            </w:r>
            <w:r w:rsidR="00D35FC7">
              <w:rPr>
                <w:noProof/>
                <w:webHidden/>
              </w:rPr>
              <w:fldChar w:fldCharType="end"/>
            </w:r>
          </w:hyperlink>
        </w:p>
        <w:p w14:paraId="4969F060" w14:textId="039ED7B9"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B724D6">
              <w:rPr>
                <w:noProof/>
                <w:webHidden/>
              </w:rPr>
              <w:t>80</w:t>
            </w:r>
            <w:r w:rsidR="00D35FC7">
              <w:rPr>
                <w:noProof/>
                <w:webHidden/>
              </w:rPr>
              <w:fldChar w:fldCharType="end"/>
            </w:r>
          </w:hyperlink>
        </w:p>
        <w:p w14:paraId="00376C58" w14:textId="7B7BB6D5"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B724D6">
              <w:rPr>
                <w:noProof/>
                <w:webHidden/>
              </w:rPr>
              <w:t>82</w:t>
            </w:r>
            <w:r w:rsidR="00D35FC7">
              <w:rPr>
                <w:noProof/>
                <w:webHidden/>
              </w:rPr>
              <w:fldChar w:fldCharType="end"/>
            </w:r>
          </w:hyperlink>
        </w:p>
        <w:p w14:paraId="69441ACC" w14:textId="393266B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B724D6">
              <w:rPr>
                <w:noProof/>
                <w:webHidden/>
              </w:rPr>
              <w:t>83</w:t>
            </w:r>
            <w:r w:rsidR="00D35FC7">
              <w:rPr>
                <w:noProof/>
                <w:webHidden/>
              </w:rPr>
              <w:fldChar w:fldCharType="end"/>
            </w:r>
          </w:hyperlink>
        </w:p>
        <w:p w14:paraId="74C4F21A" w14:textId="4BF343E4"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4288D08C" w14:textId="2B977453"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15B56381" w14:textId="463A4F52"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6AB6FAC4" w14:textId="526DCF50"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08BF262B" w14:textId="5C4EC83F"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82807DB" w14:textId="1E92464B"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2C213EF" w14:textId="3C600A15"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B724D6">
              <w:rPr>
                <w:noProof/>
                <w:webHidden/>
              </w:rPr>
              <w:t>88</w:t>
            </w:r>
            <w:r w:rsidR="00D35FC7">
              <w:rPr>
                <w:noProof/>
                <w:webHidden/>
              </w:rPr>
              <w:fldChar w:fldCharType="end"/>
            </w:r>
          </w:hyperlink>
        </w:p>
        <w:p w14:paraId="0A837438" w14:textId="133959C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B724D6">
              <w:rPr>
                <w:noProof/>
                <w:webHidden/>
              </w:rPr>
              <w:t>91</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4E0D07A4" w:rsidR="005F3AE6" w:rsidRDefault="00883B9D" w:rsidP="00D35FC7">
      <w:pPr>
        <w:pStyle w:val="Heading1"/>
      </w:pPr>
      <w:bookmarkStart w:id="0" w:name="_Toc138340344"/>
      <w:r>
        <w:lastRenderedPageBreak/>
        <w:t>PRZM-VVWM</w:t>
      </w:r>
      <w:bookmarkEnd w:id="0"/>
      <w:r w:rsidR="00A20572" w:rsidRPr="00B135A0">
        <w:t xml:space="preserve"> </w:t>
      </w:r>
    </w:p>
    <w:p w14:paraId="616BF4D2" w14:textId="3C7904A7" w:rsidR="00D41AA4" w:rsidRPr="00D35FC7"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E54505">
        <w:t xml:space="preserve"> </w:t>
      </w:r>
      <w:r w:rsidR="00624057" w:rsidRPr="00D35FC7">
        <w:t xml:space="preserve"> </w:t>
      </w:r>
      <w:r w:rsidR="000C0922" w:rsidRPr="00D35FC7">
        <w:t xml:space="preserve">PRZM-VVWM is designed </w:t>
      </w:r>
      <w:r w:rsidR="00E54505">
        <w:t xml:space="preserve">to process multiple simulations with different inputs, also called </w:t>
      </w:r>
      <w:r w:rsidR="00E54505" w:rsidRPr="00E54505">
        <w:rPr>
          <w:i/>
          <w:iCs/>
        </w:rPr>
        <w:t>batch runs</w:t>
      </w:r>
      <w:r w:rsidR="00E54505">
        <w:t>.</w:t>
      </w:r>
      <w:r w:rsidR="000C0922" w:rsidRPr="00D35FC7">
        <w:t xml:space="preserve">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multiple application schemes</w:t>
      </w:r>
      <w:r w:rsidR="00E54505">
        <w:t xml:space="preserve"> and scenarios</w:t>
      </w:r>
      <w:r w:rsidR="000C0922" w:rsidRPr="00D35FC7">
        <w:t xml:space="preserve"> in</w:t>
      </w:r>
      <w:r w:rsidR="00E54505">
        <w:t xml:space="preserve"> a</w:t>
      </w:r>
      <w:r w:rsidR="000C0922" w:rsidRPr="00D35FC7">
        <w:t xml:space="preserv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09385E">
        <w:t xml:space="preserve"> </w:t>
      </w:r>
      <w:r w:rsidR="00E54505">
        <w:t xml:space="preserve"> This new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7DEB57DD"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298A00FA"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3F0F7210" w:rsidR="00D41AA4" w:rsidRDefault="001873CE" w:rsidP="00D35FC7">
      <w:r>
        <w:t>Application efficienc</w:t>
      </w:r>
      <w:r w:rsidR="00055156">
        <w:t xml:space="preserve">ies have been used almost solely to compensate for drift losses in US EPA assessments and required external calculations.  These efficiencies are now calculated internally and are no longer required inputs. Efficiencies are calculated to </w:t>
      </w:r>
      <w:r w:rsidR="00D16169">
        <w:t>ensure</w:t>
      </w:r>
      <w:r w:rsidR="00055156">
        <w:t xml:space="preserve"> a mass balance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BB78D4B" w:rsidR="003C7EAA" w:rsidRDefault="003C7EAA" w:rsidP="00D35FC7">
      <w:r>
        <w:t>Application window</w:t>
      </w:r>
      <w:r w:rsidR="004A346B">
        <w:t xml:space="preserve"> options are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3661BCBC"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 the possibility that </w:t>
      </w:r>
      <w:proofErr w:type="gramStart"/>
      <w:r w:rsidR="00D16169">
        <w:t>a</w:t>
      </w:r>
      <w:proofErr w:type="gramEnd"/>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72F3272A" w:rsidR="00D41AA4" w:rsidRDefault="006E4757" w:rsidP="00D35FC7">
      <w:r>
        <w:lastRenderedPageBreak/>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 which revealed that they were not needed since the routine only needed total mineral content, not specific particle-size fractions.</w:t>
      </w:r>
    </w:p>
    <w:p w14:paraId="0D9CD556" w14:textId="77777777" w:rsidR="00055156" w:rsidRDefault="00055156" w:rsidP="00D35FC7"/>
    <w:p w14:paraId="4DDA2633" w14:textId="54B10282" w:rsidR="004A346B" w:rsidRDefault="004A346B" w:rsidP="00D35FC7">
      <w:r>
        <w:t xml:space="preserve">Temperature routine was rewritten to fix a </w:t>
      </w:r>
      <w:r w:rsidR="0009385E">
        <w:t>mis-conceptualization</w:t>
      </w:r>
      <w:r>
        <w:t xml:space="preserve"> involving mineral composition of soil.</w:t>
      </w:r>
    </w:p>
    <w:p w14:paraId="25BA0CE5" w14:textId="77777777" w:rsidR="00055156" w:rsidRDefault="00055156" w:rsidP="00D35FC7"/>
    <w:p w14:paraId="728DDCA4" w14:textId="318BEA98"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soil data and desired 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1D81C2D5" w14:textId="07AD60D4"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also been hardcoded into PRZM-VVWM to facilitate default runs. WPEZ is s special case of VVWM and does not require additional coding except adding default input parameters.</w:t>
      </w:r>
    </w:p>
    <w:p w14:paraId="216864C8" w14:textId="3CEF163D" w:rsidR="00D82974" w:rsidRDefault="00D82974" w:rsidP="00D35FC7"/>
    <w:p w14:paraId="3B34E3DF" w14:textId="4DE576FC" w:rsidR="00D82974" w:rsidRDefault="00D82974" w:rsidP="00D35FC7">
      <w:proofErr w:type="spellStart"/>
      <w:r>
        <w:t>Spraydrift</w:t>
      </w:r>
      <w:proofErr w:type="spellEnd"/>
      <w:r>
        <w:t xml:space="preserve"> to the VVWM is input through tabulated values that include considerations for the application method and the buffer distance.</w:t>
      </w:r>
    </w:p>
    <w:p w14:paraId="77127816" w14:textId="1A95DC54" w:rsidR="00B9567D" w:rsidRDefault="00B9567D" w:rsidP="00D35FC7"/>
    <w:p w14:paraId="02325192" w14:textId="538B6355" w:rsidR="00B9567D" w:rsidRPr="00D41AA4" w:rsidRDefault="00B9567D" w:rsidP="00D35FC7">
      <w:r>
        <w:t>Degradate drift was inadvertently included in previous versions, now only parent can drift.</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346FF5D6"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6506DE12"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1C8F65F8" w14:textId="71DE1DB9" w:rsidR="00624057" w:rsidRDefault="00624057" w:rsidP="00D35FC7"/>
    <w:p w14:paraId="63D52591" w14:textId="6A6A036E" w:rsidR="00ED4BBB" w:rsidRDefault="00ED4BBB" w:rsidP="00D35FC7"/>
    <w:p w14:paraId="56731FEF" w14:textId="470CAB4E" w:rsidR="00015737" w:rsidRDefault="00015737" w:rsidP="00C05760">
      <w:pPr>
        <w:pStyle w:val="Heading2"/>
      </w:pPr>
      <w:bookmarkStart w:id="2" w:name="_Toc138340346"/>
      <w:r>
        <w:t>PRZM</w:t>
      </w:r>
      <w:r w:rsidR="0048140C">
        <w:t>-</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proofErr w:type="spellStart"/>
      <w:r w:rsidRPr="00F65A66">
        <w:t>family_name</w:t>
      </w:r>
      <w:proofErr w:type="spellEnd"/>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D35FC7"/>
    <w:p w14:paraId="586E83BB" w14:textId="13FA2DBA" w:rsidR="00B0726C" w:rsidRDefault="009F2BCC" w:rsidP="00D35FC7">
      <w:r w:rsidRPr="009F2BCC">
        <w:t xml:space="preserve">Line </w:t>
      </w:r>
      <w:r>
        <w:t>4</w:t>
      </w:r>
      <w:r w:rsidRPr="009F2BCC">
        <w:t>:</w:t>
      </w:r>
    </w:p>
    <w:p w14:paraId="40DB18AF" w14:textId="304EC1D3" w:rsidR="00B0726C" w:rsidRDefault="004C5285" w:rsidP="00D35FC7">
      <w:proofErr w:type="spellStart"/>
      <w:r w:rsidRPr="00F65A66">
        <w:t>weatherfiledirectory</w:t>
      </w:r>
      <w:proofErr w:type="spellEnd"/>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proofErr w:type="spellStart"/>
      <w:r w:rsidR="00C97F60" w:rsidRPr="00566983">
        <w:t>is_nonequilibrium</w:t>
      </w:r>
      <w:proofErr w:type="spellEnd"/>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w:t>
      </w:r>
      <w:proofErr w:type="spellStart"/>
      <w:r w:rsidR="004C5285" w:rsidRPr="00566983">
        <w:t>Kd</w:t>
      </w:r>
      <w:proofErr w:type="spellEnd"/>
      <w:r w:rsidRPr="00566983">
        <w:t xml:space="preserve">, TRUE </w:t>
      </w:r>
    </w:p>
    <w:p w14:paraId="1BE61211" w14:textId="44A93055" w:rsidR="0013196F" w:rsidRPr="00566983" w:rsidRDefault="0013196F" w:rsidP="00D35FC7">
      <w:proofErr w:type="spellStart"/>
      <w:r w:rsidRPr="00566983">
        <w:t>is_nonequilibrium</w:t>
      </w:r>
      <w:proofErr w:type="spellEnd"/>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proofErr w:type="spellStart"/>
      <w:r>
        <w:t>nchem</w:t>
      </w:r>
      <w:proofErr w:type="spellEnd"/>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proofErr w:type="spellStart"/>
      <w:r>
        <w:t>N_f_</w:t>
      </w:r>
      <w:proofErr w:type="gramStart"/>
      <w:r>
        <w:t>input</w:t>
      </w:r>
      <w:proofErr w:type="spellEnd"/>
      <w:r w:rsidR="00624388">
        <w:t>(</w:t>
      </w:r>
      <w:proofErr w:type="gram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proofErr w:type="spellStart"/>
      <w:r w:rsidRPr="00223AA4">
        <w:t>N_f_</w:t>
      </w:r>
      <w:proofErr w:type="gramStart"/>
      <w:r w:rsidRPr="00223AA4">
        <w:t>input</w:t>
      </w:r>
      <w:proofErr w:type="spellEnd"/>
      <w:r w:rsidRPr="00223AA4">
        <w:t>(</w:t>
      </w:r>
      <w:proofErr w:type="gramEnd"/>
      <w:r w:rsidRPr="00223AA4">
        <w:t xml:space="preserve">1), </w:t>
      </w:r>
      <w:proofErr w:type="spellStart"/>
      <w:r w:rsidRPr="00223AA4">
        <w:t>N_f_input</w:t>
      </w:r>
      <w:proofErr w:type="spellEnd"/>
      <w:r w:rsidRPr="00223AA4">
        <w:t xml:space="preserve">(2), </w:t>
      </w:r>
      <w:proofErr w:type="spellStart"/>
      <w:r w:rsidRPr="00223AA4">
        <w:t>N_f_input</w:t>
      </w:r>
      <w:proofErr w:type="spellEnd"/>
      <w:r w:rsidRPr="00223AA4">
        <w: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w:t>
      </w:r>
      <w:proofErr w:type="gramStart"/>
      <w:r w:rsidRPr="00223AA4">
        <w:t>input</w:t>
      </w:r>
      <w:r w:rsidR="004D6523" w:rsidRPr="00223AA4">
        <w:t>(</w:t>
      </w:r>
      <w:proofErr w:type="gramEnd"/>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N_f_2_</w:t>
      </w:r>
      <w:proofErr w:type="gramStart"/>
      <w:r w:rsidRPr="00B0726C">
        <w:t>input(</w:t>
      </w:r>
      <w:proofErr w:type="gramEnd"/>
      <w:r w:rsidRPr="00B0726C">
        <w:t xml:space="preserve">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w:t>
      </w:r>
      <w:proofErr w:type="gramStart"/>
      <w:r>
        <w:t>)  This</w:t>
      </w:r>
      <w:proofErr w:type="gramEnd"/>
      <w:r>
        <w:t xml:space="preserve">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t>number_subdelt</w:t>
      </w:r>
      <w:proofErr w:type="spellEnd"/>
      <w:r w:rsidR="00093394">
        <w:t xml:space="preserve">: This specifies the number of sub-daily steps.  </w:t>
      </w:r>
      <w:proofErr w:type="gramStart"/>
      <w:r w:rsidR="00093394">
        <w:t>Usually</w:t>
      </w:r>
      <w:proofErr w:type="gramEnd"/>
      <w:r w:rsidR="00093394">
        <w:t xml:space="preserve">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proofErr w:type="spellStart"/>
      <w:r>
        <w:t>water_column_halflife_</w:t>
      </w:r>
      <w:proofErr w:type="gramStart"/>
      <w:r>
        <w:t>input</w:t>
      </w:r>
      <w:proofErr w:type="spellEnd"/>
      <w:r>
        <w:t>(</w:t>
      </w:r>
      <w:proofErr w:type="gram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w:t>
      </w:r>
      <w:proofErr w:type="gramStart"/>
      <w:r>
        <w:t>input</w:t>
      </w:r>
      <w:proofErr w:type="spellEnd"/>
      <w:r>
        <w:t>(</w:t>
      </w:r>
      <w:proofErr w:type="gram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proofErr w:type="gramStart"/>
      <w:r>
        <w:t>xAerobic</w:t>
      </w:r>
      <w:proofErr w:type="spellEnd"/>
      <w:r>
        <w:t>(</w:t>
      </w:r>
      <w:proofErr w:type="gramEnd"/>
      <w:r>
        <w:t>1)</w:t>
      </w:r>
      <w:r w:rsidR="00B0726C">
        <w:t>:</w:t>
      </w:r>
      <w:r>
        <w:t xml:space="preserve"> </w:t>
      </w:r>
      <w:r w:rsidR="00E71D5F">
        <w:t>moles of daughter produced per mole parent degraded</w:t>
      </w:r>
    </w:p>
    <w:p w14:paraId="71C55D4F" w14:textId="34041139" w:rsidR="00094A04" w:rsidRDefault="00566983" w:rsidP="00D35FC7">
      <w:proofErr w:type="spellStart"/>
      <w:proofErr w:type="gramStart"/>
      <w:r>
        <w:t>xAerobic</w:t>
      </w:r>
      <w:proofErr w:type="spellEnd"/>
      <w:r>
        <w:t>(</w:t>
      </w:r>
      <w:proofErr w:type="gramEnd"/>
      <w:r>
        <w:t>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t>water_column_ref_temp(1</w:t>
      </w:r>
      <w:proofErr w:type="gramStart"/>
      <w:r>
        <w:t>),water</w:t>
      </w:r>
      <w:proofErr w:type="gramEnd"/>
      <w:r>
        <w:t>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w:t>
      </w:r>
      <w:proofErr w:type="spellStart"/>
      <w:r>
        <w:t>benthic_halflife_</w:t>
      </w:r>
      <w:proofErr w:type="gramStart"/>
      <w:r>
        <w:t>input</w:t>
      </w:r>
      <w:proofErr w:type="spellEnd"/>
      <w:r>
        <w:t>(</w:t>
      </w:r>
      <w:proofErr w:type="gram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lastRenderedPageBreak/>
        <w:t>benthic_halflife_</w:t>
      </w:r>
      <w:proofErr w:type="gramStart"/>
      <w:r>
        <w:t>input</w:t>
      </w:r>
      <w:proofErr w:type="spellEnd"/>
      <w:r>
        <w:t>(</w:t>
      </w:r>
      <w:proofErr w:type="gram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proofErr w:type="gramStart"/>
      <w:r>
        <w:t>xBenthic</w:t>
      </w:r>
      <w:proofErr w:type="spellEnd"/>
      <w:r>
        <w:t>(</w:t>
      </w:r>
      <w:proofErr w:type="gram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proofErr w:type="spellStart"/>
      <w:proofErr w:type="gramStart"/>
      <w:r>
        <w:t>xBenthic</w:t>
      </w:r>
      <w:proofErr w:type="spellEnd"/>
      <w:r>
        <w:t>(</w:t>
      </w:r>
      <w:proofErr w:type="gramEnd"/>
      <w:r>
        <w:t>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proofErr w:type="spellStart"/>
      <w:r>
        <w:t>benthic_ref_</w:t>
      </w:r>
      <w:proofErr w:type="gramStart"/>
      <w:r>
        <w:t>temp</w:t>
      </w:r>
      <w:proofErr w:type="spellEnd"/>
      <w:r>
        <w:t>(</w:t>
      </w:r>
      <w:proofErr w:type="gram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proofErr w:type="spellStart"/>
      <w:r w:rsidRPr="00565863">
        <w:t>photo_halflife_</w:t>
      </w:r>
      <w:proofErr w:type="gramStart"/>
      <w:r w:rsidRPr="00565863">
        <w:t>input</w:t>
      </w:r>
      <w:proofErr w:type="spellEnd"/>
      <w:r w:rsidRPr="00565863">
        <w:t>(</w:t>
      </w:r>
      <w:proofErr w:type="gram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proofErr w:type="gramStart"/>
      <w:r w:rsidRPr="00565863">
        <w:rPr>
          <w:color w:val="000000" w:themeColor="text1"/>
        </w:rPr>
        <w:t>xPhoto</w:t>
      </w:r>
      <w:proofErr w:type="spellEnd"/>
      <w:r>
        <w:t>(</w:t>
      </w:r>
      <w:proofErr w:type="gramEnd"/>
      <w:r>
        <w:t>1)</w:t>
      </w:r>
      <w:r w:rsidR="00E71D5F">
        <w:t>:</w:t>
      </w:r>
      <w:r>
        <w:t xml:space="preserve"> </w:t>
      </w:r>
      <w:r w:rsidR="00E71D5F">
        <w:t>moles of daughter produced per mole parent degraded</w:t>
      </w:r>
    </w:p>
    <w:p w14:paraId="0FAEE638" w14:textId="506ED6C1" w:rsidR="00F50963" w:rsidRDefault="00F50963" w:rsidP="00D35FC7">
      <w:proofErr w:type="spellStart"/>
      <w:proofErr w:type="gramStart"/>
      <w:r w:rsidRPr="00565863">
        <w:rPr>
          <w:color w:val="000000" w:themeColor="text1"/>
        </w:rPr>
        <w:t>xPhoto</w:t>
      </w:r>
      <w:proofErr w:type="spellEnd"/>
      <w:r>
        <w:t>(</w:t>
      </w:r>
      <w:proofErr w:type="gram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proofErr w:type="spellStart"/>
      <w:proofErr w:type="gramStart"/>
      <w:r w:rsidRPr="00565863">
        <w:t>rflat</w:t>
      </w:r>
      <w:proofErr w:type="spellEnd"/>
      <w:r w:rsidRPr="00565863">
        <w:t>(</w:t>
      </w:r>
      <w:proofErr w:type="gram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proofErr w:type="gramStart"/>
      <w:r w:rsidRPr="00565863">
        <w:t>rflat</w:t>
      </w:r>
      <w:proofErr w:type="spellEnd"/>
      <w:r w:rsidRPr="00565863">
        <w:t>(</w:t>
      </w:r>
      <w:proofErr w:type="gram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proofErr w:type="gramStart"/>
      <w:r w:rsidR="00FC0990" w:rsidRPr="00565863">
        <w:rPr>
          <w:color w:val="000000" w:themeColor="text1"/>
        </w:rPr>
        <w:t>xsoil</w:t>
      </w:r>
      <w:proofErr w:type="spellEnd"/>
      <w:r w:rsidR="00FC0990" w:rsidRPr="00565863">
        <w:rPr>
          <w:color w:val="000000" w:themeColor="text1"/>
        </w:rPr>
        <w:t>(</w:t>
      </w:r>
      <w:proofErr w:type="gram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1)</w:t>
      </w:r>
      <w:r w:rsidR="00685DEE">
        <w:t>:</w:t>
      </w:r>
      <w:r>
        <w:t xml:space="preserve"> </w:t>
      </w:r>
      <w:r w:rsidR="00E71D5F">
        <w:t>moles of daughter produced per mole parent degraded</w:t>
      </w:r>
    </w:p>
    <w:p w14:paraId="104E5DE9" w14:textId="350BAB83"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proofErr w:type="spellStart"/>
      <w:r>
        <w:t>is_total_degradation</w:t>
      </w:r>
      <w:proofErr w:type="spellEnd"/>
      <w:r>
        <w:t>: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lastRenderedPageBreak/>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lastRenderedPageBreak/>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lastRenderedPageBreak/>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lastRenderedPageBreak/>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lastRenderedPageBreak/>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lastRenderedPageBreak/>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5859B152" w14:textId="2605BFC1" w:rsidR="009668EE" w:rsidRDefault="009668EE" w:rsidP="00D35FC7"/>
    <w:p w14:paraId="459A159F" w14:textId="0061D40E" w:rsidR="009668EE" w:rsidRDefault="009668EE" w:rsidP="00D35FC7"/>
    <w:p w14:paraId="4410DCDA" w14:textId="132D16D7" w:rsidR="009668EE" w:rsidRDefault="009668EE" w:rsidP="00D35FC7"/>
    <w:p w14:paraId="43D1E7C8" w14:textId="5A6AAEA5" w:rsidR="009668EE" w:rsidRDefault="009668EE" w:rsidP="00D35FC7"/>
    <w:p w14:paraId="49BAC37C" w14:textId="4F451B79"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Pr="005644CE" w:rsidRDefault="0032152D" w:rsidP="00C81965">
      <w:pPr>
        <w:pStyle w:val="Heading2"/>
      </w:pPr>
      <w:bookmarkStart w:id="48" w:name="_Toc138340347"/>
      <w:r>
        <w:t>Field Property Input File</w:t>
      </w:r>
      <w:bookmarkEnd w:id="48"/>
      <w:r w:rsidR="00795509" w:rsidRPr="005644CE">
        <w:t xml:space="preserve"> </w:t>
      </w:r>
    </w:p>
    <w:p w14:paraId="3BF60D8E" w14:textId="6BCFBA08" w:rsidR="00795509" w:rsidRDefault="00916980" w:rsidP="00DB384F">
      <w:pPr>
        <w:tabs>
          <w:tab w:val="right" w:pos="1620"/>
          <w:tab w:val="left" w:pos="2430"/>
        </w:tabs>
      </w:pPr>
      <w:proofErr w:type="gramStart"/>
      <w:r>
        <w:t xml:space="preserve">1  </w:t>
      </w:r>
      <w:proofErr w:type="spellStart"/>
      <w:r>
        <w:t>scenario</w:t>
      </w:r>
      <w:proofErr w:type="gramEnd"/>
      <w:r>
        <w:t>_id</w:t>
      </w:r>
      <w:proofErr w:type="spellEnd"/>
    </w:p>
    <w:p w14:paraId="0521AA4A" w14:textId="60E624B5" w:rsidR="00C81965" w:rsidRDefault="00C81965" w:rsidP="00DB384F">
      <w:pPr>
        <w:tabs>
          <w:tab w:val="right" w:pos="1620"/>
          <w:tab w:val="left" w:pos="2430"/>
        </w:tabs>
        <w:ind w:firstLine="720"/>
      </w:pPr>
      <w:r>
        <w:t xml:space="preserve">[TEXT] descriptive identification </w:t>
      </w:r>
    </w:p>
    <w:p w14:paraId="76C0F031" w14:textId="3D8A4351" w:rsidR="00916980" w:rsidRDefault="00916980" w:rsidP="00DB384F">
      <w:pPr>
        <w:tabs>
          <w:tab w:val="right" w:pos="1620"/>
          <w:tab w:val="left" w:pos="2430"/>
        </w:tabs>
      </w:pPr>
      <w:r>
        <w:t xml:space="preserve">2 </w:t>
      </w:r>
      <w:proofErr w:type="spellStart"/>
      <w:r>
        <w:t>weatherfilename</w:t>
      </w:r>
      <w:proofErr w:type="spellEnd"/>
    </w:p>
    <w:p w14:paraId="43EA8F1A" w14:textId="5C16308B" w:rsidR="00C81965" w:rsidRDefault="00C81965" w:rsidP="00DB384F">
      <w:pPr>
        <w:tabs>
          <w:tab w:val="right" w:pos="1620"/>
          <w:tab w:val="left" w:pos="2430"/>
        </w:tabs>
      </w:pPr>
      <w:r>
        <w:tab/>
        <w:t>[TEXT] filename of weather file</w:t>
      </w:r>
    </w:p>
    <w:p w14:paraId="3B0A73BF" w14:textId="0529AECA" w:rsidR="00916980" w:rsidRDefault="00916980" w:rsidP="00DB384F">
      <w:pPr>
        <w:tabs>
          <w:tab w:val="right" w:pos="1620"/>
          <w:tab w:val="left" w:pos="2430"/>
        </w:tabs>
      </w:pPr>
      <w:r>
        <w:t xml:space="preserve">3 </w:t>
      </w:r>
      <w:proofErr w:type="gramStart"/>
      <w:r>
        <w:t>latitude</w:t>
      </w:r>
      <w:proofErr w:type="gramEnd"/>
    </w:p>
    <w:p w14:paraId="792A4B31" w14:textId="73060100" w:rsidR="00C81965" w:rsidRDefault="00C81965" w:rsidP="00DB384F">
      <w:pPr>
        <w:tabs>
          <w:tab w:val="right" w:pos="1620"/>
          <w:tab w:val="left" w:pos="2430"/>
        </w:tabs>
      </w:pPr>
      <w:r>
        <w:tab/>
        <w:t>[REAL] latitude of scenario</w:t>
      </w:r>
    </w:p>
    <w:p w14:paraId="3471A4C4" w14:textId="77777777" w:rsidR="00D82974" w:rsidRDefault="00D82974" w:rsidP="00DB384F">
      <w:pPr>
        <w:tabs>
          <w:tab w:val="right" w:pos="1620"/>
          <w:tab w:val="left" w:pos="2430"/>
        </w:tabs>
      </w:pPr>
    </w:p>
    <w:p w14:paraId="3591FBA9" w14:textId="3BB54700" w:rsidR="00916980" w:rsidRDefault="00916980" w:rsidP="00DB384F">
      <w:pPr>
        <w:tabs>
          <w:tab w:val="right" w:pos="1620"/>
          <w:tab w:val="left" w:pos="2430"/>
        </w:tabs>
      </w:pPr>
      <w:r>
        <w:t>4 – 27 Unused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ADC5B09" w14:textId="684D299F" w:rsidR="00916980" w:rsidRDefault="00916980" w:rsidP="00DB384F">
      <w:pPr>
        <w:tabs>
          <w:tab w:val="right" w:pos="1620"/>
          <w:tab w:val="left" w:pos="2430"/>
        </w:tabs>
      </w:pPr>
      <w:r>
        <w:t>28</w:t>
      </w:r>
      <w:r w:rsidR="00C81965">
        <w:t xml:space="preserve"> Unused Text, may state </w:t>
      </w:r>
      <w:proofErr w:type="gramStart"/>
      <w:r w:rsidR="00C81965">
        <w:t>“</w:t>
      </w:r>
      <w:r>
        <w:t xml:space="preserve"> </w:t>
      </w:r>
      <w:r w:rsidRPr="00916980">
        <w:t>*</w:t>
      </w:r>
      <w:proofErr w:type="gramEnd"/>
      <w:r w:rsidRPr="00916980">
        <w:t>******* start of PRZM information ******************</w:t>
      </w:r>
      <w:r w:rsidR="00C81965">
        <w:t>”</w:t>
      </w:r>
    </w:p>
    <w:p w14:paraId="3DB5621F" w14:textId="2560920B" w:rsidR="00916980" w:rsidRDefault="00916980" w:rsidP="00DB384F">
      <w:pPr>
        <w:tabs>
          <w:tab w:val="right" w:pos="1620"/>
          <w:tab w:val="left" w:pos="2430"/>
        </w:tabs>
      </w:pPr>
      <w:r>
        <w:t xml:space="preserve">29 </w:t>
      </w:r>
      <w:proofErr w:type="gramStart"/>
      <w:r>
        <w:t>dummy</w:t>
      </w:r>
      <w:proofErr w:type="gramEnd"/>
      <w:r>
        <w:t>, evergreen</w:t>
      </w:r>
      <w:r w:rsidR="00D556E6">
        <w:t>, dummy</w:t>
      </w:r>
    </w:p>
    <w:p w14:paraId="603D7EBB" w14:textId="3950E80C" w:rsidR="00C81965" w:rsidRDefault="00C81965" w:rsidP="00DB384F">
      <w:pPr>
        <w:tabs>
          <w:tab w:val="right" w:pos="1620"/>
          <w:tab w:val="left" w:pos="2430"/>
        </w:tabs>
      </w:pPr>
      <w:r>
        <w:tab/>
        <w:t>[TEXT, LOGICAL]</w:t>
      </w:r>
    </w:p>
    <w:p w14:paraId="6E889B54" w14:textId="20E96B92" w:rsidR="00B31337" w:rsidRDefault="00B31337" w:rsidP="00DB384F">
      <w:pPr>
        <w:tabs>
          <w:tab w:val="right" w:pos="1620"/>
          <w:tab w:val="left" w:pos="2430"/>
        </w:tabs>
      </w:pPr>
      <w:r>
        <w:tab/>
        <w:t>Dummy signifies a placeholder</w:t>
      </w:r>
    </w:p>
    <w:p w14:paraId="1DEB9294" w14:textId="0A087488" w:rsidR="00B31337" w:rsidRDefault="00B31337" w:rsidP="00DB384F">
      <w:pPr>
        <w:tabs>
          <w:tab w:val="right" w:pos="1620"/>
          <w:tab w:val="left" w:pos="2430"/>
        </w:tabs>
      </w:pPr>
      <w:r>
        <w:tab/>
        <w:t>Evergreen – specifies that the crop has a constant canopy and root depth, and no growth stages</w:t>
      </w:r>
    </w:p>
    <w:p w14:paraId="7CF5BB13" w14:textId="7D6E0B04" w:rsidR="002E178C" w:rsidRDefault="002E178C" w:rsidP="00DB384F">
      <w:pPr>
        <w:tabs>
          <w:tab w:val="right" w:pos="1620"/>
          <w:tab w:val="left" w:pos="2430"/>
        </w:tabs>
        <w:rPr>
          <w:rFonts w:ascii="Consolas" w:hAnsi="Consolas" w:cs="Consolas"/>
          <w:color w:val="000000"/>
          <w:sz w:val="19"/>
          <w:szCs w:val="19"/>
        </w:rPr>
      </w:pPr>
      <w:r>
        <w:t>30</w:t>
      </w:r>
      <w:r w:rsidRPr="002E178C">
        <w:rPr>
          <w:rFonts w:ascii="Consolas" w:hAnsi="Consolas" w:cs="Consolas"/>
          <w:color w:val="000000"/>
          <w:sz w:val="19"/>
          <w:szCs w:val="19"/>
        </w:rPr>
        <w:t xml:space="preserve"> </w:t>
      </w:r>
      <w:proofErr w:type="spellStart"/>
      <w:r>
        <w:rPr>
          <w:rFonts w:ascii="Consolas" w:hAnsi="Consolas" w:cs="Consolas"/>
          <w:color w:val="000000"/>
          <w:sz w:val="19"/>
          <w:szCs w:val="19"/>
        </w:rPr>
        <w:t>num_crop_periods_input</w:t>
      </w:r>
      <w:proofErr w:type="spellEnd"/>
      <w:r w:rsidR="00D556E6">
        <w:rPr>
          <w:rFonts w:ascii="Consolas" w:hAnsi="Consolas" w:cs="Consolas"/>
          <w:color w:val="000000"/>
          <w:sz w:val="19"/>
          <w:szCs w:val="19"/>
        </w:rPr>
        <w:t xml:space="preserve">  </w:t>
      </w:r>
    </w:p>
    <w:p w14:paraId="10BD8357" w14:textId="0B85107E" w:rsidR="00B31337" w:rsidRDefault="00B31337" w:rsidP="00DB384F">
      <w:pPr>
        <w:tabs>
          <w:tab w:val="right" w:pos="1620"/>
          <w:tab w:val="left" w:pos="2430"/>
        </w:tabs>
        <w:ind w:left="720"/>
        <w:rPr>
          <w:rFonts w:ascii="Consolas" w:hAnsi="Consolas" w:cs="Consolas"/>
          <w:color w:val="000000"/>
          <w:sz w:val="19"/>
          <w:szCs w:val="19"/>
        </w:rPr>
      </w:pPr>
      <w:r>
        <w:rPr>
          <w:rFonts w:ascii="Consolas" w:hAnsi="Consolas" w:cs="Consolas"/>
          <w:color w:val="000000"/>
          <w:sz w:val="19"/>
          <w:szCs w:val="19"/>
        </w:rPr>
        <w:t>[INTEGER] specifies the number of different crops simulated</w:t>
      </w:r>
      <w:r w:rsidR="002275BD">
        <w:rPr>
          <w:rFonts w:ascii="Consolas" w:hAnsi="Consolas" w:cs="Consolas"/>
          <w:color w:val="000000"/>
          <w:sz w:val="19"/>
          <w:szCs w:val="19"/>
        </w:rPr>
        <w:t xml:space="preserve"> (7 is the maximum crop                   periods currently)</w:t>
      </w:r>
    </w:p>
    <w:p w14:paraId="749E0457" w14:textId="1FFC55F5" w:rsidR="002E178C" w:rsidRDefault="002E178C" w:rsidP="00DB384F">
      <w:pPr>
        <w:tabs>
          <w:tab w:val="right" w:pos="1620"/>
          <w:tab w:val="left" w:pos="2430"/>
        </w:tabs>
      </w:pPr>
      <w:r>
        <w:lastRenderedPageBreak/>
        <w:t>31</w:t>
      </w:r>
      <w:r w:rsidR="002C0473" w:rsidRPr="002C0473">
        <w:t xml:space="preserve"> </w:t>
      </w:r>
      <w:proofErr w:type="gramStart"/>
      <w:r w:rsidR="00D556E6">
        <w:t>dummy</w:t>
      </w:r>
      <w:proofErr w:type="gramEnd"/>
    </w:p>
    <w:p w14:paraId="147B7B29" w14:textId="3E250A8C" w:rsidR="00616E5A" w:rsidRDefault="002C0473" w:rsidP="00DB384F">
      <w:pPr>
        <w:tabs>
          <w:tab w:val="right" w:pos="1620"/>
          <w:tab w:val="left" w:pos="2430"/>
        </w:tabs>
      </w:pPr>
      <w:r>
        <w:t>32</w:t>
      </w:r>
      <w:r w:rsidRPr="002C0473">
        <w:t xml:space="preserve"> </w:t>
      </w:r>
      <w:r>
        <w:t>crop period #</w:t>
      </w:r>
      <w:r w:rsidR="00D556E6">
        <w:t>1</w:t>
      </w:r>
      <w:r>
        <w:t xml:space="preserve"> </w:t>
      </w:r>
      <w:proofErr w:type="spellStart"/>
      <w:proofErr w:type="gramStart"/>
      <w:r>
        <w:t>emd,emm</w:t>
      </w:r>
      <w:proofErr w:type="gramEnd"/>
      <w:r>
        <w:t>,mad,mam,had,ham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r w:rsidR="00000578">
        <w:t xml:space="preserve"> </w:t>
      </w:r>
    </w:p>
    <w:p w14:paraId="2E12798C" w14:textId="2C414793" w:rsidR="002275BD" w:rsidRDefault="002275BD" w:rsidP="00DB384F">
      <w:pPr>
        <w:tabs>
          <w:tab w:val="right" w:pos="1620"/>
          <w:tab w:val="left" w:pos="2430"/>
        </w:tabs>
        <w:ind w:left="1440" w:hanging="720"/>
      </w:pPr>
      <w:bookmarkStart w:id="49" w:name="_Hlk147215853"/>
      <w:r>
        <w:t>[INTEGER]</w:t>
      </w:r>
      <w:bookmarkEnd w:id="49"/>
      <w:r>
        <w:t xml:space="preserve"> (all in</w:t>
      </w:r>
      <w:r w:rsidR="009668EE">
        <w:t>p</w:t>
      </w:r>
      <w:r>
        <w:t>uts)</w:t>
      </w:r>
    </w:p>
    <w:p w14:paraId="477998D4" w14:textId="2B9052E1" w:rsidR="002275BD" w:rsidRPr="002F37AC" w:rsidRDefault="009668EE" w:rsidP="00DB384F">
      <w:pPr>
        <w:tabs>
          <w:tab w:val="right" w:pos="1620"/>
          <w:tab w:val="left" w:pos="2430"/>
        </w:tabs>
      </w:pPr>
      <w:r>
        <w:tab/>
      </w:r>
      <w:proofErr w:type="spellStart"/>
      <w:r w:rsidR="002275BD">
        <w:t>emd</w:t>
      </w:r>
      <w:proofErr w:type="spellEnd"/>
      <w:r w:rsidR="002275BD" w:rsidRPr="002F37AC">
        <w:t xml:space="preserve">: </w:t>
      </w:r>
      <w:r w:rsidR="002275BD">
        <w:tab/>
      </w:r>
      <w:r w:rsidR="002275BD" w:rsidRPr="002F37AC">
        <w:t>integer day of crop emergence.</w:t>
      </w:r>
    </w:p>
    <w:p w14:paraId="1EE8E0E6" w14:textId="5AC83D88" w:rsidR="002275BD" w:rsidRPr="002F37AC" w:rsidRDefault="009668EE" w:rsidP="00DB384F">
      <w:pPr>
        <w:tabs>
          <w:tab w:val="right" w:pos="1620"/>
          <w:tab w:val="left" w:pos="2430"/>
        </w:tabs>
      </w:pPr>
      <w:r>
        <w:tab/>
      </w:r>
      <w:proofErr w:type="spellStart"/>
      <w:r w:rsidR="002275BD">
        <w:t>emm</w:t>
      </w:r>
      <w:proofErr w:type="spellEnd"/>
      <w:r w:rsidR="002275BD" w:rsidRPr="002F37AC">
        <w:t>:</w:t>
      </w:r>
      <w:r w:rsidR="002275BD">
        <w:tab/>
      </w:r>
      <w:r w:rsidR="002275BD" w:rsidRPr="002F37AC">
        <w:t>integer month of crop emergence.</w:t>
      </w:r>
    </w:p>
    <w:p w14:paraId="67088FE6" w14:textId="4EED624C" w:rsidR="002275BD" w:rsidRPr="002F37AC" w:rsidRDefault="009668EE" w:rsidP="00DB384F">
      <w:pPr>
        <w:tabs>
          <w:tab w:val="right" w:pos="1620"/>
          <w:tab w:val="left" w:pos="2430"/>
        </w:tabs>
      </w:pPr>
      <w:r>
        <w:tab/>
      </w:r>
      <w:proofErr w:type="spellStart"/>
      <w:r w:rsidR="002275BD">
        <w:t>emy</w:t>
      </w:r>
      <w:proofErr w:type="spellEnd"/>
      <w:r w:rsidR="002275BD" w:rsidRPr="002F37AC">
        <w:t>:</w:t>
      </w:r>
      <w:r w:rsidR="002275BD">
        <w:tab/>
      </w:r>
      <w:r w:rsidR="002275BD" w:rsidRPr="002F37AC">
        <w:t>integer year of crop emergence.</w:t>
      </w:r>
    </w:p>
    <w:p w14:paraId="4E855B2C" w14:textId="0B147E63" w:rsidR="002275BD" w:rsidRPr="002F37AC" w:rsidRDefault="009668EE" w:rsidP="00DB384F">
      <w:pPr>
        <w:tabs>
          <w:tab w:val="right" w:pos="1620"/>
          <w:tab w:val="left" w:pos="2430"/>
        </w:tabs>
      </w:pPr>
      <w:r>
        <w:tab/>
      </w:r>
      <w:r w:rsidR="002275BD">
        <w:t>mad</w:t>
      </w:r>
      <w:r w:rsidR="002275BD" w:rsidRPr="002F37AC">
        <w:t xml:space="preserve">: </w:t>
      </w:r>
      <w:r w:rsidR="002275BD">
        <w:tab/>
      </w:r>
      <w:r w:rsidR="002275BD" w:rsidRPr="002F37AC">
        <w:t>integer day of crop maturation.</w:t>
      </w:r>
    </w:p>
    <w:p w14:paraId="6D07810C" w14:textId="0C2F3BC4" w:rsidR="002275BD" w:rsidRPr="002F37AC" w:rsidRDefault="009668EE" w:rsidP="00DB384F">
      <w:pPr>
        <w:tabs>
          <w:tab w:val="right" w:pos="1620"/>
          <w:tab w:val="left" w:pos="2430"/>
        </w:tabs>
      </w:pPr>
      <w:r>
        <w:tab/>
      </w:r>
      <w:r w:rsidR="002275BD">
        <w:t>mam</w:t>
      </w:r>
      <w:r w:rsidR="002275BD" w:rsidRPr="002F37AC">
        <w:t xml:space="preserve">: </w:t>
      </w:r>
      <w:r w:rsidR="002275BD">
        <w:tab/>
      </w:r>
      <w:r w:rsidR="002275BD" w:rsidRPr="002F37AC">
        <w:t>integer month of crop maturation.</w:t>
      </w:r>
    </w:p>
    <w:p w14:paraId="53EE8FEF" w14:textId="76829F89" w:rsidR="002275BD" w:rsidRDefault="009668EE" w:rsidP="00DB384F">
      <w:pPr>
        <w:tabs>
          <w:tab w:val="right" w:pos="1620"/>
          <w:tab w:val="left" w:pos="2430"/>
        </w:tabs>
      </w:pPr>
      <w:r>
        <w:tab/>
      </w:r>
      <w:r w:rsidR="002275BD">
        <w:t>may</w:t>
      </w:r>
      <w:r w:rsidR="002275BD" w:rsidRPr="002F37AC">
        <w:t>:</w:t>
      </w:r>
      <w:r w:rsidR="002275BD">
        <w:tab/>
      </w:r>
      <w:r w:rsidR="002275BD" w:rsidRPr="002F37AC">
        <w:t>integer year of crop maturation.</w:t>
      </w:r>
    </w:p>
    <w:p w14:paraId="0214B74B" w14:textId="154E4390" w:rsidR="002275BD" w:rsidRPr="007A382A" w:rsidRDefault="009668EE" w:rsidP="00DB384F">
      <w:pPr>
        <w:tabs>
          <w:tab w:val="right" w:pos="1620"/>
          <w:tab w:val="left" w:pos="2430"/>
        </w:tabs>
      </w:pPr>
      <w:r>
        <w:tab/>
      </w:r>
      <w:r w:rsidR="002275BD">
        <w:t>had</w:t>
      </w:r>
      <w:r w:rsidR="002275BD" w:rsidRPr="007A382A">
        <w:t xml:space="preserve">: </w:t>
      </w:r>
      <w:r w:rsidR="002275BD">
        <w:tab/>
      </w:r>
      <w:r w:rsidR="002275BD" w:rsidRPr="007A382A">
        <w:t>integer day of crop harvest.</w:t>
      </w:r>
    </w:p>
    <w:p w14:paraId="6FC86833" w14:textId="6415042E" w:rsidR="002275BD" w:rsidRPr="007A382A" w:rsidRDefault="009668EE" w:rsidP="00DB384F">
      <w:pPr>
        <w:tabs>
          <w:tab w:val="right" w:pos="1620"/>
          <w:tab w:val="left" w:pos="2430"/>
        </w:tabs>
      </w:pPr>
      <w:r>
        <w:tab/>
      </w:r>
      <w:r w:rsidR="002275BD">
        <w:t>ham</w:t>
      </w:r>
      <w:r w:rsidR="002275BD" w:rsidRPr="007A382A">
        <w:t>:</w:t>
      </w:r>
      <w:r w:rsidR="002275BD">
        <w:tab/>
      </w:r>
      <w:r w:rsidR="002275BD" w:rsidRPr="007A382A">
        <w:t>integer month of crop harvest.</w:t>
      </w:r>
    </w:p>
    <w:p w14:paraId="76524FF5" w14:textId="03E0D9ED" w:rsidR="002275BD" w:rsidRDefault="009668EE" w:rsidP="00DB384F">
      <w:pPr>
        <w:tabs>
          <w:tab w:val="right" w:pos="1620"/>
          <w:tab w:val="left" w:pos="2430"/>
        </w:tabs>
      </w:pPr>
      <w:r>
        <w:tab/>
      </w:r>
      <w:r w:rsidR="002275BD">
        <w:t>hay</w:t>
      </w:r>
      <w:r w:rsidR="002275BD" w:rsidRPr="007A382A">
        <w:t xml:space="preserve">: </w:t>
      </w:r>
      <w:r w:rsidR="002275BD">
        <w:tab/>
      </w:r>
      <w:r w:rsidR="002275BD" w:rsidRPr="007A382A">
        <w:t>integer year of crop harvest.</w:t>
      </w:r>
    </w:p>
    <w:p w14:paraId="6C20E7C8" w14:textId="77777777" w:rsidR="009668EE" w:rsidRDefault="009668EE" w:rsidP="00DB384F">
      <w:pPr>
        <w:tabs>
          <w:tab w:val="right" w:pos="1620"/>
          <w:tab w:val="left" w:pos="2430"/>
        </w:tabs>
      </w:pPr>
      <w:proofErr w:type="spellStart"/>
      <w:r>
        <w:t>foliar_disposition</w:t>
      </w:r>
      <w:proofErr w:type="spellEnd"/>
      <w:r>
        <w:t>:</w:t>
      </w:r>
      <w:r>
        <w:tab/>
      </w:r>
      <w:r>
        <w:tab/>
      </w:r>
      <w:r w:rsidRPr="00311B04">
        <w:t xml:space="preserve">condition for disposition of foliar pesticide after harvest. </w:t>
      </w:r>
    </w:p>
    <w:p w14:paraId="43CD12AB" w14:textId="77777777" w:rsidR="009668EE" w:rsidRDefault="009668EE" w:rsidP="00DB384F">
      <w:pPr>
        <w:tabs>
          <w:tab w:val="right" w:pos="1620"/>
          <w:tab w:val="left" w:pos="2430"/>
        </w:tabs>
      </w:pPr>
      <w:r>
        <w:tab/>
      </w:r>
      <w:r>
        <w:tab/>
      </w:r>
      <w:r w:rsidRPr="00311B04">
        <w:t>1 = surface</w:t>
      </w:r>
      <w:r>
        <w:t xml:space="preserve"> </w:t>
      </w:r>
      <w:r w:rsidRPr="00311B04">
        <w:t xml:space="preserve">applied, </w:t>
      </w:r>
    </w:p>
    <w:p w14:paraId="6F6D8510" w14:textId="2CC81E48" w:rsidR="009668EE" w:rsidRDefault="009668EE" w:rsidP="00DB384F">
      <w:pPr>
        <w:tabs>
          <w:tab w:val="right" w:pos="1620"/>
          <w:tab w:val="left" w:pos="2430"/>
        </w:tabs>
      </w:pPr>
      <w:r>
        <w:tab/>
      </w:r>
      <w:r>
        <w:tab/>
      </w:r>
      <w:r w:rsidRPr="00311B04">
        <w:t>2 = complete remov</w:t>
      </w:r>
      <w:r>
        <w:t>al,</w:t>
      </w:r>
    </w:p>
    <w:p w14:paraId="64F1CA10" w14:textId="3EA59DFB" w:rsidR="009668EE" w:rsidRPr="00311B04" w:rsidRDefault="009668EE" w:rsidP="00DB384F">
      <w:pPr>
        <w:tabs>
          <w:tab w:val="right" w:pos="1620"/>
          <w:tab w:val="left" w:pos="2430"/>
        </w:tabs>
      </w:pPr>
      <w:r>
        <w:tab/>
      </w:r>
      <w:r>
        <w:tab/>
        <w:t xml:space="preserve">3 = left alone. Required if </w:t>
      </w:r>
      <w:r w:rsidRPr="00311B04">
        <w:t>CAM=2.</w:t>
      </w:r>
    </w:p>
    <w:p w14:paraId="255A2B85" w14:textId="0F444B36" w:rsidR="009668EE" w:rsidRDefault="009668EE" w:rsidP="00DB384F">
      <w:pPr>
        <w:tabs>
          <w:tab w:val="right" w:pos="1620"/>
          <w:tab w:val="left" w:pos="2430"/>
        </w:tabs>
      </w:pPr>
    </w:p>
    <w:p w14:paraId="4A060B71" w14:textId="77777777" w:rsidR="009668EE" w:rsidRDefault="009668EE" w:rsidP="00DB384F">
      <w:pPr>
        <w:tabs>
          <w:tab w:val="right" w:pos="1620"/>
          <w:tab w:val="left" w:pos="2430"/>
        </w:tabs>
      </w:pPr>
    </w:p>
    <w:p w14:paraId="34033B9F" w14:textId="55DB3824" w:rsidR="002C0473" w:rsidRDefault="002C0473" w:rsidP="00DB384F">
      <w:pPr>
        <w:tabs>
          <w:tab w:val="right" w:pos="1620"/>
          <w:tab w:val="left" w:pos="2430"/>
        </w:tabs>
      </w:pPr>
      <w:r>
        <w:t>33</w:t>
      </w:r>
      <w:r w:rsidRPr="002C0473">
        <w:t xml:space="preserve"> </w:t>
      </w:r>
      <w:r>
        <w:t>crop period #</w:t>
      </w:r>
      <w:r w:rsidR="00D556E6">
        <w:t>2</w:t>
      </w:r>
      <w:r>
        <w:t xml:space="preserve"> </w:t>
      </w:r>
      <w:r w:rsidR="00D556E6">
        <w:t xml:space="preserve">format same as above, or dummy if not </w:t>
      </w:r>
      <w:proofErr w:type="gramStart"/>
      <w:r w:rsidR="00D556E6">
        <w:t>used</w:t>
      </w:r>
      <w:proofErr w:type="gramEnd"/>
    </w:p>
    <w:p w14:paraId="077EC429" w14:textId="14993D8E" w:rsidR="002C0473" w:rsidRDefault="002C0473" w:rsidP="00DB384F">
      <w:pPr>
        <w:tabs>
          <w:tab w:val="right" w:pos="1620"/>
          <w:tab w:val="left" w:pos="2430"/>
        </w:tabs>
      </w:pPr>
      <w:r>
        <w:t>34</w:t>
      </w:r>
      <w:bookmarkStart w:id="50" w:name="_Hlk139521541"/>
      <w:r w:rsidRPr="002C0473">
        <w:t xml:space="preserve"> </w:t>
      </w:r>
      <w:r>
        <w:t>crop period #</w:t>
      </w:r>
      <w:r w:rsidR="00D556E6">
        <w:t>3</w:t>
      </w:r>
      <w:r>
        <w:t xml:space="preserve"> </w:t>
      </w:r>
      <w:bookmarkEnd w:id="50"/>
      <w:r w:rsidR="00D556E6">
        <w:t xml:space="preserve">format same as above, or dummy if not </w:t>
      </w:r>
      <w:proofErr w:type="gramStart"/>
      <w:r w:rsidR="00D556E6">
        <w:t>used</w:t>
      </w:r>
      <w:proofErr w:type="gramEnd"/>
    </w:p>
    <w:p w14:paraId="5DD12FC5" w14:textId="3344ECAF" w:rsidR="002C0473" w:rsidRDefault="002C0473" w:rsidP="00DB384F">
      <w:pPr>
        <w:tabs>
          <w:tab w:val="right" w:pos="1620"/>
          <w:tab w:val="left" w:pos="2430"/>
        </w:tabs>
      </w:pPr>
      <w:r>
        <w:t>35</w:t>
      </w:r>
      <w:r w:rsidRPr="002C0473">
        <w:t xml:space="preserve"> </w:t>
      </w:r>
      <w:r>
        <w:t>crop period #</w:t>
      </w:r>
      <w:r w:rsidR="00D556E6">
        <w:t>4</w:t>
      </w:r>
      <w:r w:rsidRPr="002C0473">
        <w:t xml:space="preserve"> </w:t>
      </w:r>
      <w:r w:rsidR="00D556E6">
        <w:t xml:space="preserve">format same as above, or dummy if not </w:t>
      </w:r>
      <w:proofErr w:type="gramStart"/>
      <w:r w:rsidR="00D556E6">
        <w:t>used</w:t>
      </w:r>
      <w:proofErr w:type="gramEnd"/>
    </w:p>
    <w:p w14:paraId="56B97A36" w14:textId="34D38FEB" w:rsidR="002C0473" w:rsidRDefault="002C0473" w:rsidP="00DB384F">
      <w:pPr>
        <w:tabs>
          <w:tab w:val="right" w:pos="1620"/>
          <w:tab w:val="left" w:pos="2430"/>
        </w:tabs>
      </w:pPr>
      <w:r>
        <w:t>36</w:t>
      </w:r>
      <w:r w:rsidRPr="002C0473">
        <w:t xml:space="preserve"> </w:t>
      </w:r>
      <w:r>
        <w:t>crop period #</w:t>
      </w:r>
      <w:r w:rsidR="00D556E6">
        <w:t>5</w:t>
      </w:r>
      <w:r w:rsidRPr="002C0473">
        <w:t xml:space="preserve"> </w:t>
      </w:r>
      <w:r w:rsidR="00D556E6">
        <w:t xml:space="preserve">format same as above, or dummy if not </w:t>
      </w:r>
      <w:proofErr w:type="gramStart"/>
      <w:r w:rsidR="00D556E6">
        <w:t>used</w:t>
      </w:r>
      <w:proofErr w:type="gramEnd"/>
    </w:p>
    <w:p w14:paraId="186B572B" w14:textId="6E2FA4D6" w:rsidR="002C0473" w:rsidRDefault="002C0473" w:rsidP="00DB384F">
      <w:pPr>
        <w:tabs>
          <w:tab w:val="right" w:pos="1620"/>
          <w:tab w:val="left" w:pos="2430"/>
        </w:tabs>
      </w:pPr>
      <w:r>
        <w:t>37</w:t>
      </w:r>
      <w:r w:rsidRPr="002C0473">
        <w:t xml:space="preserve"> </w:t>
      </w:r>
      <w:r>
        <w:t>crop period #</w:t>
      </w:r>
      <w:r w:rsidR="00D556E6">
        <w:t>6</w:t>
      </w:r>
      <w:r w:rsidRPr="002C0473">
        <w:t xml:space="preserve"> </w:t>
      </w:r>
      <w:r w:rsidR="00D556E6">
        <w:t xml:space="preserve">format same as above, or dummy if not </w:t>
      </w:r>
      <w:proofErr w:type="gramStart"/>
      <w:r w:rsidR="00D556E6">
        <w:t>used</w:t>
      </w:r>
      <w:proofErr w:type="gramEnd"/>
    </w:p>
    <w:p w14:paraId="35F2C289" w14:textId="7812395D" w:rsidR="002C0473" w:rsidRDefault="002C0473" w:rsidP="00DB384F">
      <w:pPr>
        <w:tabs>
          <w:tab w:val="right" w:pos="1620"/>
          <w:tab w:val="left" w:pos="2430"/>
        </w:tabs>
      </w:pPr>
      <w:r>
        <w:t>38</w:t>
      </w:r>
      <w:r w:rsidRPr="002C0473">
        <w:t xml:space="preserve"> </w:t>
      </w:r>
      <w:r>
        <w:t>crop period #</w:t>
      </w:r>
      <w:r w:rsidR="00D556E6">
        <w:t>7</w:t>
      </w:r>
      <w:r w:rsidRPr="002C0473">
        <w:t xml:space="preserve"> </w:t>
      </w:r>
      <w:r w:rsidR="00D556E6">
        <w:t xml:space="preserve">format same as above, or dummy if not </w:t>
      </w:r>
      <w:proofErr w:type="gramStart"/>
      <w:r w:rsidR="00D556E6">
        <w:t>used</w:t>
      </w:r>
      <w:proofErr w:type="gramEnd"/>
    </w:p>
    <w:p w14:paraId="0D8424C4" w14:textId="47712C1D" w:rsidR="002C0473" w:rsidRDefault="002C0473" w:rsidP="00DB384F">
      <w:pPr>
        <w:tabs>
          <w:tab w:val="right" w:pos="1620"/>
          <w:tab w:val="left" w:pos="2430"/>
        </w:tabs>
      </w:pPr>
      <w:r>
        <w:t>39</w:t>
      </w:r>
      <w:r w:rsidR="00DB7727">
        <w:t xml:space="preserve"> </w:t>
      </w:r>
      <w:proofErr w:type="gramStart"/>
      <w:r w:rsidR="00DB7727">
        <w:t>dummy</w:t>
      </w:r>
      <w:proofErr w:type="gramEnd"/>
    </w:p>
    <w:p w14:paraId="1226D33C" w14:textId="758366E0" w:rsidR="00DB7727" w:rsidRDefault="00DB7727" w:rsidP="00DB384F">
      <w:pPr>
        <w:tabs>
          <w:tab w:val="right" w:pos="1620"/>
          <w:tab w:val="left" w:pos="2430"/>
        </w:tabs>
      </w:pPr>
      <w:r>
        <w:t xml:space="preserve">40 </w:t>
      </w:r>
      <w:proofErr w:type="gramStart"/>
      <w:r>
        <w:t>dummy</w:t>
      </w:r>
      <w:proofErr w:type="gramEnd"/>
    </w:p>
    <w:p w14:paraId="4326F872" w14:textId="708F8AE2" w:rsidR="00DB7727" w:rsidRDefault="00DB7727" w:rsidP="00DB384F">
      <w:pPr>
        <w:tabs>
          <w:tab w:val="right" w:pos="1620"/>
          <w:tab w:val="left" w:pos="2430"/>
        </w:tabs>
      </w:pPr>
      <w:r>
        <w:t>41</w:t>
      </w:r>
      <w:r w:rsidRPr="00DB7727">
        <w:t xml:space="preserve"> </w:t>
      </w:r>
      <w:proofErr w:type="spellStart"/>
      <w:proofErr w:type="gramStart"/>
      <w:r>
        <w:t>PFAC,dummy</w:t>
      </w:r>
      <w:proofErr w:type="spellEnd"/>
      <w:proofErr w:type="gramEnd"/>
      <w:r>
        <w:t xml:space="preserve">, </w:t>
      </w:r>
      <w:proofErr w:type="spellStart"/>
      <w:r>
        <w:t>min_evap_depth</w:t>
      </w:r>
      <w:proofErr w:type="spellEnd"/>
    </w:p>
    <w:p w14:paraId="4DCFF524" w14:textId="6A3A7F28" w:rsidR="00DB384F" w:rsidRDefault="00DB384F" w:rsidP="00DB384F">
      <w:pPr>
        <w:tabs>
          <w:tab w:val="right" w:pos="1620"/>
          <w:tab w:val="left" w:pos="2430"/>
        </w:tabs>
      </w:pPr>
      <w:r>
        <w:t>[REAL], dummy, [REAL}</w:t>
      </w:r>
    </w:p>
    <w:p w14:paraId="17B0FF8B" w14:textId="5008700C" w:rsidR="00DB384F" w:rsidRDefault="00DB384F" w:rsidP="00DB384F">
      <w:pPr>
        <w:tabs>
          <w:tab w:val="right" w:pos="1620"/>
          <w:tab w:val="left" w:pos="2430"/>
        </w:tabs>
      </w:pPr>
      <w:r>
        <w:tab/>
      </w:r>
      <w:r w:rsidRPr="006950CD">
        <w:t xml:space="preserve">PFAC: </w:t>
      </w:r>
      <w:r>
        <w:tab/>
        <w:t xml:space="preserve">factor may be used to reduce or increase evapotranspiration, normally is 1 </w:t>
      </w:r>
      <w:r>
        <w:tab/>
      </w:r>
      <w:proofErr w:type="spellStart"/>
      <w:r>
        <w:t>min_evap_depth</w:t>
      </w:r>
      <w:proofErr w:type="spellEnd"/>
      <w:r>
        <w:t>:</w:t>
      </w:r>
      <w:r>
        <w:tab/>
        <w:t>depth into soil that evaporation act upon with no crop present.</w:t>
      </w:r>
    </w:p>
    <w:p w14:paraId="660765A6" w14:textId="77777777" w:rsidR="00DB384F" w:rsidRDefault="00DB384F" w:rsidP="00DB384F">
      <w:pPr>
        <w:tabs>
          <w:tab w:val="right" w:pos="1620"/>
          <w:tab w:val="left" w:pos="2430"/>
        </w:tabs>
      </w:pPr>
    </w:p>
    <w:p w14:paraId="550E60A2" w14:textId="372160E7" w:rsidR="0099663E" w:rsidRDefault="0099663E" w:rsidP="00DB384F">
      <w:pPr>
        <w:tabs>
          <w:tab w:val="right" w:pos="1620"/>
          <w:tab w:val="left" w:pos="2430"/>
        </w:tabs>
      </w:pPr>
      <w:r>
        <w:t>42</w:t>
      </w:r>
      <w:r w:rsidR="00FE0749" w:rsidRPr="00FE0749">
        <w:t xml:space="preserve"> </w:t>
      </w:r>
      <w:r w:rsidR="00A5718E">
        <w:t>dummy (</w:t>
      </w:r>
      <w:r w:rsidR="00FE0749" w:rsidRPr="00FE0749">
        <w:t>*** irrigation information start ***</w:t>
      </w:r>
      <w:r w:rsidR="00A5718E">
        <w:t>)</w:t>
      </w:r>
    </w:p>
    <w:p w14:paraId="5B3CFD0E" w14:textId="726908D0" w:rsidR="00FE0749" w:rsidRDefault="00FE0749" w:rsidP="00DB384F">
      <w:pPr>
        <w:tabs>
          <w:tab w:val="right" w:pos="1620"/>
          <w:tab w:val="left" w:pos="2430"/>
        </w:tabs>
      </w:pPr>
      <w:r>
        <w:t>43</w:t>
      </w:r>
      <w:r w:rsidRPr="00FE0749">
        <w:t xml:space="preserve"> </w:t>
      </w:r>
      <w:proofErr w:type="spellStart"/>
      <w:r>
        <w:t>irtype</w:t>
      </w:r>
      <w:proofErr w:type="spellEnd"/>
    </w:p>
    <w:p w14:paraId="0E66878C" w14:textId="11336AC3" w:rsidR="00FE0749" w:rsidRDefault="00FE0749" w:rsidP="00DB384F">
      <w:pPr>
        <w:tabs>
          <w:tab w:val="right" w:pos="1620"/>
          <w:tab w:val="left" w:pos="2430"/>
        </w:tabs>
      </w:pPr>
      <w:r>
        <w:t>44</w:t>
      </w:r>
      <w:r w:rsidRPr="00FE0749">
        <w:t xml:space="preserve"> </w:t>
      </w:r>
      <w:proofErr w:type="spellStart"/>
      <w:proofErr w:type="gramStart"/>
      <w:r>
        <w:t>FLEACH,PCDEPL</w:t>
      </w:r>
      <w:proofErr w:type="gramEnd"/>
      <w:r>
        <w:t>,max_irrig</w:t>
      </w:r>
      <w:proofErr w:type="spellEnd"/>
    </w:p>
    <w:p w14:paraId="6BF70CB1" w14:textId="165C831E" w:rsidR="00FE0749" w:rsidRDefault="00FE0749" w:rsidP="00DB384F">
      <w:pPr>
        <w:tabs>
          <w:tab w:val="right" w:pos="1620"/>
          <w:tab w:val="left" w:pos="2430"/>
        </w:tabs>
      </w:pPr>
      <w:r>
        <w:t>45</w:t>
      </w:r>
      <w:r w:rsidRPr="00FE0749">
        <w:t xml:space="preserve"> </w:t>
      </w:r>
      <w:proofErr w:type="spellStart"/>
      <w:r>
        <w:t>UserSpecifiesDepth</w:t>
      </w:r>
      <w:proofErr w:type="spellEnd"/>
      <w:r>
        <w:t xml:space="preserve">, </w:t>
      </w:r>
      <w:proofErr w:type="spellStart"/>
      <w:r>
        <w:t>user_irrig_depth</w:t>
      </w:r>
      <w:proofErr w:type="spellEnd"/>
    </w:p>
    <w:p w14:paraId="3E030635" w14:textId="6BFB717E" w:rsidR="00FE0749" w:rsidRDefault="00FE0749" w:rsidP="00DB384F">
      <w:pPr>
        <w:tabs>
          <w:tab w:val="right" w:pos="1620"/>
          <w:tab w:val="left" w:pos="2430"/>
        </w:tabs>
      </w:pPr>
      <w:r>
        <w:t>46</w:t>
      </w:r>
    </w:p>
    <w:p w14:paraId="6B2DFCC1" w14:textId="4E970336" w:rsidR="00FE0749" w:rsidRDefault="00FE0749" w:rsidP="0009085B">
      <w:r>
        <w:t>47</w:t>
      </w:r>
    </w:p>
    <w:p w14:paraId="7E564A81" w14:textId="60B422FD" w:rsidR="00FE0749" w:rsidRDefault="00FE0749" w:rsidP="0009085B">
      <w:r>
        <w:t>48</w:t>
      </w:r>
    </w:p>
    <w:p w14:paraId="52E08933" w14:textId="5C536B24" w:rsidR="00FE0749" w:rsidRDefault="00FE0749" w:rsidP="0009085B">
      <w:r>
        <w:t>49</w:t>
      </w:r>
      <w:r w:rsidR="003F2B82" w:rsidRPr="003F2B82">
        <w:t xml:space="preserve"> </w:t>
      </w:r>
      <w:proofErr w:type="gramStart"/>
      <w:r w:rsidR="003F2B82">
        <w:t>USLEK,USLELS</w:t>
      </w:r>
      <w:proofErr w:type="gramEnd"/>
      <w:r w:rsidR="003F2B82">
        <w:t>,USLEP</w:t>
      </w:r>
    </w:p>
    <w:p w14:paraId="2D6BF458" w14:textId="1CE12FDA" w:rsidR="003F2B82" w:rsidRDefault="003F2B82" w:rsidP="0009085B">
      <w:r>
        <w:t>50</w:t>
      </w:r>
      <w:r w:rsidRPr="003F2B82">
        <w:t xml:space="preserve"> </w:t>
      </w:r>
      <w:proofErr w:type="gramStart"/>
      <w:r>
        <w:t>IREG,SLP</w:t>
      </w:r>
      <w:proofErr w:type="gramEnd"/>
    </w:p>
    <w:p w14:paraId="2CE3FB77" w14:textId="0D4CC042" w:rsidR="003F2B82" w:rsidRDefault="003F2B82" w:rsidP="0009085B">
      <w:r>
        <w:t xml:space="preserve">51 </w:t>
      </w:r>
      <w:r w:rsidRPr="003F2B82">
        <w:t>*** Horizon Info *******</w:t>
      </w:r>
    </w:p>
    <w:p w14:paraId="0C1BBC12" w14:textId="7BA70295" w:rsidR="0009085B" w:rsidRDefault="0009085B" w:rsidP="0009085B">
      <w:r>
        <w:t>52</w:t>
      </w:r>
      <w:r w:rsidRPr="0009085B">
        <w:t xml:space="preserve"> </w:t>
      </w:r>
      <w:r>
        <w:t xml:space="preserve">NHORIZ   </w:t>
      </w:r>
    </w:p>
    <w:p w14:paraId="78BA2281" w14:textId="77E7CE61" w:rsidR="0009085B" w:rsidRDefault="0009085B" w:rsidP="0009085B">
      <w:r>
        <w:t>53</w:t>
      </w:r>
      <w:r w:rsidRPr="0009085B">
        <w:t xml:space="preserve"> </w:t>
      </w:r>
      <w:r>
        <w:t>thickness</w:t>
      </w:r>
    </w:p>
    <w:p w14:paraId="17CAB2AA" w14:textId="3894C734" w:rsidR="0009085B" w:rsidRDefault="0009085B" w:rsidP="0009085B">
      <w:r>
        <w:t xml:space="preserve">54 </w:t>
      </w:r>
      <w:proofErr w:type="spellStart"/>
      <w:r>
        <w:t>bd_input</w:t>
      </w:r>
      <w:proofErr w:type="spellEnd"/>
    </w:p>
    <w:p w14:paraId="5634EAB7" w14:textId="4096D74E" w:rsidR="0009085B" w:rsidRDefault="0009085B" w:rsidP="0009085B">
      <w:r>
        <w:t xml:space="preserve">55 </w:t>
      </w:r>
      <w:proofErr w:type="spellStart"/>
      <w:r>
        <w:t>fc_input</w:t>
      </w:r>
      <w:proofErr w:type="spellEnd"/>
    </w:p>
    <w:p w14:paraId="471D48D8" w14:textId="33D88034" w:rsidR="0009085B" w:rsidRDefault="0009085B" w:rsidP="0009085B">
      <w:r>
        <w:t xml:space="preserve">56 </w:t>
      </w:r>
      <w:proofErr w:type="spellStart"/>
      <w:r>
        <w:t>wp_input</w:t>
      </w:r>
      <w:proofErr w:type="spellEnd"/>
    </w:p>
    <w:p w14:paraId="4980628E" w14:textId="4DDBA799" w:rsidR="0009085B" w:rsidRDefault="0009085B" w:rsidP="0009085B">
      <w:r>
        <w:t xml:space="preserve">57 </w:t>
      </w:r>
      <w:proofErr w:type="spellStart"/>
      <w:r>
        <w:t>oc_input</w:t>
      </w:r>
      <w:proofErr w:type="spellEnd"/>
      <w:r>
        <w:t xml:space="preserve">  </w:t>
      </w:r>
    </w:p>
    <w:p w14:paraId="0E8D5FD1" w14:textId="0BAF34BF" w:rsidR="0009085B" w:rsidRDefault="0009085B" w:rsidP="0009085B">
      <w:r>
        <w:t xml:space="preserve">58 </w:t>
      </w:r>
      <w:proofErr w:type="spellStart"/>
      <w:r>
        <w:t>Num_delx</w:t>
      </w:r>
      <w:proofErr w:type="spellEnd"/>
    </w:p>
    <w:p w14:paraId="32EA84CC" w14:textId="4AB39D3D" w:rsidR="0009085B" w:rsidRDefault="0009085B" w:rsidP="0009085B">
      <w:proofErr w:type="gramStart"/>
      <w:r>
        <w:lastRenderedPageBreak/>
        <w:t xml:space="preserve">59  </w:t>
      </w:r>
      <w:r w:rsidR="00A5718E">
        <w:t>dummy</w:t>
      </w:r>
      <w:proofErr w:type="gramEnd"/>
    </w:p>
    <w:p w14:paraId="0C7717D8" w14:textId="2E9BC7A0" w:rsidR="0009085B" w:rsidRDefault="0009085B" w:rsidP="0009085B">
      <w:proofErr w:type="gramStart"/>
      <w:r>
        <w:t xml:space="preserve">60  </w:t>
      </w:r>
      <w:r w:rsidR="00A5718E">
        <w:t>dummy</w:t>
      </w:r>
      <w:proofErr w:type="gramEnd"/>
    </w:p>
    <w:p w14:paraId="3CE5C101" w14:textId="48D811F2" w:rsidR="0009085B" w:rsidRDefault="0009085B" w:rsidP="0009085B">
      <w:r>
        <w:t>61</w:t>
      </w:r>
      <w:r w:rsidRPr="0009085B">
        <w:t xml:space="preserve"> </w:t>
      </w:r>
      <w:r>
        <w:t>*** Horizon End, Temperature Start ********</w:t>
      </w:r>
    </w:p>
    <w:p w14:paraId="6944B4A3" w14:textId="3AD272E3" w:rsidR="0009085B" w:rsidRDefault="0009085B" w:rsidP="0009085B">
      <w:r>
        <w:t xml:space="preserve">62 </w:t>
      </w:r>
      <w:proofErr w:type="spellStart"/>
      <w:r>
        <w:rPr>
          <w:rFonts w:ascii="Consolas" w:hAnsi="Consolas" w:cs="Consolas"/>
          <w:color w:val="000000"/>
          <w:sz w:val="19"/>
          <w:szCs w:val="19"/>
        </w:rPr>
        <w:t>scalar_</w:t>
      </w:r>
      <w:proofErr w:type="gramStart"/>
      <w:r>
        <w:rPr>
          <w:rFonts w:ascii="Consolas" w:hAnsi="Consolas" w:cs="Consolas"/>
          <w:color w:val="000000"/>
          <w:sz w:val="19"/>
          <w:szCs w:val="19"/>
        </w:rPr>
        <w:t>albedo,scaler</w:t>
      </w:r>
      <w:proofErr w:type="gramEnd"/>
      <w:r>
        <w:rPr>
          <w:rFonts w:ascii="Consolas" w:hAnsi="Consolas" w:cs="Consolas"/>
          <w:color w:val="000000"/>
          <w:sz w:val="19"/>
          <w:szCs w:val="19"/>
        </w:rPr>
        <w:t>_soil_temp</w:t>
      </w:r>
      <w:proofErr w:type="spellEnd"/>
    </w:p>
    <w:p w14:paraId="719F9CD3" w14:textId="5C02CF32" w:rsidR="0009085B" w:rsidRDefault="0009085B" w:rsidP="0009085B">
      <w:pPr>
        <w:rPr>
          <w:rFonts w:ascii="Consolas" w:hAnsi="Consolas" w:cs="Consolas"/>
          <w:color w:val="000000"/>
          <w:sz w:val="19"/>
          <w:szCs w:val="19"/>
        </w:rPr>
      </w:pPr>
      <w:r>
        <w:t xml:space="preserve">63 </w:t>
      </w:r>
      <w:proofErr w:type="spellStart"/>
      <w:r>
        <w:rPr>
          <w:rFonts w:ascii="Consolas" w:hAnsi="Consolas" w:cs="Consolas"/>
          <w:color w:val="000000"/>
          <w:sz w:val="19"/>
          <w:szCs w:val="19"/>
        </w:rPr>
        <w:t>is_temperature_simulated</w:t>
      </w:r>
      <w:proofErr w:type="spellEnd"/>
    </w:p>
    <w:p w14:paraId="577901D1" w14:textId="4044BA4C" w:rsidR="0009085B" w:rsidRDefault="0009085B" w:rsidP="0009085B">
      <w:pPr>
        <w:rPr>
          <w:rFonts w:ascii="Consolas" w:hAnsi="Consolas" w:cs="Consolas"/>
          <w:color w:val="000000"/>
          <w:sz w:val="19"/>
          <w:szCs w:val="19"/>
        </w:rPr>
      </w:pPr>
      <w:r>
        <w:rPr>
          <w:rFonts w:ascii="Consolas" w:hAnsi="Consolas" w:cs="Consolas"/>
          <w:color w:val="000000"/>
          <w:sz w:val="19"/>
          <w:szCs w:val="19"/>
        </w:rPr>
        <w:t>64 unused</w:t>
      </w:r>
    </w:p>
    <w:p w14:paraId="0CA6B8CF" w14:textId="08F0C326" w:rsidR="0009085B" w:rsidRDefault="0009085B" w:rsidP="0009085B">
      <w:pPr>
        <w:rPr>
          <w:rFonts w:ascii="Consolas" w:hAnsi="Consolas" w:cs="Consolas"/>
          <w:color w:val="000000"/>
          <w:sz w:val="19"/>
          <w:szCs w:val="19"/>
        </w:rPr>
      </w:pPr>
      <w:r>
        <w:rPr>
          <w:rFonts w:ascii="Consolas" w:hAnsi="Consolas" w:cs="Consolas"/>
          <w:color w:val="000000"/>
          <w:sz w:val="19"/>
          <w:szCs w:val="19"/>
        </w:rPr>
        <w:t>65 unused</w:t>
      </w:r>
    </w:p>
    <w:p w14:paraId="6F1D584E" w14:textId="588C4EC8" w:rsidR="0009085B" w:rsidRDefault="0009085B" w:rsidP="0009085B">
      <w:pPr>
        <w:rPr>
          <w:rFonts w:ascii="Consolas" w:hAnsi="Consolas" w:cs="Consolas"/>
          <w:color w:val="000000"/>
          <w:sz w:val="19"/>
          <w:szCs w:val="19"/>
        </w:rPr>
      </w:pPr>
      <w:r>
        <w:rPr>
          <w:rFonts w:ascii="Consolas" w:hAnsi="Consolas" w:cs="Consolas"/>
          <w:color w:val="000000"/>
          <w:sz w:val="19"/>
          <w:szCs w:val="19"/>
        </w:rPr>
        <w:t xml:space="preserve">66 </w:t>
      </w:r>
      <w:r w:rsidRPr="0009085B">
        <w:rPr>
          <w:rFonts w:ascii="Consolas" w:hAnsi="Consolas" w:cs="Consolas"/>
          <w:color w:val="000000"/>
          <w:sz w:val="19"/>
          <w:szCs w:val="19"/>
        </w:rPr>
        <w:t>*** Erosion &amp; Curve Number Info **********</w:t>
      </w:r>
    </w:p>
    <w:p w14:paraId="02BB2943" w14:textId="5AE3524F" w:rsidR="0009085B" w:rsidRDefault="0009085B" w:rsidP="0009085B">
      <w:pPr>
        <w:rPr>
          <w:rFonts w:ascii="Consolas" w:hAnsi="Consolas" w:cs="Consolas"/>
          <w:color w:val="000000"/>
          <w:sz w:val="19"/>
          <w:szCs w:val="19"/>
        </w:rPr>
      </w:pPr>
      <w:r>
        <w:rPr>
          <w:rFonts w:ascii="Consolas" w:hAnsi="Consolas" w:cs="Consolas"/>
          <w:color w:val="000000"/>
          <w:sz w:val="19"/>
          <w:szCs w:val="19"/>
        </w:rPr>
        <w:t>67 NUSLEC</w:t>
      </w:r>
    </w:p>
    <w:p w14:paraId="34EE572C" w14:textId="77777777" w:rsidR="0009085B" w:rsidRDefault="0009085B" w:rsidP="0009085B">
      <w:pPr>
        <w:rPr>
          <w:rFonts w:ascii="Consolas" w:hAnsi="Consolas" w:cs="Consolas"/>
          <w:color w:val="000000"/>
          <w:sz w:val="19"/>
          <w:szCs w:val="19"/>
        </w:rPr>
      </w:pPr>
      <w:r>
        <w:rPr>
          <w:rFonts w:ascii="Consolas" w:hAnsi="Consolas" w:cs="Consolas"/>
          <w:color w:val="000000"/>
          <w:sz w:val="19"/>
          <w:szCs w:val="19"/>
        </w:rPr>
        <w:t>68 GDUSLEC</w:t>
      </w:r>
    </w:p>
    <w:p w14:paraId="75299569" w14:textId="02CBE74C" w:rsidR="0009085B" w:rsidRDefault="0009085B" w:rsidP="0009085B">
      <w:pPr>
        <w:rPr>
          <w:rFonts w:ascii="Consolas" w:hAnsi="Consolas" w:cs="Consolas"/>
          <w:color w:val="000000"/>
          <w:sz w:val="19"/>
          <w:szCs w:val="19"/>
        </w:rPr>
      </w:pPr>
      <w:r>
        <w:rPr>
          <w:rFonts w:ascii="Consolas" w:hAnsi="Consolas" w:cs="Consolas"/>
          <w:color w:val="000000"/>
          <w:sz w:val="19"/>
          <w:szCs w:val="19"/>
        </w:rPr>
        <w:t>69 GMUSLEC</w:t>
      </w:r>
    </w:p>
    <w:p w14:paraId="0802B5BA" w14:textId="671A832A" w:rsidR="0009085B" w:rsidRDefault="0009085B" w:rsidP="0009085B">
      <w:pPr>
        <w:rPr>
          <w:rFonts w:ascii="Consolas" w:hAnsi="Consolas" w:cs="Consolas"/>
          <w:color w:val="000000"/>
          <w:sz w:val="19"/>
          <w:szCs w:val="19"/>
        </w:rPr>
      </w:pPr>
      <w:r>
        <w:rPr>
          <w:rFonts w:ascii="Consolas" w:hAnsi="Consolas" w:cs="Consolas"/>
          <w:color w:val="000000"/>
          <w:sz w:val="19"/>
          <w:szCs w:val="19"/>
        </w:rPr>
        <w:t>70 CN_2</w:t>
      </w:r>
    </w:p>
    <w:p w14:paraId="1CBDE212" w14:textId="69E1048A" w:rsidR="0009085B" w:rsidRDefault="0009085B" w:rsidP="0009085B">
      <w:pPr>
        <w:rPr>
          <w:rFonts w:ascii="Consolas" w:hAnsi="Consolas" w:cs="Consolas"/>
          <w:color w:val="000000"/>
          <w:sz w:val="19"/>
          <w:szCs w:val="19"/>
        </w:rPr>
      </w:pPr>
      <w:r>
        <w:rPr>
          <w:rFonts w:ascii="Consolas" w:hAnsi="Consolas" w:cs="Consolas"/>
          <w:color w:val="000000"/>
          <w:sz w:val="19"/>
          <w:szCs w:val="19"/>
        </w:rPr>
        <w:t>71</w:t>
      </w:r>
      <w:r w:rsidR="004D3F10">
        <w:rPr>
          <w:rFonts w:ascii="Consolas" w:hAnsi="Consolas" w:cs="Consolas"/>
          <w:color w:val="000000"/>
          <w:sz w:val="19"/>
          <w:szCs w:val="19"/>
        </w:rPr>
        <w:t xml:space="preserve"> USLEC</w:t>
      </w:r>
    </w:p>
    <w:p w14:paraId="0E64DF00" w14:textId="07A5F8DC" w:rsidR="0009085B" w:rsidRDefault="0009085B" w:rsidP="0009085B">
      <w:pPr>
        <w:rPr>
          <w:rFonts w:ascii="Consolas" w:hAnsi="Consolas" w:cs="Consolas"/>
          <w:color w:val="000000"/>
          <w:sz w:val="19"/>
          <w:szCs w:val="19"/>
        </w:rPr>
      </w:pPr>
      <w:r>
        <w:rPr>
          <w:rFonts w:ascii="Consolas" w:hAnsi="Consolas" w:cs="Consolas"/>
          <w:color w:val="000000"/>
          <w:sz w:val="19"/>
          <w:szCs w:val="19"/>
        </w:rPr>
        <w:t>72</w:t>
      </w:r>
      <w:r w:rsidR="004D3F10">
        <w:rPr>
          <w:rFonts w:ascii="Consolas" w:hAnsi="Consolas" w:cs="Consolas"/>
          <w:color w:val="000000"/>
          <w:sz w:val="19"/>
          <w:szCs w:val="19"/>
        </w:rPr>
        <w:t xml:space="preserve"> unused</w:t>
      </w:r>
    </w:p>
    <w:p w14:paraId="2D1E2C48" w14:textId="71950D41" w:rsidR="0009085B" w:rsidRDefault="0009085B" w:rsidP="0009085B">
      <w:pPr>
        <w:rPr>
          <w:rFonts w:ascii="Consolas" w:hAnsi="Consolas" w:cs="Consolas"/>
          <w:color w:val="000000"/>
          <w:sz w:val="19"/>
          <w:szCs w:val="19"/>
        </w:rPr>
      </w:pPr>
      <w:r>
        <w:rPr>
          <w:rFonts w:ascii="Consolas" w:hAnsi="Consolas" w:cs="Consolas"/>
          <w:color w:val="000000"/>
          <w:sz w:val="19"/>
          <w:szCs w:val="19"/>
        </w:rPr>
        <w:t>73</w:t>
      </w:r>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runoff_extr_</w:t>
      </w:r>
      <w:proofErr w:type="gramStart"/>
      <w:r w:rsidR="004D3F10">
        <w:rPr>
          <w:rFonts w:ascii="Consolas" w:hAnsi="Consolas" w:cs="Consolas"/>
          <w:color w:val="000000"/>
          <w:sz w:val="19"/>
          <w:szCs w:val="19"/>
        </w:rPr>
        <w:t>depth,runoff</w:t>
      </w:r>
      <w:proofErr w:type="gramEnd"/>
      <w:r w:rsidR="004D3F10">
        <w:rPr>
          <w:rFonts w:ascii="Consolas" w:hAnsi="Consolas" w:cs="Consolas"/>
          <w:color w:val="000000"/>
          <w:sz w:val="19"/>
          <w:szCs w:val="19"/>
        </w:rPr>
        <w:t>_decline,runoff_effic</w:t>
      </w:r>
      <w:proofErr w:type="spellEnd"/>
    </w:p>
    <w:p w14:paraId="707F8C93" w14:textId="39127D0F" w:rsidR="0009085B" w:rsidRDefault="0009085B" w:rsidP="0009085B">
      <w:pPr>
        <w:rPr>
          <w:rFonts w:ascii="Consolas" w:hAnsi="Consolas" w:cs="Consolas"/>
          <w:color w:val="000000"/>
          <w:sz w:val="19"/>
          <w:szCs w:val="19"/>
        </w:rPr>
      </w:pPr>
      <w:r>
        <w:rPr>
          <w:rFonts w:ascii="Consolas" w:hAnsi="Consolas" w:cs="Consolas"/>
          <w:color w:val="000000"/>
          <w:sz w:val="19"/>
          <w:szCs w:val="19"/>
        </w:rPr>
        <w:t>74</w:t>
      </w:r>
      <w:r w:rsidR="004D3F10">
        <w:rPr>
          <w:rFonts w:ascii="Consolas" w:hAnsi="Consolas" w:cs="Consolas"/>
          <w:color w:val="000000"/>
          <w:sz w:val="19"/>
          <w:szCs w:val="19"/>
        </w:rPr>
        <w:t xml:space="preserve"> </w:t>
      </w:r>
      <w:proofErr w:type="spellStart"/>
      <w:proofErr w:type="gramStart"/>
      <w:r w:rsidR="004D3F10">
        <w:rPr>
          <w:rFonts w:ascii="Consolas" w:hAnsi="Consolas" w:cs="Consolas"/>
          <w:color w:val="000000"/>
          <w:sz w:val="19"/>
          <w:szCs w:val="19"/>
        </w:rPr>
        <w:t>erosion</w:t>
      </w:r>
      <w:proofErr w:type="gramEnd"/>
      <w:r w:rsidR="004D3F10">
        <w:rPr>
          <w:rFonts w:ascii="Consolas" w:hAnsi="Consolas" w:cs="Consolas"/>
          <w:color w:val="000000"/>
          <w:sz w:val="19"/>
          <w:szCs w:val="19"/>
        </w:rPr>
        <w:t>_depth</w:t>
      </w:r>
      <w:proofErr w:type="spellEnd"/>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erosion_decline</w:t>
      </w:r>
      <w:proofErr w:type="spellEnd"/>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erosion_effic</w:t>
      </w:r>
      <w:proofErr w:type="spellEnd"/>
    </w:p>
    <w:p w14:paraId="62FAE660" w14:textId="45F440FB" w:rsidR="004D3F10" w:rsidRDefault="004D3F10" w:rsidP="00616E5A">
      <w:r>
        <w:t xml:space="preserve">75 </w:t>
      </w:r>
      <w:proofErr w:type="spellStart"/>
      <w:proofErr w:type="gramStart"/>
      <w:r>
        <w:t>use</w:t>
      </w:r>
      <w:proofErr w:type="gramEnd"/>
      <w:r>
        <w:t>_usleyears</w:t>
      </w:r>
      <w:proofErr w:type="spellEnd"/>
    </w:p>
    <w:p w14:paraId="2DEC866E" w14:textId="73F37D69" w:rsidR="004D3F10" w:rsidRDefault="004D3F10" w:rsidP="00616E5A">
      <w:r>
        <w:t>76 unused</w:t>
      </w:r>
    </w:p>
    <w:p w14:paraId="49DCEE03" w14:textId="2BBEBD07" w:rsidR="004D3F10" w:rsidRDefault="004D3F10" w:rsidP="00616E5A">
      <w:r>
        <w:t xml:space="preserve">77 </w:t>
      </w:r>
      <w:proofErr w:type="spellStart"/>
      <w:r>
        <w:t>Height_stagnant_air_layer_cm</w:t>
      </w:r>
      <w:proofErr w:type="spellEnd"/>
    </w:p>
    <w:p w14:paraId="3B29726E" w14:textId="75CEAC74" w:rsidR="004D3F10" w:rsidRDefault="004D3F10" w:rsidP="00616E5A">
      <w:r>
        <w:t xml:space="preserve">78 </w:t>
      </w:r>
      <w:proofErr w:type="spellStart"/>
      <w:r>
        <w:t>is_auto_profile</w:t>
      </w:r>
      <w:proofErr w:type="spellEnd"/>
    </w:p>
    <w:p w14:paraId="15728CAF" w14:textId="5D2D8787" w:rsidR="004D3F10" w:rsidRDefault="004D3F10" w:rsidP="00616E5A">
      <w:r>
        <w:t xml:space="preserve">79 </w:t>
      </w:r>
      <w:proofErr w:type="spellStart"/>
      <w:r>
        <w:t>number_of_discrete_layers</w:t>
      </w:r>
      <w:proofErr w:type="spellEnd"/>
    </w:p>
    <w:p w14:paraId="02FBBA45" w14:textId="556FD15A" w:rsidR="004D3F10" w:rsidRDefault="004D3F10" w:rsidP="00616E5A">
      <w:r>
        <w:t xml:space="preserve">80 </w:t>
      </w:r>
      <w:proofErr w:type="spellStart"/>
      <w:proofErr w:type="gramStart"/>
      <w:r>
        <w:t>profile</w:t>
      </w:r>
      <w:proofErr w:type="gramEnd"/>
      <w:r>
        <w:t>_thick</w:t>
      </w:r>
      <w:proofErr w:type="spellEnd"/>
      <w:r>
        <w:t xml:space="preserve">, </w:t>
      </w:r>
      <w:proofErr w:type="spellStart"/>
      <w:r>
        <w:t>profile_number_increments</w:t>
      </w:r>
      <w:proofErr w:type="spellEnd"/>
    </w:p>
    <w:p w14:paraId="20EBF52A" w14:textId="6AEFF9DA" w:rsidR="004D3F10" w:rsidRDefault="004D3F10" w:rsidP="00616E5A">
      <w:r w:rsidRPr="00616E5A">
        <w:t>81-</w:t>
      </w:r>
      <w:r w:rsidR="00616E5A">
        <w:t xml:space="preserve"> </w:t>
      </w:r>
      <w:r w:rsidRPr="00616E5A">
        <w:rPr>
          <w:sz w:val="20"/>
          <w:szCs w:val="20"/>
        </w:rPr>
        <w:sym w:font="Symbol" w:char="F0A5"/>
      </w:r>
      <w:r>
        <w:t xml:space="preserve"> </w:t>
      </w:r>
      <w:r w:rsidR="00616E5A">
        <w:t xml:space="preserve">Each line: </w:t>
      </w:r>
      <w:proofErr w:type="spellStart"/>
      <w:r w:rsidR="00616E5A">
        <w:t>profile_thick</w:t>
      </w:r>
      <w:proofErr w:type="spellEnd"/>
      <w:r w:rsidR="00616E5A">
        <w:t xml:space="preserve">, </w:t>
      </w:r>
      <w:proofErr w:type="spellStart"/>
      <w:r w:rsidR="00616E5A">
        <w:t>profile_number_increments</w:t>
      </w:r>
      <w:proofErr w:type="spellEnd"/>
      <w:r>
        <w:t xml:space="preserve"> </w:t>
      </w:r>
    </w:p>
    <w:p w14:paraId="0385BC2C" w14:textId="77777777" w:rsidR="004D3F10" w:rsidRDefault="004D3F10" w:rsidP="0009085B">
      <w:pPr>
        <w:rPr>
          <w:rFonts w:ascii="Consolas" w:hAnsi="Consolas" w:cs="Consolas"/>
          <w:color w:val="000000"/>
          <w:sz w:val="19"/>
          <w:szCs w:val="19"/>
        </w:rPr>
      </w:pPr>
    </w:p>
    <w:p w14:paraId="52111B72" w14:textId="77777777" w:rsidR="004D3F10" w:rsidRDefault="004D3F10" w:rsidP="0009085B">
      <w:pPr>
        <w:rPr>
          <w:rFonts w:ascii="Consolas" w:hAnsi="Consolas" w:cs="Consolas"/>
          <w:color w:val="000000"/>
          <w:sz w:val="19"/>
          <w:szCs w:val="19"/>
        </w:rPr>
      </w:pPr>
    </w:p>
    <w:p w14:paraId="1DB91F2C" w14:textId="77777777" w:rsidR="004D3F10" w:rsidRDefault="004D3F10" w:rsidP="0009085B">
      <w:pPr>
        <w:rPr>
          <w:rFonts w:ascii="Consolas" w:hAnsi="Consolas" w:cs="Consolas"/>
          <w:color w:val="000000"/>
          <w:sz w:val="19"/>
          <w:szCs w:val="19"/>
        </w:rPr>
      </w:pPr>
    </w:p>
    <w:p w14:paraId="75112D69" w14:textId="77777777" w:rsidR="004D3F10" w:rsidRDefault="004D3F10" w:rsidP="0009085B">
      <w:pPr>
        <w:rPr>
          <w:rFonts w:ascii="Consolas" w:hAnsi="Consolas" w:cs="Consolas"/>
          <w:color w:val="000000"/>
          <w:sz w:val="19"/>
          <w:szCs w:val="19"/>
        </w:rPr>
      </w:pPr>
    </w:p>
    <w:p w14:paraId="0C11DE39" w14:textId="77777777" w:rsidR="0009085B" w:rsidRDefault="0009085B" w:rsidP="0009085B">
      <w:pPr>
        <w:rPr>
          <w:rFonts w:ascii="Consolas" w:hAnsi="Consolas" w:cs="Consolas"/>
          <w:color w:val="000000"/>
          <w:sz w:val="19"/>
          <w:szCs w:val="19"/>
        </w:rPr>
      </w:pPr>
    </w:p>
    <w:p w14:paraId="005F0696" w14:textId="77777777" w:rsidR="0009085B" w:rsidRDefault="0009085B" w:rsidP="0009085B">
      <w:pPr>
        <w:rPr>
          <w:rFonts w:ascii="Consolas" w:hAnsi="Consolas" w:cs="Consolas"/>
          <w:color w:val="000000"/>
          <w:sz w:val="19"/>
          <w:szCs w:val="19"/>
        </w:rPr>
      </w:pPr>
    </w:p>
    <w:p w14:paraId="3C551E2B" w14:textId="77777777" w:rsidR="0009085B" w:rsidRDefault="0009085B" w:rsidP="0009085B">
      <w:pPr>
        <w:rPr>
          <w:rFonts w:ascii="Consolas" w:hAnsi="Consolas" w:cs="Consolas"/>
          <w:color w:val="000000"/>
          <w:sz w:val="19"/>
          <w:szCs w:val="19"/>
        </w:rPr>
      </w:pPr>
    </w:p>
    <w:p w14:paraId="4F41CBBD" w14:textId="77777777" w:rsidR="0009085B" w:rsidRDefault="0009085B" w:rsidP="0009085B"/>
    <w:p w14:paraId="2B620136" w14:textId="77777777" w:rsidR="0009085B" w:rsidRDefault="0009085B" w:rsidP="0009085B"/>
    <w:p w14:paraId="02AB9EC4" w14:textId="77777777" w:rsidR="0009085B" w:rsidRDefault="0009085B" w:rsidP="0009085B"/>
    <w:p w14:paraId="68E1E177" w14:textId="77777777" w:rsidR="0009085B" w:rsidRDefault="0009085B" w:rsidP="0009085B"/>
    <w:p w14:paraId="03540E46" w14:textId="77777777" w:rsidR="0009085B" w:rsidRDefault="0009085B" w:rsidP="0009085B"/>
    <w:p w14:paraId="01DD1AC7" w14:textId="77777777" w:rsidR="0009085B" w:rsidRDefault="0009085B" w:rsidP="0009085B"/>
    <w:p w14:paraId="61EC94D3" w14:textId="77777777" w:rsidR="0009085B" w:rsidRDefault="0009085B" w:rsidP="0009085B"/>
    <w:p w14:paraId="2AF8C9B3" w14:textId="77777777" w:rsidR="003F2B82" w:rsidRDefault="003F2B82" w:rsidP="0009085B"/>
    <w:p w14:paraId="76F90EC6" w14:textId="77777777" w:rsidR="002C0473" w:rsidRDefault="002C0473" w:rsidP="0009085B"/>
    <w:p w14:paraId="21C6FCB3" w14:textId="77777777" w:rsidR="00916980" w:rsidRDefault="00916980" w:rsidP="0009085B"/>
    <w:p w14:paraId="48037082" w14:textId="77777777" w:rsidR="00916980" w:rsidRDefault="00916980" w:rsidP="00D35FC7"/>
    <w:p w14:paraId="6910F4DA" w14:textId="77777777" w:rsidR="00916980" w:rsidRDefault="00916980" w:rsidP="00D35FC7"/>
    <w:p w14:paraId="4D1095B0" w14:textId="77777777" w:rsidR="00916980" w:rsidRDefault="00916980" w:rsidP="00D35FC7"/>
    <w:p w14:paraId="36F1A9F0" w14:textId="77777777" w:rsidR="00916980" w:rsidRDefault="00916980" w:rsidP="00D35FC7"/>
    <w:p w14:paraId="5F4F9C58" w14:textId="77777777" w:rsidR="00916980" w:rsidRDefault="00916980" w:rsidP="00D35FC7"/>
    <w:p w14:paraId="70946E64" w14:textId="77777777" w:rsidR="00916980" w:rsidRPr="006950CD" w:rsidRDefault="00916980" w:rsidP="00D35FC7"/>
    <w:p w14:paraId="6972D5A1" w14:textId="7CE2C43A" w:rsidR="00B526CB" w:rsidRDefault="00980D2F" w:rsidP="00D35FC7">
      <w:bookmarkStart w:id="51" w:name="_Hlk103323344"/>
      <w:r>
        <w:rPr>
          <w:b/>
        </w:rPr>
        <w:t>Scenario Line</w:t>
      </w:r>
      <w:r w:rsidR="00B36A6B" w:rsidRPr="008A5E7D">
        <w:rPr>
          <w:b/>
        </w:rPr>
        <w:t xml:space="preserve"> </w:t>
      </w:r>
      <w:bookmarkEnd w:id="51"/>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2"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2"/>
    <w:p w14:paraId="49E07BB5" w14:textId="77777777" w:rsidR="00015737" w:rsidRDefault="00015737" w:rsidP="00D35FC7"/>
    <w:p w14:paraId="43F6A1ED" w14:textId="167CD905" w:rsidR="00015737" w:rsidRDefault="00980D2F" w:rsidP="00D35FC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460F2122" w:rsidR="00015737" w:rsidRPr="00FD656D" w:rsidRDefault="00015737" w:rsidP="00D35FC7">
      <w:r w:rsidRPr="00FD656D">
        <w:t>USLEK:</w:t>
      </w:r>
      <w:r w:rsidR="005A1D78">
        <w:tab/>
      </w:r>
      <w:r w:rsidR="005A1D78">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4D76E680" w:rsidR="00015737" w:rsidRPr="00FD656D" w:rsidRDefault="00015737" w:rsidP="00D35FC7">
      <w:r w:rsidRPr="00FD656D">
        <w:t xml:space="preserve">USLEP: </w:t>
      </w:r>
      <w:r w:rsidR="005A1D78">
        <w:tab/>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65758B79" w:rsidR="00015737" w:rsidRDefault="002F1E5B" w:rsidP="00D35FC7">
      <w:r>
        <w:t>HL</w:t>
      </w:r>
      <w:r w:rsidR="00015737" w:rsidRPr="00FD656D">
        <w:t xml:space="preserve">: </w:t>
      </w:r>
      <w:r w:rsidR="00015737">
        <w:tab/>
      </w:r>
      <w:r w:rsidR="006E4757">
        <w:tab/>
      </w:r>
      <w:r w:rsidR="00015737" w:rsidRPr="00FD656D">
        <w:t>hydraulic length (m)</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48915F1F" w:rsidR="0016521A" w:rsidRDefault="0016521A" w:rsidP="00D35FC7">
      <w:pPr>
        <w:rPr>
          <w:highlight w:val="white"/>
        </w:rPr>
      </w:pPr>
      <w:r>
        <w:rPr>
          <w:highlight w:val="white"/>
        </w:rPr>
        <w:t>DUSLEC</w:t>
      </w:r>
      <w:r w:rsidR="005A1D78">
        <w:rPr>
          <w:highlight w:val="white"/>
        </w:rPr>
        <w:tab/>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D35FC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foliar_disposition</w:t>
      </w:r>
      <w:proofErr w:type="spellEnd"/>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D35FC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D35FC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D35FC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D35FC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is_temperature_simulated</w:t>
      </w:r>
      <w:proofErr w:type="spellEnd"/>
    </w:p>
    <w:p w14:paraId="518CA029" w14:textId="3E0F570C" w:rsidR="00015737" w:rsidRPr="00311B04" w:rsidRDefault="00221FC1" w:rsidP="00D35FC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w:t>
      </w:r>
      <w:proofErr w:type="gramStart"/>
      <w:r>
        <w:t>( Logical</w:t>
      </w:r>
      <w:proofErr w:type="gramEnd"/>
      <w:r>
        <w:t>)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D35FC7">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w:t>
      </w:r>
      <w:proofErr w:type="gramStart"/>
      <w:r>
        <w:t>day</w:t>
      </w:r>
      <w:r w:rsidR="00F33068" w:rsidRPr="00F33068">
        <w:rPr>
          <w:vertAlign w:val="superscript"/>
        </w:rPr>
        <w:t>-1</w:t>
      </w:r>
      <w:proofErr w:type="gramEnd"/>
      <w:r w:rsidR="00015737" w:rsidRPr="00EB61A4">
        <w:t>).</w:t>
      </w:r>
      <w:r w:rsidR="00403F81">
        <w:t xml:space="preserve">  </w:t>
      </w:r>
    </w:p>
    <w:p w14:paraId="00A48745" w14:textId="73BF4215" w:rsidR="007A2678" w:rsidRDefault="00FE57B2" w:rsidP="00D35FC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proofErr w:type="gramStart"/>
      <w:r w:rsidR="007A2678">
        <w:t>)</w:t>
      </w:r>
      <w:r w:rsidR="0080743D">
        <w:t>,</w:t>
      </w:r>
      <w:r w:rsidR="007A2678">
        <w:t xml:space="preserve"> or</w:t>
      </w:r>
      <w:proofErr w:type="gramEnd"/>
      <w:r w:rsidR="007A2678">
        <w:t xml:space="preserve"> </w:t>
      </w:r>
      <w:r>
        <w:t>irrigate according to root depth</w:t>
      </w:r>
      <w:r w:rsidRPr="00FE57B2">
        <w:t xml:space="preserve"> </w:t>
      </w:r>
      <w:r w:rsidR="007A2678">
        <w:t>(FALSE).</w:t>
      </w:r>
    </w:p>
    <w:p w14:paraId="42E6110C" w14:textId="6BD6CC7C" w:rsidR="007A2678" w:rsidRPr="007A2678" w:rsidRDefault="00263B18" w:rsidP="00D35FC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w:t>
      </w:r>
      <w:proofErr w:type="gramStart"/>
      <w:r w:rsidR="00EE4CE7">
        <w:t>ALBEDO</w:t>
      </w:r>
      <w:r w:rsidR="00697E7C">
        <w:t>(</w:t>
      </w:r>
      <w:proofErr w:type="gramEnd"/>
      <w:r w:rsidR="00697E7C">
        <w:t>12)</w:t>
      </w:r>
      <w:r w:rsidR="00EE4CE7">
        <w:t>, EMMISS,</w:t>
      </w:r>
      <w:r w:rsidR="00EE4CE7" w:rsidRPr="00B801BE">
        <w:t xml:space="preserve"> </w:t>
      </w:r>
    </w:p>
    <w:p w14:paraId="66E63F5C" w14:textId="21D8D8F6" w:rsidR="00015737" w:rsidRPr="002D72DC" w:rsidRDefault="00EE4CE7" w:rsidP="00D35FC7">
      <w:bookmarkStart w:id="53" w:name="_Hlk425103"/>
      <w:r>
        <w:t xml:space="preserve">Only if </w:t>
      </w:r>
      <w:proofErr w:type="spellStart"/>
      <w:r w:rsidR="00426B5D">
        <w:t>is_temperature_simulated</w:t>
      </w:r>
      <w:proofErr w:type="spellEnd"/>
      <w:r w:rsidR="00426B5D">
        <w:t xml:space="preserve"> = True</w:t>
      </w:r>
    </w:p>
    <w:bookmarkEnd w:id="53"/>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w:t>
      </w:r>
      <w:proofErr w:type="spellStart"/>
      <w:r w:rsidR="004324DE">
        <w:t>uWind_Reference_</w:t>
      </w:r>
      <w:proofErr w:type="gramStart"/>
      <w:r w:rsidR="004324DE">
        <w:t>Height</w:t>
      </w:r>
      <w:proofErr w:type="spellEnd"/>
      <w:r w:rsidR="004324DE" w:rsidRPr="00AF033C">
        <w:t xml:space="preserve">, </w:t>
      </w:r>
      <w:r w:rsidR="004324DE">
        <w:t xml:space="preserve"> </w:t>
      </w:r>
      <w:proofErr w:type="spellStart"/>
      <w:r w:rsidR="004324DE" w:rsidRPr="00AF033C">
        <w:t>Height</w:t>
      </w:r>
      <w:proofErr w:type="gramEnd"/>
      <w:r w:rsidR="004324DE" w:rsidRPr="00AF033C">
        <w:t>_stagnant_air_layer_cm</w:t>
      </w:r>
      <w:proofErr w:type="spellEnd"/>
    </w:p>
    <w:p w14:paraId="07D237F7" w14:textId="77777777" w:rsidR="004324DE" w:rsidRDefault="004324DE" w:rsidP="00D35FC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D35FC7">
      <w:proofErr w:type="spellStart"/>
      <w:r>
        <w:t>Height_stagnant_air_layer_cm</w:t>
      </w:r>
      <w:proofErr w:type="spellEnd"/>
      <w:r>
        <w:t>:</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proofErr w:type="gramStart"/>
      <w:r w:rsidR="00DF59CD">
        <w:t>BBT</w:t>
      </w:r>
      <w:r w:rsidR="00697E7C">
        <w:t>(</w:t>
      </w:r>
      <w:proofErr w:type="gramEnd"/>
      <w:r w:rsidR="00697E7C">
        <w:t>12)</w:t>
      </w:r>
    </w:p>
    <w:p w14:paraId="2FED32F6" w14:textId="77777777" w:rsidR="00426B5D" w:rsidRPr="002D72DC" w:rsidRDefault="00426B5D" w:rsidP="00D35FC7">
      <w:r>
        <w:t xml:space="preserve">Only if </w:t>
      </w:r>
      <w:proofErr w:type="spellStart"/>
      <w:r>
        <w:t>is_temperature_simulated</w:t>
      </w:r>
      <w:proofErr w:type="spellEnd"/>
      <w:r>
        <w:t xml:space="preserve">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lastRenderedPageBreak/>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D35FC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D35FC7">
      <w:proofErr w:type="spellStart"/>
      <w:r w:rsidRPr="007216EE">
        <w:t>runoff_decline</w:t>
      </w:r>
      <w:proofErr w:type="spellEnd"/>
      <w:r>
        <w:tab/>
      </w:r>
      <w:r>
        <w:tab/>
        <w:t>exponential decline coefficient of runoff interaction (</w:t>
      </w:r>
      <w:proofErr w:type="gramStart"/>
      <w:r>
        <w:t>cm</w:t>
      </w:r>
      <w:r w:rsidR="004B564C" w:rsidRPr="004B564C">
        <w:rPr>
          <w:vertAlign w:val="superscript"/>
        </w:rPr>
        <w:t>-1</w:t>
      </w:r>
      <w:proofErr w:type="gramEnd"/>
      <w:r>
        <w:t>)</w:t>
      </w:r>
      <w:r w:rsidR="0040150C">
        <w:t>.</w:t>
      </w:r>
    </w:p>
    <w:p w14:paraId="7873D98D" w14:textId="77777777" w:rsidR="007216EE" w:rsidRPr="007216EE" w:rsidRDefault="007216EE" w:rsidP="00D35FC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4"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4"/>
    <w:p w14:paraId="3FDF6C3F" w14:textId="77777777" w:rsidR="007216EE" w:rsidRPr="007216EE" w:rsidRDefault="007216EE" w:rsidP="00D35FC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D35FC7">
      <w:proofErr w:type="spellStart"/>
      <w:r w:rsidRPr="007216EE">
        <w:t>erosion_decline</w:t>
      </w:r>
      <w:proofErr w:type="spellEnd"/>
      <w:r w:rsidRPr="007216EE">
        <w:t xml:space="preserve"> </w:t>
      </w:r>
      <w:r>
        <w:tab/>
        <w:t>exponential decline coefficient of erosion interaction (</w:t>
      </w:r>
      <w:proofErr w:type="gramStart"/>
      <w:r w:rsidR="004B564C">
        <w:t>cm</w:t>
      </w:r>
      <w:r w:rsidR="004B564C" w:rsidRPr="004B564C">
        <w:rPr>
          <w:vertAlign w:val="superscript"/>
        </w:rPr>
        <w:t>-1</w:t>
      </w:r>
      <w:proofErr w:type="gramEnd"/>
      <w:r>
        <w:t>)</w:t>
      </w:r>
      <w:r w:rsidR="0040150C">
        <w:t>.</w:t>
      </w:r>
    </w:p>
    <w:p w14:paraId="6CEFB00D" w14:textId="77777777" w:rsidR="007216EE" w:rsidRDefault="00803B58" w:rsidP="00D35FC7">
      <w:proofErr w:type="spellStart"/>
      <w:r>
        <w:t>erosion_effic</w:t>
      </w:r>
      <w:proofErr w:type="spellEnd"/>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C05760">
      <w:pPr>
        <w:pStyle w:val="Heading2"/>
      </w:pPr>
      <w:bookmarkStart w:id="55" w:name="_Toc138340348"/>
      <w:r w:rsidRPr="0032152D">
        <w:t xml:space="preserve">Waterbody/Watershed </w:t>
      </w:r>
      <w:r w:rsidR="0032152D">
        <w:t xml:space="preserve">Input </w:t>
      </w:r>
      <w:r w:rsidRPr="0032152D">
        <w:t>File</w:t>
      </w:r>
      <w:bookmarkEnd w:id="55"/>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 xml:space="preserve">Line 1: </w:t>
      </w:r>
      <w:proofErr w:type="spellStart"/>
      <w:r w:rsidRPr="00A622E0">
        <w:rPr>
          <w:b/>
          <w:bCs/>
          <w:color w:val="000000"/>
        </w:rPr>
        <w:t>simtypeflag</w:t>
      </w:r>
      <w:proofErr w:type="spellEnd"/>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6" w:name="_Hlk138486174"/>
      <w:r>
        <w:t xml:space="preserve">with user supplied inputs </w:t>
      </w:r>
      <w:bookmarkEnd w:id="56"/>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 xml:space="preserve">Line 2:   </w:t>
      </w:r>
      <w:proofErr w:type="spellStart"/>
      <w:r w:rsidRPr="00DD1ED4">
        <w:rPr>
          <w:b/>
          <w:bCs/>
        </w:rPr>
        <w:t>flow_averaging</w:t>
      </w:r>
      <w:proofErr w:type="spellEnd"/>
      <w:r w:rsidRPr="00DD1ED4">
        <w:rPr>
          <w:b/>
          <w:bCs/>
        </w:rPr>
        <w:t xml:space="preserve">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afield</w:t>
      </w:r>
      <w:proofErr w:type="gramStart"/>
      <w:r w:rsidR="00A622E0" w:rsidRPr="00DD1ED4">
        <w:rPr>
          <w:b/>
          <w:bCs/>
        </w:rPr>
        <w:t xml:space="preserve">   </w:t>
      </w:r>
      <w:r w:rsidRPr="00DD1ED4">
        <w:rPr>
          <w:b/>
          <w:bCs/>
        </w:rPr>
        <w:t>[</w:t>
      </w:r>
      <w:proofErr w:type="gramEnd"/>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proofErr w:type="spellStart"/>
      <w:r w:rsidR="00A622E0" w:rsidRPr="00DD1ED4">
        <w:rPr>
          <w:b/>
          <w:bCs/>
        </w:rPr>
        <w:t>area_</w:t>
      </w:r>
      <w:proofErr w:type="gramStart"/>
      <w:r w:rsidR="00A622E0" w:rsidRPr="00DD1ED4">
        <w:rPr>
          <w:b/>
          <w:bCs/>
        </w:rPr>
        <w:t>waterbody</w:t>
      </w:r>
      <w:proofErr w:type="spellEnd"/>
      <w:r w:rsidR="00A622E0" w:rsidRPr="00DD1ED4">
        <w:rPr>
          <w:b/>
          <w:bCs/>
        </w:rPr>
        <w:t xml:space="preserve">  </w:t>
      </w:r>
      <w:r>
        <w:rPr>
          <w:b/>
          <w:bCs/>
        </w:rPr>
        <w:t>[</w:t>
      </w:r>
      <w:proofErr w:type="gramEnd"/>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w:t>
      </w:r>
      <w:proofErr w:type="spellStart"/>
      <w:r>
        <w:t>D_over_dx</w:t>
      </w:r>
      <w:proofErr w:type="spellEnd"/>
      <w:r>
        <w:t xml:space="preserve">          </w:t>
      </w:r>
    </w:p>
    <w:p w14:paraId="67032696" w14:textId="5F109BA4" w:rsidR="00A622E0" w:rsidRDefault="00A622E0" w:rsidP="00DD1ED4">
      <w:r>
        <w:t xml:space="preserve">  </w:t>
      </w:r>
      <w:proofErr w:type="spellStart"/>
      <w:r>
        <w:t>benthic_depth</w:t>
      </w:r>
      <w:proofErr w:type="spellEnd"/>
      <w:r>
        <w:t xml:space="preserve">      </w:t>
      </w:r>
    </w:p>
    <w:p w14:paraId="7EEC4339" w14:textId="1B2FCCD4" w:rsidR="00A622E0" w:rsidRDefault="00A622E0" w:rsidP="00DD1ED4">
      <w:r>
        <w:t xml:space="preserve">  porosity           </w:t>
      </w:r>
    </w:p>
    <w:p w14:paraId="48DBCFC7" w14:textId="13D1AA39" w:rsidR="00A622E0" w:rsidRDefault="00A622E0" w:rsidP="00DD1ED4">
      <w:r>
        <w:t xml:space="preserve">  </w:t>
      </w:r>
      <w:proofErr w:type="spellStart"/>
      <w:r>
        <w:t>bulk_density</w:t>
      </w:r>
      <w:proofErr w:type="spellEnd"/>
      <w:r>
        <w:t xml:space="preserve">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depth_max</w:t>
      </w:r>
      <w:proofErr w:type="spellEnd"/>
      <w:r>
        <w:rPr>
          <w:rFonts w:ascii="Consolas" w:hAnsi="Consolas" w:cs="Consolas"/>
          <w:color w:val="000000"/>
          <w:sz w:val="19"/>
          <w:szCs w:val="19"/>
        </w:rPr>
        <w:t xml:space="preserve">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hydro_length</w:t>
      </w:r>
      <w:proofErr w:type="spellEnd"/>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is_zero_depth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zero_depth</w:t>
      </w:r>
      <w:proofErr w:type="spellEnd"/>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read</w:t>
      </w:r>
      <w:r>
        <w:rPr>
          <w:rFonts w:ascii="Consolas" w:hAnsi="Consolas" w:cs="Consolas"/>
          <w:color w:val="000000"/>
          <w:sz w:val="19"/>
          <w:szCs w:val="19"/>
        </w:rPr>
        <w:t>(</w:t>
      </w:r>
      <w:proofErr w:type="spellStart"/>
      <w:proofErr w:type="gramEnd"/>
      <w:r>
        <w:rPr>
          <w:rFonts w:ascii="Consolas" w:hAnsi="Consolas" w:cs="Consolas"/>
          <w:color w:val="000000"/>
          <w:sz w:val="19"/>
          <w:szCs w:val="19"/>
        </w:rPr>
        <w:t>waterbody_file_unit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is_tpez</w:t>
      </w:r>
      <w:proofErr w:type="spellEnd"/>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C05760">
      <w:pPr>
        <w:pStyle w:val="Heading2"/>
      </w:pPr>
      <w:bookmarkStart w:id="57" w:name="_Toc138340349"/>
      <w:r w:rsidRPr="00B135A0">
        <w:t>Meteorological Data File</w:t>
      </w:r>
      <w:bookmarkEnd w:id="57"/>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lastRenderedPageBreak/>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6EADE989" w:rsidR="003B0799" w:rsidRDefault="003B0799" w:rsidP="00D35FC7">
      <w:pPr>
        <w:pStyle w:val="Heading1"/>
      </w:pPr>
      <w:bookmarkStart w:id="58" w:name="_Toc138340350"/>
      <w:r>
        <w:t xml:space="preserve">Parameter </w:t>
      </w:r>
      <w:r w:rsidR="00514A0C">
        <w:t xml:space="preserve">Description </w:t>
      </w:r>
      <w:proofErr w:type="gramStart"/>
      <w:r w:rsidR="00514A0C">
        <w:t xml:space="preserve">and  </w:t>
      </w:r>
      <w:r>
        <w:t>Estimation</w:t>
      </w:r>
      <w:bookmarkEnd w:id="58"/>
      <w:proofErr w:type="gramEnd"/>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lastRenderedPageBreak/>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9" w:name="_Hlk49240068"/>
      <w:proofErr w:type="spellStart"/>
      <w:r w:rsidRPr="003E4634">
        <w:rPr>
          <w:b/>
        </w:rPr>
        <w:t>application_</w:t>
      </w:r>
      <w:proofErr w:type="gramStart"/>
      <w:r w:rsidRPr="003E4634">
        <w:rPr>
          <w:b/>
        </w:rPr>
        <w:t>rate</w:t>
      </w:r>
      <w:bookmarkEnd w:id="59"/>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 xml:space="preserve">Below crop application (no crop interception). The distribution of chemical below surface </w:t>
      </w:r>
      <w:proofErr w:type="gramStart"/>
      <w:r w:rsidR="001A75EE">
        <w:t>is  Chemical</w:t>
      </w:r>
      <w:proofErr w:type="gramEnd"/>
      <w:r w:rsidR="001A75EE">
        <w:t xml:space="preserve">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60"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60"/>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61" w:name="_Hlk426379"/>
      <w:r w:rsidRPr="00A567EB">
        <w:lastRenderedPageBreak/>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1"/>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w:t>
      </w:r>
      <w:proofErr w:type="spellStart"/>
      <w:r w:rsidR="0022397E">
        <w:t>dispersivity</w:t>
      </w:r>
      <w:proofErr w:type="spellEnd"/>
      <w:r w:rsidR="0022397E">
        <w:t xml:space="preserve"> coefficient will be effectively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xml:space="preserve">= </w:t>
      </w:r>
      <w:proofErr w:type="spellStart"/>
      <w:r>
        <w:t>dispersivity</w:t>
      </w:r>
      <w:proofErr w:type="spellEnd"/>
      <w:r>
        <w:t xml:space="preserve">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xml:space="preserve">= </w:t>
      </w:r>
      <w:proofErr w:type="spellStart"/>
      <w:r w:rsidR="00351C97">
        <w:t>dispersivity</w:t>
      </w:r>
      <w:proofErr w:type="spellEnd"/>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lastRenderedPageBreak/>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38340351"/>
      <w:r>
        <w:t>PRZM5 Theory</w:t>
      </w:r>
      <w:bookmarkEnd w:id="62"/>
    </w:p>
    <w:p w14:paraId="1E4764A8" w14:textId="77777777" w:rsidR="009E651C" w:rsidRDefault="009E651C" w:rsidP="00C05760">
      <w:pPr>
        <w:pStyle w:val="Heading2"/>
      </w:pPr>
      <w:bookmarkStart w:id="63" w:name="_Toc138340352"/>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lastRenderedPageBreak/>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38340353"/>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r>
        <w:t>Soil Profile Setup</w:t>
      </w:r>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lastRenderedPageBreak/>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5"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5"/>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6" w:name="_Toc138340354"/>
      <w:r>
        <w:lastRenderedPageBreak/>
        <w:t xml:space="preserve">Crop </w:t>
      </w:r>
      <w:r w:rsidR="00512889" w:rsidRPr="00C05760">
        <w:t>Growth</w:t>
      </w:r>
      <w:bookmarkEnd w:id="66"/>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7" w:name="_Toc138340355"/>
      <w:r>
        <w:t>Irrigation</w:t>
      </w:r>
      <w:bookmarkEnd w:id="67"/>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lastRenderedPageBreak/>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8" w:name="_Toc138340356"/>
      <w:r>
        <w:t>Precipitation</w:t>
      </w:r>
      <w:r w:rsidR="002A2EA0">
        <w:t xml:space="preserve"> &amp; Snowmelt</w:t>
      </w:r>
      <w:bookmarkEnd w:id="68"/>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9" w:name="_Toc138340357"/>
      <w:r>
        <w:lastRenderedPageBreak/>
        <w:t>Runoff</w:t>
      </w:r>
      <w:bookmarkEnd w:id="69"/>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0" w:name="_Toc365363860"/>
      <w:bookmarkStart w:id="71" w:name="_Toc365363912"/>
      <w:bookmarkStart w:id="72" w:name="_Toc365363970"/>
      <w:bookmarkStart w:id="73" w:name="_Toc365528289"/>
      <w:bookmarkStart w:id="74" w:name="_Toc138340358"/>
      <w:bookmarkEnd w:id="70"/>
      <w:bookmarkEnd w:id="71"/>
      <w:bookmarkEnd w:id="72"/>
      <w:bookmarkEnd w:id="73"/>
      <w:r>
        <w:t>Canopy Water Interception</w:t>
      </w:r>
      <w:bookmarkEnd w:id="74"/>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5" w:name="_Toc138340359"/>
      <w:r>
        <w:lastRenderedPageBreak/>
        <w:t>Evaporation</w:t>
      </w:r>
      <w:bookmarkEnd w:id="75"/>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7" o:title=""/>
          </v:shape>
          <o:OLEObject Type="Embed" ProgID="Equation.3" ShapeID="_x0000_i1025" DrawAspect="Content" ObjectID="_1759056405" r:id="rId18"/>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20" o:title=""/>
          </v:shape>
          <o:OLEObject Type="Embed" ProgID="Equation.3" ShapeID="_x0000_i1026" DrawAspect="Content" ObjectID="_1759056406" r:id="rId21"/>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proofErr w:type="gramStart"/>
      <w:r w:rsidRPr="00847EF0">
        <w:t>where</w:t>
      </w:r>
      <w:proofErr w:type="gramEnd"/>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2" o:title=""/>
          </v:shape>
          <o:OLEObject Type="Embed" ProgID="Equation.3" ShapeID="_x0000_i1027" DrawAspect="Content" ObjectID="_1759056407" r:id="rId23"/>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4" o:title=""/>
          </v:shape>
          <o:OLEObject Type="Embed" ProgID="Equation.3" ShapeID="_x0000_i1028" DrawAspect="Content" ObjectID="_1759056408" r:id="rId25"/>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6" o:title=""/>
          </v:shape>
          <o:OLEObject Type="Embed" ProgID="Equation.3" ShapeID="_x0000_i1029" DrawAspect="Content" ObjectID="_1759056409" r:id="rId27"/>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8" o:title=""/>
          </v:shape>
          <o:OLEObject Type="Embed" ProgID="Equation.3" ShapeID="_x0000_i1030" DrawAspect="Content" ObjectID="_1759056410" r:id="rId29"/>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6" w:name="_Toc138340360"/>
      <w:r>
        <w:t>Leaching</w:t>
      </w:r>
      <w:bookmarkEnd w:id="76"/>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7"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7"/>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8" w:name="_Toc138340361"/>
      <w:r>
        <w:t>Erosion</w:t>
      </w:r>
      <w:bookmarkEnd w:id="78"/>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9" w:name="_Toc138340362"/>
      <w:r>
        <w:t xml:space="preserve">Time of Concentration: </w:t>
      </w:r>
      <w:r w:rsidR="00202175">
        <w:t>V</w:t>
      </w:r>
      <w:r>
        <w:t>elocity Method</w:t>
      </w:r>
      <w:bookmarkEnd w:id="79"/>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0" w:name="_Toc138340363"/>
      <w:r>
        <w:t>Time of Concentration: Watershed Lag Method</w:t>
      </w:r>
      <w:bookmarkEnd w:id="80"/>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1" w:name="_Toc138340364"/>
      <w:r>
        <w:t xml:space="preserve">Soil </w:t>
      </w:r>
      <w:r w:rsidR="00715921">
        <w:t>Temperature</w:t>
      </w:r>
      <w:bookmarkEnd w:id="81"/>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2" w:name="_Toc138340365"/>
      <w:r w:rsidRPr="002D6560">
        <w:t>Thermal Diffusivity</w:t>
      </w:r>
      <w:bookmarkEnd w:id="82"/>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3"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4"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5"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6"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6"/>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7" w:author="Dirk Young" w:date="2023-04-27T11:48:00Z"/>
        </w:rPr>
      </w:pPr>
      <w:r>
        <w:tab/>
      </w:r>
      <w:del w:id="88"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9" w:author="Dirk Young" w:date="2023-04-27T11:48:00Z"/>
        </w:rPr>
        <w:pPrChange w:id="90" w:author="Dirk Young" w:date="2023-04-27T11:48:00Z">
          <w:pPr>
            <w:tabs>
              <w:tab w:val="center" w:pos="4320"/>
            </w:tabs>
          </w:pPr>
        </w:pPrChange>
      </w:pPr>
    </w:p>
    <w:p w14:paraId="6B872D25" w14:textId="3F39D689" w:rsidR="005F3AE6" w:rsidDel="0013053D" w:rsidRDefault="00CD1D49" w:rsidP="00D35FC7">
      <w:pPr>
        <w:rPr>
          <w:del w:id="91" w:author="Dirk Young" w:date="2023-04-27T11:48:00Z"/>
        </w:rPr>
      </w:pPr>
      <w:del w:id="92" w:author="Dirk Young" w:date="2023-04-27T11:48:00Z">
        <w:r w:rsidDel="0013053D">
          <w:tab/>
        </w:r>
        <w:bookmarkStart w:id="93" w:name="_Hlk133477879"/>
      </w:del>
      <m:oMath>
        <m:sSub>
          <m:sSubPr>
            <m:ctrlPr>
              <w:del w:id="94" w:author="Dirk Young" w:date="2023-04-27T11:48:00Z">
                <w:rPr>
                  <w:rFonts w:ascii="Cambria Math" w:hAnsi="Cambria Math"/>
                </w:rPr>
              </w:del>
            </m:ctrlPr>
          </m:sSubPr>
          <m:e>
            <m:r>
              <w:del w:id="95" w:author="Dirk Young" w:date="2023-04-27T11:48:00Z">
                <w:rPr>
                  <w:rFonts w:ascii="Cambria Math" w:hAnsi="Cambria Math"/>
                </w:rPr>
                <m:t>X</m:t>
              </w:del>
            </m:r>
          </m:e>
          <m:sub>
            <m:r>
              <w:del w:id="96" w:author="Dirk Young" w:date="2023-04-27T11:48:00Z">
                <w:rPr>
                  <w:rFonts w:ascii="Cambria Math" w:hAnsi="Cambria Math"/>
                </w:rPr>
                <m:t>sand</m:t>
              </w:del>
            </m:r>
          </m:sub>
        </m:sSub>
        <m:r>
          <w:del w:id="97" w:author="Dirk Young" w:date="2023-04-27T11:48:00Z">
            <m:rPr>
              <m:sty m:val="p"/>
            </m:rPr>
            <w:rPr>
              <w:rFonts w:ascii="Cambria Math" w:hAnsi="Cambria Math"/>
            </w:rPr>
            <m:t xml:space="preserve">= </m:t>
          </w:del>
        </m:r>
        <m:f>
          <m:fPr>
            <m:ctrlPr>
              <w:del w:id="98" w:author="Dirk Young" w:date="2023-04-27T11:48:00Z">
                <w:rPr>
                  <w:rFonts w:ascii="Cambria Math" w:hAnsi="Cambria Math"/>
                </w:rPr>
              </w:del>
            </m:ctrlPr>
          </m:fPr>
          <m:num>
            <m:r>
              <w:del w:id="99" w:author="Dirk Young" w:date="2023-04-27T11:48:00Z">
                <w:rPr>
                  <w:rFonts w:ascii="Cambria Math" w:hAnsi="Cambria Math"/>
                </w:rPr>
                <m:t>sand</m:t>
              </w:del>
            </m:r>
            <m:r>
              <w:del w:id="100" w:author="Dirk Young" w:date="2023-04-27T11:48:00Z">
                <m:rPr>
                  <m:sty m:val="p"/>
                </m:rPr>
                <w:rPr>
                  <w:rFonts w:ascii="Cambria Math" w:hAnsi="Cambria Math"/>
                </w:rPr>
                <m:t>*</m:t>
              </w:del>
            </m:r>
            <m:sSub>
              <m:sSubPr>
                <m:ctrlPr>
                  <w:del w:id="101" w:author="Dirk Young" w:date="2023-04-27T11:48:00Z">
                    <w:rPr>
                      <w:rFonts w:ascii="Cambria Math" w:hAnsi="Cambria Math"/>
                    </w:rPr>
                  </w:del>
                </m:ctrlPr>
              </m:sSubPr>
              <m:e>
                <m:r>
                  <w:del w:id="102" w:author="Dirk Young" w:date="2023-04-27T11:48:00Z">
                    <w:rPr>
                      <w:rFonts w:ascii="Cambria Math" w:hAnsi="Cambria Math"/>
                    </w:rPr>
                    <m:t>ρ</m:t>
                  </w:del>
                </m:r>
              </m:e>
              <m:sub>
                <m:r>
                  <w:del w:id="103" w:author="Dirk Young" w:date="2023-04-27T11:48:00Z">
                    <w:rPr>
                      <w:rFonts w:ascii="Cambria Math" w:hAnsi="Cambria Math"/>
                    </w:rPr>
                    <m:t>b</m:t>
                  </w:del>
                </m:r>
              </m:sub>
            </m:sSub>
          </m:num>
          <m:den>
            <m:r>
              <w:del w:id="104" w:author="Dirk Young" w:date="2023-04-27T11:48:00Z">
                <m:rPr>
                  <m:sty m:val="p"/>
                </m:rPr>
                <w:rPr>
                  <w:rFonts w:ascii="Cambria Math" w:hAnsi="Cambria Math"/>
                </w:rPr>
                <m:t>2.65</m:t>
              </w:del>
            </m:r>
            <m:f>
              <m:fPr>
                <m:ctrlPr>
                  <w:del w:id="105" w:author="Dirk Young" w:date="2023-04-27T11:48:00Z">
                    <w:rPr>
                      <w:rFonts w:ascii="Cambria Math" w:hAnsi="Cambria Math"/>
                    </w:rPr>
                  </w:del>
                </m:ctrlPr>
              </m:fPr>
              <m:num>
                <m:r>
                  <w:del w:id="106" w:author="Dirk Young" w:date="2023-04-27T11:48:00Z">
                    <w:rPr>
                      <w:rFonts w:ascii="Cambria Math" w:hAnsi="Cambria Math"/>
                    </w:rPr>
                    <m:t>g</m:t>
                  </w:del>
                </m:r>
              </m:num>
              <m:den>
                <m:sSup>
                  <m:sSupPr>
                    <m:ctrlPr>
                      <w:del w:id="107" w:author="Dirk Young" w:date="2023-04-27T11:48:00Z">
                        <w:rPr>
                          <w:rFonts w:ascii="Cambria Math" w:hAnsi="Cambria Math"/>
                        </w:rPr>
                      </w:del>
                    </m:ctrlPr>
                  </m:sSupPr>
                  <m:e>
                    <m:r>
                      <w:del w:id="108" w:author="Dirk Young" w:date="2023-04-27T11:48:00Z">
                        <w:rPr>
                          <w:rFonts w:ascii="Cambria Math" w:hAnsi="Cambria Math"/>
                        </w:rPr>
                        <m:t>cm</m:t>
                      </w:del>
                    </m:r>
                  </m:e>
                  <m:sup>
                    <m:r>
                      <w:del w:id="109" w:author="Dirk Young" w:date="2023-04-27T11:48:00Z">
                        <m:rPr>
                          <m:sty m:val="p"/>
                        </m:rPr>
                        <w:rPr>
                          <w:rFonts w:ascii="Cambria Math" w:hAnsi="Cambria Math"/>
                        </w:rPr>
                        <m:t>3</m:t>
                      </w:del>
                    </m:r>
                  </m:sup>
                </m:sSup>
              </m:den>
            </m:f>
          </m:den>
        </m:f>
        <m:r>
          <w:del w:id="110" w:author="Dirk Young" w:date="2023-04-27T11:48:00Z">
            <m:rPr>
              <m:sty m:val="p"/>
            </m:rPr>
            <w:rPr>
              <w:rFonts w:ascii="Cambria Math" w:hAnsi="Cambria Math"/>
            </w:rPr>
            <m:t>*</m:t>
          </w:del>
        </m:r>
        <m:sSub>
          <m:sSubPr>
            <m:ctrlPr>
              <w:del w:id="111" w:author="Dirk Young" w:date="2023-04-27T11:48:00Z">
                <w:rPr>
                  <w:rFonts w:ascii="Cambria Math" w:hAnsi="Cambria Math"/>
                </w:rPr>
              </w:del>
            </m:ctrlPr>
          </m:sSubPr>
          <m:e>
            <m:r>
              <w:del w:id="112" w:author="Dirk Young" w:date="2023-04-27T11:48:00Z">
                <w:rPr>
                  <w:rFonts w:ascii="Cambria Math" w:hAnsi="Cambria Math"/>
                </w:rPr>
                <m:t>V</m:t>
              </w:del>
            </m:r>
          </m:e>
          <m:sub>
            <m:r>
              <w:del w:id="113" w:author="Dirk Young" w:date="2023-04-27T11:48:00Z">
                <w:rPr>
                  <w:rFonts w:ascii="Cambria Math" w:hAnsi="Cambria Math"/>
                </w:rPr>
                <m:t>corrected</m:t>
              </w:del>
            </m:r>
          </m:sub>
        </m:sSub>
      </m:oMath>
      <w:del w:id="114" w:author="Dirk Young" w:date="2023-04-27T11:48:00Z">
        <w:r w:rsidR="003A0548" w:rsidDel="0013053D">
          <w:delText xml:space="preserve"> </w:delText>
        </w:r>
        <w:bookmarkEnd w:id="93"/>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5" w:author="Dirk Young" w:date="2023-04-27T11:48:00Z"/>
        </w:rPr>
        <w:pPrChange w:id="116" w:author="Dirk Young" w:date="2023-04-27T11:48:00Z">
          <w:pPr>
            <w:tabs>
              <w:tab w:val="center" w:pos="4320"/>
            </w:tabs>
          </w:pPr>
        </w:pPrChange>
      </w:pPr>
    </w:p>
    <w:p w14:paraId="7C4CF1CA" w14:textId="5132ED87" w:rsidR="005F3AE6" w:rsidDel="0013053D" w:rsidRDefault="00CD1D49" w:rsidP="00D35FC7">
      <w:pPr>
        <w:rPr>
          <w:del w:id="117" w:author="Dirk Young" w:date="2023-04-27T11:48:00Z"/>
        </w:rPr>
      </w:pPr>
      <w:del w:id="118" w:author="Dirk Young" w:date="2023-04-27T11:48:00Z">
        <w:r w:rsidDel="0013053D">
          <w:tab/>
        </w:r>
      </w:del>
      <m:oMath>
        <m:sSub>
          <m:sSubPr>
            <m:ctrlPr>
              <w:del w:id="119" w:author="Dirk Young" w:date="2023-04-27T11:48:00Z">
                <w:rPr>
                  <w:rFonts w:ascii="Cambria Math" w:hAnsi="Cambria Math"/>
                </w:rPr>
              </w:del>
            </m:ctrlPr>
          </m:sSubPr>
          <m:e>
            <m:r>
              <w:del w:id="120" w:author="Dirk Young" w:date="2023-04-27T11:48:00Z">
                <w:rPr>
                  <w:rFonts w:ascii="Cambria Math" w:hAnsi="Cambria Math"/>
                </w:rPr>
                <m:t>X</m:t>
              </w:del>
            </m:r>
          </m:e>
          <m:sub>
            <m:r>
              <w:del w:id="121" w:author="Dirk Young" w:date="2023-04-27T11:48:00Z">
                <w:rPr>
                  <w:rFonts w:ascii="Cambria Math" w:hAnsi="Cambria Math"/>
                </w:rPr>
                <m:t>oc</m:t>
              </w:del>
            </m:r>
          </m:sub>
        </m:sSub>
        <m:r>
          <w:del w:id="122" w:author="Dirk Young" w:date="2023-04-27T11:48:00Z">
            <m:rPr>
              <m:sty m:val="p"/>
            </m:rPr>
            <w:rPr>
              <w:rFonts w:ascii="Cambria Math" w:hAnsi="Cambria Math"/>
            </w:rPr>
            <m:t xml:space="preserve">= </m:t>
          </w:del>
        </m:r>
        <m:f>
          <m:fPr>
            <m:ctrlPr>
              <w:del w:id="123" w:author="Dirk Young" w:date="2023-04-27T11:48:00Z">
                <w:rPr>
                  <w:rFonts w:ascii="Cambria Math" w:hAnsi="Cambria Math"/>
                </w:rPr>
              </w:del>
            </m:ctrlPr>
          </m:fPr>
          <m:num>
            <m:r>
              <w:del w:id="124" w:author="Dirk Young" w:date="2023-04-27T11:48:00Z">
                <w:rPr>
                  <w:rFonts w:ascii="Cambria Math" w:hAnsi="Cambria Math"/>
                </w:rPr>
                <m:t>OC</m:t>
              </w:del>
            </m:r>
            <m:r>
              <w:del w:id="125" w:author="Dirk Young" w:date="2023-04-27T11:48:00Z">
                <m:rPr>
                  <m:sty m:val="p"/>
                </m:rPr>
                <w:rPr>
                  <w:rFonts w:ascii="Cambria Math" w:hAnsi="Cambria Math"/>
                </w:rPr>
                <m:t>*1.724*</m:t>
              </w:del>
            </m:r>
            <m:sSub>
              <m:sSubPr>
                <m:ctrlPr>
                  <w:del w:id="126" w:author="Dirk Young" w:date="2023-04-27T11:48:00Z">
                    <w:rPr>
                      <w:rFonts w:ascii="Cambria Math" w:hAnsi="Cambria Math"/>
                    </w:rPr>
                  </w:del>
                </m:ctrlPr>
              </m:sSubPr>
              <m:e>
                <m:r>
                  <w:del w:id="127" w:author="Dirk Young" w:date="2023-04-27T11:48:00Z">
                    <w:rPr>
                      <w:rFonts w:ascii="Cambria Math" w:hAnsi="Cambria Math"/>
                    </w:rPr>
                    <m:t>ρ</m:t>
                  </w:del>
                </m:r>
              </m:e>
              <m:sub>
                <m:r>
                  <w:del w:id="128" w:author="Dirk Young" w:date="2023-04-27T11:48:00Z">
                    <w:rPr>
                      <w:rFonts w:ascii="Cambria Math" w:hAnsi="Cambria Math"/>
                    </w:rPr>
                    <m:t>b</m:t>
                  </w:del>
                </m:r>
              </m:sub>
            </m:sSub>
          </m:num>
          <m:den>
            <m:f>
              <m:fPr>
                <m:ctrlPr>
                  <w:del w:id="129" w:author="Dirk Young" w:date="2023-04-27T11:48:00Z">
                    <w:rPr>
                      <w:rFonts w:ascii="Cambria Math" w:hAnsi="Cambria Math"/>
                    </w:rPr>
                  </w:del>
                </m:ctrlPr>
              </m:fPr>
              <m:num>
                <m:r>
                  <w:del w:id="130" w:author="Dirk Young" w:date="2023-04-27T11:48:00Z">
                    <m:rPr>
                      <m:sty m:val="p"/>
                    </m:rPr>
                    <w:rPr>
                      <w:rFonts w:ascii="Cambria Math" w:hAnsi="Cambria Math"/>
                    </w:rPr>
                    <m:t>1.30</m:t>
                  </w:del>
                </m:r>
                <m:r>
                  <w:del w:id="131" w:author="Dirk Young" w:date="2023-04-27T11:48:00Z">
                    <w:rPr>
                      <w:rFonts w:ascii="Cambria Math" w:hAnsi="Cambria Math"/>
                    </w:rPr>
                    <m:t>g</m:t>
                  </w:del>
                </m:r>
              </m:num>
              <m:den>
                <m:sSup>
                  <m:sSupPr>
                    <m:ctrlPr>
                      <w:del w:id="132" w:author="Dirk Young" w:date="2023-04-27T11:48:00Z">
                        <w:rPr>
                          <w:rFonts w:ascii="Cambria Math" w:hAnsi="Cambria Math"/>
                        </w:rPr>
                      </w:del>
                    </m:ctrlPr>
                  </m:sSupPr>
                  <m:e>
                    <m:r>
                      <w:del w:id="133" w:author="Dirk Young" w:date="2023-04-27T11:48:00Z">
                        <w:rPr>
                          <w:rFonts w:ascii="Cambria Math" w:hAnsi="Cambria Math"/>
                        </w:rPr>
                        <m:t>cm</m:t>
                      </w:del>
                    </m:r>
                  </m:e>
                  <m:sup>
                    <m:r>
                      <w:del w:id="134" w:author="Dirk Young" w:date="2023-04-27T11:48:00Z">
                        <m:rPr>
                          <m:sty m:val="p"/>
                        </m:rPr>
                        <w:rPr>
                          <w:rFonts w:ascii="Cambria Math" w:hAnsi="Cambria Math"/>
                        </w:rPr>
                        <m:t>3</m:t>
                      </w:del>
                    </m:r>
                  </m:sup>
                </m:sSup>
              </m:den>
            </m:f>
          </m:den>
        </m:f>
        <m:r>
          <w:del w:id="135" w:author="Dirk Young" w:date="2023-04-27T11:48:00Z">
            <m:rPr>
              <m:sty m:val="p"/>
            </m:rPr>
            <w:rPr>
              <w:rFonts w:ascii="Cambria Math" w:hAnsi="Cambria Math"/>
            </w:rPr>
            <m:t>*</m:t>
          </w:del>
        </m:r>
        <m:sSub>
          <m:sSubPr>
            <m:ctrlPr>
              <w:del w:id="136" w:author="Dirk Young" w:date="2023-04-27T11:48:00Z">
                <w:rPr>
                  <w:rFonts w:ascii="Cambria Math" w:hAnsi="Cambria Math"/>
                </w:rPr>
              </w:del>
            </m:ctrlPr>
          </m:sSubPr>
          <m:e>
            <m:r>
              <w:del w:id="137" w:author="Dirk Young" w:date="2023-04-27T11:48:00Z">
                <w:rPr>
                  <w:rFonts w:ascii="Cambria Math" w:hAnsi="Cambria Math"/>
                </w:rPr>
                <m:t>V</m:t>
              </w:del>
            </m:r>
          </m:e>
          <m:sub>
            <m:r>
              <w:del w:id="138" w:author="Dirk Young" w:date="2023-04-27T11:48:00Z">
                <w:rPr>
                  <w:rFonts w:ascii="Cambria Math" w:hAnsi="Cambria Math"/>
                </w:rPr>
                <m:t>corrected</m:t>
              </w:del>
            </m:r>
          </m:sub>
        </m:sSub>
      </m:oMath>
      <w:del w:id="139"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40" w:author="Dirk Young" w:date="2023-04-27T11:48:00Z"/>
        </w:rPr>
        <w:pPrChange w:id="141" w:author="Dirk Young" w:date="2023-04-27T11:48:00Z">
          <w:pPr>
            <w:tabs>
              <w:tab w:val="center" w:pos="4320"/>
            </w:tabs>
          </w:pPr>
        </w:pPrChange>
      </w:pPr>
    </w:p>
    <w:p w14:paraId="1CA3287A" w14:textId="70C22E2E" w:rsidR="005F3AE6" w:rsidDel="0013053D" w:rsidRDefault="00CD1D49" w:rsidP="00D35FC7">
      <w:pPr>
        <w:rPr>
          <w:del w:id="142" w:author="Dirk Young" w:date="2023-04-27T11:48:00Z"/>
        </w:rPr>
      </w:pPr>
      <w:del w:id="143" w:author="Dirk Young" w:date="2023-04-27T11:48:00Z">
        <w:r w:rsidDel="0013053D">
          <w:tab/>
        </w:r>
      </w:del>
      <m:oMath>
        <m:sSub>
          <m:sSubPr>
            <m:ctrlPr>
              <w:del w:id="144" w:author="Dirk Young" w:date="2023-04-27T11:48:00Z">
                <w:rPr>
                  <w:rFonts w:ascii="Cambria Math" w:hAnsi="Cambria Math"/>
                </w:rPr>
              </w:del>
            </m:ctrlPr>
          </m:sSubPr>
          <m:e>
            <m:r>
              <w:del w:id="145" w:author="Dirk Young" w:date="2023-04-27T11:48:00Z">
                <w:rPr>
                  <w:rFonts w:ascii="Cambria Math" w:hAnsi="Cambria Math"/>
                </w:rPr>
                <m:t>X</m:t>
              </w:del>
            </m:r>
          </m:e>
          <m:sub>
            <m:r>
              <w:del w:id="146" w:author="Dirk Young" w:date="2023-04-27T11:48:00Z">
                <w:rPr>
                  <w:rFonts w:ascii="Cambria Math" w:hAnsi="Cambria Math"/>
                </w:rPr>
                <m:t>other</m:t>
              </w:del>
            </m:r>
          </m:sub>
        </m:sSub>
        <m:r>
          <w:del w:id="147" w:author="Dirk Young" w:date="2023-04-27T11:48:00Z">
            <m:rPr>
              <m:sty m:val="p"/>
            </m:rPr>
            <w:rPr>
              <w:rFonts w:ascii="Cambria Math" w:hAnsi="Cambria Math"/>
            </w:rPr>
            <m:t>= 1-</m:t>
          </w:del>
        </m:r>
        <m:r>
          <w:del w:id="148" w:author="Dirk Young" w:date="2023-04-27T11:48:00Z">
            <w:rPr>
              <w:rFonts w:ascii="Cambria Math" w:hAnsi="Cambria Math"/>
            </w:rPr>
            <m:t>θ</m:t>
          </w:del>
        </m:r>
        <m:r>
          <w:del w:id="149" w:author="Dirk Young" w:date="2023-04-27T11:48:00Z">
            <m:rPr>
              <m:sty m:val="p"/>
            </m:rPr>
            <w:rPr>
              <w:rFonts w:ascii="Cambria Math" w:hAnsi="Cambria Math"/>
            </w:rPr>
            <m:t xml:space="preserve">- </m:t>
          </w:del>
        </m:r>
        <m:sSub>
          <m:sSubPr>
            <m:ctrlPr>
              <w:del w:id="150" w:author="Dirk Young" w:date="2023-04-27T11:48:00Z">
                <w:rPr>
                  <w:rFonts w:ascii="Cambria Math" w:hAnsi="Cambria Math"/>
                </w:rPr>
              </w:del>
            </m:ctrlPr>
          </m:sSubPr>
          <m:e>
            <m:r>
              <w:del w:id="151" w:author="Dirk Young" w:date="2023-04-27T11:48:00Z">
                <w:rPr>
                  <w:rFonts w:ascii="Cambria Math" w:hAnsi="Cambria Math"/>
                </w:rPr>
                <m:t>X</m:t>
              </w:del>
            </m:r>
          </m:e>
          <m:sub>
            <m:r>
              <w:del w:id="152" w:author="Dirk Young" w:date="2023-04-27T11:48:00Z">
                <w:rPr>
                  <w:rFonts w:ascii="Cambria Math" w:hAnsi="Cambria Math"/>
                </w:rPr>
                <m:t>sand</m:t>
              </w:del>
            </m:r>
          </m:sub>
        </m:sSub>
        <m:r>
          <w:del w:id="153" w:author="Dirk Young" w:date="2023-04-27T11:48:00Z">
            <m:rPr>
              <m:sty m:val="p"/>
            </m:rPr>
            <w:rPr>
              <w:rFonts w:ascii="Cambria Math" w:hAnsi="Cambria Math"/>
            </w:rPr>
            <m:t xml:space="preserve">- </m:t>
          </w:del>
        </m:r>
        <m:sSub>
          <m:sSubPr>
            <m:ctrlPr>
              <w:del w:id="154" w:author="Dirk Young" w:date="2023-04-27T11:48:00Z">
                <w:rPr>
                  <w:rFonts w:ascii="Cambria Math" w:hAnsi="Cambria Math"/>
                </w:rPr>
              </w:del>
            </m:ctrlPr>
          </m:sSubPr>
          <m:e>
            <m:r>
              <w:del w:id="155" w:author="Dirk Young" w:date="2023-04-27T11:48:00Z">
                <w:rPr>
                  <w:rFonts w:ascii="Cambria Math" w:hAnsi="Cambria Math"/>
                </w:rPr>
                <m:t>X</m:t>
              </w:del>
            </m:r>
          </m:e>
          <m:sub>
            <m:r>
              <w:del w:id="156" w:author="Dirk Young" w:date="2023-04-27T11:48:00Z">
                <w:rPr>
                  <w:rFonts w:ascii="Cambria Math" w:hAnsi="Cambria Math"/>
                </w:rPr>
                <m:t>oc</m:t>
              </w:del>
            </m:r>
          </m:sub>
        </m:sSub>
      </m:oMath>
      <w:del w:id="157"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8" w:author="Dirk Young" w:date="2023-04-27T11:48:00Z"/>
        </w:rPr>
      </w:pPr>
    </w:p>
    <w:p w14:paraId="084F7B76" w14:textId="3A4A691C" w:rsidR="00403C99" w:rsidDel="0013053D" w:rsidRDefault="00C351C1" w:rsidP="00D35FC7">
      <w:pPr>
        <w:rPr>
          <w:del w:id="159" w:author="Dirk Young" w:date="2023-04-27T11:48:00Z"/>
        </w:rPr>
      </w:pPr>
      <w:del w:id="160"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lastRenderedPageBreak/>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6" w:author="Dirk Young" w:date="2023-04-27T11:48:00Z"/>
        </w:rPr>
        <w:pPrChange w:id="177" w:author="Dirk Young" w:date="2023-04-27T11:48:00Z">
          <w:pPr>
            <w:tabs>
              <w:tab w:val="right" w:pos="720"/>
              <w:tab w:val="left" w:pos="900"/>
            </w:tabs>
          </w:pPr>
        </w:pPrChange>
      </w:pPr>
      <w:del w:id="178"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9" w:author="Dirk Young" w:date="2023-04-27T11:48:00Z"/>
        </w:rPr>
        <w:pPrChange w:id="180" w:author="Dirk Young" w:date="2023-04-27T11:48:00Z">
          <w:pPr>
            <w:tabs>
              <w:tab w:val="right" w:pos="720"/>
              <w:tab w:val="left" w:pos="900"/>
            </w:tabs>
          </w:pPr>
        </w:pPrChange>
      </w:pPr>
    </w:p>
    <w:p w14:paraId="40439035" w14:textId="171EF163" w:rsidR="005F3AE6" w:rsidDel="0013053D" w:rsidRDefault="00403C99">
      <w:pPr>
        <w:rPr>
          <w:del w:id="181" w:author="Dirk Young" w:date="2023-04-27T11:48:00Z"/>
        </w:rPr>
        <w:pPrChange w:id="182" w:author="Dirk Young" w:date="2023-04-27T11:48:00Z">
          <w:pPr>
            <w:pStyle w:val="ListParagraph"/>
            <w:tabs>
              <w:tab w:val="right" w:pos="720"/>
              <w:tab w:val="left" w:pos="900"/>
            </w:tabs>
            <w:ind w:left="0"/>
          </w:pPr>
        </w:pPrChange>
      </w:pPr>
      <w:del w:id="183"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4" w:author="Dirk Young" w:date="2023-04-27T11:48:00Z">
          <w:pPr>
            <w:tabs>
              <w:tab w:val="right" w:pos="720"/>
              <w:tab w:val="left" w:pos="900"/>
            </w:tabs>
          </w:pPr>
        </w:pPrChange>
      </w:pPr>
      <w:del w:id="185"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6" w:author="Dirk Young" w:date="2023-04-27T11:49:00Z">
        <w:r w:rsidR="00656A5D" w:rsidDel="0013053D">
          <w:delText>c</w:delText>
        </w:r>
        <w:r w:rsidR="00187446" w:rsidDel="0013053D">
          <w:delText>volume</w:delText>
        </w:r>
      </w:del>
      <w:ins w:id="187"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lastRenderedPageBreak/>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9" w:name="_Hlk133488630"/>
    </w:p>
    <w:p w14:paraId="7D7326BD" w14:textId="5B70E25D" w:rsidR="0013053D" w:rsidRDefault="00CD1D49" w:rsidP="00D35FC7">
      <w:pPr>
        <w:rPr>
          <w:ins w:id="190" w:author="Dirk Young" w:date="2023-04-27T11:50:00Z"/>
        </w:rPr>
      </w:pPr>
      <w:del w:id="191"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9"/>
    </w:p>
    <w:p w14:paraId="4ECFEBFE" w14:textId="77777777" w:rsidR="0013053D" w:rsidRDefault="0013053D" w:rsidP="00D35FC7">
      <w:pPr>
        <w:rPr>
          <w:ins w:id="192" w:author="Dirk Young" w:date="2023-04-27T11:50:00Z"/>
        </w:rPr>
      </w:pPr>
    </w:p>
    <w:p w14:paraId="47AB9849" w14:textId="4FAEF3BD" w:rsidR="0013053D" w:rsidRDefault="0013053D" w:rsidP="00D35FC7">
      <w:ins w:id="193" w:author="Dirk Young" w:date="2023-04-27T11:50:00Z">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4" w:author="Dirk Young" w:date="2023-04-27T11:55:00Z">
        <w:r w:rsidR="00A770AA">
          <w:t xml:space="preserve">soil </w:t>
        </w:r>
      </w:ins>
      <w:r w:rsidR="00256E61">
        <w:t xml:space="preserve">organic </w:t>
      </w:r>
      <w:ins w:id="195" w:author="Dirk Young" w:date="2023-04-27T11:55:00Z">
        <w:r w:rsidR="00A770AA">
          <w:t>matter</w:t>
        </w:r>
      </w:ins>
      <w:del w:id="196"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7" w:name="_Toc138340366"/>
      <w:r w:rsidRPr="0031526B">
        <w:t xml:space="preserve">Upper </w:t>
      </w:r>
      <w:r w:rsidRPr="002D6560">
        <w:t>Boundary</w:t>
      </w:r>
      <w:r w:rsidRPr="0031526B">
        <w:t xml:space="preserve"> Temperature</w:t>
      </w:r>
      <w:bookmarkEnd w:id="197"/>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lastRenderedPageBreak/>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8" w:name="_Toc138340367"/>
      <w:r w:rsidRPr="0031526B">
        <w:t>Temperature</w:t>
      </w:r>
      <w:r>
        <w:t xml:space="preserve"> </w:t>
      </w:r>
      <w:r w:rsidR="006A2AB0">
        <w:t>D</w:t>
      </w:r>
      <w:r>
        <w:t xml:space="preserve">ependent </w:t>
      </w:r>
      <w:r w:rsidR="006A2AB0">
        <w:t>D</w:t>
      </w:r>
      <w:r>
        <w:t>egradation</w:t>
      </w:r>
      <w:bookmarkEnd w:id="198"/>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199" w:name="_Toc376441533"/>
      <w:bookmarkStart w:id="200" w:name="_Toc376441534"/>
      <w:bookmarkStart w:id="201" w:name="_Toc376441535"/>
      <w:bookmarkStart w:id="202" w:name="_Toc376441536"/>
      <w:bookmarkStart w:id="203" w:name="_Toc376441537"/>
      <w:bookmarkStart w:id="204" w:name="_Toc376441538"/>
      <w:bookmarkStart w:id="205" w:name="_Toc376441539"/>
      <w:bookmarkStart w:id="206" w:name="_Toc376441540"/>
      <w:bookmarkStart w:id="207" w:name="_Toc376441541"/>
      <w:bookmarkStart w:id="208" w:name="_Toc376441542"/>
      <w:bookmarkStart w:id="209" w:name="_Toc376441543"/>
      <w:bookmarkStart w:id="210" w:name="_Toc376441544"/>
      <w:bookmarkStart w:id="211" w:name="_Toc376441545"/>
      <w:bookmarkStart w:id="212" w:name="_Toc376441546"/>
      <w:bookmarkStart w:id="213" w:name="_Toc376441547"/>
      <w:bookmarkStart w:id="214" w:name="_Toc376441548"/>
      <w:bookmarkStart w:id="215" w:name="_Toc376441549"/>
      <w:bookmarkStart w:id="216" w:name="_Toc376441550"/>
      <w:bookmarkStart w:id="217" w:name="_Toc376441551"/>
      <w:bookmarkStart w:id="218" w:name="_Toc376441552"/>
      <w:bookmarkStart w:id="219" w:name="_Toc376441553"/>
      <w:bookmarkStart w:id="220" w:name="_Toc376441554"/>
      <w:bookmarkStart w:id="221" w:name="_Toc376441555"/>
      <w:bookmarkStart w:id="222" w:name="_Toc376441556"/>
      <w:bookmarkStart w:id="223" w:name="_Toc376441557"/>
      <w:bookmarkStart w:id="224" w:name="_Toc376441558"/>
      <w:bookmarkStart w:id="225" w:name="_Toc376441559"/>
      <w:bookmarkStart w:id="226" w:name="_Toc376441560"/>
      <w:bookmarkStart w:id="227" w:name="_Toc376441561"/>
      <w:bookmarkStart w:id="228" w:name="_Toc365363870"/>
      <w:bookmarkStart w:id="229" w:name="_Toc365363922"/>
      <w:bookmarkStart w:id="230" w:name="_Toc365363980"/>
      <w:bookmarkStart w:id="231" w:name="_Toc365528299"/>
      <w:bookmarkStart w:id="232" w:name="_Toc376441562"/>
      <w:bookmarkStart w:id="233" w:name="_Toc365363871"/>
      <w:bookmarkStart w:id="234" w:name="_Toc365363923"/>
      <w:bookmarkStart w:id="235" w:name="_Toc365363981"/>
      <w:bookmarkStart w:id="236" w:name="_Toc365528300"/>
      <w:bookmarkStart w:id="237" w:name="_Toc376441563"/>
      <w:bookmarkStart w:id="238" w:name="_Toc365363872"/>
      <w:bookmarkStart w:id="239" w:name="_Toc365363924"/>
      <w:bookmarkStart w:id="240" w:name="_Toc365363982"/>
      <w:bookmarkStart w:id="241" w:name="_Toc365528301"/>
      <w:bookmarkStart w:id="242" w:name="_Toc376441564"/>
      <w:bookmarkStart w:id="243" w:name="_Toc365363873"/>
      <w:bookmarkStart w:id="244" w:name="_Toc365363925"/>
      <w:bookmarkStart w:id="245" w:name="_Toc365363983"/>
      <w:bookmarkStart w:id="246" w:name="_Toc365528302"/>
      <w:bookmarkStart w:id="247" w:name="_Toc376441565"/>
      <w:bookmarkStart w:id="248" w:name="_Toc365363874"/>
      <w:bookmarkStart w:id="249" w:name="_Toc365363926"/>
      <w:bookmarkStart w:id="250" w:name="_Toc365363984"/>
      <w:bookmarkStart w:id="251" w:name="_Toc365528303"/>
      <w:bookmarkStart w:id="252" w:name="_Toc376441566"/>
      <w:bookmarkStart w:id="253" w:name="_Toc365363875"/>
      <w:bookmarkStart w:id="254" w:name="_Toc365363927"/>
      <w:bookmarkStart w:id="255" w:name="_Toc365363985"/>
      <w:bookmarkStart w:id="256" w:name="_Toc365528304"/>
      <w:bookmarkStart w:id="257" w:name="_Toc376441567"/>
      <w:bookmarkStart w:id="258" w:name="_Toc365363876"/>
      <w:bookmarkStart w:id="259" w:name="_Toc365363928"/>
      <w:bookmarkStart w:id="260" w:name="_Toc365363986"/>
      <w:bookmarkStart w:id="261" w:name="_Toc365528305"/>
      <w:bookmarkStart w:id="262" w:name="_Toc376441568"/>
      <w:bookmarkStart w:id="263" w:name="_Toc365363877"/>
      <w:bookmarkStart w:id="264" w:name="_Toc365363929"/>
      <w:bookmarkStart w:id="265" w:name="_Toc365363987"/>
      <w:bookmarkStart w:id="266" w:name="_Toc365528306"/>
      <w:bookmarkStart w:id="267" w:name="_Toc376441569"/>
      <w:bookmarkStart w:id="268" w:name="_Toc365363878"/>
      <w:bookmarkStart w:id="269" w:name="_Toc365363930"/>
      <w:bookmarkStart w:id="270" w:name="_Toc365363988"/>
      <w:bookmarkStart w:id="271" w:name="_Toc365528307"/>
      <w:bookmarkStart w:id="272" w:name="_Toc376441570"/>
      <w:bookmarkStart w:id="273" w:name="_Toc13834036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r>
        <w:t xml:space="preserve">Chemical Application </w:t>
      </w:r>
      <w:r w:rsidR="00A630A0">
        <w:t xml:space="preserve">&amp; </w:t>
      </w:r>
      <w:r>
        <w:t>Foliar Washoff</w:t>
      </w:r>
      <w:bookmarkEnd w:id="273"/>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4"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4"/>
    </w:p>
    <w:p w14:paraId="015E5803" w14:textId="76370BC0" w:rsidR="006B0926" w:rsidRDefault="006B0926" w:rsidP="00D35FC7">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w:t>
      </w:r>
      <w:r>
        <w:lastRenderedPageBreak/>
        <w:t>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275" w:name="_Hlk49243233"/>
      <w:r w:rsidR="00494C06" w:rsidRPr="00CD61C6">
        <w:t>(yellow shaded range)</w:t>
      </w:r>
      <w:bookmarkEnd w:id="275"/>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6" w:name="_Toc138340370"/>
      <w:r>
        <w:t>Chemical Processes on Canopy</w:t>
      </w:r>
      <w:bookmarkEnd w:id="276"/>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lastRenderedPageBreak/>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7" w:name="_Toc138340371"/>
      <w:r>
        <w:t>Chemical Runoff &amp; Vertical Transport in Soil</w:t>
      </w:r>
      <w:bookmarkEnd w:id="277"/>
    </w:p>
    <w:p w14:paraId="19A7257C" w14:textId="77777777" w:rsidR="008D68F3" w:rsidRDefault="00E06673" w:rsidP="00EB6DCA">
      <w:pPr>
        <w:pStyle w:val="Heading3"/>
      </w:pPr>
      <w:bookmarkStart w:id="278" w:name="_Toc138340372"/>
      <w:r>
        <w:t>Transport Model</w:t>
      </w:r>
      <w:bookmarkEnd w:id="278"/>
    </w:p>
    <w:p w14:paraId="3C55B7A6" w14:textId="1E2C860B" w:rsidR="008D68F3" w:rsidRDefault="008D68F3" w:rsidP="00D35FC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9" w:name="_Hlk64374976"/>
        <m:r>
          <m:rPr>
            <m:sty m:val="p"/>
          </m:rPr>
          <w:rPr>
            <w:rFonts w:ascii="Cambria Math" w:hAnsi="Cambria Math"/>
          </w:rPr>
          <m:t>∆</m:t>
        </m:r>
        <m:r>
          <w:rPr>
            <w:rFonts w:ascii="Cambria Math" w:hAnsi="Cambria Math"/>
          </w:rPr>
          <m:t>z</m:t>
        </m:r>
        <w:bookmarkEnd w:id="279"/>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lastRenderedPageBreak/>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lastRenderedPageBreak/>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80"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80"/>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lastRenderedPageBreak/>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81" w:name="_Toc138340373"/>
      <w:r>
        <w:t>Runoff Extraction of Chemical</w:t>
      </w:r>
      <w:bookmarkEnd w:id="281"/>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w:t>
      </w:r>
      <w:r w:rsidR="007F719B">
        <w:lastRenderedPageBreak/>
        <w:t xml:space="preserve">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82" w:name="_Toc138340374"/>
      <w:r>
        <w:lastRenderedPageBreak/>
        <w:t>Erosion Extraction of Chemical</w:t>
      </w:r>
      <w:bookmarkEnd w:id="282"/>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proofErr w:type="spellStart"/>
      <w:r w:rsidRPr="00C64C41">
        <w:rPr>
          <w:i/>
        </w:rPr>
        <w:t>K</w:t>
      </w:r>
      <w:r>
        <w:rPr>
          <w:i/>
          <w:vertAlign w:val="subscript"/>
        </w:rPr>
        <w:t>e</w:t>
      </w:r>
      <w:proofErr w:type="spellEnd"/>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3" w:name="_Toc138340375"/>
      <w:r>
        <w:t>Chemical Vo</w:t>
      </w:r>
      <w:r w:rsidRPr="00975526">
        <w:t>l</w:t>
      </w:r>
      <w:r>
        <w:t>atilization</w:t>
      </w:r>
      <w:bookmarkEnd w:id="283"/>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4" w:name="_Toc138340376"/>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4"/>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lastRenderedPageBreak/>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proofErr w:type="gramStart"/>
      <w:r>
        <w:t>W</w:t>
      </w:r>
      <w:r w:rsidR="007928E9">
        <w:t>here</w:t>
      </w:r>
      <w:proofErr w:type="gramEnd"/>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D35FC7">
      <w:proofErr w:type="spellStart"/>
      <w:r>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lastRenderedPageBreak/>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5" w:name="_Toc365363883"/>
      <w:bookmarkStart w:id="286" w:name="_Toc365363935"/>
      <w:bookmarkStart w:id="287" w:name="_Toc365363993"/>
      <w:bookmarkStart w:id="288" w:name="_Toc365363884"/>
      <w:bookmarkStart w:id="289" w:name="_Toc365363936"/>
      <w:bookmarkStart w:id="290" w:name="_Toc365363994"/>
      <w:bookmarkEnd w:id="285"/>
      <w:bookmarkEnd w:id="286"/>
      <w:bookmarkEnd w:id="287"/>
      <w:bookmarkEnd w:id="288"/>
      <w:bookmarkEnd w:id="289"/>
      <w:bookmarkEnd w:id="290"/>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5F7F6F33" w:rsidR="00B92006" w:rsidRDefault="00167E51" w:rsidP="00D35FC7">
      <w:r>
        <w:t>Adjustment for implicit temporal scheme.  Use of analytical correction to give exact amount of degradation when soil degradation alone is in place. Soil degradation happens all the time regardless of rain, so it dominates usually</w:t>
      </w:r>
      <w:r w:rsidR="00BF627E">
        <w:t>,</w:t>
      </w:r>
      <w:r>
        <w:t xml:space="preserve"> so correction 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w:t>
      </w:r>
      <w:proofErr w:type="gramStart"/>
      <w:r>
        <w:rPr>
          <w:rFonts w:ascii="Consolas" w:hAnsi="Consolas" w:cs="Consolas"/>
          <w:color w:val="000000"/>
          <w:sz w:val="19"/>
          <w:szCs w:val="19"/>
        </w:rPr>
        <w:t>input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 -1.</w:t>
      </w:r>
    </w:p>
    <w:p w14:paraId="60D3EBB1" w14:textId="09EA1700" w:rsidR="00BF627E" w:rsidRDefault="00D032D1" w:rsidP="00D032D1">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1.</w:t>
      </w:r>
    </w:p>
    <w:p w14:paraId="0EACADC1" w14:textId="77777777" w:rsidR="00D032D1" w:rsidRDefault="00D032D1" w:rsidP="00D35FC7"/>
    <w:p w14:paraId="3B068C14" w14:textId="77777777" w:rsidR="00D032D1" w:rsidRDefault="00D032D1" w:rsidP="00D35FC7"/>
    <w:p w14:paraId="6D20CC1D" w14:textId="77777777" w:rsidR="00D032D1" w:rsidRDefault="00D032D1" w:rsidP="00D35FC7"/>
    <w:p w14:paraId="1B5B59FF" w14:textId="77777777" w:rsidR="00D032D1" w:rsidRDefault="00D032D1" w:rsidP="00D35FC7"/>
    <w:p w14:paraId="6234F99B" w14:textId="77777777" w:rsidR="00D032D1" w:rsidRDefault="00D032D1" w:rsidP="00D35FC7"/>
    <w:p w14:paraId="254562EB" w14:textId="77777777" w:rsidR="00BF627E" w:rsidRDefault="00BF627E" w:rsidP="00D35FC7"/>
    <w:p w14:paraId="35AEED47" w14:textId="3551B20C" w:rsidR="00BF627E" w:rsidRDefault="00BF627E" w:rsidP="00D35FC7">
      <w:r w:rsidRPr="00BF627E">
        <w:rPr>
          <w:highlight w:val="yellow"/>
        </w:rPr>
        <w:t>Show correction</w:t>
      </w:r>
    </w:p>
    <w:p w14:paraId="67D53A79" w14:textId="77777777" w:rsidR="00B92006" w:rsidRDefault="00B92006" w:rsidP="00D35FC7"/>
    <w:p w14:paraId="73960F14" w14:textId="7E4A71D9" w:rsidR="008B363D" w:rsidRPr="008B363D" w:rsidRDefault="00B92006" w:rsidP="00D35FC7">
      <w:pPr>
        <w:pStyle w:val="Heading1"/>
      </w:pPr>
      <w:bookmarkStart w:id="291" w:name="_Toc138340377"/>
      <w:r>
        <w:t>Waterbody Calculations (VVWM)</w:t>
      </w:r>
      <w:bookmarkEnd w:id="291"/>
    </w:p>
    <w:p w14:paraId="0A17BE12" w14:textId="296EB26E" w:rsidR="008B363D" w:rsidRPr="008B363D" w:rsidRDefault="008B363D" w:rsidP="00C05760">
      <w:pPr>
        <w:pStyle w:val="Heading2"/>
      </w:pPr>
      <w:bookmarkStart w:id="292" w:name="_Toc451238549"/>
      <w:bookmarkStart w:id="293" w:name="_Toc138340378"/>
      <w:r w:rsidRPr="008B363D">
        <w:t>Introduction</w:t>
      </w:r>
      <w:bookmarkEnd w:id="292"/>
      <w:bookmarkEnd w:id="293"/>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w:t>
      </w:r>
      <w:r w:rsidRPr="008B363D">
        <w:lastRenderedPageBreak/>
        <w:t xml:space="preserve">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4" w:name="_Toc451238550"/>
      <w:r w:rsidRPr="008B363D">
        <w:tab/>
      </w:r>
      <w:bookmarkStart w:id="295" w:name="_Toc138340379"/>
      <w:r w:rsidRPr="008B363D">
        <w:t>The Varying Volume Water Body Model</w:t>
      </w:r>
      <w:bookmarkEnd w:id="294"/>
      <w:bookmarkEnd w:id="295"/>
    </w:p>
    <w:p w14:paraId="190A4E56" w14:textId="50C39CF3" w:rsidR="008B363D" w:rsidRPr="008B363D" w:rsidRDefault="008B363D" w:rsidP="00EB6DCA">
      <w:pPr>
        <w:pStyle w:val="Heading3"/>
      </w:pPr>
      <w:r w:rsidRPr="008B363D">
        <w:t xml:space="preserve"> </w:t>
      </w:r>
      <w:bookmarkStart w:id="296" w:name="_Toc451238551"/>
      <w:bookmarkStart w:id="297" w:name="_Toc138340380"/>
      <w:r w:rsidRPr="008B363D">
        <w:t>Conceptualization and Mathematics</w:t>
      </w:r>
      <w:bookmarkEnd w:id="296"/>
      <w:bookmarkEnd w:id="297"/>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lastRenderedPageBreak/>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20pt;height:66pt" o:ole="">
            <v:imagedata r:id="rId34" o:title=""/>
          </v:shape>
          <o:OLEObject Type="Embed" ProgID="Equation.3" ShapeID="_x0000_i1031" DrawAspect="Content" ObjectID="_1759056411" r:id="rId35"/>
        </w:object>
      </w:r>
      <w:r w:rsidRPr="008B363D">
        <w:tab/>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lastRenderedPageBreak/>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lastRenderedPageBreak/>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8" w:name="_Toc451238552"/>
      <w:bookmarkStart w:id="299" w:name="_Toc138340381"/>
      <w:r w:rsidRPr="008B363D">
        <w:t>2.2</w:t>
      </w:r>
      <w:r w:rsidRPr="008B363D">
        <w:tab/>
        <w:t>Solute Holding Capacity Ratio (</w:t>
      </w:r>
      <w:r w:rsidRPr="008B363D">
        <w:sym w:font="Symbol" w:char="F051"/>
      </w:r>
      <w:r w:rsidRPr="008B363D">
        <w:t>)</w:t>
      </w:r>
      <w:bookmarkEnd w:id="298"/>
      <w:bookmarkEnd w:id="299"/>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300" w:name="_Toc451238553"/>
      <w:bookmarkStart w:id="301" w:name="_Toc138340382"/>
      <w:r w:rsidRPr="008B363D">
        <w:t>Effective Water Column Dissipation (</w:t>
      </w:r>
      <w:r w:rsidRPr="008B363D">
        <w:sym w:font="Symbol" w:char="F047"/>
      </w:r>
      <w:r w:rsidRPr="008B363D">
        <w:rPr>
          <w:vertAlign w:val="subscript"/>
        </w:rPr>
        <w:t>1</w:t>
      </w:r>
      <w:r w:rsidRPr="008B363D">
        <w:t>)</w:t>
      </w:r>
      <w:bookmarkEnd w:id="300"/>
      <w:bookmarkEnd w:id="301"/>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2" w:name="_Toc451238554"/>
      <w:bookmarkStart w:id="303" w:name="_Toc138340383"/>
      <w:r w:rsidRPr="000873B0">
        <w:rPr>
          <w:rStyle w:val="Heading3Char"/>
        </w:rPr>
        <w:t xml:space="preserve">Hydrologic Washout </w:t>
      </w:r>
      <w:bookmarkEnd w:id="302"/>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3"/>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4" w:name="_Toc451238555"/>
      <w:bookmarkStart w:id="305" w:name="_Toc138340384"/>
      <w:r w:rsidRPr="008B363D">
        <w:t>Metabolism (</w:t>
      </w:r>
      <w:r w:rsidRPr="008B363D">
        <w:sym w:font="Symbol" w:char="F06D"/>
      </w:r>
      <w:r w:rsidRPr="008B363D">
        <w:rPr>
          <w:vertAlign w:val="subscript"/>
        </w:rPr>
        <w:t>bio_1</w:t>
      </w:r>
      <w:r w:rsidRPr="008B363D">
        <w:t>)</w:t>
      </w:r>
      <w:bookmarkEnd w:id="304"/>
      <w:bookmarkEnd w:id="305"/>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6" o:title=""/>
          </v:shape>
          <o:OLEObject Type="Embed" ProgID="Equation.3" ShapeID="_x0000_i1032" DrawAspect="Content" ObjectID="_1759056412" r:id="rId37"/>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w:t>
      </w:r>
      <w:r w:rsidRPr="008B363D">
        <w:lastRenderedPageBreak/>
        <w:t xml:space="preserve">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6" w:name="_Toc451238556"/>
      <w:bookmarkStart w:id="307" w:name="_Toc138340385"/>
      <w:r w:rsidRPr="008B363D">
        <w:t>Hydrolysis (</w:t>
      </w:r>
      <w:r w:rsidRPr="008B363D">
        <w:sym w:font="Symbol" w:char="F06D"/>
      </w:r>
      <w:r w:rsidRPr="008B363D">
        <w:rPr>
          <w:vertAlign w:val="subscript"/>
        </w:rPr>
        <w:t>hydr_1</w:t>
      </w:r>
      <w:r w:rsidRPr="008B363D">
        <w:t>)</w:t>
      </w:r>
      <w:bookmarkEnd w:id="306"/>
      <w:bookmarkEnd w:id="307"/>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8" w:name="_Toc451238557"/>
      <w:bookmarkStart w:id="309" w:name="_Toc138340386"/>
      <w:r w:rsidRPr="008B363D">
        <w:t>Photolysis (</w:t>
      </w:r>
      <w:r w:rsidRPr="008B363D">
        <w:sym w:font="Symbol" w:char="F06D"/>
      </w:r>
      <w:r w:rsidRPr="008B363D">
        <w:rPr>
          <w:vertAlign w:val="subscript"/>
        </w:rPr>
        <w:t>photo</w:t>
      </w:r>
      <w:r w:rsidRPr="008B363D">
        <w:t>)</w:t>
      </w:r>
      <w:bookmarkEnd w:id="308"/>
      <w:bookmarkEnd w:id="309"/>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w:t>
      </w:r>
      <w:proofErr w:type="gramStart"/>
      <w:r w:rsidRPr="008B363D">
        <w:t>sec</w:t>
      </w:r>
      <w:r w:rsidRPr="008B363D">
        <w:rPr>
          <w:vertAlign w:val="superscript"/>
        </w:rPr>
        <w:t>-1</w:t>
      </w:r>
      <w:proofErr w:type="gramEnd"/>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lastRenderedPageBreak/>
        <w:tab/>
      </w:r>
      <w:r w:rsidRPr="008B363D">
        <w:object w:dxaOrig="3940" w:dyaOrig="680" w14:anchorId="675A325C">
          <v:shape id="_x0000_i1033" type="#_x0000_t75" style="width:180pt;height:30pt" o:ole="">
            <v:imagedata r:id="rId38" o:title=""/>
          </v:shape>
          <o:OLEObject Type="Embed" ProgID="Equation.3" ShapeID="_x0000_i1033" DrawAspect="Content" ObjectID="_1759056413" r:id="rId39"/>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40" o:title=""/>
          </v:shape>
          <o:OLEObject Type="Embed" ProgID="Equation.3" ShapeID="_x0000_i1034" DrawAspect="Content" ObjectID="_1759056414" r:id="rId41"/>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10" w:name="_Toc451238558"/>
      <w:bookmarkStart w:id="311" w:name="_Toc138340387"/>
      <w:r w:rsidRPr="008B363D">
        <w:t>Volatilization (</w:t>
      </w:r>
      <w:r w:rsidRPr="008B363D">
        <w:sym w:font="Symbol" w:char="F06D"/>
      </w:r>
      <w:r w:rsidRPr="008B363D">
        <w:rPr>
          <w:vertAlign w:val="subscript"/>
        </w:rPr>
        <w:t>volatilization</w:t>
      </w:r>
      <w:r w:rsidRPr="008B363D">
        <w:t>)</w:t>
      </w:r>
      <w:bookmarkEnd w:id="310"/>
      <w:bookmarkEnd w:id="311"/>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60pt;height:36pt" o:ole="">
            <v:imagedata r:id="rId42" o:title=""/>
          </v:shape>
          <o:OLEObject Type="Embed" ProgID="Equation.3" ShapeID="_x0000_i1035" DrawAspect="Content" ObjectID="_1759056415" r:id="rId43"/>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lastRenderedPageBreak/>
        <w:tab/>
      </w:r>
      <w:r w:rsidRPr="008B363D">
        <w:object w:dxaOrig="1880" w:dyaOrig="680" w14:anchorId="54FE9D2B">
          <v:shape id="_x0000_i1036" type="#_x0000_t75" style="width:96pt;height:36pt" o:ole="">
            <v:imagedata r:id="rId44" o:title=""/>
          </v:shape>
          <o:OLEObject Type="Embed" ProgID="Equation.3" ShapeID="_x0000_i1036" DrawAspect="Content" ObjectID="_1759056416" r:id="rId45"/>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6" o:title=""/>
          </v:shape>
          <o:OLEObject Type="Embed" ProgID="Equation.3" ShapeID="_x0000_i1037" DrawAspect="Content" ObjectID="_1759056417" r:id="rId47"/>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8" o:title=""/>
          </v:shape>
          <o:OLEObject Type="Embed" ProgID="Equation.3" ShapeID="_x0000_i1038" DrawAspect="Content" ObjectID="_1759056418" r:id="rId4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50" o:title=""/>
          </v:shape>
          <o:OLEObject Type="Embed" ProgID="Equation.3" ShapeID="_x0000_i1039" DrawAspect="Content" ObjectID="_1759056419" r:id="rId51"/>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2" o:title=""/>
          </v:shape>
          <o:OLEObject Type="Embed" ProgID="Equation.3" ShapeID="_x0000_i1040" DrawAspect="Content" ObjectID="_1759056420" r:id="rId53"/>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lastRenderedPageBreak/>
        <w:tab/>
      </w:r>
      <w:r w:rsidRPr="008B363D">
        <w:object w:dxaOrig="3180" w:dyaOrig="660" w14:anchorId="7332DE6D">
          <v:shape id="_x0000_i1041" type="#_x0000_t75" style="width:156pt;height:36pt" o:ole="">
            <v:imagedata r:id="rId54" o:title=""/>
          </v:shape>
          <o:OLEObject Type="Embed" ProgID="Equation.3" ShapeID="_x0000_i1041" DrawAspect="Content" ObjectID="_1759056421" r:id="rId55"/>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6" o:title=""/>
          </v:shape>
          <o:OLEObject Type="Embed" ProgID="Equation.3" ShapeID="_x0000_i1042" DrawAspect="Content" ObjectID="_1759056422" r:id="rId57"/>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8" o:title=""/>
          </v:shape>
          <o:OLEObject Type="Embed" ProgID="Equation.3" ShapeID="_x0000_i1043" DrawAspect="Content" ObjectID="_1759056423" r:id="rId59"/>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60" o:title=""/>
          </v:shape>
          <o:OLEObject Type="Embed" ProgID="Equation.3" ShapeID="_x0000_i1044" DrawAspect="Content" ObjectID="_1759056424" r:id="rId61"/>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2" o:title=""/>
          </v:shape>
          <o:OLEObject Type="Embed" ProgID="Equation.3" ShapeID="_x0000_i1045" DrawAspect="Content" ObjectID="_1759056425" r:id="rId63"/>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lastRenderedPageBreak/>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46" type="#_x0000_t75" style="width:1in;height:36pt" o:ole="">
            <v:imagedata r:id="rId64" o:title=""/>
          </v:shape>
          <o:OLEObject Type="Embed" ProgID="Equation.3" ShapeID="_x0000_i1046" DrawAspect="Content" ObjectID="_1759056426" r:id="rId65"/>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2" w:name="_Toc451238559"/>
      <w:bookmarkStart w:id="313"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2"/>
      <w:bookmarkEnd w:id="313"/>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4" w:name="_Toc451238560"/>
      <w:bookmarkStart w:id="315" w:name="_Toc138340389"/>
      <w:r w:rsidRPr="008B363D">
        <w:t>Benthic Hydrolysis (</w:t>
      </w:r>
      <w:r w:rsidRPr="008B363D">
        <w:sym w:font="Symbol" w:char="F06D"/>
      </w:r>
      <w:r w:rsidRPr="008B363D">
        <w:t>hydr_2)</w:t>
      </w:r>
      <w:bookmarkEnd w:id="314"/>
      <w:bookmarkEnd w:id="315"/>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6" o:title=""/>
          </v:shape>
          <o:OLEObject Type="Embed" ProgID="Equation.3" ShapeID="_x0000_i1047" DrawAspect="Content" ObjectID="_1759056427" r:id="rId67"/>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16" w:name="_Toc451238561"/>
      <w:bookmarkStart w:id="317" w:name="_Toc138340390"/>
      <w:r w:rsidRPr="008B363D">
        <w:t>Benthic Metabolism (</w:t>
      </w:r>
      <w:r w:rsidRPr="008B363D">
        <w:sym w:font="Symbol" w:char="F06D"/>
      </w:r>
      <w:r w:rsidRPr="008B363D">
        <w:rPr>
          <w:vertAlign w:val="subscript"/>
        </w:rPr>
        <w:t>bio_2</w:t>
      </w:r>
      <w:r w:rsidRPr="008B363D">
        <w:t>)</w:t>
      </w:r>
      <w:bookmarkEnd w:id="316"/>
      <w:bookmarkEnd w:id="317"/>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pt;height:24pt" o:ole="">
            <v:imagedata r:id="rId68" o:title=""/>
          </v:shape>
          <o:OLEObject Type="Embed" ProgID="Equation.3" ShapeID="_x0000_i1048" DrawAspect="Content" ObjectID="_1759056428" r:id="rId69"/>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8" w:name="_Toc138340391"/>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8"/>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9" w:name="_Toc451238562"/>
    </w:p>
    <w:p w14:paraId="1617C4A8" w14:textId="2C7BA89C" w:rsidR="008B363D" w:rsidRPr="008B363D" w:rsidRDefault="008B363D" w:rsidP="00EB6DCA">
      <w:pPr>
        <w:pStyle w:val="Heading3"/>
      </w:pPr>
      <w:bookmarkStart w:id="320" w:name="_Toc138340392"/>
      <w:r w:rsidRPr="008B363D">
        <w:t>2.5</w:t>
      </w:r>
      <w:r w:rsidRPr="008B363D">
        <w:tab/>
        <w:t>Mass Transfer Coefficient (</w:t>
      </w:r>
      <w:r w:rsidRPr="008B363D">
        <w:sym w:font="Symbol" w:char="F057"/>
      </w:r>
      <w:r w:rsidRPr="008B363D">
        <w:t>)</w:t>
      </w:r>
      <w:bookmarkEnd w:id="319"/>
      <w:bookmarkEnd w:id="320"/>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70" o:title=""/>
          </v:shape>
          <o:OLEObject Type="Embed" ProgID="Equation.3" ShapeID="_x0000_i1049" DrawAspect="Content" ObjectID="_1759056429" r:id="rId71"/>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2" o:title=""/>
          </v:shape>
          <o:OLEObject Type="Embed" ProgID="Equation.3" ShapeID="_x0000_i1050" DrawAspect="Content" ObjectID="_1759056430" r:id="rId73"/>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4" o:title=""/>
          </v:shape>
          <o:OLEObject Type="Embed" ProgID="Equation.3" ShapeID="_x0000_i1051" DrawAspect="Content" ObjectID="_1759056431" r:id="rId75"/>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6" o:title=""/>
          </v:shape>
          <o:OLEObject Type="Embed" ProgID="Equation.3" ShapeID="_x0000_i1052" DrawAspect="Content" ObjectID="_1759056432" r:id="rId77"/>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pt;height:36pt" o:ole="">
            <v:imagedata r:id="rId78" o:title=""/>
          </v:shape>
          <o:OLEObject Type="Embed" ProgID="Equation.3" ShapeID="_x0000_i1053" DrawAspect="Content" ObjectID="_1759056433" r:id="rId79"/>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80" o:title=""/>
          </v:shape>
          <o:OLEObject Type="Embed" ProgID="Equation.3" ShapeID="_x0000_i1054" DrawAspect="Content" ObjectID="_1759056434" r:id="rId81"/>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2" o:title=""/>
          </v:shape>
          <o:OLEObject Type="Embed" ProgID="Equation.3" ShapeID="_x0000_i1055" DrawAspect="Content" ObjectID="_1759056435" r:id="rId83"/>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21" w:name="_Toc451238563"/>
      <w:bookmarkStart w:id="322" w:name="_Toc138340393"/>
      <w:r w:rsidRPr="008B363D">
        <w:t>Daily Piecewise Calculations</w:t>
      </w:r>
      <w:bookmarkEnd w:id="321"/>
      <w:bookmarkEnd w:id="322"/>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3" w:name="_Toc451238564"/>
      <w:bookmarkStart w:id="324" w:name="_Toc138340394"/>
      <w:r w:rsidRPr="008B363D">
        <w:t>Volume Calculations</w:t>
      </w:r>
      <w:bookmarkEnd w:id="323"/>
      <w:bookmarkEnd w:id="324"/>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5" w:name="_Toc451238565"/>
      <w:bookmarkStart w:id="326" w:name="_Toc138340395"/>
      <w:r w:rsidRPr="008B363D">
        <w:t>Initial Conditions</w:t>
      </w:r>
      <w:bookmarkEnd w:id="325"/>
      <w:bookmarkEnd w:id="326"/>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w:t>
      </w:r>
      <w:r w:rsidRPr="008B363D">
        <w:lastRenderedPageBreak/>
        <w:t xml:space="preserve">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7" w:name="_Toc138340396"/>
      <w:r w:rsidRPr="008B363D">
        <w:t>Fixed Fraction of Eroded Pesticide</w:t>
      </w:r>
      <w:bookmarkEnd w:id="327"/>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4" o:title=""/>
          </v:shape>
          <o:OLEObject Type="Embed" ProgID="Equation.3" ShapeID="_x0000_i1056" DrawAspect="Content" ObjectID="_1759056436" r:id="rId85"/>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8pt;height:36pt" o:ole="">
            <v:imagedata r:id="rId86" o:title=""/>
          </v:shape>
          <o:OLEObject Type="Embed" ProgID="Equation.3" ShapeID="_x0000_i1057" DrawAspect="Content" ObjectID="_1759056437" r:id="rId87"/>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8" w:name="_Toc138340397"/>
      <w:r w:rsidRPr="008B363D">
        <w:t>Initial Distribution of Eroded Pesticide</w:t>
      </w:r>
      <w:bookmarkEnd w:id="328"/>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8" o:title=""/>
          </v:shape>
          <o:OLEObject Type="Embed" ProgID="Equation.3" ShapeID="_x0000_i1058" DrawAspect="Content" ObjectID="_1759056438" r:id="rId89"/>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lastRenderedPageBreak/>
        <w:tab/>
      </w:r>
      <w:r w:rsidRPr="008B363D">
        <w:object w:dxaOrig="5160" w:dyaOrig="700" w14:anchorId="5B4A90E2">
          <v:shape id="_x0000_i1059" type="#_x0000_t75" style="width:258pt;height:36pt" o:ole="">
            <v:imagedata r:id="rId90" o:title=""/>
          </v:shape>
          <o:OLEObject Type="Embed" ProgID="Equation.3" ShapeID="_x0000_i1059" DrawAspect="Content" ObjectID="_1759056439" r:id="rId91"/>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2" o:title=""/>
          </v:shape>
          <o:OLEObject Type="Embed" ProgID="Equation.3" ShapeID="_x0000_i1060" DrawAspect="Content" ObjectID="_1759056440" r:id="rId93"/>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9" w:name="_Toc451238566"/>
      <w:bookmarkStart w:id="330" w:name="_Toc138340398"/>
      <w:r w:rsidRPr="008B363D">
        <w:t>Analytical Solution</w:t>
      </w:r>
      <w:bookmarkEnd w:id="329"/>
      <w:bookmarkEnd w:id="330"/>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4" o:title=""/>
          </v:shape>
          <o:OLEObject Type="Embed" ProgID="Equation.3" ShapeID="_x0000_i1061" DrawAspect="Content" ObjectID="_1759056441" r:id="rId95"/>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6" o:title=""/>
          </v:shape>
          <o:OLEObject Type="Embed" ProgID="Equation.3" ShapeID="_x0000_i1062" DrawAspect="Content" ObjectID="_1759056442" r:id="rId97"/>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t>
      </w:r>
      <w:proofErr w:type="gramStart"/>
      <w:r w:rsidRPr="008B363D">
        <w:t>where</w:t>
      </w:r>
      <w:proofErr w:type="gramEnd"/>
    </w:p>
    <w:p w14:paraId="15A9DE7D" w14:textId="77777777" w:rsidR="008B363D" w:rsidRPr="008B363D" w:rsidRDefault="008B363D" w:rsidP="00D35FC7">
      <w:r w:rsidRPr="008B363D">
        <w:object w:dxaOrig="1420" w:dyaOrig="340" w14:anchorId="2DF7F857">
          <v:shape id="_x0000_i1063" type="#_x0000_t75" style="width:66pt;height:12pt" o:ole="">
            <v:imagedata r:id="rId98" o:title=""/>
          </v:shape>
          <o:OLEObject Type="Embed" ProgID="Equation.3" ShapeID="_x0000_i1063" DrawAspect="Content" ObjectID="_1759056443" r:id="rId99"/>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100" o:title=""/>
          </v:shape>
          <o:OLEObject Type="Embed" ProgID="Equation.3" ShapeID="_x0000_i1064" DrawAspect="Content" ObjectID="_1759056444" r:id="rId101"/>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2" o:title=""/>
          </v:shape>
          <o:OLEObject Type="Embed" ProgID="Equation.3" ShapeID="_x0000_i1065" DrawAspect="Content" ObjectID="_1759056445" r:id="rId103"/>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4" o:title=""/>
          </v:shape>
          <o:OLEObject Type="Embed" ProgID="Equation.3" ShapeID="_x0000_i1066" DrawAspect="Content" ObjectID="_1759056446" r:id="rId105"/>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6" o:title=""/>
          </v:shape>
          <o:OLEObject Type="Embed" ProgID="Equation.3" ShapeID="_x0000_i1067" DrawAspect="Content" ObjectID="_1759056447" r:id="rId107"/>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8" o:title=""/>
          </v:shape>
          <o:OLEObject Type="Embed" ProgID="Equation.3" ShapeID="_x0000_i1068" DrawAspect="Content" ObjectID="_1759056448" r:id="rId109"/>
        </w:object>
      </w:r>
      <w:r w:rsidRPr="008B363D">
        <w:tab/>
        <w:t>(53)</w:t>
      </w:r>
    </w:p>
    <w:p w14:paraId="52C4CE3E" w14:textId="77777777" w:rsidR="00F93560" w:rsidRPr="008B363D" w:rsidRDefault="00F93560" w:rsidP="00D35FC7"/>
    <w:p w14:paraId="52F8FCD2" w14:textId="77777777" w:rsidR="008B363D" w:rsidRPr="008B363D" w:rsidRDefault="008B363D" w:rsidP="00D35FC7">
      <w:proofErr w:type="gramStart"/>
      <w:r w:rsidRPr="008B363D">
        <w:t>where</w:t>
      </w:r>
      <w:proofErr w:type="gramEnd"/>
    </w:p>
    <w:p w14:paraId="3507D4D7" w14:textId="77777777" w:rsidR="008B363D" w:rsidRPr="008B363D" w:rsidRDefault="008B363D" w:rsidP="00D35FC7">
      <w:r w:rsidRPr="008B363D">
        <w:object w:dxaOrig="3600" w:dyaOrig="720" w14:anchorId="4EA1653F">
          <v:shape id="_x0000_i1069" type="#_x0000_t75" style="width:180pt;height:36pt" o:ole="">
            <v:imagedata r:id="rId110" o:title=""/>
          </v:shape>
          <o:OLEObject Type="Embed" ProgID="Equation.3" ShapeID="_x0000_i1069" DrawAspect="Content" ObjectID="_1759056449" r:id="rId111"/>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2" o:title=""/>
          </v:shape>
          <o:OLEObject Type="Embed" ProgID="Equation.3" ShapeID="_x0000_i1070" DrawAspect="Content" ObjectID="_1759056450" r:id="rId113"/>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4" o:title=""/>
          </v:shape>
          <o:OLEObject Type="Embed" ProgID="Equation.3" ShapeID="_x0000_i1071" DrawAspect="Content" ObjectID="_1759056451" r:id="rId115"/>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6" o:title=""/>
          </v:shape>
          <o:OLEObject Type="Embed" ProgID="Equation.3" ShapeID="_x0000_i1072" DrawAspect="Content" ObjectID="_1759056452" r:id="rId11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pt;height:36pt" o:ole="">
            <v:imagedata r:id="rId118" o:title=""/>
          </v:shape>
          <o:OLEObject Type="Embed" ProgID="Equation.3" ShapeID="_x0000_i1073" DrawAspect="Content" ObjectID="_1759056453" r:id="rId11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31" w:name="_Toc451238567"/>
      <w:bookmarkStart w:id="332" w:name="_Toc138340399"/>
      <w:r w:rsidRPr="008B363D">
        <w:t>The USEPA Standard Water Bodies</w:t>
      </w:r>
      <w:bookmarkEnd w:id="331"/>
      <w:bookmarkEnd w:id="332"/>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proofErr w:type="gramStart"/>
            <w:r w:rsidRPr="008B363D">
              <w:rPr>
                <w:vertAlign w:val="subscript"/>
              </w:rPr>
              <w:t xml:space="preserve">1 </w:t>
            </w:r>
            <w:r w:rsidRPr="008B363D">
              <w:t xml:space="preserve"> [</w:t>
            </w:r>
            <w:proofErr w:type="gramEnd"/>
            <w:r w:rsidRPr="008B363D">
              <w:t>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proofErr w:type="gramStart"/>
            <w:r w:rsidRPr="008B363D">
              <w:rPr>
                <w:vertAlign w:val="subscript"/>
              </w:rPr>
              <w:t>2</w:t>
            </w:r>
            <w:r w:rsidRPr="008B363D">
              <w:t xml:space="preserve">  [</w:t>
            </w:r>
            <w:proofErr w:type="gramEnd"/>
            <w:r w:rsidRPr="008B363D">
              <w:t>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20" o:title=""/>
                </v:shape>
                <o:OLEObject Type="Embed" ProgID="Equation.3" ShapeID="_x0000_i1074" DrawAspect="Content" ObjectID="_1759056454" r:id="rId121"/>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proofErr w:type="gramStart"/>
            <w:r w:rsidRPr="008B363D">
              <w:rPr>
                <w:vertAlign w:val="subscript"/>
              </w:rPr>
              <w:t>2</w:t>
            </w:r>
            <w:r w:rsidRPr="008B363D">
              <w:t xml:space="preserve">  [</w:t>
            </w:r>
            <w:proofErr w:type="gramEnd"/>
            <w:r w:rsidRPr="008B363D">
              <w:t>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2" o:title=""/>
                </v:shape>
                <o:OLEObject Type="Embed" ProgID="Equation.3" ShapeID="_x0000_i1075" DrawAspect="Content" ObjectID="_1759056455" r:id="rId123"/>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proofErr w:type="gramStart"/>
            <w:r w:rsidRPr="008B363D">
              <w:rPr>
                <w:vertAlign w:val="subscript"/>
              </w:rPr>
              <w:t>1</w:t>
            </w:r>
            <w:r w:rsidRPr="008B363D">
              <w:t>)(</w:t>
            </w:r>
            <w:proofErr w:type="gramEnd"/>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proofErr w:type="gramStart"/>
            <w:r w:rsidRPr="008B363D">
              <w:rPr>
                <w:vertAlign w:val="subscript"/>
              </w:rPr>
              <w:t>2</w:t>
            </w:r>
            <w:r w:rsidRPr="008B363D">
              <w:t>)(</w:t>
            </w:r>
            <w:proofErr w:type="gramEnd"/>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4" o:title=""/>
                </v:shape>
                <o:OLEObject Type="Embed" ProgID="Equation.3" ShapeID="_x0000_i1076" DrawAspect="Content" ObjectID="_1759056456" r:id="rId125"/>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6" o:title=""/>
                </v:shape>
                <o:OLEObject Type="Embed" ProgID="Equation.3" ShapeID="_x0000_i1077" DrawAspect="Content" ObjectID="_1759056457" r:id="rId127"/>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8" o:title=""/>
                </v:shape>
                <o:OLEObject Type="Embed" ProgID="Equation.3" ShapeID="_x0000_i1078" DrawAspect="Content" ObjectID="_1759056458" r:id="rId129"/>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3"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4" w:name="_Toc138340400"/>
      <w:r w:rsidRPr="008B363D">
        <w:t>3.1</w:t>
      </w:r>
      <w:r w:rsidRPr="008B363D">
        <w:tab/>
        <w:t>Farm Pond</w:t>
      </w:r>
      <w:bookmarkEnd w:id="333"/>
      <w:bookmarkEnd w:id="334"/>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5" w:name="_Toc451238569"/>
      <w:bookmarkStart w:id="336" w:name="_Toc138340401"/>
      <w:r w:rsidRPr="008B363D">
        <w:lastRenderedPageBreak/>
        <w:t>3.2</w:t>
      </w:r>
      <w:r w:rsidRPr="008B363D">
        <w:tab/>
        <w:t>Index Reservoir</w:t>
      </w:r>
      <w:bookmarkEnd w:id="335"/>
      <w:bookmarkEnd w:id="336"/>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7" w:name="_Toc451238570"/>
      <w:bookmarkStart w:id="338" w:name="_Toc138340402"/>
      <w:r w:rsidRPr="008B363D">
        <w:t>Custom Water Body</w:t>
      </w:r>
      <w:bookmarkEnd w:id="337"/>
      <w:bookmarkEnd w:id="338"/>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39" w:name="_Toc451238571"/>
      <w:bookmarkStart w:id="340" w:name="_Toc138340403"/>
      <w:r w:rsidRPr="008B363D">
        <w:t>VVWM Evaluations</w:t>
      </w:r>
      <w:bookmarkEnd w:id="339"/>
      <w:bookmarkEnd w:id="340"/>
    </w:p>
    <w:p w14:paraId="68F130B7" w14:textId="7E7EA8B6" w:rsidR="008B363D" w:rsidRPr="008B363D" w:rsidRDefault="008B363D" w:rsidP="00EB6DCA">
      <w:pPr>
        <w:pStyle w:val="Heading3"/>
      </w:pPr>
      <w:bookmarkStart w:id="341" w:name="_Toc451238572"/>
      <w:bookmarkStart w:id="342" w:name="_Toc138340404"/>
      <w:r w:rsidRPr="008B363D">
        <w:t>Solute Holding Capacity Ratio Sensitivity</w:t>
      </w:r>
      <w:bookmarkEnd w:id="341"/>
      <w:bookmarkEnd w:id="342"/>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3" w:name="_Toc451238573"/>
      <w:bookmarkStart w:id="344" w:name="_Toc138340405"/>
      <w:r w:rsidRPr="008B363D">
        <w:t>Washout and Overflow Sensitivity</w:t>
      </w:r>
      <w:bookmarkEnd w:id="343"/>
      <w:bookmarkEnd w:id="344"/>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5" w:name="_Toc451238574"/>
      <w:bookmarkStart w:id="346" w:name="_Toc138340406"/>
      <w:r w:rsidRPr="008B363D">
        <w:t>4.3</w:t>
      </w:r>
      <w:r w:rsidRPr="008B363D">
        <w:tab/>
        <w:t>Photolysis Sensitivity</w:t>
      </w:r>
      <w:bookmarkEnd w:id="345"/>
      <w:bookmarkEnd w:id="346"/>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5"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7" w:name="_Toc451238575"/>
      <w:bookmarkStart w:id="348" w:name="_Toc138340407"/>
      <w:r w:rsidRPr="008B363D">
        <w:t>Volatilization</w:t>
      </w:r>
      <w:bookmarkEnd w:id="347"/>
      <w:bookmarkEnd w:id="348"/>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w:t>
      </w:r>
      <w:proofErr w:type="gramStart"/>
      <w:r w:rsidRPr="008B363D">
        <w:t>g,  wind</w:t>
      </w:r>
      <w:proofErr w:type="gramEnd"/>
      <w:r w:rsidRPr="008B363D">
        <w:t xml:space="preserve">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9" w:name="_Toc451238584"/>
      <w:r w:rsidRPr="00EB6DCA">
        <w:t xml:space="preserve"> </w:t>
      </w:r>
      <w:bookmarkStart w:id="350" w:name="_Toc138340408"/>
      <w:r w:rsidR="008B363D" w:rsidRPr="00EB6DCA">
        <w:t>Regulatory Summary Output File</w:t>
      </w:r>
      <w:bookmarkEnd w:id="349"/>
      <w:bookmarkEnd w:id="350"/>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51" w:name="_Toc451238585"/>
      <w:bookmarkStart w:id="352" w:name="_Toc138340409"/>
      <w:r w:rsidRPr="008B363D">
        <w:t>Daily Values Output File</w:t>
      </w:r>
      <w:bookmarkEnd w:id="351"/>
      <w:bookmarkEnd w:id="352"/>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3" w:name="_Toc138340410"/>
      <w:r>
        <w:lastRenderedPageBreak/>
        <w:t>Single Mixing Cell (</w:t>
      </w:r>
      <w:r w:rsidR="001A1867">
        <w:t>TPEZ</w:t>
      </w:r>
      <w:r>
        <w:t>)</w:t>
      </w:r>
      <w:r w:rsidR="001A1867">
        <w:t xml:space="preserve"> Calculations</w:t>
      </w:r>
      <w:bookmarkEnd w:id="353"/>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4" w:name="_Toc138340411"/>
      <w:r>
        <w:t>Water Balance</w:t>
      </w:r>
      <w:bookmarkEnd w:id="354"/>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5"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5"/>
        <m:r>
          <m:rPr>
            <m:sty m:val="p"/>
          </m:rPr>
          <w:rPr>
            <w:rFonts w:ascii="Cambria Math" w:hAnsi="Cambria Math" w:hint="cs"/>
          </w:rPr>
          <m:t>=</m:t>
        </m:r>
        <w:bookmarkStart w:id="356"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6"/>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7"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7"/>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8" w:name="_Toc138340412"/>
      <w:r>
        <w:t>Sediment Balance</w:t>
      </w:r>
      <w:bookmarkEnd w:id="358"/>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proofErr w:type="gramStart"/>
      <w:r>
        <w:t>Where</w:t>
      </w:r>
      <w:proofErr w:type="gramEnd"/>
      <w:r>
        <w:t xml:space="preserv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59" w:name="_Toc138340413"/>
      <w:r>
        <w:t>Solute Mass Balance</w:t>
      </w:r>
      <w:bookmarkEnd w:id="359"/>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60" w:name="_Hlk138940628"/>
      <w:r>
        <w:t>[kg/day]</w:t>
      </w:r>
      <w:bookmarkEnd w:id="360"/>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61"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61"/>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2" w:name="_Toc138340414"/>
      <w:r>
        <w:t xml:space="preserve">Time </w:t>
      </w:r>
      <w:bookmarkEnd w:id="362"/>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10 ha </w:t>
      </w:r>
      <w:proofErr w:type="gramStart"/>
      <w:r>
        <w:t>field</w:t>
      </w:r>
      <w:proofErr w:type="gramEnd"/>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3" w:name="_Toc138340415"/>
      <w:r>
        <w:t>Computer Implementation</w:t>
      </w:r>
      <w:bookmarkEnd w:id="363"/>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364" w:name="_Hlk139282617"/>
      <w:r>
        <w:t xml:space="preserve"> </w:t>
      </w:r>
      <w:r w:rsidRPr="00F64A0C">
        <w:rPr>
          <w:i/>
          <w:iCs/>
        </w:rPr>
        <w:t>input</w:t>
      </w:r>
      <w:r>
        <w:rPr>
          <w:i/>
          <w:iCs/>
        </w:rPr>
        <w:t>-</w:t>
      </w:r>
      <w:r w:rsidRPr="00F64A0C">
        <w:rPr>
          <w:i/>
          <w:iCs/>
        </w:rPr>
        <w:t>filename</w:t>
      </w:r>
      <w:bookmarkEnd w:id="364"/>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5" w:name="_Toc451238578"/>
      <w:r w:rsidRPr="008B363D">
        <w:t>6.1</w:t>
      </w:r>
      <w:r w:rsidRPr="008B363D">
        <w:tab/>
        <w:t>Executable and the Command Line</w:t>
      </w:r>
      <w:bookmarkEnd w:id="365"/>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proofErr w:type="gramStart"/>
      <w:r w:rsidRPr="008B363D">
        <w:t>fortranvvwm.exe  “</w:t>
      </w:r>
      <w:proofErr w:type="spellStart"/>
      <w:proofErr w:type="gramEnd"/>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 xml:space="preserve">C:\&gt; </w:t>
      </w:r>
      <w:proofErr w:type="gramStart"/>
      <w:r w:rsidRPr="008B363D">
        <w:t>fortranvvwm.exe  “</w:t>
      </w:r>
      <w:proofErr w:type="gramEnd"/>
      <w:r w:rsidRPr="008B363D">
        <w:t>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6" w:name="_Toc138340416"/>
      <w:r>
        <w:t>References</w:t>
      </w:r>
      <w:bookmarkEnd w:id="366"/>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lastRenderedPageBreak/>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 xml:space="preserve">Young, D.F. and J. N. Carleton, 2012. Estimating </w:t>
      </w:r>
      <w:proofErr w:type="spellStart"/>
      <w:r>
        <w:t>dispersivity</w:t>
      </w:r>
      <w:proofErr w:type="spellEnd"/>
      <w:r>
        <w:t>,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7" w:name="_Toc451238587"/>
      <w:bookmarkStart w:id="368" w:name="_Toc138340417"/>
      <w:r w:rsidRPr="008B363D">
        <w:t>References</w:t>
      </w:r>
      <w:bookmarkEnd w:id="367"/>
      <w:bookmarkEnd w:id="368"/>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lastRenderedPageBreak/>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9"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9"/>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lastRenderedPageBreak/>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40"/>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9BDD8" w14:textId="77777777" w:rsidR="00BE0669" w:rsidRDefault="00BE0669" w:rsidP="00D35FC7">
      <w:r>
        <w:separator/>
      </w:r>
    </w:p>
  </w:endnote>
  <w:endnote w:type="continuationSeparator" w:id="0">
    <w:p w14:paraId="37ED4733" w14:textId="77777777" w:rsidR="00BE0669" w:rsidRDefault="00BE0669" w:rsidP="00D35FC7">
      <w:r>
        <w:continuationSeparator/>
      </w:r>
    </w:p>
  </w:endnote>
  <w:endnote w:type="continuationNotice" w:id="1">
    <w:p w14:paraId="0A0CE2F0" w14:textId="77777777" w:rsidR="00BE0669" w:rsidRDefault="00BE0669"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7689A" w14:textId="77777777" w:rsidR="00BE0669" w:rsidRDefault="00BE0669" w:rsidP="00D35FC7">
      <w:r>
        <w:separator/>
      </w:r>
    </w:p>
  </w:footnote>
  <w:footnote w:type="continuationSeparator" w:id="0">
    <w:p w14:paraId="70739FEE" w14:textId="77777777" w:rsidR="00BE0669" w:rsidRDefault="00BE0669" w:rsidP="00D35FC7">
      <w:r>
        <w:continuationSeparator/>
      </w:r>
    </w:p>
  </w:footnote>
  <w:footnote w:type="continuationNotice" w:id="1">
    <w:p w14:paraId="7D1B45D9" w14:textId="77777777" w:rsidR="00BE0669" w:rsidRDefault="00BE0669"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15F0E"/>
    <w:rsid w:val="00221CF4"/>
    <w:rsid w:val="00221FC1"/>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2974"/>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5E5F"/>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2.bin"/><Relationship Id="rId42" Type="http://schemas.openxmlformats.org/officeDocument/2006/relationships/image" Target="media/image21.wmf"/><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image" Target="media/image73.e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5.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9.emf"/><Relationship Id="rId139" Type="http://schemas.openxmlformats.org/officeDocument/2006/relationships/image" Target="media/image74.wmf"/><Relationship Id="rId80" Type="http://schemas.openxmlformats.org/officeDocument/2006/relationships/image" Target="media/image40.wmf"/><Relationship Id="rId85" Type="http://schemas.openxmlformats.org/officeDocument/2006/relationships/oleObject" Target="embeddings/oleObject32.bin"/><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6.wmf"/><Relationship Id="rId38" Type="http://schemas.openxmlformats.org/officeDocument/2006/relationships/image" Target="media/image19.wmf"/><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oleObject" Target="embeddings/oleObject14.bin"/><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image" Target="media/image22.wmf"/><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emf"/><Relationship Id="rId135" Type="http://schemas.openxmlformats.org/officeDocument/2006/relationships/image" Target="media/image70.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oleObject" Target="embeddings/oleObject44.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20.wmf"/><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image" Target="media/image66.emf"/><Relationship Id="rId136" Type="http://schemas.openxmlformats.org/officeDocument/2006/relationships/image" Target="media/image71.emf"/><Relationship Id="rId61" Type="http://schemas.openxmlformats.org/officeDocument/2006/relationships/oleObject" Target="embeddings/oleObject20.bin"/><Relationship Id="rId82" Type="http://schemas.openxmlformats.org/officeDocument/2006/relationships/image" Target="media/image41.wmf"/><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3.jpeg"/><Relationship Id="rId35" Type="http://schemas.openxmlformats.org/officeDocument/2006/relationships/oleObject" Target="embeddings/oleObject7.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microsoft.com/office/2011/relationships/people" Target="people.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image" Target="media/image72.emf"/><Relationship Id="rId20" Type="http://schemas.openxmlformats.org/officeDocument/2006/relationships/image" Target="media/image8.wmf"/><Relationship Id="rId41" Type="http://schemas.openxmlformats.org/officeDocument/2006/relationships/oleObject" Target="embeddings/oleObject10.bin"/><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7.emf"/><Relationship Id="rId15" Type="http://schemas.openxmlformats.org/officeDocument/2006/relationships/image" Target="media/image4.jpeg"/><Relationship Id="rId36" Type="http://schemas.openxmlformats.org/officeDocument/2006/relationships/image" Target="media/image18.wmf"/><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image" Target="media/image14.png"/><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wmf"/><Relationship Id="rId47" Type="http://schemas.openxmlformats.org/officeDocument/2006/relationships/oleObject" Target="embeddings/oleObject13.bin"/><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image" Target="media/image68.emf"/><Relationship Id="rId16"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11874</TotalTime>
  <Pages>101</Pages>
  <Words>28241</Words>
  <Characters>160978</Characters>
  <Application>Microsoft Office Word</Application>
  <DocSecurity>0</DocSecurity>
  <Lines>1341</Lines>
  <Paragraphs>377</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26</cp:revision>
  <cp:lastPrinted>2013-05-14T18:29:00Z</cp:lastPrinted>
  <dcterms:created xsi:type="dcterms:W3CDTF">2022-05-13T12:50:00Z</dcterms:created>
  <dcterms:modified xsi:type="dcterms:W3CDTF">2023-10-17T17:59:00Z</dcterms:modified>
</cp:coreProperties>
</file>