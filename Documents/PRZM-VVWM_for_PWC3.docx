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w:t>
      </w:r>
      <w:proofErr w:type="gramStart"/>
      <w:r w:rsidR="00D16169">
        <w:t>a</w:t>
      </w:r>
      <w:proofErr w:type="gramEnd"/>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4B92ED2B" w:rsidR="0009385E" w:rsidRPr="00D41AA4"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 xml:space="preserve">TEXT is any character </w:t>
      </w:r>
      <w:proofErr w:type="gramStart"/>
      <w:r>
        <w:t>combination  (</w:t>
      </w:r>
      <w:proofErr w:type="gramEnd"/>
      <w:r>
        <w:t>e.g., Jack, George E. Romero, c:\youraunt\your uncle\)</w:t>
      </w:r>
    </w:p>
    <w:p w14:paraId="36A6A425" w14:textId="41FB010C" w:rsidR="00B47553" w:rsidRDefault="00B47553" w:rsidP="00D35FC7">
      <w:r>
        <w:t xml:space="preserve">TEXT IN QUOTES is any character </w:t>
      </w:r>
      <w:proofErr w:type="gramStart"/>
      <w:r>
        <w:t>combination  (</w:t>
      </w:r>
      <w:proofErr w:type="gramEnd"/>
      <w:r>
        <w:t>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lastRenderedPageBreak/>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proofErr w:type="gramStart"/>
      <w:r w:rsidRPr="009F2BCC">
        <w:t>:</w:t>
      </w:r>
      <w:r w:rsidR="004C5285" w:rsidRPr="00750C3C">
        <w:t xml:space="preserve"> </w:t>
      </w:r>
      <w:r w:rsidR="002C77F9">
        <w:t>.</w:t>
      </w:r>
      <w:proofErr w:type="gramEnd"/>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lastRenderedPageBreak/>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lastRenderedPageBreak/>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lastRenderedPageBreak/>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lastRenderedPageBreak/>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lastRenderedPageBreak/>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lastRenderedPageBreak/>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lastRenderedPageBreak/>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77777777" w:rsidR="00381DC7" w:rsidRDefault="00381DC7"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proofErr w:type="gramStart"/>
      <w:r>
        <w:t xml:space="preserve">1  </w:t>
      </w:r>
      <w:proofErr w:type="spellStart"/>
      <w:r>
        <w:t>scenario</w:t>
      </w:r>
      <w:proofErr w:type="gramEnd"/>
      <w:r>
        <w:t>_id</w:t>
      </w:r>
      <w:proofErr w:type="spellEnd"/>
    </w:p>
    <w:p w14:paraId="0521AA4A" w14:textId="60E624B5" w:rsidR="00C81965" w:rsidRDefault="00C81965" w:rsidP="00C81965">
      <w:pPr>
        <w:ind w:firstLine="720"/>
      </w:pPr>
      <w:r>
        <w:t xml:space="preserve">[TEXT] descriptive identification </w:t>
      </w:r>
    </w:p>
    <w:p w14:paraId="76C0F031" w14:textId="3D8A4351" w:rsidR="00916980" w:rsidRDefault="00916980" w:rsidP="008F175E">
      <w:r>
        <w:t xml:space="preserve">2 </w:t>
      </w:r>
      <w:proofErr w:type="spellStart"/>
      <w:r>
        <w:t>weatherfilename</w:t>
      </w:r>
      <w:proofErr w:type="spellEnd"/>
    </w:p>
    <w:p w14:paraId="43EA8F1A" w14:textId="5C16308B" w:rsidR="00C81965" w:rsidRDefault="00C81965" w:rsidP="008F175E">
      <w:r>
        <w:tab/>
        <w:t>[TEXT] filename of weather file</w:t>
      </w:r>
    </w:p>
    <w:p w14:paraId="3B0A73BF" w14:textId="0529AECA" w:rsidR="00916980" w:rsidRDefault="00916980" w:rsidP="008F175E">
      <w:r>
        <w:t xml:space="preserve">3 </w:t>
      </w:r>
      <w:proofErr w:type="gramStart"/>
      <w:r>
        <w:t>latitude</w:t>
      </w:r>
      <w:proofErr w:type="gramEnd"/>
    </w:p>
    <w:p w14:paraId="792A4B31" w14:textId="73060100" w:rsidR="00C81965" w:rsidRDefault="00C81965" w:rsidP="008F175E">
      <w:r>
        <w:tab/>
        <w:t>[REAL] latitude of scenario</w:t>
      </w:r>
    </w:p>
    <w:p w14:paraId="3591FBA9" w14:textId="48614826" w:rsidR="00916980" w:rsidRDefault="00916980" w:rsidP="008F175E">
      <w:r>
        <w:t>4 – 27 Unused</w:t>
      </w:r>
      <w:r w:rsidR="00616E5A">
        <w:t xml:space="preserve"> </w:t>
      </w:r>
      <w:r w:rsidR="00C81965">
        <w:t>L</w:t>
      </w:r>
      <w:r w:rsidR="00616E5A">
        <w:t>ines</w:t>
      </w:r>
    </w:p>
    <w:p w14:paraId="7ADC5B09" w14:textId="684D299F" w:rsidR="00916980" w:rsidRDefault="00916980" w:rsidP="008F175E">
      <w:r>
        <w:t>28</w:t>
      </w:r>
      <w:r w:rsidR="00C81965">
        <w:t xml:space="preserve"> Unused Text, may state </w:t>
      </w:r>
      <w:proofErr w:type="gramStart"/>
      <w:r w:rsidR="00C81965">
        <w:t>“</w:t>
      </w:r>
      <w:r>
        <w:t xml:space="preserve"> </w:t>
      </w:r>
      <w:r w:rsidRPr="00916980">
        <w:t>*</w:t>
      </w:r>
      <w:proofErr w:type="gramEnd"/>
      <w:r w:rsidRPr="00916980">
        <w:t>******* start of PRZM information ******************</w:t>
      </w:r>
      <w:r w:rsidR="00C81965">
        <w:t>”</w:t>
      </w:r>
    </w:p>
    <w:p w14:paraId="3DB5621F" w14:textId="41E362A5" w:rsidR="00916980" w:rsidRDefault="00916980" w:rsidP="008F175E">
      <w:r>
        <w:t xml:space="preserve">29 </w:t>
      </w:r>
      <w:proofErr w:type="gramStart"/>
      <w:r>
        <w:t>dummy</w:t>
      </w:r>
      <w:proofErr w:type="gramEnd"/>
      <w:r>
        <w:t>, evergreen</w:t>
      </w:r>
    </w:p>
    <w:p w14:paraId="603D7EBB" w14:textId="3950E80C" w:rsidR="00C81965" w:rsidRDefault="00C81965" w:rsidP="008F175E">
      <w:r>
        <w:tab/>
        <w:t>[TEXT, LOGICAL]</w:t>
      </w:r>
    </w:p>
    <w:p w14:paraId="6E889B54" w14:textId="20E96B92" w:rsidR="00B31337" w:rsidRDefault="00B31337" w:rsidP="008F175E">
      <w:r>
        <w:tab/>
        <w:t>Dummy signifies a placeholder</w:t>
      </w:r>
    </w:p>
    <w:p w14:paraId="1DEB9294" w14:textId="0A087488" w:rsidR="00B31337" w:rsidRDefault="00B31337" w:rsidP="00B31337">
      <w:r>
        <w:tab/>
        <w:t>Evergreen – specifies that the crop has a constant canopy and root depth, and no growth stages</w:t>
      </w:r>
    </w:p>
    <w:p w14:paraId="7CF5BB13" w14:textId="0A7E4205" w:rsidR="002E178C" w:rsidRDefault="002E178C" w:rsidP="00B31337">
      <w:pPr>
        <w:rPr>
          <w:rFonts w:ascii="Consolas" w:hAnsi="Consolas" w:cs="Consolas"/>
          <w:color w:val="000000"/>
          <w:sz w:val="19"/>
          <w:szCs w:val="19"/>
        </w:rPr>
      </w:pPr>
      <w:r>
        <w:t>30</w:t>
      </w:r>
      <w:r w:rsidRPr="002E178C">
        <w:rPr>
          <w:rFonts w:ascii="Consolas" w:hAnsi="Consolas" w:cs="Consolas"/>
          <w:color w:val="000000"/>
          <w:sz w:val="19"/>
          <w:szCs w:val="19"/>
        </w:rPr>
        <w:t xml:space="preserve"> </w:t>
      </w:r>
      <w:proofErr w:type="spellStart"/>
      <w:r>
        <w:rPr>
          <w:rFonts w:ascii="Consolas" w:hAnsi="Consolas" w:cs="Consolas"/>
          <w:color w:val="000000"/>
          <w:sz w:val="19"/>
          <w:szCs w:val="19"/>
        </w:rPr>
        <w:t>num_crop_periods_input</w:t>
      </w:r>
      <w:proofErr w:type="spellEnd"/>
    </w:p>
    <w:p w14:paraId="0B85CFDA" w14:textId="40DD098F" w:rsidR="00B31337" w:rsidRDefault="00B31337" w:rsidP="00B31337">
      <w:pPr>
        <w:ind w:firstLine="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p>
    <w:p w14:paraId="10BD8357" w14:textId="77777777" w:rsidR="00B31337" w:rsidRDefault="00B31337" w:rsidP="008F175E">
      <w:pPr>
        <w:rPr>
          <w:rFonts w:ascii="Consolas" w:hAnsi="Consolas" w:cs="Consolas"/>
          <w:color w:val="000000"/>
          <w:sz w:val="19"/>
          <w:szCs w:val="19"/>
        </w:rPr>
      </w:pPr>
    </w:p>
    <w:p w14:paraId="749E0457" w14:textId="097BDDE2" w:rsidR="002E178C" w:rsidRDefault="002E178C" w:rsidP="0009085B">
      <w:r>
        <w:t>31</w:t>
      </w:r>
      <w:r w:rsidR="002C0473" w:rsidRPr="002C0473">
        <w:t xml:space="preserve"> </w:t>
      </w:r>
      <w:bookmarkStart w:id="49" w:name="_Hlk139521406"/>
      <w:r w:rsidR="002C0473">
        <w:t xml:space="preserve">crop period #1 </w:t>
      </w:r>
      <w:proofErr w:type="spellStart"/>
      <w:proofErr w:type="gramStart"/>
      <w:r w:rsidR="002C0473">
        <w:t>emd,emm</w:t>
      </w:r>
      <w:proofErr w:type="gramEnd"/>
      <w:r w:rsidR="002C0473">
        <w:t>,mad,mam,had,ham</w:t>
      </w:r>
      <w:proofErr w:type="spellEnd"/>
      <w:r w:rsidR="002C0473">
        <w:t>,</w:t>
      </w:r>
      <w:bookmarkStart w:id="50" w:name="_Hlk139522136"/>
      <w:r w:rsidR="00000578" w:rsidRPr="00000578">
        <w:t xml:space="preserve"> </w:t>
      </w:r>
      <w:proofErr w:type="spellStart"/>
      <w:r w:rsidR="00000578">
        <w:t>foliar_disposition</w:t>
      </w:r>
      <w:proofErr w:type="spellEnd"/>
      <w:r w:rsidR="00000578">
        <w:t xml:space="preserve">, </w:t>
      </w:r>
      <w:proofErr w:type="spellStart"/>
      <w:r w:rsidR="002C0473">
        <w:t>crop_periodicity</w:t>
      </w:r>
      <w:proofErr w:type="spellEnd"/>
      <w:r w:rsidR="002C0473">
        <w:t xml:space="preserve">, </w:t>
      </w:r>
      <w:proofErr w:type="spellStart"/>
      <w:r w:rsidR="002C0473">
        <w:t>crop_lag</w:t>
      </w:r>
      <w:bookmarkEnd w:id="49"/>
      <w:bookmarkEnd w:id="50"/>
      <w:proofErr w:type="spellEnd"/>
    </w:p>
    <w:p w14:paraId="147B7B29" w14:textId="77777777" w:rsidR="00616E5A" w:rsidRDefault="002C0473" w:rsidP="0009085B">
      <w:r>
        <w:t>32</w:t>
      </w:r>
      <w:r w:rsidRPr="002C0473">
        <w:t xml:space="preserve"> </w:t>
      </w:r>
      <w:r>
        <w:t xml:space="preserve">crop period #2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34033B9F" w14:textId="1A8FAA0D" w:rsidR="002C0473" w:rsidRDefault="002C0473" w:rsidP="0009085B">
      <w:r>
        <w:t>33</w:t>
      </w:r>
      <w:r w:rsidRPr="002C0473">
        <w:t xml:space="preserve"> </w:t>
      </w:r>
      <w:r>
        <w:t xml:space="preserve">crop period #3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077EC429" w14:textId="0F3EE087" w:rsidR="002C0473" w:rsidRDefault="002C0473" w:rsidP="0009085B">
      <w:r>
        <w:t>34</w:t>
      </w:r>
      <w:bookmarkStart w:id="51" w:name="_Hlk139521541"/>
      <w:r w:rsidRPr="002C0473">
        <w:t xml:space="preserve"> </w:t>
      </w:r>
      <w:r>
        <w:t xml:space="preserve">crop period #4 </w:t>
      </w:r>
      <w:bookmarkEnd w:id="51"/>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5DD12FC5" w14:textId="165DB7DE" w:rsidR="002C0473" w:rsidRDefault="002C0473" w:rsidP="0009085B">
      <w:r>
        <w:t>35</w:t>
      </w:r>
      <w:r w:rsidRPr="002C0473">
        <w:t xml:space="preserve"> </w:t>
      </w:r>
      <w:r>
        <w:t>crop period #5</w:t>
      </w:r>
      <w:r w:rsidRPr="002C0473">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56B97A36" w14:textId="61EC4892" w:rsidR="002C0473" w:rsidRDefault="002C0473" w:rsidP="0009085B">
      <w:r>
        <w:t>36</w:t>
      </w:r>
      <w:r w:rsidRPr="002C0473">
        <w:t xml:space="preserve"> </w:t>
      </w:r>
      <w:r>
        <w:t>crop period #6</w:t>
      </w:r>
      <w:r w:rsidRPr="002C0473">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186B572B" w14:textId="1635734C" w:rsidR="002C0473" w:rsidRDefault="002C0473" w:rsidP="0009085B">
      <w:r>
        <w:t>37</w:t>
      </w:r>
      <w:r w:rsidRPr="002C0473">
        <w:t xml:space="preserve"> </w:t>
      </w:r>
      <w:r>
        <w:t>crop period #7</w:t>
      </w:r>
      <w:r w:rsidRPr="002C0473">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35F2C289" w14:textId="15CABF17" w:rsidR="002C0473" w:rsidRDefault="002C0473" w:rsidP="0009085B">
      <w:r>
        <w:t>38</w:t>
      </w:r>
      <w:r w:rsidRPr="002C0473">
        <w:t xml:space="preserve"> </w:t>
      </w:r>
      <w:r>
        <w:t>crop period #1</w:t>
      </w:r>
      <w:r w:rsidRPr="002C0473">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0D8424C4" w14:textId="47712C1D" w:rsidR="002C0473" w:rsidRDefault="002C0473" w:rsidP="0009085B">
      <w:r>
        <w:t>39</w:t>
      </w:r>
      <w:r w:rsidR="00DB7727">
        <w:t xml:space="preserve"> </w:t>
      </w:r>
      <w:proofErr w:type="gramStart"/>
      <w:r w:rsidR="00DB7727">
        <w:t>dummy</w:t>
      </w:r>
      <w:proofErr w:type="gramEnd"/>
    </w:p>
    <w:p w14:paraId="1226D33C" w14:textId="758366E0" w:rsidR="00DB7727" w:rsidRDefault="00DB7727" w:rsidP="0009085B">
      <w:r>
        <w:t xml:space="preserve">40 </w:t>
      </w:r>
      <w:proofErr w:type="gramStart"/>
      <w:r>
        <w:t>dummy</w:t>
      </w:r>
      <w:proofErr w:type="gramEnd"/>
    </w:p>
    <w:p w14:paraId="4326F872" w14:textId="3D6DE492" w:rsidR="00DB7727" w:rsidRDefault="00DB7727" w:rsidP="0009085B">
      <w:r>
        <w:t>41</w:t>
      </w:r>
      <w:r w:rsidRPr="00DB7727">
        <w:t xml:space="preserve"> </w:t>
      </w:r>
      <w:proofErr w:type="spellStart"/>
      <w:proofErr w:type="gramStart"/>
      <w:r>
        <w:t>PFAC,dummy</w:t>
      </w:r>
      <w:proofErr w:type="spellEnd"/>
      <w:proofErr w:type="gramEnd"/>
      <w:r>
        <w:t xml:space="preserve">, </w:t>
      </w:r>
      <w:proofErr w:type="spellStart"/>
      <w:r>
        <w:t>min_evap_depth</w:t>
      </w:r>
      <w:proofErr w:type="spellEnd"/>
    </w:p>
    <w:p w14:paraId="550E60A2" w14:textId="28ABBC45" w:rsidR="0099663E" w:rsidRDefault="0099663E" w:rsidP="0009085B">
      <w:r>
        <w:t>42</w:t>
      </w:r>
      <w:r w:rsidR="00FE0749" w:rsidRPr="00FE0749">
        <w:t xml:space="preserve"> *** irrigation information start ***</w:t>
      </w:r>
    </w:p>
    <w:p w14:paraId="5B3CFD0E" w14:textId="726908D0" w:rsidR="00FE0749" w:rsidRDefault="00FE0749" w:rsidP="0009085B">
      <w:r>
        <w:t>43</w:t>
      </w:r>
      <w:r w:rsidRPr="00FE0749">
        <w:t xml:space="preserve"> </w:t>
      </w:r>
      <w:proofErr w:type="spellStart"/>
      <w:r>
        <w:t>irtype</w:t>
      </w:r>
      <w:proofErr w:type="spellEnd"/>
    </w:p>
    <w:p w14:paraId="0E66878C" w14:textId="11336AC3" w:rsidR="00FE0749" w:rsidRDefault="00FE0749" w:rsidP="0009085B">
      <w:r>
        <w:t>44</w:t>
      </w:r>
      <w:r w:rsidRPr="00FE0749">
        <w:t xml:space="preserve"> </w:t>
      </w:r>
      <w:proofErr w:type="spellStart"/>
      <w:proofErr w:type="gramStart"/>
      <w:r>
        <w:t>FLEACH,PCDEPL</w:t>
      </w:r>
      <w:proofErr w:type="gramEnd"/>
      <w:r>
        <w:t>,max_irrig</w:t>
      </w:r>
      <w:proofErr w:type="spellEnd"/>
    </w:p>
    <w:p w14:paraId="6BF70CB1" w14:textId="165C831E" w:rsidR="00FE0749" w:rsidRDefault="00FE0749" w:rsidP="0009085B">
      <w:r>
        <w:t>45</w:t>
      </w:r>
      <w:r w:rsidRPr="00FE0749">
        <w:t xml:space="preserve"> </w:t>
      </w:r>
      <w:proofErr w:type="spellStart"/>
      <w:r>
        <w:t>UserSpecifiesDepth</w:t>
      </w:r>
      <w:proofErr w:type="spellEnd"/>
      <w:r>
        <w:t xml:space="preserve">, </w:t>
      </w:r>
      <w:proofErr w:type="spellStart"/>
      <w:r>
        <w:t>user_irrig_depth</w:t>
      </w:r>
      <w:proofErr w:type="spellEnd"/>
    </w:p>
    <w:p w14:paraId="3E030635" w14:textId="6BFB717E" w:rsidR="00FE0749" w:rsidRDefault="00FE0749" w:rsidP="0009085B">
      <w:r>
        <w:t>46</w:t>
      </w:r>
    </w:p>
    <w:p w14:paraId="6B2DFCC1" w14:textId="4E970336" w:rsidR="00FE0749" w:rsidRDefault="00FE0749" w:rsidP="0009085B">
      <w:r>
        <w:t>47</w:t>
      </w:r>
    </w:p>
    <w:p w14:paraId="7E564A81" w14:textId="60B422FD" w:rsidR="00FE0749" w:rsidRDefault="00FE0749" w:rsidP="0009085B">
      <w:r>
        <w:lastRenderedPageBreak/>
        <w:t>48</w:t>
      </w:r>
    </w:p>
    <w:p w14:paraId="52E08933" w14:textId="5C536B24" w:rsidR="00FE0749" w:rsidRDefault="00FE0749" w:rsidP="0009085B">
      <w:r>
        <w:t>49</w:t>
      </w:r>
      <w:r w:rsidR="003F2B82" w:rsidRPr="003F2B82">
        <w:t xml:space="preserve"> </w:t>
      </w:r>
      <w:proofErr w:type="gramStart"/>
      <w:r w:rsidR="003F2B82">
        <w:t>USLEK,USLELS</w:t>
      </w:r>
      <w:proofErr w:type="gramEnd"/>
      <w:r w:rsidR="003F2B82">
        <w:t>,USLEP</w:t>
      </w:r>
    </w:p>
    <w:p w14:paraId="2D6BF458" w14:textId="1CE12FDA" w:rsidR="003F2B82" w:rsidRDefault="003F2B82" w:rsidP="0009085B">
      <w:r>
        <w:t>50</w:t>
      </w:r>
      <w:r w:rsidRPr="003F2B82">
        <w:t xml:space="preserve"> </w:t>
      </w:r>
      <w:proofErr w:type="gramStart"/>
      <w:r>
        <w:t>IREG,SLP</w:t>
      </w:r>
      <w:proofErr w:type="gramEnd"/>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 xml:space="preserve">54 </w:t>
      </w:r>
      <w:proofErr w:type="spellStart"/>
      <w:r>
        <w:t>bd_input</w:t>
      </w:r>
      <w:proofErr w:type="spellEnd"/>
    </w:p>
    <w:p w14:paraId="5634EAB7" w14:textId="4096D74E" w:rsidR="0009085B" w:rsidRDefault="0009085B" w:rsidP="0009085B">
      <w:r>
        <w:t xml:space="preserve">55 </w:t>
      </w:r>
      <w:proofErr w:type="spellStart"/>
      <w:r>
        <w:t>fc_input</w:t>
      </w:r>
      <w:proofErr w:type="spellEnd"/>
    </w:p>
    <w:p w14:paraId="471D48D8" w14:textId="33D88034" w:rsidR="0009085B" w:rsidRDefault="0009085B" w:rsidP="0009085B">
      <w:r>
        <w:t xml:space="preserve">56 </w:t>
      </w:r>
      <w:proofErr w:type="spellStart"/>
      <w:r>
        <w:t>wp_input</w:t>
      </w:r>
      <w:proofErr w:type="spellEnd"/>
    </w:p>
    <w:p w14:paraId="4980628E" w14:textId="4DDBA799" w:rsidR="0009085B" w:rsidRDefault="0009085B" w:rsidP="0009085B">
      <w:r>
        <w:t xml:space="preserve">57 </w:t>
      </w:r>
      <w:proofErr w:type="spellStart"/>
      <w:r>
        <w:t>oc_input</w:t>
      </w:r>
      <w:proofErr w:type="spellEnd"/>
      <w:r>
        <w:t xml:space="preserve">  </w:t>
      </w:r>
    </w:p>
    <w:p w14:paraId="0E8D5FD1" w14:textId="0BAF34BF" w:rsidR="0009085B" w:rsidRDefault="0009085B" w:rsidP="0009085B">
      <w:r>
        <w:t xml:space="preserve">58 </w:t>
      </w:r>
      <w:proofErr w:type="spellStart"/>
      <w:r>
        <w:t>Num_delx</w:t>
      </w:r>
      <w:proofErr w:type="spellEnd"/>
    </w:p>
    <w:p w14:paraId="32EA84CC" w14:textId="3DBE85A0" w:rsidR="0009085B" w:rsidRDefault="0009085B" w:rsidP="0009085B">
      <w:proofErr w:type="gramStart"/>
      <w:r>
        <w:t>59  unused</w:t>
      </w:r>
      <w:proofErr w:type="gramEnd"/>
    </w:p>
    <w:p w14:paraId="0C7717D8" w14:textId="2985F0E0" w:rsidR="0009085B" w:rsidRDefault="0009085B" w:rsidP="0009085B">
      <w:proofErr w:type="gramStart"/>
      <w:r>
        <w:t>60  unused</w:t>
      </w:r>
      <w:proofErr w:type="gramEnd"/>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proofErr w:type="spellStart"/>
      <w:r>
        <w:rPr>
          <w:rFonts w:ascii="Consolas" w:hAnsi="Consolas" w:cs="Consolas"/>
          <w:color w:val="000000"/>
          <w:sz w:val="19"/>
          <w:szCs w:val="19"/>
        </w:rPr>
        <w:t>scalar_</w:t>
      </w:r>
      <w:proofErr w:type="gramStart"/>
      <w:r>
        <w:rPr>
          <w:rFonts w:ascii="Consolas" w:hAnsi="Consolas" w:cs="Consolas"/>
          <w:color w:val="000000"/>
          <w:sz w:val="19"/>
          <w:szCs w:val="19"/>
        </w:rPr>
        <w:t>albedo,scaler</w:t>
      </w:r>
      <w:proofErr w:type="gramEnd"/>
      <w:r>
        <w:rPr>
          <w:rFonts w:ascii="Consolas" w:hAnsi="Consolas" w:cs="Consolas"/>
          <w:color w:val="000000"/>
          <w:sz w:val="19"/>
          <w:szCs w:val="19"/>
        </w:rPr>
        <w:t>_soil_temp</w:t>
      </w:r>
      <w:proofErr w:type="spellEnd"/>
    </w:p>
    <w:p w14:paraId="719F9CD3" w14:textId="5C02CF32" w:rsidR="0009085B" w:rsidRDefault="0009085B" w:rsidP="0009085B">
      <w:pPr>
        <w:rPr>
          <w:rFonts w:ascii="Consolas" w:hAnsi="Consolas" w:cs="Consolas"/>
          <w:color w:val="000000"/>
          <w:sz w:val="19"/>
          <w:szCs w:val="19"/>
        </w:rPr>
      </w:pPr>
      <w:r>
        <w:t xml:space="preserve">63 </w:t>
      </w:r>
      <w:proofErr w:type="spellStart"/>
      <w:r>
        <w:rPr>
          <w:rFonts w:ascii="Consolas" w:hAnsi="Consolas" w:cs="Consolas"/>
          <w:color w:val="000000"/>
          <w:sz w:val="19"/>
          <w:szCs w:val="19"/>
        </w:rPr>
        <w:t>is_temperature_simulated</w:t>
      </w:r>
      <w:proofErr w:type="spellEnd"/>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runoff_extr_</w:t>
      </w:r>
      <w:proofErr w:type="gramStart"/>
      <w:r w:rsidR="004D3F10">
        <w:rPr>
          <w:rFonts w:ascii="Consolas" w:hAnsi="Consolas" w:cs="Consolas"/>
          <w:color w:val="000000"/>
          <w:sz w:val="19"/>
          <w:szCs w:val="19"/>
        </w:rPr>
        <w:t>depth,runoff</w:t>
      </w:r>
      <w:proofErr w:type="gramEnd"/>
      <w:r w:rsidR="004D3F10">
        <w:rPr>
          <w:rFonts w:ascii="Consolas" w:hAnsi="Consolas" w:cs="Consolas"/>
          <w:color w:val="000000"/>
          <w:sz w:val="19"/>
          <w:szCs w:val="19"/>
        </w:rPr>
        <w:t>_decline,runoff_effic</w:t>
      </w:r>
      <w:proofErr w:type="spellEnd"/>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w:t>
      </w:r>
      <w:proofErr w:type="spellStart"/>
      <w:proofErr w:type="gramStart"/>
      <w:r w:rsidR="004D3F10">
        <w:rPr>
          <w:rFonts w:ascii="Consolas" w:hAnsi="Consolas" w:cs="Consolas"/>
          <w:color w:val="000000"/>
          <w:sz w:val="19"/>
          <w:szCs w:val="19"/>
        </w:rPr>
        <w:t>erosion</w:t>
      </w:r>
      <w:proofErr w:type="gramEnd"/>
      <w:r w:rsidR="004D3F10">
        <w:rPr>
          <w:rFonts w:ascii="Consolas" w:hAnsi="Consolas" w:cs="Consolas"/>
          <w:color w:val="000000"/>
          <w:sz w:val="19"/>
          <w:szCs w:val="19"/>
        </w:rPr>
        <w:t>_depth</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erosion_decline</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erosion_effic</w:t>
      </w:r>
      <w:proofErr w:type="spellEnd"/>
    </w:p>
    <w:p w14:paraId="62FAE660" w14:textId="45F440FB" w:rsidR="004D3F10" w:rsidRDefault="004D3F10" w:rsidP="00616E5A">
      <w:r>
        <w:t xml:space="preserve">75 </w:t>
      </w:r>
      <w:proofErr w:type="spellStart"/>
      <w:proofErr w:type="gramStart"/>
      <w:r>
        <w:t>use</w:t>
      </w:r>
      <w:proofErr w:type="gramEnd"/>
      <w:r>
        <w:t>_usleyears</w:t>
      </w:r>
      <w:proofErr w:type="spellEnd"/>
    </w:p>
    <w:p w14:paraId="2DEC866E" w14:textId="73F37D69" w:rsidR="004D3F10" w:rsidRDefault="004D3F10" w:rsidP="00616E5A">
      <w:r>
        <w:t>76 unused</w:t>
      </w:r>
    </w:p>
    <w:p w14:paraId="49DCEE03" w14:textId="2BBEBD07" w:rsidR="004D3F10" w:rsidRDefault="004D3F10" w:rsidP="00616E5A">
      <w:r>
        <w:t xml:space="preserve">77 </w:t>
      </w:r>
      <w:proofErr w:type="spellStart"/>
      <w:r>
        <w:t>Height_stagnant_air_layer_cm</w:t>
      </w:r>
      <w:proofErr w:type="spellEnd"/>
    </w:p>
    <w:p w14:paraId="3B29726E" w14:textId="75CEAC74" w:rsidR="004D3F10" w:rsidRDefault="004D3F10" w:rsidP="00616E5A">
      <w:r>
        <w:t xml:space="preserve">78 </w:t>
      </w:r>
      <w:proofErr w:type="spellStart"/>
      <w:r>
        <w:t>is_auto_profile</w:t>
      </w:r>
      <w:proofErr w:type="spellEnd"/>
    </w:p>
    <w:p w14:paraId="15728CAF" w14:textId="5D2D8787" w:rsidR="004D3F10" w:rsidRDefault="004D3F10" w:rsidP="00616E5A">
      <w:r>
        <w:t xml:space="preserve">79 </w:t>
      </w:r>
      <w:proofErr w:type="spellStart"/>
      <w:r>
        <w:t>number_of_discrete_layers</w:t>
      </w:r>
      <w:proofErr w:type="spellEnd"/>
    </w:p>
    <w:p w14:paraId="02FBBA45" w14:textId="556FD15A" w:rsidR="004D3F10" w:rsidRDefault="004D3F10" w:rsidP="00616E5A">
      <w:r>
        <w:t xml:space="preserve">80 </w:t>
      </w:r>
      <w:proofErr w:type="spellStart"/>
      <w:proofErr w:type="gramStart"/>
      <w:r>
        <w:t>profile</w:t>
      </w:r>
      <w:proofErr w:type="gramEnd"/>
      <w:r>
        <w:t>_thick</w:t>
      </w:r>
      <w:proofErr w:type="spellEnd"/>
      <w:r>
        <w:t xml:space="preserve">, </w:t>
      </w:r>
      <w:proofErr w:type="spellStart"/>
      <w:r>
        <w:t>profile_number_increments</w:t>
      </w:r>
      <w:proofErr w:type="spellEnd"/>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 xml:space="preserve">Each line: </w:t>
      </w:r>
      <w:proofErr w:type="spellStart"/>
      <w:r w:rsidR="00616E5A">
        <w:t>profile_thick</w:t>
      </w:r>
      <w:proofErr w:type="spellEnd"/>
      <w:r w:rsidR="00616E5A">
        <w:t xml:space="preserve">, </w:t>
      </w:r>
      <w:proofErr w:type="spellStart"/>
      <w:r w:rsidR="00616E5A">
        <w:t>profile_number_increments</w:t>
      </w:r>
      <w:proofErr w:type="spellEnd"/>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lastRenderedPageBreak/>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proofErr w:type="spellStart"/>
      <w:r w:rsidR="00426B5D">
        <w:t>is_temperature_simulated</w:t>
      </w:r>
      <w:proofErr w:type="spellEnd"/>
      <w:r w:rsidR="00426B5D">
        <w:t xml:space="preserve">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lastRenderedPageBreak/>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5"/>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38340348"/>
      <w:r w:rsidRPr="0032152D">
        <w:lastRenderedPageBreak/>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afield</w:t>
      </w:r>
      <w:proofErr w:type="gramStart"/>
      <w:r w:rsidR="00A622E0" w:rsidRPr="00DD1ED4">
        <w:rPr>
          <w:b/>
          <w:bCs/>
        </w:rPr>
        <w:t xml:space="preserve">   </w:t>
      </w:r>
      <w:r w:rsidRPr="00DD1ED4">
        <w:rPr>
          <w:b/>
          <w:bCs/>
        </w:rPr>
        <w:t>[</w:t>
      </w:r>
      <w:proofErr w:type="gramEnd"/>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t>
      </w:r>
      <w:proofErr w:type="gramStart"/>
      <w:r w:rsidR="00A622E0" w:rsidRPr="00DD1ED4">
        <w:rPr>
          <w:b/>
          <w:bCs/>
        </w:rPr>
        <w:t>waterbody</w:t>
      </w:r>
      <w:proofErr w:type="spellEnd"/>
      <w:r w:rsidR="00A622E0" w:rsidRPr="00DD1ED4">
        <w:rPr>
          <w:b/>
          <w:bCs/>
        </w:rPr>
        <w:t xml:space="preserve">  </w:t>
      </w:r>
      <w:r>
        <w:rPr>
          <w:b/>
          <w:bCs/>
        </w:rPr>
        <w:t>[</w:t>
      </w:r>
      <w:proofErr w:type="gramEnd"/>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read</w:t>
      </w:r>
      <w:r>
        <w:rPr>
          <w:rFonts w:ascii="Consolas" w:hAnsi="Consolas" w:cs="Consolas"/>
          <w:color w:val="000000"/>
          <w:sz w:val="19"/>
          <w:szCs w:val="19"/>
        </w:rPr>
        <w:t>(</w:t>
      </w:r>
      <w:proofErr w:type="spellStart"/>
      <w:proofErr w:type="gramEnd"/>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38340349"/>
      <w:r w:rsidRPr="00B135A0">
        <w:lastRenderedPageBreak/>
        <w:t>Meteorological Data File</w:t>
      </w:r>
      <w:bookmarkEnd w:id="58"/>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38340350"/>
      <w:r>
        <w:t xml:space="preserve">Parameter </w:t>
      </w:r>
      <w:r w:rsidR="00514A0C">
        <w:t xml:space="preserve">Description </w:t>
      </w:r>
      <w:proofErr w:type="gramStart"/>
      <w:r w:rsidR="00514A0C">
        <w:t xml:space="preserve">and  </w:t>
      </w:r>
      <w:r>
        <w:t>Estimation</w:t>
      </w:r>
      <w:bookmarkEnd w:id="59"/>
      <w:proofErr w:type="gramEnd"/>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lastRenderedPageBreak/>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proofErr w:type="spellStart"/>
      <w:r w:rsidRPr="003E4634">
        <w:rPr>
          <w:b/>
        </w:rPr>
        <w:t>application_</w:t>
      </w:r>
      <w:proofErr w:type="gramStart"/>
      <w:r w:rsidRPr="003E4634">
        <w:rPr>
          <w:b/>
        </w:rPr>
        <w:t>rate</w:t>
      </w:r>
      <w:bookmarkEnd w:id="60"/>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 xml:space="preserve">For deep cores, BBT will be </w:t>
      </w:r>
      <w:r w:rsidRPr="00CF0FBC">
        <w:lastRenderedPageBreak/>
        <w:t>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lastRenderedPageBreak/>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lastRenderedPageBreak/>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w:t>
      </w:r>
      <w:r w:rsidRPr="004879D6">
        <w:lastRenderedPageBreak/>
        <w:t>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lastRenderedPageBreak/>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38340351"/>
      <w:r>
        <w:t>PRZM5 Theory</w:t>
      </w:r>
      <w:bookmarkEnd w:id="63"/>
    </w:p>
    <w:p w14:paraId="1E4764A8" w14:textId="77777777" w:rsidR="009E651C" w:rsidRDefault="009E651C" w:rsidP="00C05760">
      <w:pPr>
        <w:pStyle w:val="Heading2"/>
      </w:pPr>
      <w:bookmarkStart w:id="64" w:name="_Toc138340352"/>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38340353"/>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38340354"/>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38340355"/>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38340356"/>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38340357"/>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38340358"/>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38340359"/>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593383"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593384"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593385"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593386"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593387"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593388"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38340360"/>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38340361"/>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38340362"/>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38340363"/>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38340364"/>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38340365"/>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5"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7"/>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8" w:author="Dirk Young" w:date="2023-04-27T11:48:00Z"/>
        </w:rPr>
      </w:pPr>
      <w:r>
        <w:tab/>
      </w:r>
      <w:del w:id="89"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0" w:author="Dirk Young" w:date="2023-04-27T11:48:00Z"/>
        </w:rPr>
        <w:pPrChange w:id="91" w:author="Dirk Young" w:date="2023-04-27T11:48:00Z">
          <w:pPr>
            <w:tabs>
              <w:tab w:val="center" w:pos="4320"/>
            </w:tabs>
          </w:pPr>
        </w:pPrChange>
      </w:pPr>
    </w:p>
    <w:p w14:paraId="6B872D25" w14:textId="3F39D689" w:rsidR="005F3AE6" w:rsidDel="0013053D" w:rsidRDefault="00CD1D49" w:rsidP="00D35FC7">
      <w:pPr>
        <w:rPr>
          <w:del w:id="92" w:author="Dirk Young" w:date="2023-04-27T11:48:00Z"/>
        </w:rPr>
      </w:pPr>
      <w:del w:id="93" w:author="Dirk Young" w:date="2023-04-27T11:48:00Z">
        <w:r w:rsidDel="0013053D">
          <w:tab/>
        </w:r>
        <w:bookmarkStart w:id="94" w:name="_Hlk133477879"/>
      </w:del>
      <m:oMath>
        <m:sSub>
          <m:sSubPr>
            <m:ctrlPr>
              <w:del w:id="95" w:author="Dirk Young" w:date="2023-04-27T11:48:00Z">
                <w:rPr>
                  <w:rFonts w:ascii="Cambria Math" w:hAnsi="Cambria Math"/>
                </w:rPr>
              </w:del>
            </m:ctrlPr>
          </m:sSubPr>
          <m:e>
            <m:r>
              <w:del w:id="96" w:author="Dirk Young" w:date="2023-04-27T11:48:00Z">
                <w:rPr>
                  <w:rFonts w:ascii="Cambria Math" w:hAnsi="Cambria Math"/>
                </w:rPr>
                <m:t>X</m:t>
              </w:del>
            </m:r>
          </m:e>
          <m:sub>
            <m:r>
              <w:del w:id="97" w:author="Dirk Young" w:date="2023-04-27T11:48:00Z">
                <w:rPr>
                  <w:rFonts w:ascii="Cambria Math" w:hAnsi="Cambria Math"/>
                </w:rPr>
                <m:t>sand</m:t>
              </w:del>
            </m:r>
          </m:sub>
        </m:sSub>
        <m:r>
          <w:del w:id="98" w:author="Dirk Young" w:date="2023-04-27T11:48:00Z">
            <m:rPr>
              <m:sty m:val="p"/>
            </m:rPr>
            <w:rPr>
              <w:rFonts w:ascii="Cambria Math" w:hAnsi="Cambria Math"/>
            </w:rPr>
            <m:t xml:space="preserve">= </m:t>
          </w:del>
        </m:r>
        <m:f>
          <m:fPr>
            <m:ctrlPr>
              <w:del w:id="99" w:author="Dirk Young" w:date="2023-04-27T11:48:00Z">
                <w:rPr>
                  <w:rFonts w:ascii="Cambria Math" w:hAnsi="Cambria Math"/>
                </w:rPr>
              </w:del>
            </m:ctrlPr>
          </m:fPr>
          <m:num>
            <m:r>
              <w:del w:id="100" w:author="Dirk Young" w:date="2023-04-27T11:48:00Z">
                <w:rPr>
                  <w:rFonts w:ascii="Cambria Math" w:hAnsi="Cambria Math"/>
                </w:rPr>
                <m:t>sand</m:t>
              </w:del>
            </m:r>
            <m:r>
              <w:del w:id="101" w:author="Dirk Young" w:date="2023-04-27T11:48:00Z">
                <m:rPr>
                  <m:sty m:val="p"/>
                </m:rPr>
                <w:rPr>
                  <w:rFonts w:ascii="Cambria Math" w:hAnsi="Cambria Math"/>
                </w:rPr>
                <m:t>*</m:t>
              </w:del>
            </m:r>
            <m:sSub>
              <m:sSubPr>
                <m:ctrlPr>
                  <w:del w:id="102" w:author="Dirk Young" w:date="2023-04-27T11:48:00Z">
                    <w:rPr>
                      <w:rFonts w:ascii="Cambria Math" w:hAnsi="Cambria Math"/>
                    </w:rPr>
                  </w:del>
                </m:ctrlPr>
              </m:sSubPr>
              <m:e>
                <m:r>
                  <w:del w:id="103" w:author="Dirk Young" w:date="2023-04-27T11:48:00Z">
                    <w:rPr>
                      <w:rFonts w:ascii="Cambria Math" w:hAnsi="Cambria Math"/>
                    </w:rPr>
                    <m:t>ρ</m:t>
                  </w:del>
                </m:r>
              </m:e>
              <m:sub>
                <m:r>
                  <w:del w:id="104" w:author="Dirk Young" w:date="2023-04-27T11:48:00Z">
                    <w:rPr>
                      <w:rFonts w:ascii="Cambria Math" w:hAnsi="Cambria Math"/>
                    </w:rPr>
                    <m:t>b</m:t>
                  </w:del>
                </m:r>
              </m:sub>
            </m:sSub>
          </m:num>
          <m:den>
            <m:r>
              <w:del w:id="105" w:author="Dirk Young" w:date="2023-04-27T11:48:00Z">
                <m:rPr>
                  <m:sty m:val="p"/>
                </m:rPr>
                <w:rPr>
                  <w:rFonts w:ascii="Cambria Math" w:hAnsi="Cambria Math"/>
                </w:rPr>
                <m:t>2.65</m:t>
              </w:del>
            </m:r>
            <m:f>
              <m:fPr>
                <m:ctrlPr>
                  <w:del w:id="106" w:author="Dirk Young" w:date="2023-04-27T11:48:00Z">
                    <w:rPr>
                      <w:rFonts w:ascii="Cambria Math" w:hAnsi="Cambria Math"/>
                    </w:rPr>
                  </w:del>
                </m:ctrlPr>
              </m:fPr>
              <m:num>
                <m:r>
                  <w:del w:id="107" w:author="Dirk Young" w:date="2023-04-27T11:48:00Z">
                    <w:rPr>
                      <w:rFonts w:ascii="Cambria Math" w:hAnsi="Cambria Math"/>
                    </w:rPr>
                    <m:t>g</m:t>
                  </w:del>
                </m:r>
              </m:num>
              <m:den>
                <m:sSup>
                  <m:sSupPr>
                    <m:ctrlPr>
                      <w:del w:id="108" w:author="Dirk Young" w:date="2023-04-27T11:48:00Z">
                        <w:rPr>
                          <w:rFonts w:ascii="Cambria Math" w:hAnsi="Cambria Math"/>
                        </w:rPr>
                      </w:del>
                    </m:ctrlPr>
                  </m:sSupPr>
                  <m:e>
                    <m:r>
                      <w:del w:id="109" w:author="Dirk Young" w:date="2023-04-27T11:48:00Z">
                        <w:rPr>
                          <w:rFonts w:ascii="Cambria Math" w:hAnsi="Cambria Math"/>
                        </w:rPr>
                        <m:t>cm</m:t>
                      </w:del>
                    </m:r>
                  </m:e>
                  <m:sup>
                    <m:r>
                      <w:del w:id="110" w:author="Dirk Young" w:date="2023-04-27T11:48:00Z">
                        <m:rPr>
                          <m:sty m:val="p"/>
                        </m:rPr>
                        <w:rPr>
                          <w:rFonts w:ascii="Cambria Math" w:hAnsi="Cambria Math"/>
                        </w:rPr>
                        <m:t>3</m:t>
                      </w:del>
                    </m:r>
                  </m:sup>
                </m:sSup>
              </m:den>
            </m:f>
          </m:den>
        </m:f>
        <m:r>
          <w:del w:id="111" w:author="Dirk Young" w:date="2023-04-27T11:48:00Z">
            <m:rPr>
              <m:sty m:val="p"/>
            </m:rPr>
            <w:rPr>
              <w:rFonts w:ascii="Cambria Math" w:hAnsi="Cambria Math"/>
            </w:rPr>
            <m:t>*</m:t>
          </w:del>
        </m:r>
        <m:sSub>
          <m:sSubPr>
            <m:ctrlPr>
              <w:del w:id="112" w:author="Dirk Young" w:date="2023-04-27T11:48:00Z">
                <w:rPr>
                  <w:rFonts w:ascii="Cambria Math" w:hAnsi="Cambria Math"/>
                </w:rPr>
              </w:del>
            </m:ctrlPr>
          </m:sSubPr>
          <m:e>
            <m:r>
              <w:del w:id="113" w:author="Dirk Young" w:date="2023-04-27T11:48:00Z">
                <w:rPr>
                  <w:rFonts w:ascii="Cambria Math" w:hAnsi="Cambria Math"/>
                </w:rPr>
                <m:t>V</m:t>
              </w:del>
            </m:r>
          </m:e>
          <m:sub>
            <m:r>
              <w:del w:id="114" w:author="Dirk Young" w:date="2023-04-27T11:48:00Z">
                <w:rPr>
                  <w:rFonts w:ascii="Cambria Math" w:hAnsi="Cambria Math"/>
                </w:rPr>
                <m:t>corrected</m:t>
              </w:del>
            </m:r>
          </m:sub>
        </m:sSub>
      </m:oMath>
      <w:del w:id="115" w:author="Dirk Young" w:date="2023-04-27T11:48:00Z">
        <w:r w:rsidR="003A0548" w:rsidDel="0013053D">
          <w:delText xml:space="preserve"> </w:delText>
        </w:r>
        <w:bookmarkEnd w:id="94"/>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6" w:author="Dirk Young" w:date="2023-04-27T11:48:00Z"/>
        </w:rPr>
        <w:pPrChange w:id="117" w:author="Dirk Young" w:date="2023-04-27T11:48:00Z">
          <w:pPr>
            <w:tabs>
              <w:tab w:val="center" w:pos="4320"/>
            </w:tabs>
          </w:pPr>
        </w:pPrChange>
      </w:pPr>
    </w:p>
    <w:p w14:paraId="7C4CF1CA" w14:textId="5132ED87" w:rsidR="005F3AE6" w:rsidDel="0013053D" w:rsidRDefault="00CD1D49" w:rsidP="00D35FC7">
      <w:pPr>
        <w:rPr>
          <w:del w:id="118" w:author="Dirk Young" w:date="2023-04-27T11:48:00Z"/>
        </w:rPr>
      </w:pPr>
      <w:del w:id="119" w:author="Dirk Young" w:date="2023-04-27T11:48:00Z">
        <w:r w:rsidDel="0013053D">
          <w:tab/>
        </w:r>
      </w:del>
      <m:oMath>
        <m:sSub>
          <m:sSubPr>
            <m:ctrlPr>
              <w:del w:id="120" w:author="Dirk Young" w:date="2023-04-27T11:48:00Z">
                <w:rPr>
                  <w:rFonts w:ascii="Cambria Math" w:hAnsi="Cambria Math"/>
                </w:rPr>
              </w:del>
            </m:ctrlPr>
          </m:sSubPr>
          <m:e>
            <m:r>
              <w:del w:id="121" w:author="Dirk Young" w:date="2023-04-27T11:48:00Z">
                <w:rPr>
                  <w:rFonts w:ascii="Cambria Math" w:hAnsi="Cambria Math"/>
                </w:rPr>
                <m:t>X</m:t>
              </w:del>
            </m:r>
          </m:e>
          <m:sub>
            <m:r>
              <w:del w:id="122" w:author="Dirk Young" w:date="2023-04-27T11:48:00Z">
                <w:rPr>
                  <w:rFonts w:ascii="Cambria Math" w:hAnsi="Cambria Math"/>
                </w:rPr>
                <m:t>oc</m:t>
              </w:del>
            </m:r>
          </m:sub>
        </m:sSub>
        <m:r>
          <w:del w:id="123" w:author="Dirk Young" w:date="2023-04-27T11:48:00Z">
            <m:rPr>
              <m:sty m:val="p"/>
            </m:rPr>
            <w:rPr>
              <w:rFonts w:ascii="Cambria Math" w:hAnsi="Cambria Math"/>
            </w:rPr>
            <m:t xml:space="preserve">= </m:t>
          </w:del>
        </m:r>
        <m:f>
          <m:fPr>
            <m:ctrlPr>
              <w:del w:id="124" w:author="Dirk Young" w:date="2023-04-27T11:48:00Z">
                <w:rPr>
                  <w:rFonts w:ascii="Cambria Math" w:hAnsi="Cambria Math"/>
                </w:rPr>
              </w:del>
            </m:ctrlPr>
          </m:fPr>
          <m:num>
            <m:r>
              <w:del w:id="125" w:author="Dirk Young" w:date="2023-04-27T11:48:00Z">
                <w:rPr>
                  <w:rFonts w:ascii="Cambria Math" w:hAnsi="Cambria Math"/>
                </w:rPr>
                <m:t>OC</m:t>
              </w:del>
            </m:r>
            <m:r>
              <w:del w:id="126" w:author="Dirk Young" w:date="2023-04-27T11:48:00Z">
                <m:rPr>
                  <m:sty m:val="p"/>
                </m:rPr>
                <w:rPr>
                  <w:rFonts w:ascii="Cambria Math" w:hAnsi="Cambria Math"/>
                </w:rPr>
                <m:t>*1.724*</m:t>
              </w:del>
            </m:r>
            <m:sSub>
              <m:sSubPr>
                <m:ctrlPr>
                  <w:del w:id="127" w:author="Dirk Young" w:date="2023-04-27T11:48:00Z">
                    <w:rPr>
                      <w:rFonts w:ascii="Cambria Math" w:hAnsi="Cambria Math"/>
                    </w:rPr>
                  </w:del>
                </m:ctrlPr>
              </m:sSubPr>
              <m:e>
                <m:r>
                  <w:del w:id="128" w:author="Dirk Young" w:date="2023-04-27T11:48:00Z">
                    <w:rPr>
                      <w:rFonts w:ascii="Cambria Math" w:hAnsi="Cambria Math"/>
                    </w:rPr>
                    <m:t>ρ</m:t>
                  </w:del>
                </m:r>
              </m:e>
              <m:sub>
                <m:r>
                  <w:del w:id="129" w:author="Dirk Young" w:date="2023-04-27T11:48:00Z">
                    <w:rPr>
                      <w:rFonts w:ascii="Cambria Math" w:hAnsi="Cambria Math"/>
                    </w:rPr>
                    <m:t>b</m:t>
                  </w:del>
                </m:r>
              </m:sub>
            </m:sSub>
          </m:num>
          <m:den>
            <m:f>
              <m:fPr>
                <m:ctrlPr>
                  <w:del w:id="130" w:author="Dirk Young" w:date="2023-04-27T11:48:00Z">
                    <w:rPr>
                      <w:rFonts w:ascii="Cambria Math" w:hAnsi="Cambria Math"/>
                    </w:rPr>
                  </w:del>
                </m:ctrlPr>
              </m:fPr>
              <m:num>
                <m:r>
                  <w:del w:id="131" w:author="Dirk Young" w:date="2023-04-27T11:48:00Z">
                    <m:rPr>
                      <m:sty m:val="p"/>
                    </m:rPr>
                    <w:rPr>
                      <w:rFonts w:ascii="Cambria Math" w:hAnsi="Cambria Math"/>
                    </w:rPr>
                    <m:t>1.30</m:t>
                  </w:del>
                </m:r>
                <m:r>
                  <w:del w:id="132" w:author="Dirk Young" w:date="2023-04-27T11:48:00Z">
                    <w:rPr>
                      <w:rFonts w:ascii="Cambria Math" w:hAnsi="Cambria Math"/>
                    </w:rPr>
                    <m:t>g</m:t>
                  </w:del>
                </m:r>
              </m:num>
              <m:den>
                <m:sSup>
                  <m:sSupPr>
                    <m:ctrlPr>
                      <w:del w:id="133" w:author="Dirk Young" w:date="2023-04-27T11:48:00Z">
                        <w:rPr>
                          <w:rFonts w:ascii="Cambria Math" w:hAnsi="Cambria Math"/>
                        </w:rPr>
                      </w:del>
                    </m:ctrlPr>
                  </m:sSupPr>
                  <m:e>
                    <m:r>
                      <w:del w:id="134" w:author="Dirk Young" w:date="2023-04-27T11:48:00Z">
                        <w:rPr>
                          <w:rFonts w:ascii="Cambria Math" w:hAnsi="Cambria Math"/>
                        </w:rPr>
                        <m:t>cm</m:t>
                      </w:del>
                    </m:r>
                  </m:e>
                  <m:sup>
                    <m:r>
                      <w:del w:id="135" w:author="Dirk Young" w:date="2023-04-27T11:48:00Z">
                        <m:rPr>
                          <m:sty m:val="p"/>
                        </m:rPr>
                        <w:rPr>
                          <w:rFonts w:ascii="Cambria Math" w:hAnsi="Cambria Math"/>
                        </w:rPr>
                        <m:t>3</m:t>
                      </w:del>
                    </m:r>
                  </m:sup>
                </m:sSup>
              </m:den>
            </m:f>
          </m:den>
        </m:f>
        <m:r>
          <w:del w:id="136" w:author="Dirk Young" w:date="2023-04-27T11:48:00Z">
            <m:rPr>
              <m:sty m:val="p"/>
            </m:rPr>
            <w:rPr>
              <w:rFonts w:ascii="Cambria Math" w:hAnsi="Cambria Math"/>
            </w:rPr>
            <m:t>*</m:t>
          </w:del>
        </m:r>
        <m:sSub>
          <m:sSubPr>
            <m:ctrlPr>
              <w:del w:id="137" w:author="Dirk Young" w:date="2023-04-27T11:48:00Z">
                <w:rPr>
                  <w:rFonts w:ascii="Cambria Math" w:hAnsi="Cambria Math"/>
                </w:rPr>
              </w:del>
            </m:ctrlPr>
          </m:sSubPr>
          <m:e>
            <m:r>
              <w:del w:id="138" w:author="Dirk Young" w:date="2023-04-27T11:48:00Z">
                <w:rPr>
                  <w:rFonts w:ascii="Cambria Math" w:hAnsi="Cambria Math"/>
                </w:rPr>
                <m:t>V</m:t>
              </w:del>
            </m:r>
          </m:e>
          <m:sub>
            <m:r>
              <w:del w:id="139" w:author="Dirk Young" w:date="2023-04-27T11:48:00Z">
                <w:rPr>
                  <w:rFonts w:ascii="Cambria Math" w:hAnsi="Cambria Math"/>
                </w:rPr>
                <m:t>corrected</m:t>
              </w:del>
            </m:r>
          </m:sub>
        </m:sSub>
      </m:oMath>
      <w:del w:id="140"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1" w:author="Dirk Young" w:date="2023-04-27T11:48:00Z"/>
        </w:rPr>
        <w:pPrChange w:id="142" w:author="Dirk Young" w:date="2023-04-27T11:48:00Z">
          <w:pPr>
            <w:tabs>
              <w:tab w:val="center" w:pos="4320"/>
            </w:tabs>
          </w:pPr>
        </w:pPrChange>
      </w:pPr>
    </w:p>
    <w:p w14:paraId="1CA3287A" w14:textId="70C22E2E" w:rsidR="005F3AE6" w:rsidDel="0013053D" w:rsidRDefault="00CD1D49" w:rsidP="00D35FC7">
      <w:pPr>
        <w:rPr>
          <w:del w:id="143" w:author="Dirk Young" w:date="2023-04-27T11:48:00Z"/>
        </w:rPr>
      </w:pPr>
      <w:del w:id="144" w:author="Dirk Young" w:date="2023-04-27T11:48:00Z">
        <w:r w:rsidDel="0013053D">
          <w:tab/>
        </w:r>
      </w:del>
      <m:oMath>
        <m:sSub>
          <m:sSubPr>
            <m:ctrlPr>
              <w:del w:id="145" w:author="Dirk Young" w:date="2023-04-27T11:48:00Z">
                <w:rPr>
                  <w:rFonts w:ascii="Cambria Math" w:hAnsi="Cambria Math"/>
                </w:rPr>
              </w:del>
            </m:ctrlPr>
          </m:sSubPr>
          <m:e>
            <m:r>
              <w:del w:id="146" w:author="Dirk Young" w:date="2023-04-27T11:48:00Z">
                <w:rPr>
                  <w:rFonts w:ascii="Cambria Math" w:hAnsi="Cambria Math"/>
                </w:rPr>
                <m:t>X</m:t>
              </w:del>
            </m:r>
          </m:e>
          <m:sub>
            <m:r>
              <w:del w:id="147" w:author="Dirk Young" w:date="2023-04-27T11:48:00Z">
                <w:rPr>
                  <w:rFonts w:ascii="Cambria Math" w:hAnsi="Cambria Math"/>
                </w:rPr>
                <m:t>other</m:t>
              </w:del>
            </m:r>
          </m:sub>
        </m:sSub>
        <m:r>
          <w:del w:id="148" w:author="Dirk Young" w:date="2023-04-27T11:48:00Z">
            <m:rPr>
              <m:sty m:val="p"/>
            </m:rPr>
            <w:rPr>
              <w:rFonts w:ascii="Cambria Math" w:hAnsi="Cambria Math"/>
            </w:rPr>
            <m:t>= 1-</m:t>
          </w:del>
        </m:r>
        <m:r>
          <w:del w:id="149" w:author="Dirk Young" w:date="2023-04-27T11:48:00Z">
            <w:rPr>
              <w:rFonts w:ascii="Cambria Math" w:hAnsi="Cambria Math"/>
            </w:rPr>
            <m:t>θ</m:t>
          </w:del>
        </m:r>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sand</m:t>
              </w:del>
            </m:r>
          </m:sub>
        </m:sSub>
        <m:r>
          <w:del w:id="154" w:author="Dirk Young" w:date="2023-04-27T11:48:00Z">
            <m:rPr>
              <m:sty m:val="p"/>
            </m:rPr>
            <w:rPr>
              <w:rFonts w:ascii="Cambria Math" w:hAnsi="Cambria Math"/>
            </w:rPr>
            <m:t xml:space="preserve">- </m:t>
          </w:del>
        </m:r>
        <m:sSub>
          <m:sSubPr>
            <m:ctrlPr>
              <w:del w:id="155" w:author="Dirk Young" w:date="2023-04-27T11:48:00Z">
                <w:rPr>
                  <w:rFonts w:ascii="Cambria Math" w:hAnsi="Cambria Math"/>
                </w:rPr>
              </w:del>
            </m:ctrlPr>
          </m:sSubPr>
          <m:e>
            <m:r>
              <w:del w:id="156" w:author="Dirk Young" w:date="2023-04-27T11:48:00Z">
                <w:rPr>
                  <w:rFonts w:ascii="Cambria Math" w:hAnsi="Cambria Math"/>
                </w:rPr>
                <m:t>X</m:t>
              </w:del>
            </m:r>
          </m:e>
          <m:sub>
            <m:r>
              <w:del w:id="157" w:author="Dirk Young" w:date="2023-04-27T11:48:00Z">
                <w:rPr>
                  <w:rFonts w:ascii="Cambria Math" w:hAnsi="Cambria Math"/>
                </w:rPr>
                <m:t>oc</m:t>
              </w:del>
            </m:r>
          </m:sub>
        </m:sSub>
      </m:oMath>
      <w:del w:id="158"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9" w:author="Dirk Young" w:date="2023-04-27T11:48:00Z"/>
        </w:rPr>
      </w:pPr>
    </w:p>
    <w:p w14:paraId="084F7B76" w14:textId="3A4A691C" w:rsidR="00403C99" w:rsidDel="0013053D" w:rsidRDefault="00C351C1" w:rsidP="00D35FC7">
      <w:pPr>
        <w:rPr>
          <w:del w:id="160" w:author="Dirk Young" w:date="2023-04-27T11:48:00Z"/>
        </w:rPr>
      </w:pPr>
      <w:del w:id="161"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7" w:author="Dirk Young" w:date="2023-04-27T11:48:00Z"/>
        </w:rPr>
        <w:pPrChange w:id="178" w:author="Dirk Young" w:date="2023-04-27T11:48:00Z">
          <w:pPr>
            <w:tabs>
              <w:tab w:val="right" w:pos="720"/>
              <w:tab w:val="left" w:pos="900"/>
            </w:tabs>
          </w:pPr>
        </w:pPrChange>
      </w:pPr>
      <w:del w:id="179"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0" w:author="Dirk Young" w:date="2023-04-27T11:48:00Z"/>
        </w:rPr>
        <w:pPrChange w:id="181" w:author="Dirk Young" w:date="2023-04-27T11:48:00Z">
          <w:pPr>
            <w:tabs>
              <w:tab w:val="right" w:pos="720"/>
              <w:tab w:val="left" w:pos="900"/>
            </w:tabs>
          </w:pPr>
        </w:pPrChange>
      </w:pPr>
    </w:p>
    <w:p w14:paraId="40439035" w14:textId="171EF163" w:rsidR="005F3AE6" w:rsidDel="0013053D" w:rsidRDefault="00403C99">
      <w:pPr>
        <w:rPr>
          <w:del w:id="182" w:author="Dirk Young" w:date="2023-04-27T11:48:00Z"/>
        </w:rPr>
        <w:pPrChange w:id="183" w:author="Dirk Young" w:date="2023-04-27T11:48:00Z">
          <w:pPr>
            <w:pStyle w:val="ListParagraph"/>
            <w:tabs>
              <w:tab w:val="right" w:pos="720"/>
              <w:tab w:val="left" w:pos="900"/>
            </w:tabs>
            <w:ind w:left="0"/>
          </w:pPr>
        </w:pPrChange>
      </w:pPr>
      <w:del w:id="184"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5" w:author="Dirk Young" w:date="2023-04-27T11:48:00Z">
          <w:pPr>
            <w:tabs>
              <w:tab w:val="right" w:pos="720"/>
              <w:tab w:val="left" w:pos="900"/>
            </w:tabs>
          </w:pPr>
        </w:pPrChange>
      </w:pPr>
      <w:del w:id="186"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7" w:author="Dirk Young" w:date="2023-04-27T11:49:00Z">
        <w:r w:rsidR="00656A5D" w:rsidDel="0013053D">
          <w:delText>c</w:delText>
        </w:r>
        <w:r w:rsidR="00187446" w:rsidDel="0013053D">
          <w:delText>volume</w:delText>
        </w:r>
      </w:del>
      <w:ins w:id="188"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0" w:name="_Hlk133488630"/>
    </w:p>
    <w:p w14:paraId="7D7326BD" w14:textId="5B70E25D" w:rsidR="0013053D" w:rsidRDefault="00CD1D49" w:rsidP="00D35FC7">
      <w:pPr>
        <w:rPr>
          <w:ins w:id="191" w:author="Dirk Young" w:date="2023-04-27T11:50:00Z"/>
        </w:rPr>
      </w:pPr>
      <w:del w:id="192"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0"/>
    </w:p>
    <w:p w14:paraId="4ECFEBFE" w14:textId="77777777" w:rsidR="0013053D" w:rsidRDefault="0013053D" w:rsidP="00D35FC7">
      <w:pPr>
        <w:rPr>
          <w:ins w:id="193" w:author="Dirk Young" w:date="2023-04-27T11:50:00Z"/>
        </w:rPr>
      </w:pPr>
    </w:p>
    <w:p w14:paraId="47AB9849" w14:textId="4FAEF3BD" w:rsidR="0013053D" w:rsidRDefault="0013053D" w:rsidP="00D35FC7">
      <w:ins w:id="194"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5" w:author="Dirk Young" w:date="2023-04-27T11:55:00Z">
        <w:r w:rsidR="00A770AA">
          <w:t xml:space="preserve">soil </w:t>
        </w:r>
      </w:ins>
      <w:r w:rsidR="00256E61">
        <w:t xml:space="preserve">organic </w:t>
      </w:r>
      <w:ins w:id="196" w:author="Dirk Young" w:date="2023-04-27T11:55:00Z">
        <w:r w:rsidR="00A770AA">
          <w:t>matter</w:t>
        </w:r>
      </w:ins>
      <w:del w:id="197"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8" w:name="_Toc138340366"/>
      <w:r w:rsidRPr="0031526B">
        <w:t xml:space="preserve">Upper </w:t>
      </w:r>
      <w:r w:rsidRPr="002D6560">
        <w:t>Boundary</w:t>
      </w:r>
      <w:r w:rsidRPr="0031526B">
        <w:t xml:space="preserve"> Temperature</w:t>
      </w:r>
      <w:bookmarkEnd w:id="198"/>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9" w:name="_Toc138340367"/>
      <w:r w:rsidRPr="0031526B">
        <w:t>Temperature</w:t>
      </w:r>
      <w:r>
        <w:t xml:space="preserve"> </w:t>
      </w:r>
      <w:r w:rsidR="006A2AB0">
        <w:t>D</w:t>
      </w:r>
      <w:r>
        <w:t xml:space="preserve">ependent </w:t>
      </w:r>
      <w:r w:rsidR="006A2AB0">
        <w:t>D</w:t>
      </w:r>
      <w:r>
        <w:t>egradation</w:t>
      </w:r>
      <w:bookmarkEnd w:id="199"/>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0" w:name="_Toc376441533"/>
      <w:bookmarkStart w:id="201" w:name="_Toc376441534"/>
      <w:bookmarkStart w:id="202" w:name="_Toc376441535"/>
      <w:bookmarkStart w:id="203" w:name="_Toc376441536"/>
      <w:bookmarkStart w:id="204" w:name="_Toc376441537"/>
      <w:bookmarkStart w:id="205" w:name="_Toc376441538"/>
      <w:bookmarkStart w:id="206" w:name="_Toc376441539"/>
      <w:bookmarkStart w:id="207" w:name="_Toc376441540"/>
      <w:bookmarkStart w:id="208" w:name="_Toc376441541"/>
      <w:bookmarkStart w:id="209" w:name="_Toc376441542"/>
      <w:bookmarkStart w:id="210" w:name="_Toc376441543"/>
      <w:bookmarkStart w:id="211" w:name="_Toc376441544"/>
      <w:bookmarkStart w:id="212" w:name="_Toc376441545"/>
      <w:bookmarkStart w:id="213" w:name="_Toc376441546"/>
      <w:bookmarkStart w:id="214" w:name="_Toc376441547"/>
      <w:bookmarkStart w:id="215" w:name="_Toc376441548"/>
      <w:bookmarkStart w:id="216" w:name="_Toc376441549"/>
      <w:bookmarkStart w:id="217" w:name="_Toc376441550"/>
      <w:bookmarkStart w:id="218" w:name="_Toc376441551"/>
      <w:bookmarkStart w:id="219" w:name="_Toc376441552"/>
      <w:bookmarkStart w:id="220" w:name="_Toc376441553"/>
      <w:bookmarkStart w:id="221" w:name="_Toc376441554"/>
      <w:bookmarkStart w:id="222" w:name="_Toc376441555"/>
      <w:bookmarkStart w:id="223" w:name="_Toc376441556"/>
      <w:bookmarkStart w:id="224" w:name="_Toc376441557"/>
      <w:bookmarkStart w:id="225" w:name="_Toc376441558"/>
      <w:bookmarkStart w:id="226" w:name="_Toc376441559"/>
      <w:bookmarkStart w:id="227" w:name="_Toc376441560"/>
      <w:bookmarkStart w:id="228" w:name="_Toc376441561"/>
      <w:bookmarkStart w:id="229" w:name="_Toc365363870"/>
      <w:bookmarkStart w:id="230" w:name="_Toc365363922"/>
      <w:bookmarkStart w:id="231" w:name="_Toc365363980"/>
      <w:bookmarkStart w:id="232" w:name="_Toc365528299"/>
      <w:bookmarkStart w:id="233" w:name="_Toc376441562"/>
      <w:bookmarkStart w:id="234" w:name="_Toc365363871"/>
      <w:bookmarkStart w:id="235" w:name="_Toc365363923"/>
      <w:bookmarkStart w:id="236" w:name="_Toc365363981"/>
      <w:bookmarkStart w:id="237" w:name="_Toc365528300"/>
      <w:bookmarkStart w:id="238" w:name="_Toc376441563"/>
      <w:bookmarkStart w:id="239" w:name="_Toc365363872"/>
      <w:bookmarkStart w:id="240" w:name="_Toc365363924"/>
      <w:bookmarkStart w:id="241" w:name="_Toc365363982"/>
      <w:bookmarkStart w:id="242" w:name="_Toc365528301"/>
      <w:bookmarkStart w:id="243" w:name="_Toc376441564"/>
      <w:bookmarkStart w:id="244" w:name="_Toc365363873"/>
      <w:bookmarkStart w:id="245" w:name="_Toc365363925"/>
      <w:bookmarkStart w:id="246" w:name="_Toc365363983"/>
      <w:bookmarkStart w:id="247" w:name="_Toc365528302"/>
      <w:bookmarkStart w:id="248" w:name="_Toc376441565"/>
      <w:bookmarkStart w:id="249" w:name="_Toc365363874"/>
      <w:bookmarkStart w:id="250" w:name="_Toc365363926"/>
      <w:bookmarkStart w:id="251" w:name="_Toc365363984"/>
      <w:bookmarkStart w:id="252" w:name="_Toc365528303"/>
      <w:bookmarkStart w:id="253" w:name="_Toc376441566"/>
      <w:bookmarkStart w:id="254" w:name="_Toc365363875"/>
      <w:bookmarkStart w:id="255" w:name="_Toc365363927"/>
      <w:bookmarkStart w:id="256" w:name="_Toc365363985"/>
      <w:bookmarkStart w:id="257" w:name="_Toc365528304"/>
      <w:bookmarkStart w:id="258" w:name="_Toc376441567"/>
      <w:bookmarkStart w:id="259" w:name="_Toc365363876"/>
      <w:bookmarkStart w:id="260" w:name="_Toc365363928"/>
      <w:bookmarkStart w:id="261" w:name="_Toc365363986"/>
      <w:bookmarkStart w:id="262" w:name="_Toc365528305"/>
      <w:bookmarkStart w:id="263" w:name="_Toc376441568"/>
      <w:bookmarkStart w:id="264" w:name="_Toc365363877"/>
      <w:bookmarkStart w:id="265" w:name="_Toc365363929"/>
      <w:bookmarkStart w:id="266" w:name="_Toc365363987"/>
      <w:bookmarkStart w:id="267" w:name="_Toc365528306"/>
      <w:bookmarkStart w:id="268" w:name="_Toc376441569"/>
      <w:bookmarkStart w:id="269" w:name="_Toc365363878"/>
      <w:bookmarkStart w:id="270" w:name="_Toc365363930"/>
      <w:bookmarkStart w:id="271" w:name="_Toc365363988"/>
      <w:bookmarkStart w:id="272" w:name="_Toc365528307"/>
      <w:bookmarkStart w:id="273" w:name="_Toc376441570"/>
      <w:bookmarkStart w:id="274" w:name="_Toc13834036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t xml:space="preserve">Chemical Application </w:t>
      </w:r>
      <w:r w:rsidR="00A630A0">
        <w:t xml:space="preserve">&amp; </w:t>
      </w:r>
      <w:r>
        <w:t>Foliar Washoff</w:t>
      </w:r>
      <w:bookmarkEnd w:id="274"/>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5"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5"/>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6" w:name="_Hlk49243233"/>
      <w:r w:rsidR="00494C06" w:rsidRPr="00CD61C6">
        <w:t>(yellow shaded range)</w:t>
      </w:r>
      <w:bookmarkEnd w:id="276"/>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7" w:name="_Toc138340370"/>
      <w:r>
        <w:t>Chemical Processes on Canopy</w:t>
      </w:r>
      <w:bookmarkEnd w:id="277"/>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8" w:name="_Toc138340371"/>
      <w:r>
        <w:t>Chemical Runoff &amp; Vertical Transport in Soil</w:t>
      </w:r>
      <w:bookmarkEnd w:id="278"/>
    </w:p>
    <w:p w14:paraId="19A7257C" w14:textId="77777777" w:rsidR="008D68F3" w:rsidRDefault="00E06673" w:rsidP="00EB6DCA">
      <w:pPr>
        <w:pStyle w:val="Heading3"/>
      </w:pPr>
      <w:bookmarkStart w:id="279" w:name="_Toc138340372"/>
      <w:r>
        <w:t>Transport Model</w:t>
      </w:r>
      <w:bookmarkEnd w:id="279"/>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0" w:name="_Hlk64374976"/>
        <m:r>
          <m:rPr>
            <m:sty m:val="p"/>
          </m:rPr>
          <w:rPr>
            <w:rFonts w:ascii="Cambria Math" w:hAnsi="Cambria Math"/>
          </w:rPr>
          <m:t>∆</m:t>
        </m:r>
        <m:r>
          <w:rPr>
            <w:rFonts w:ascii="Cambria Math" w:hAnsi="Cambria Math"/>
          </w:rPr>
          <m:t>z</m:t>
        </m:r>
        <w:bookmarkEnd w:id="280"/>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1"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1"/>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2" w:name="_Toc138340373"/>
      <w:r>
        <w:t>Runoff Extraction of Chemical</w:t>
      </w:r>
      <w:bookmarkEnd w:id="282"/>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3" w:name="_Toc138340374"/>
      <w:r>
        <w:lastRenderedPageBreak/>
        <w:t>Erosion Extraction of Chemical</w:t>
      </w:r>
      <w:bookmarkEnd w:id="283"/>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4" w:name="_Toc138340375"/>
      <w:r>
        <w:t>Chemical Vo</w:t>
      </w:r>
      <w:r w:rsidRPr="00975526">
        <w:t>l</w:t>
      </w:r>
      <w:r>
        <w:t>atilization</w:t>
      </w:r>
      <w:bookmarkEnd w:id="284"/>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5"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5"/>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6" w:name="_Toc365363883"/>
      <w:bookmarkStart w:id="287" w:name="_Toc365363935"/>
      <w:bookmarkStart w:id="288" w:name="_Toc365363993"/>
      <w:bookmarkStart w:id="289" w:name="_Toc365363884"/>
      <w:bookmarkStart w:id="290" w:name="_Toc365363936"/>
      <w:bookmarkStart w:id="291" w:name="_Toc365363994"/>
      <w:bookmarkEnd w:id="286"/>
      <w:bookmarkEnd w:id="287"/>
      <w:bookmarkEnd w:id="288"/>
      <w:bookmarkEnd w:id="289"/>
      <w:bookmarkEnd w:id="290"/>
      <w:bookmarkEnd w:id="291"/>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2" w:name="_Toc138340377"/>
      <w:r>
        <w:t>Waterbody Calculations (VVWM)</w:t>
      </w:r>
      <w:bookmarkEnd w:id="292"/>
    </w:p>
    <w:p w14:paraId="0A17BE12" w14:textId="296EB26E" w:rsidR="008B363D" w:rsidRPr="008B363D" w:rsidRDefault="008B363D" w:rsidP="00C05760">
      <w:pPr>
        <w:pStyle w:val="Heading2"/>
      </w:pPr>
      <w:bookmarkStart w:id="293" w:name="_Toc451238549"/>
      <w:bookmarkStart w:id="294" w:name="_Toc138340378"/>
      <w:r w:rsidRPr="008B363D">
        <w:t>Introduction</w:t>
      </w:r>
      <w:bookmarkEnd w:id="293"/>
      <w:bookmarkEnd w:id="294"/>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5" w:name="_Toc451238550"/>
      <w:r w:rsidRPr="008B363D">
        <w:tab/>
      </w:r>
      <w:bookmarkStart w:id="296" w:name="_Toc138340379"/>
      <w:r w:rsidRPr="008B363D">
        <w:t>The Varying Volume Water Body Model</w:t>
      </w:r>
      <w:bookmarkEnd w:id="295"/>
      <w:bookmarkEnd w:id="296"/>
    </w:p>
    <w:p w14:paraId="190A4E56" w14:textId="50C39CF3" w:rsidR="008B363D" w:rsidRPr="008B363D" w:rsidRDefault="008B363D" w:rsidP="00EB6DCA">
      <w:pPr>
        <w:pStyle w:val="Heading3"/>
      </w:pPr>
      <w:r w:rsidRPr="008B363D">
        <w:t xml:space="preserve"> </w:t>
      </w:r>
      <w:bookmarkStart w:id="297" w:name="_Toc451238551"/>
      <w:bookmarkStart w:id="298" w:name="_Toc138340380"/>
      <w:r w:rsidRPr="008B363D">
        <w:t>Conceptualization and Mathematics</w:t>
      </w:r>
      <w:bookmarkEnd w:id="297"/>
      <w:bookmarkEnd w:id="298"/>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593389" r:id="rId3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9" w:name="_Toc451238552"/>
      <w:bookmarkStart w:id="300" w:name="_Toc138340381"/>
      <w:r w:rsidRPr="008B363D">
        <w:t>2.2</w:t>
      </w:r>
      <w:r w:rsidRPr="008B363D">
        <w:tab/>
        <w:t>Solute Holding Capacity Ratio (</w:t>
      </w:r>
      <w:r w:rsidRPr="008B363D">
        <w:sym w:font="Symbol" w:char="F051"/>
      </w:r>
      <w:r w:rsidRPr="008B363D">
        <w:t>)</w:t>
      </w:r>
      <w:bookmarkEnd w:id="299"/>
      <w:bookmarkEnd w:id="300"/>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1" w:name="_Toc451238553"/>
      <w:bookmarkStart w:id="302" w:name="_Toc138340382"/>
      <w:r w:rsidRPr="008B363D">
        <w:t>Effective Water Column Dissipation (</w:t>
      </w:r>
      <w:r w:rsidRPr="008B363D">
        <w:sym w:font="Symbol" w:char="F047"/>
      </w:r>
      <w:r w:rsidRPr="008B363D">
        <w:rPr>
          <w:vertAlign w:val="subscript"/>
        </w:rPr>
        <w:t>1</w:t>
      </w:r>
      <w:r w:rsidRPr="008B363D">
        <w:t>)</w:t>
      </w:r>
      <w:bookmarkEnd w:id="301"/>
      <w:bookmarkEnd w:id="302"/>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3" w:name="_Toc451238554"/>
      <w:bookmarkStart w:id="304" w:name="_Toc138340383"/>
      <w:r w:rsidRPr="000873B0">
        <w:rPr>
          <w:rStyle w:val="Heading3Char"/>
        </w:rPr>
        <w:t xml:space="preserve">Hydrologic Washout </w:t>
      </w:r>
      <w:bookmarkEnd w:id="303"/>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4"/>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5" w:name="_Toc451238555"/>
      <w:bookmarkStart w:id="306" w:name="_Toc138340384"/>
      <w:r w:rsidRPr="008B363D">
        <w:t>Metabolism (</w:t>
      </w:r>
      <w:r w:rsidRPr="008B363D">
        <w:sym w:font="Symbol" w:char="F06D"/>
      </w:r>
      <w:r w:rsidRPr="008B363D">
        <w:rPr>
          <w:vertAlign w:val="subscript"/>
        </w:rPr>
        <w:t>bio_1</w:t>
      </w:r>
      <w:r w:rsidRPr="008B363D">
        <w:t>)</w:t>
      </w:r>
      <w:bookmarkEnd w:id="305"/>
      <w:bookmarkEnd w:id="306"/>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593390"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7" w:name="_Toc451238556"/>
      <w:bookmarkStart w:id="308" w:name="_Toc138340385"/>
      <w:r w:rsidRPr="008B363D">
        <w:t>Hydrolysis (</w:t>
      </w:r>
      <w:r w:rsidRPr="008B363D">
        <w:sym w:font="Symbol" w:char="F06D"/>
      </w:r>
      <w:r w:rsidRPr="008B363D">
        <w:rPr>
          <w:vertAlign w:val="subscript"/>
        </w:rPr>
        <w:t>hydr_1</w:t>
      </w:r>
      <w:r w:rsidRPr="008B363D">
        <w:t>)</w:t>
      </w:r>
      <w:bookmarkEnd w:id="307"/>
      <w:bookmarkEnd w:id="308"/>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9" w:name="_Toc451238557"/>
      <w:bookmarkStart w:id="310" w:name="_Toc138340386"/>
      <w:r w:rsidRPr="008B363D">
        <w:t>Photolysis (</w:t>
      </w:r>
      <w:r w:rsidRPr="008B363D">
        <w:sym w:font="Symbol" w:char="F06D"/>
      </w:r>
      <w:r w:rsidRPr="008B363D">
        <w:rPr>
          <w:vertAlign w:val="subscript"/>
        </w:rPr>
        <w:t>photo</w:t>
      </w:r>
      <w:r w:rsidRPr="008B363D">
        <w:t>)</w:t>
      </w:r>
      <w:bookmarkEnd w:id="309"/>
      <w:bookmarkEnd w:id="310"/>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0593391"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593392"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1" w:name="_Toc451238558"/>
      <w:bookmarkStart w:id="312" w:name="_Toc138340387"/>
      <w:r w:rsidRPr="008B363D">
        <w:t>Volatilization (</w:t>
      </w:r>
      <w:r w:rsidRPr="008B363D">
        <w:sym w:font="Symbol" w:char="F06D"/>
      </w:r>
      <w:r w:rsidRPr="008B363D">
        <w:rPr>
          <w:vertAlign w:val="subscript"/>
        </w:rPr>
        <w:t>volatilization</w:t>
      </w:r>
      <w:r w:rsidRPr="008B363D">
        <w:t>)</w:t>
      </w:r>
      <w:bookmarkEnd w:id="311"/>
      <w:bookmarkEnd w:id="312"/>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593393"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0593394"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593395"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593396"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593397"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593398"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0593399"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593400"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593401"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593402"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593403"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593404"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3" w:name="_Toc451238559"/>
      <w:bookmarkStart w:id="314"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3"/>
      <w:bookmarkEnd w:id="314"/>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5" w:name="_Toc451238560"/>
      <w:bookmarkStart w:id="316" w:name="_Toc138340389"/>
      <w:r w:rsidRPr="008B363D">
        <w:t>Benthic Hydrolysis (</w:t>
      </w:r>
      <w:r w:rsidRPr="008B363D">
        <w:sym w:font="Symbol" w:char="F06D"/>
      </w:r>
      <w:r w:rsidRPr="008B363D">
        <w:t>hydr_2)</w:t>
      </w:r>
      <w:bookmarkEnd w:id="315"/>
      <w:bookmarkEnd w:id="316"/>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593405"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7" w:name="_Toc451238561"/>
      <w:bookmarkStart w:id="318" w:name="_Toc138340390"/>
      <w:r w:rsidRPr="008B363D">
        <w:t>Benthic Metabolism (</w:t>
      </w:r>
      <w:r w:rsidRPr="008B363D">
        <w:sym w:font="Symbol" w:char="F06D"/>
      </w:r>
      <w:r w:rsidRPr="008B363D">
        <w:rPr>
          <w:vertAlign w:val="subscript"/>
        </w:rPr>
        <w:t>bio_2</w:t>
      </w:r>
      <w:r w:rsidRPr="008B363D">
        <w:t>)</w:t>
      </w:r>
      <w:bookmarkEnd w:id="317"/>
      <w:bookmarkEnd w:id="318"/>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593406"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9"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9"/>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0" w:name="_Toc451238562"/>
    </w:p>
    <w:p w14:paraId="1617C4A8" w14:textId="2C7BA89C" w:rsidR="008B363D" w:rsidRPr="008B363D" w:rsidRDefault="008B363D" w:rsidP="00EB6DCA">
      <w:pPr>
        <w:pStyle w:val="Heading3"/>
      </w:pPr>
      <w:bookmarkStart w:id="321" w:name="_Toc138340392"/>
      <w:r w:rsidRPr="008B363D">
        <w:t>2.5</w:t>
      </w:r>
      <w:r w:rsidRPr="008B363D">
        <w:tab/>
        <w:t>Mass Transfer Coefficient (</w:t>
      </w:r>
      <w:r w:rsidRPr="008B363D">
        <w:sym w:font="Symbol" w:char="F057"/>
      </w:r>
      <w:r w:rsidRPr="008B363D">
        <w:t>)</w:t>
      </w:r>
      <w:bookmarkEnd w:id="320"/>
      <w:bookmarkEnd w:id="321"/>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593407"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593408"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593409"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593410" r:id="rId77"/>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0593411"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593412"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593413"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2" w:name="_Toc451238563"/>
      <w:bookmarkStart w:id="323" w:name="_Toc138340393"/>
      <w:r w:rsidRPr="008B363D">
        <w:t>Daily Piecewise Calculations</w:t>
      </w:r>
      <w:bookmarkEnd w:id="322"/>
      <w:bookmarkEnd w:id="323"/>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4" w:name="_Toc451238564"/>
      <w:bookmarkStart w:id="325" w:name="_Toc138340394"/>
      <w:r w:rsidRPr="008B363D">
        <w:t>Volume Calculations</w:t>
      </w:r>
      <w:bookmarkEnd w:id="324"/>
      <w:bookmarkEnd w:id="325"/>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6" w:name="_Toc451238565"/>
      <w:bookmarkStart w:id="327" w:name="_Toc138340395"/>
      <w:r w:rsidRPr="008B363D">
        <w:t>Initial Conditions</w:t>
      </w:r>
      <w:bookmarkEnd w:id="326"/>
      <w:bookmarkEnd w:id="327"/>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8" w:name="_Toc138340396"/>
      <w:r w:rsidRPr="008B363D">
        <w:t>Fixed Fraction of Eroded Pesticide</w:t>
      </w:r>
      <w:bookmarkEnd w:id="328"/>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593414"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0593415"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9" w:name="_Toc138340397"/>
      <w:r w:rsidRPr="008B363D">
        <w:t>Initial Distribution of Eroded Pesticide</w:t>
      </w:r>
      <w:bookmarkEnd w:id="329"/>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593416"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0593417"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593418"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0" w:name="_Toc451238566"/>
      <w:bookmarkStart w:id="331" w:name="_Toc138340398"/>
      <w:r w:rsidRPr="008B363D">
        <w:t>Analytical Solution</w:t>
      </w:r>
      <w:bookmarkEnd w:id="330"/>
      <w:bookmarkEnd w:id="331"/>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593419"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593420"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593421"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593422"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593423"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593424"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593425"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593426" r:id="rId10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593427"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593428"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593429"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593430"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593431"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2" w:name="_Toc451238567"/>
      <w:bookmarkStart w:id="333" w:name="_Toc138340399"/>
      <w:r w:rsidRPr="008B363D">
        <w:t>The USEPA Standard Water Bodies</w:t>
      </w:r>
      <w:bookmarkEnd w:id="332"/>
      <w:bookmarkEnd w:id="333"/>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593432"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593433"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593434"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593435"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593436"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4"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5" w:name="_Toc138340400"/>
      <w:r w:rsidRPr="008B363D">
        <w:t>3.1</w:t>
      </w:r>
      <w:r w:rsidRPr="008B363D">
        <w:tab/>
        <w:t>Farm Pond</w:t>
      </w:r>
      <w:bookmarkEnd w:id="334"/>
      <w:bookmarkEnd w:id="33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6" w:name="_Toc451238569"/>
      <w:bookmarkStart w:id="337" w:name="_Toc138340401"/>
      <w:r w:rsidRPr="008B363D">
        <w:lastRenderedPageBreak/>
        <w:t>3.2</w:t>
      </w:r>
      <w:r w:rsidRPr="008B363D">
        <w:tab/>
        <w:t>Index Reservoir</w:t>
      </w:r>
      <w:bookmarkEnd w:id="336"/>
      <w:bookmarkEnd w:id="337"/>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8" w:name="_Toc451238570"/>
      <w:bookmarkStart w:id="339" w:name="_Toc138340402"/>
      <w:r w:rsidRPr="008B363D">
        <w:t>Custom Water Body</w:t>
      </w:r>
      <w:bookmarkEnd w:id="338"/>
      <w:bookmarkEnd w:id="33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0" w:name="_Toc451238571"/>
      <w:bookmarkStart w:id="341" w:name="_Toc138340403"/>
      <w:r w:rsidRPr="008B363D">
        <w:t>VVWM Evaluations</w:t>
      </w:r>
      <w:bookmarkEnd w:id="340"/>
      <w:bookmarkEnd w:id="341"/>
    </w:p>
    <w:p w14:paraId="68F130B7" w14:textId="7E7EA8B6" w:rsidR="008B363D" w:rsidRPr="008B363D" w:rsidRDefault="008B363D" w:rsidP="00EB6DCA">
      <w:pPr>
        <w:pStyle w:val="Heading3"/>
      </w:pPr>
      <w:bookmarkStart w:id="342" w:name="_Toc451238572"/>
      <w:bookmarkStart w:id="343" w:name="_Toc138340404"/>
      <w:r w:rsidRPr="008B363D">
        <w:t>Solute Holding Capacity Ratio Sensitivity</w:t>
      </w:r>
      <w:bookmarkEnd w:id="342"/>
      <w:bookmarkEnd w:id="34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4" w:name="_Toc451238573"/>
      <w:bookmarkStart w:id="345" w:name="_Toc138340405"/>
      <w:r w:rsidRPr="008B363D">
        <w:t>Washout and Overflow Sensitivity</w:t>
      </w:r>
      <w:bookmarkEnd w:id="344"/>
      <w:bookmarkEnd w:id="34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6" w:name="_Toc451238574"/>
      <w:bookmarkStart w:id="347" w:name="_Toc138340406"/>
      <w:r w:rsidRPr="008B363D">
        <w:t>4.3</w:t>
      </w:r>
      <w:r w:rsidRPr="008B363D">
        <w:tab/>
        <w:t>Photolysis Sensitivity</w:t>
      </w:r>
      <w:bookmarkEnd w:id="346"/>
      <w:bookmarkEnd w:id="34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8" w:name="_Toc451238575"/>
      <w:bookmarkStart w:id="349" w:name="_Toc138340407"/>
      <w:r w:rsidRPr="008B363D">
        <w:t>Volatilization</w:t>
      </w:r>
      <w:bookmarkEnd w:id="348"/>
      <w:bookmarkEnd w:id="34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0" w:name="_Toc451238584"/>
      <w:r w:rsidRPr="00EB6DCA">
        <w:t xml:space="preserve"> </w:t>
      </w:r>
      <w:bookmarkStart w:id="351" w:name="_Toc138340408"/>
      <w:r w:rsidR="008B363D" w:rsidRPr="00EB6DCA">
        <w:t>Regulatory Summary Output File</w:t>
      </w:r>
      <w:bookmarkEnd w:id="350"/>
      <w:bookmarkEnd w:id="35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2" w:name="_Toc451238585"/>
      <w:bookmarkStart w:id="353" w:name="_Toc138340409"/>
      <w:r w:rsidRPr="008B363D">
        <w:t>Daily Values Output File</w:t>
      </w:r>
      <w:bookmarkEnd w:id="352"/>
      <w:bookmarkEnd w:id="35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4" w:name="_Toc138340410"/>
      <w:r>
        <w:lastRenderedPageBreak/>
        <w:t>Single Mixing Cell (</w:t>
      </w:r>
      <w:r w:rsidR="001A1867">
        <w:t>TPEZ</w:t>
      </w:r>
      <w:r>
        <w:t>)</w:t>
      </w:r>
      <w:r w:rsidR="001A1867">
        <w:t xml:space="preserve"> Calculations</w:t>
      </w:r>
      <w:bookmarkEnd w:id="35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5" w:name="_Toc138340411"/>
      <w:r>
        <w:t>Water Balance</w:t>
      </w:r>
      <w:bookmarkEnd w:id="35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6"/>
        <m:r>
          <m:rPr>
            <m:sty m:val="p"/>
          </m:rPr>
          <w:rPr>
            <w:rFonts w:ascii="Cambria Math" w:hAnsi="Cambria Math" w:hint="cs"/>
          </w:rPr>
          <m:t>=</m:t>
        </m:r>
        <w:bookmarkStart w:id="35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8"/>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9" w:name="_Toc138340412"/>
      <w:r>
        <w:t>Sediment Balance</w:t>
      </w:r>
      <w:bookmarkEnd w:id="35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0" w:name="_Toc138340413"/>
      <w:r>
        <w:t>Solute Mass Balance</w:t>
      </w:r>
      <w:bookmarkEnd w:id="360"/>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1" w:name="_Hlk138940628"/>
      <w:r>
        <w:t>[kg/day]</w:t>
      </w:r>
      <w:bookmarkEnd w:id="361"/>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3" w:name="_Toc138340414"/>
      <w:r>
        <w:t xml:space="preserve">Time </w:t>
      </w:r>
      <w:bookmarkEnd w:id="363"/>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4" w:name="_Toc138340415"/>
      <w:r>
        <w:t>Computer Implementation</w:t>
      </w:r>
      <w:bookmarkEnd w:id="364"/>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5" w:name="_Hlk139282617"/>
      <w:r>
        <w:t xml:space="preserve"> </w:t>
      </w:r>
      <w:r w:rsidRPr="00F64A0C">
        <w:rPr>
          <w:i/>
          <w:iCs/>
        </w:rPr>
        <w:t>input</w:t>
      </w:r>
      <w:r>
        <w:rPr>
          <w:i/>
          <w:iCs/>
        </w:rPr>
        <w:t>-</w:t>
      </w:r>
      <w:r w:rsidRPr="00F64A0C">
        <w:rPr>
          <w:i/>
          <w:iCs/>
        </w:rPr>
        <w:t>filename</w:t>
      </w:r>
      <w:bookmarkEnd w:id="365"/>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6" w:name="_Toc451238578"/>
      <w:r w:rsidRPr="008B363D">
        <w:t>6.1</w:t>
      </w:r>
      <w:r w:rsidRPr="008B363D">
        <w:tab/>
        <w:t>Executable and the Command Line</w:t>
      </w:r>
      <w:bookmarkEnd w:id="366"/>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7" w:name="_Toc138340416"/>
      <w:r>
        <w:t>References</w:t>
      </w:r>
      <w:bookmarkEnd w:id="367"/>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8" w:name="_Toc451238587"/>
      <w:bookmarkStart w:id="369" w:name="_Toc138340417"/>
      <w:r w:rsidRPr="008B363D">
        <w:t>References</w:t>
      </w:r>
      <w:bookmarkEnd w:id="368"/>
      <w:bookmarkEnd w:id="369"/>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0"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0"/>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40BC9" w14:textId="77777777" w:rsidR="00E70A06" w:rsidRDefault="00E70A06" w:rsidP="00D35FC7">
      <w:r>
        <w:separator/>
      </w:r>
    </w:p>
  </w:endnote>
  <w:endnote w:type="continuationSeparator" w:id="0">
    <w:p w14:paraId="496E6485" w14:textId="77777777" w:rsidR="00E70A06" w:rsidRDefault="00E70A06" w:rsidP="00D35FC7">
      <w:r>
        <w:continuationSeparator/>
      </w:r>
    </w:p>
  </w:endnote>
  <w:endnote w:type="continuationNotice" w:id="1">
    <w:p w14:paraId="192BA530" w14:textId="77777777" w:rsidR="00E70A06" w:rsidRDefault="00E70A06"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18BE3" w14:textId="77777777" w:rsidR="00E70A06" w:rsidRDefault="00E70A06" w:rsidP="00D35FC7">
      <w:r>
        <w:separator/>
      </w:r>
    </w:p>
  </w:footnote>
  <w:footnote w:type="continuationSeparator" w:id="0">
    <w:p w14:paraId="7046F6FA" w14:textId="77777777" w:rsidR="00E70A06" w:rsidRDefault="00E70A06" w:rsidP="00D35FC7">
      <w:r>
        <w:continuationSeparator/>
      </w:r>
    </w:p>
  </w:footnote>
  <w:footnote w:type="continuationNotice" w:id="1">
    <w:p w14:paraId="0C937943" w14:textId="77777777" w:rsidR="00E70A06" w:rsidRDefault="00E70A06"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11368</TotalTime>
  <Pages>100</Pages>
  <Words>28151</Words>
  <Characters>160465</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23</cp:revision>
  <cp:lastPrinted>2013-05-14T18:29:00Z</cp:lastPrinted>
  <dcterms:created xsi:type="dcterms:W3CDTF">2022-05-13T12:50:00Z</dcterms:created>
  <dcterms:modified xsi:type="dcterms:W3CDTF">2023-07-11T19:08:00Z</dcterms:modified>
</cp:coreProperties>
</file>