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27FDCC50"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6F15E3EF" w14:textId="043CFAFC" w:rsidR="00D35FC7" w:rsidRDefault="00DD1ED4">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35D646C1" w14:textId="61AA9F63" w:rsidR="00D35FC7" w:rsidRDefault="00DD1ED4">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D35FC7">
              <w:rPr>
                <w:noProof/>
                <w:webHidden/>
              </w:rPr>
              <w:t>2</w:t>
            </w:r>
            <w:r w:rsidR="00D35FC7">
              <w:rPr>
                <w:noProof/>
                <w:webHidden/>
              </w:rPr>
              <w:fldChar w:fldCharType="end"/>
            </w:r>
          </w:hyperlink>
        </w:p>
        <w:p w14:paraId="7865288F" w14:textId="173AA9D2" w:rsidR="00D35FC7" w:rsidRDefault="00DD1ED4">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D35FC7">
              <w:rPr>
                <w:noProof/>
                <w:webHidden/>
              </w:rPr>
              <w:t>11</w:t>
            </w:r>
            <w:r w:rsidR="00D35FC7">
              <w:rPr>
                <w:noProof/>
                <w:webHidden/>
              </w:rPr>
              <w:fldChar w:fldCharType="end"/>
            </w:r>
          </w:hyperlink>
        </w:p>
        <w:p w14:paraId="5BD1FCF8" w14:textId="02D5EA09" w:rsidR="00D35FC7" w:rsidRDefault="00DD1ED4">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21E29C39" w14:textId="100BDD4D" w:rsidR="00D35FC7" w:rsidRDefault="00DD1ED4">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0D90004A" w14:textId="768E8C2E" w:rsidR="00D35FC7" w:rsidRDefault="00DD1ED4">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D35FC7">
              <w:rPr>
                <w:noProof/>
                <w:webHidden/>
              </w:rPr>
              <w:t>15</w:t>
            </w:r>
            <w:r w:rsidR="00D35FC7">
              <w:rPr>
                <w:noProof/>
                <w:webHidden/>
              </w:rPr>
              <w:fldChar w:fldCharType="end"/>
            </w:r>
          </w:hyperlink>
        </w:p>
        <w:p w14:paraId="6867D898" w14:textId="1279EF42" w:rsidR="00D35FC7" w:rsidRDefault="00DD1ED4">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72ED2485" w14:textId="4557D3D9" w:rsidR="00D35FC7" w:rsidRDefault="00DD1ED4">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E9EF256" w14:textId="672343DC" w:rsidR="00D35FC7" w:rsidRDefault="00DD1ED4">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2C39600" w14:textId="099C99E0" w:rsidR="00D35FC7" w:rsidRDefault="00DD1ED4">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245E3FCA" w14:textId="2060624A" w:rsidR="00D35FC7" w:rsidRDefault="00DD1ED4">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D35FC7">
              <w:rPr>
                <w:noProof/>
                <w:webHidden/>
              </w:rPr>
              <w:t>27</w:t>
            </w:r>
            <w:r w:rsidR="00D35FC7">
              <w:rPr>
                <w:noProof/>
                <w:webHidden/>
              </w:rPr>
              <w:fldChar w:fldCharType="end"/>
            </w:r>
          </w:hyperlink>
        </w:p>
        <w:p w14:paraId="4EC1EE4B" w14:textId="38FD5A8F" w:rsidR="00D35FC7" w:rsidRDefault="00DD1ED4">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00DF8FC9" w14:textId="40D3D766" w:rsidR="00D35FC7" w:rsidRDefault="00DD1ED4">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1B9BD203" w14:textId="68757C44" w:rsidR="00D35FC7" w:rsidRDefault="00DD1ED4">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D35FC7">
              <w:rPr>
                <w:noProof/>
                <w:webHidden/>
              </w:rPr>
              <w:t>30</w:t>
            </w:r>
            <w:r w:rsidR="00D35FC7">
              <w:rPr>
                <w:noProof/>
                <w:webHidden/>
              </w:rPr>
              <w:fldChar w:fldCharType="end"/>
            </w:r>
          </w:hyperlink>
        </w:p>
        <w:p w14:paraId="43D47536" w14:textId="457B25BE" w:rsidR="00D35FC7" w:rsidRDefault="00DD1ED4">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D35FC7">
              <w:rPr>
                <w:noProof/>
                <w:webHidden/>
              </w:rPr>
              <w:t>31</w:t>
            </w:r>
            <w:r w:rsidR="00D35FC7">
              <w:rPr>
                <w:noProof/>
                <w:webHidden/>
              </w:rPr>
              <w:fldChar w:fldCharType="end"/>
            </w:r>
          </w:hyperlink>
        </w:p>
        <w:p w14:paraId="48A17FD5" w14:textId="2F327334" w:rsidR="00D35FC7" w:rsidRDefault="00DD1ED4">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D35FC7">
              <w:rPr>
                <w:noProof/>
                <w:webHidden/>
              </w:rPr>
              <w:t>33</w:t>
            </w:r>
            <w:r w:rsidR="00D35FC7">
              <w:rPr>
                <w:noProof/>
                <w:webHidden/>
              </w:rPr>
              <w:fldChar w:fldCharType="end"/>
            </w:r>
          </w:hyperlink>
        </w:p>
        <w:p w14:paraId="76B1DD0D" w14:textId="3A53CF78" w:rsidR="00D35FC7" w:rsidRDefault="00DD1ED4">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D35FC7">
              <w:rPr>
                <w:noProof/>
                <w:webHidden/>
              </w:rPr>
              <w:t>34</w:t>
            </w:r>
            <w:r w:rsidR="00D35FC7">
              <w:rPr>
                <w:noProof/>
                <w:webHidden/>
              </w:rPr>
              <w:fldChar w:fldCharType="end"/>
            </w:r>
          </w:hyperlink>
        </w:p>
        <w:p w14:paraId="207A314A" w14:textId="545F072F" w:rsidR="00D35FC7" w:rsidRDefault="00DD1ED4">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D35FC7">
              <w:rPr>
                <w:noProof/>
                <w:webHidden/>
              </w:rPr>
              <w:t>36</w:t>
            </w:r>
            <w:r w:rsidR="00D35FC7">
              <w:rPr>
                <w:noProof/>
                <w:webHidden/>
              </w:rPr>
              <w:fldChar w:fldCharType="end"/>
            </w:r>
          </w:hyperlink>
        </w:p>
        <w:p w14:paraId="0AC19736" w14:textId="18B3B352" w:rsidR="00D35FC7" w:rsidRDefault="00DD1ED4">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3FD2B65A" w14:textId="3D9CF619" w:rsidR="00D35FC7" w:rsidRDefault="00DD1ED4">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11AA7C54" w14:textId="51E69452" w:rsidR="00D35FC7" w:rsidRDefault="00DD1ED4">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54706FFE" w14:textId="00EA69B8" w:rsidR="00D35FC7" w:rsidRDefault="00DD1ED4">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D35FC7">
              <w:rPr>
                <w:noProof/>
                <w:webHidden/>
              </w:rPr>
              <w:t>39</w:t>
            </w:r>
            <w:r w:rsidR="00D35FC7">
              <w:rPr>
                <w:noProof/>
                <w:webHidden/>
              </w:rPr>
              <w:fldChar w:fldCharType="end"/>
            </w:r>
          </w:hyperlink>
        </w:p>
        <w:p w14:paraId="78853611" w14:textId="27BCCE37" w:rsidR="00D35FC7" w:rsidRDefault="00DD1ED4">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D35FC7">
              <w:rPr>
                <w:noProof/>
                <w:webHidden/>
              </w:rPr>
              <w:t>40</w:t>
            </w:r>
            <w:r w:rsidR="00D35FC7">
              <w:rPr>
                <w:noProof/>
                <w:webHidden/>
              </w:rPr>
              <w:fldChar w:fldCharType="end"/>
            </w:r>
          </w:hyperlink>
        </w:p>
        <w:p w14:paraId="29781F5E" w14:textId="6C787288" w:rsidR="00D35FC7" w:rsidRDefault="00DD1ED4">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00580FED" w14:textId="32968E43" w:rsidR="00D35FC7" w:rsidRDefault="00DD1ED4">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4D67A21B" w14:textId="3F57BBE3" w:rsidR="00D35FC7" w:rsidRDefault="00DD1ED4">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BC2C9B1" w14:textId="0D420BD4" w:rsidR="00D35FC7" w:rsidRDefault="00DD1ED4">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AC05209" w14:textId="13FA053E" w:rsidR="00D35FC7" w:rsidRDefault="00DD1ED4">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5F17E8BA" w14:textId="340BB849" w:rsidR="00D35FC7" w:rsidRDefault="00DD1ED4">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D35FC7">
              <w:rPr>
                <w:noProof/>
                <w:webHidden/>
              </w:rPr>
              <w:t>47</w:t>
            </w:r>
            <w:r w:rsidR="00D35FC7">
              <w:rPr>
                <w:noProof/>
                <w:webHidden/>
              </w:rPr>
              <w:fldChar w:fldCharType="end"/>
            </w:r>
          </w:hyperlink>
        </w:p>
        <w:p w14:paraId="33481005" w14:textId="394F400A" w:rsidR="00D35FC7" w:rsidRDefault="00DD1ED4">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D35FC7">
              <w:rPr>
                <w:noProof/>
                <w:webHidden/>
              </w:rPr>
              <w:t>48</w:t>
            </w:r>
            <w:r w:rsidR="00D35FC7">
              <w:rPr>
                <w:noProof/>
                <w:webHidden/>
              </w:rPr>
              <w:fldChar w:fldCharType="end"/>
            </w:r>
          </w:hyperlink>
        </w:p>
        <w:p w14:paraId="6E9B7198" w14:textId="6F7BD4F5" w:rsidR="00D35FC7" w:rsidRDefault="00DD1ED4">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D35FC7">
              <w:rPr>
                <w:noProof/>
                <w:webHidden/>
              </w:rPr>
              <w:t>49</w:t>
            </w:r>
            <w:r w:rsidR="00D35FC7">
              <w:rPr>
                <w:noProof/>
                <w:webHidden/>
              </w:rPr>
              <w:fldChar w:fldCharType="end"/>
            </w:r>
          </w:hyperlink>
        </w:p>
        <w:p w14:paraId="5C61D5FE" w14:textId="71157ACE" w:rsidR="00D35FC7" w:rsidRDefault="00DD1ED4">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D35FC7">
              <w:rPr>
                <w:noProof/>
                <w:webHidden/>
              </w:rPr>
              <w:t>50</w:t>
            </w:r>
            <w:r w:rsidR="00D35FC7">
              <w:rPr>
                <w:noProof/>
                <w:webHidden/>
              </w:rPr>
              <w:fldChar w:fldCharType="end"/>
            </w:r>
          </w:hyperlink>
        </w:p>
        <w:p w14:paraId="305B6231" w14:textId="2DC8A617" w:rsidR="00D35FC7" w:rsidRDefault="00DD1ED4">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3CD2C160" w14:textId="3580766C" w:rsidR="00D35FC7" w:rsidRDefault="00DD1ED4">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C5155F7" w14:textId="035644F6" w:rsidR="00D35FC7" w:rsidRDefault="00DD1ED4">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575BD99E" w14:textId="787A36EF" w:rsidR="00D35FC7" w:rsidRDefault="00DD1ED4">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9B86A05" w14:textId="441BCA07" w:rsidR="00D35FC7" w:rsidRDefault="00DD1ED4">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D35FC7">
              <w:rPr>
                <w:noProof/>
                <w:webHidden/>
              </w:rPr>
              <w:t>58</w:t>
            </w:r>
            <w:r w:rsidR="00D35FC7">
              <w:rPr>
                <w:noProof/>
                <w:webHidden/>
              </w:rPr>
              <w:fldChar w:fldCharType="end"/>
            </w:r>
          </w:hyperlink>
        </w:p>
        <w:p w14:paraId="32C84A0A" w14:textId="393B9CB7" w:rsidR="00D35FC7" w:rsidRDefault="00DD1ED4">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48CD1DCD" w14:textId="794100FD" w:rsidR="00D35FC7" w:rsidRDefault="00DD1ED4">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7FFD15D7" w14:textId="629E1967" w:rsidR="00D35FC7" w:rsidRDefault="00DD1ED4">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B3BC72D" w14:textId="15C156B1" w:rsidR="00D35FC7" w:rsidRDefault="00DD1ED4">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F54DCBF" w14:textId="47E9F07A" w:rsidR="00D35FC7" w:rsidRDefault="00DD1ED4">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D35FC7">
              <w:rPr>
                <w:noProof/>
                <w:webHidden/>
              </w:rPr>
              <w:t>60</w:t>
            </w:r>
            <w:r w:rsidR="00D35FC7">
              <w:rPr>
                <w:noProof/>
                <w:webHidden/>
              </w:rPr>
              <w:fldChar w:fldCharType="end"/>
            </w:r>
          </w:hyperlink>
        </w:p>
        <w:p w14:paraId="65A5453B" w14:textId="454E5876" w:rsidR="00D35FC7" w:rsidRDefault="00DD1ED4">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D35FC7">
              <w:rPr>
                <w:noProof/>
                <w:webHidden/>
              </w:rPr>
              <w:t>61</w:t>
            </w:r>
            <w:r w:rsidR="00D35FC7">
              <w:rPr>
                <w:noProof/>
                <w:webHidden/>
              </w:rPr>
              <w:fldChar w:fldCharType="end"/>
            </w:r>
          </w:hyperlink>
        </w:p>
        <w:p w14:paraId="105DCAF8" w14:textId="00EE3A73" w:rsidR="00D35FC7" w:rsidRDefault="00DD1ED4">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79403A19" w14:textId="5786092C" w:rsidR="00D35FC7" w:rsidRDefault="00DD1ED4">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001BF27" w14:textId="0426A834" w:rsidR="00D35FC7" w:rsidRDefault="00DD1ED4">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4E0F0E90" w14:textId="361F489B" w:rsidR="00D35FC7" w:rsidRDefault="00DD1ED4">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2AE8A86" w14:textId="1E7B9255" w:rsidR="00D35FC7" w:rsidRDefault="00DD1ED4">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D35FC7">
              <w:rPr>
                <w:noProof/>
                <w:webHidden/>
              </w:rPr>
              <w:t>65</w:t>
            </w:r>
            <w:r w:rsidR="00D35FC7">
              <w:rPr>
                <w:noProof/>
                <w:webHidden/>
              </w:rPr>
              <w:fldChar w:fldCharType="end"/>
            </w:r>
          </w:hyperlink>
        </w:p>
        <w:p w14:paraId="6D04F2D8" w14:textId="46F6BFCA" w:rsidR="00D35FC7" w:rsidRDefault="00DD1ED4">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71E54333" w14:textId="3149F597" w:rsidR="00D35FC7" w:rsidRDefault="00DD1ED4">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034FE9C0" w14:textId="2D309E41" w:rsidR="00D35FC7" w:rsidRDefault="00DD1ED4">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2BC725B8" w14:textId="51E0BDC5" w:rsidR="00D35FC7" w:rsidRDefault="00DD1ED4">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11FEDBD1" w14:textId="5B14C998" w:rsidR="00D35FC7" w:rsidRDefault="00DD1ED4">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D35FC7">
              <w:rPr>
                <w:noProof/>
                <w:webHidden/>
              </w:rPr>
              <w:t>68</w:t>
            </w:r>
            <w:r w:rsidR="00D35FC7">
              <w:rPr>
                <w:noProof/>
                <w:webHidden/>
              </w:rPr>
              <w:fldChar w:fldCharType="end"/>
            </w:r>
          </w:hyperlink>
        </w:p>
        <w:p w14:paraId="79438E7B" w14:textId="13E7D185" w:rsidR="00D35FC7" w:rsidRDefault="00DD1ED4">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D35FC7">
              <w:rPr>
                <w:noProof/>
                <w:webHidden/>
              </w:rPr>
              <w:t>69</w:t>
            </w:r>
            <w:r w:rsidR="00D35FC7">
              <w:rPr>
                <w:noProof/>
                <w:webHidden/>
              </w:rPr>
              <w:fldChar w:fldCharType="end"/>
            </w:r>
          </w:hyperlink>
        </w:p>
        <w:p w14:paraId="2FBDEF4F" w14:textId="640DBC4B" w:rsidR="00D35FC7" w:rsidRDefault="00DD1ED4">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D35FC7">
              <w:rPr>
                <w:noProof/>
                <w:webHidden/>
              </w:rPr>
              <w:t>70</w:t>
            </w:r>
            <w:r w:rsidR="00D35FC7">
              <w:rPr>
                <w:noProof/>
                <w:webHidden/>
              </w:rPr>
              <w:fldChar w:fldCharType="end"/>
            </w:r>
          </w:hyperlink>
        </w:p>
        <w:p w14:paraId="24926F76" w14:textId="094B50A2" w:rsidR="00D35FC7" w:rsidRDefault="00DD1ED4">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D35FC7">
              <w:rPr>
                <w:noProof/>
                <w:webHidden/>
              </w:rPr>
              <w:t>73</w:t>
            </w:r>
            <w:r w:rsidR="00D35FC7">
              <w:rPr>
                <w:noProof/>
                <w:webHidden/>
              </w:rPr>
              <w:fldChar w:fldCharType="end"/>
            </w:r>
          </w:hyperlink>
        </w:p>
        <w:p w14:paraId="20CAB977" w14:textId="67BA8588" w:rsidR="00D35FC7" w:rsidRDefault="00DD1ED4">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1C39DB88" w14:textId="6846960B" w:rsidR="00D35FC7" w:rsidRDefault="00DD1ED4">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2A7A6F4" w14:textId="053DEAAE" w:rsidR="00D35FC7" w:rsidRDefault="00DD1ED4">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24BCC179" w14:textId="6FC4942D" w:rsidR="00D35FC7" w:rsidRDefault="00DD1ED4">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85708E8" w14:textId="2FB3D7F8" w:rsidR="00D35FC7" w:rsidRDefault="00DD1ED4">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D35FC7">
              <w:rPr>
                <w:noProof/>
                <w:webHidden/>
              </w:rPr>
              <w:t>76</w:t>
            </w:r>
            <w:r w:rsidR="00D35FC7">
              <w:rPr>
                <w:noProof/>
                <w:webHidden/>
              </w:rPr>
              <w:fldChar w:fldCharType="end"/>
            </w:r>
          </w:hyperlink>
        </w:p>
        <w:p w14:paraId="3DFDB733" w14:textId="1AEB093F" w:rsidR="00D35FC7" w:rsidRDefault="00DD1ED4">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D35FC7">
              <w:rPr>
                <w:noProof/>
                <w:webHidden/>
              </w:rPr>
              <w:t>77</w:t>
            </w:r>
            <w:r w:rsidR="00D35FC7">
              <w:rPr>
                <w:noProof/>
                <w:webHidden/>
              </w:rPr>
              <w:fldChar w:fldCharType="end"/>
            </w:r>
          </w:hyperlink>
        </w:p>
        <w:p w14:paraId="4969F060" w14:textId="67F4FC6E" w:rsidR="00D35FC7" w:rsidRDefault="00DD1ED4">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D35FC7">
              <w:rPr>
                <w:noProof/>
                <w:webHidden/>
              </w:rPr>
              <w:t>79</w:t>
            </w:r>
            <w:r w:rsidR="00D35FC7">
              <w:rPr>
                <w:noProof/>
                <w:webHidden/>
              </w:rPr>
              <w:fldChar w:fldCharType="end"/>
            </w:r>
          </w:hyperlink>
        </w:p>
        <w:p w14:paraId="00376C58" w14:textId="4E7F99F0" w:rsidR="00D35FC7" w:rsidRDefault="00DD1ED4">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D35FC7">
              <w:rPr>
                <w:noProof/>
                <w:webHidden/>
              </w:rPr>
              <w:t>81</w:t>
            </w:r>
            <w:r w:rsidR="00D35FC7">
              <w:rPr>
                <w:noProof/>
                <w:webHidden/>
              </w:rPr>
              <w:fldChar w:fldCharType="end"/>
            </w:r>
          </w:hyperlink>
        </w:p>
        <w:p w14:paraId="69441ACC" w14:textId="2A18A4FD" w:rsidR="00D35FC7" w:rsidRDefault="00DD1ED4">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D35FC7">
              <w:rPr>
                <w:noProof/>
                <w:webHidden/>
              </w:rPr>
              <w:t>82</w:t>
            </w:r>
            <w:r w:rsidR="00D35FC7">
              <w:rPr>
                <w:noProof/>
                <w:webHidden/>
              </w:rPr>
              <w:fldChar w:fldCharType="end"/>
            </w:r>
          </w:hyperlink>
        </w:p>
        <w:p w14:paraId="74C4F21A" w14:textId="79B0C407" w:rsidR="00D35FC7" w:rsidRDefault="00DD1ED4">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4288D08C" w14:textId="6B360841" w:rsidR="00D35FC7" w:rsidRDefault="00DD1ED4">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15B56381" w14:textId="42EDB3D1" w:rsidR="00D35FC7" w:rsidRDefault="00DD1ED4">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6AB6FAC4" w14:textId="588FF2B4" w:rsidR="00D35FC7" w:rsidRDefault="00DD1ED4">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08BF262B" w14:textId="705E859D" w:rsidR="00D35FC7" w:rsidRDefault="00DD1ED4">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82807DB" w14:textId="794E76D4" w:rsidR="00D35FC7" w:rsidRDefault="00DD1ED4">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2C213EF" w14:textId="01B7C23F" w:rsidR="00D35FC7" w:rsidRDefault="00DD1ED4">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D35FC7">
              <w:rPr>
                <w:noProof/>
                <w:webHidden/>
              </w:rPr>
              <w:t>87</w:t>
            </w:r>
            <w:r w:rsidR="00D35FC7">
              <w:rPr>
                <w:noProof/>
                <w:webHidden/>
              </w:rPr>
              <w:fldChar w:fldCharType="end"/>
            </w:r>
          </w:hyperlink>
        </w:p>
        <w:p w14:paraId="0A837438" w14:textId="1DEE8F8A" w:rsidR="00D35FC7" w:rsidRDefault="00DD1ED4">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D35FC7">
              <w:rPr>
                <w:noProof/>
                <w:webHidden/>
              </w:rPr>
              <w:t>90</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2FAF7BE9"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35FC7">
      <w:r>
        <w:t xml:space="preserve">Temperature routine was rewritten to fix a </w:t>
      </w:r>
      <w:proofErr w:type="spellStart"/>
      <w:r>
        <w:t>misconceptualization</w:t>
      </w:r>
      <w:proofErr w:type="spellEnd"/>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Pr="00D41AA4" w:rsidRDefault="0008612A" w:rsidP="00D35FC7">
      <w:r>
        <w:t>Only reads WEA formatted weather files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D35FC7">
      <w:pPr>
        <w:pStyle w:val="Heading2"/>
      </w:pPr>
      <w:bookmarkStart w:id="2" w:name="_Toc138340346"/>
      <w:r>
        <w:lastRenderedPageBreak/>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TEXT is any character combination  (e.g., Jack, George E. Romero, c:\youraunt\your uncle\)</w:t>
      </w:r>
    </w:p>
    <w:p w14:paraId="36A6A425" w14:textId="41FB010C" w:rsidR="00B47553" w:rsidRDefault="00B47553" w:rsidP="00D35FC7">
      <w:r>
        <w:t>TEXT IN QUOTES is any character combination  (e.g.,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r w:rsidRPr="009F2BCC">
        <w:t>:</w:t>
      </w:r>
      <w:r w:rsidR="004C5285" w:rsidRPr="00750C3C">
        <w:t xml:space="preserve"> </w:t>
      </w:r>
      <w:r w:rsidR="002C77F9">
        <w:t>.</w:t>
      </w:r>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lastRenderedPageBreak/>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N_f_input</w:t>
      </w:r>
      <w:proofErr w:type="spell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 xml:space="preserve">N_f_2_input(1),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This specifies the number of sub-daily steps.  Usually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r>
        <w:t>xAerobic</w:t>
      </w:r>
      <w:proofErr w:type="spellEnd"/>
      <w:r>
        <w:t>(1)</w:t>
      </w:r>
      <w:r w:rsidR="00B0726C">
        <w:t>:</w:t>
      </w:r>
      <w:r>
        <w:t xml:space="preserve"> </w:t>
      </w:r>
      <w:r w:rsidR="00E71D5F">
        <w:t>moles of daughter produced per mole parent degraded</w:t>
      </w:r>
    </w:p>
    <w:p w14:paraId="71C55D4F" w14:textId="34041139" w:rsidR="00094A04" w:rsidRDefault="00566983" w:rsidP="00D35FC7">
      <w:proofErr w:type="spellStart"/>
      <w:r>
        <w:t>xAerobic</w:t>
      </w:r>
      <w:proofErr w:type="spell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lastRenderedPageBreak/>
        <w:t>water_column_ref_temp(1),water_column_ref_temp(2),water_column_ref_temp(3)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r>
        <w:t>xBenthic</w:t>
      </w:r>
      <w:proofErr w:type="spell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r>
        <w:t>xBenthic</w:t>
      </w:r>
      <w:proofErr w:type="spell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photo_halflife_input</w:t>
      </w:r>
      <w:proofErr w:type="spell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r w:rsidRPr="00565863">
        <w:rPr>
          <w:color w:val="000000" w:themeColor="text1"/>
        </w:rPr>
        <w:t>xPhoto</w:t>
      </w:r>
      <w:proofErr w:type="spellEnd"/>
      <w:r>
        <w:t>(1)</w:t>
      </w:r>
      <w:r w:rsidR="00E71D5F">
        <w:t>:</w:t>
      </w:r>
      <w:r>
        <w:t xml:space="preserve"> </w:t>
      </w:r>
      <w:r w:rsidR="00E71D5F">
        <w:t>moles of daughter produced per mole parent degraded</w:t>
      </w:r>
    </w:p>
    <w:p w14:paraId="0FAEE638" w14:textId="506ED6C1" w:rsidR="00F50963" w:rsidRDefault="00F50963" w:rsidP="00D35FC7">
      <w:proofErr w:type="spellStart"/>
      <w:r w:rsidRPr="00565863">
        <w:rPr>
          <w:color w:val="000000" w:themeColor="text1"/>
        </w:rPr>
        <w:t>xPhoto</w:t>
      </w:r>
      <w:proofErr w:type="spell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r w:rsidRPr="00565863">
        <w:t>rflat</w:t>
      </w:r>
      <w:proofErr w:type="spell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r w:rsidRPr="00565863">
        <w:t>rflat</w:t>
      </w:r>
      <w:proofErr w:type="spell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_halflife_input</w:t>
      </w:r>
      <w:proofErr w:type="spell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moles of daughter produced per mole parent degraded</w:t>
      </w:r>
    </w:p>
    <w:p w14:paraId="104E5DE9" w14:textId="350BAB83" w:rsidR="00662B78" w:rsidRDefault="00662B78" w:rsidP="00D35FC7">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lastRenderedPageBreak/>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soil_ref_temp</w:t>
      </w:r>
      <w:proofErr w:type="spell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plant_pesticide_degrade_rate</w:t>
      </w:r>
      <w:proofErr w:type="spell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plant_pesticide_degrade_rate</w:t>
      </w:r>
      <w:proofErr w:type="spell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plant_washoff_coeff</w:t>
      </w:r>
      <w:proofErr w:type="spell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plant_washoff_coeff</w:t>
      </w:r>
      <w:proofErr w:type="spellEnd"/>
      <w:r w:rsidRPr="00565863">
        <w:t>(</w:t>
      </w:r>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r w:rsidRPr="00565863">
        <w:t>mwt</w:t>
      </w:r>
      <w:proofErr w:type="spell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vapor_press</w:t>
      </w:r>
      <w:proofErr w:type="spell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r w:rsidRPr="00565863">
        <w:t>solubilty</w:t>
      </w:r>
      <w:proofErr w:type="spell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spellStart"/>
      <w:r w:rsidRPr="00565863">
        <w:t>Henry_unitless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 xml:space="preserve">DAIR(1),DAIR(2),DAIR(3)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Heat_of_Henry</w:t>
      </w:r>
      <w:proofErr w:type="spell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ramp1</w:t>
      </w:r>
      <w:r>
        <w:t xml:space="preserve">  first plateau depth (cm), surface degradation rate is constant to this depth</w:t>
      </w:r>
    </w:p>
    <w:p w14:paraId="0B8345D6" w14:textId="7F4CFF90" w:rsidR="002868DB" w:rsidRDefault="002868DB" w:rsidP="00D35FC7">
      <w:r w:rsidRPr="00864872">
        <w:t>ramp2</w:t>
      </w:r>
      <w:r>
        <w:t xml:space="preserve">  ramp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 xml:space="preserve">[INTEGER,  TEXT]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lastRenderedPageBreak/>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[TEXT, REAL, INTEGER, REAL, REAL, REAL,</w:t>
      </w:r>
      <w:r w:rsidR="00C00E98">
        <w:t>REAL,</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is_adjust_for_rain_schemes,rain_limit_schemes,optimum_application_window_schemes,</w:t>
      </w:r>
    </w:p>
    <w:p w14:paraId="4ED17917" w14:textId="3249487A" w:rsidR="00CB1C7B" w:rsidRDefault="00CB1C7B" w:rsidP="00D35FC7">
      <w:proofErr w:type="spellStart"/>
      <w:r>
        <w:t>intolerable_rain_window_schemes,min_days_between_apps_schemes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WS LINE 2</w:t>
      </w:r>
      <w:bookmarkStart w:id="39" w:name="_Hlk103082895"/>
      <w:r w:rsidR="009D62DB" w:rsidRPr="00955C65">
        <w:t xml:space="preserve"> </w:t>
      </w:r>
      <w:r w:rsidR="009D62DB">
        <w:t xml:space="preserve"> UNUSED</w:t>
      </w:r>
      <w:bookmarkEnd w:id="39"/>
    </w:p>
    <w:p w14:paraId="7BD984FB" w14:textId="6078FB15" w:rsidR="00D837F8" w:rsidRDefault="00D837F8" w:rsidP="00D35FC7">
      <w:r w:rsidRPr="00955C65">
        <w:t>WS LINE 3</w:t>
      </w:r>
      <w:r w:rsidR="009D62DB" w:rsidRPr="00955C65">
        <w:t xml:space="preserve"> </w:t>
      </w:r>
      <w:r w:rsidR="009D62DB">
        <w:t xml:space="preserve"> UNUSED</w:t>
      </w:r>
    </w:p>
    <w:p w14:paraId="50E6AAAE" w14:textId="608D7823" w:rsidR="00D837F8" w:rsidRDefault="00D837F8" w:rsidP="00D35FC7">
      <w:r w:rsidRPr="00955C65">
        <w:t>WS LINE 4</w:t>
      </w:r>
      <w:r w:rsidR="009D62DB" w:rsidRPr="00955C65">
        <w:t xml:space="preserve"> </w:t>
      </w:r>
      <w:r w:rsidR="009D62DB">
        <w:t xml:space="preserve"> UNUSED</w:t>
      </w:r>
    </w:p>
    <w:p w14:paraId="6EAEC6E3" w14:textId="2E46C2B0" w:rsidR="00D837F8" w:rsidRDefault="00D837F8" w:rsidP="00D35FC7">
      <w:r w:rsidRPr="00955C65">
        <w:t>WS LINE 5</w:t>
      </w:r>
      <w:r w:rsidR="009D62DB" w:rsidRPr="00955C65">
        <w:t xml:space="preserve"> </w:t>
      </w:r>
      <w:r w:rsidR="009D62DB">
        <w:t xml:space="preserve"> UNUSED</w:t>
      </w:r>
    </w:p>
    <w:p w14:paraId="4210E5C8" w14:textId="6BA7A9F5" w:rsidR="00D837F8" w:rsidRDefault="00D837F8" w:rsidP="00D35FC7">
      <w:bookmarkStart w:id="40" w:name="_Hlk103083017"/>
      <w:r w:rsidRPr="00955C65">
        <w:t>WS LINE 6</w:t>
      </w:r>
      <w:r w:rsidR="009D62DB" w:rsidRPr="00955C65">
        <w:t xml:space="preserve"> </w:t>
      </w:r>
      <w:r w:rsidR="009D62DB">
        <w:t xml:space="preserve"> UNUSED</w:t>
      </w:r>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r w:rsidRPr="00F1618B">
        <w:t xml:space="preserve">  </w:t>
      </w:r>
      <w:r w:rsidR="00AC4A85" w:rsidRPr="00F1618B">
        <w:t xml:space="preserve"> </w:t>
      </w:r>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is_erosion_chem_output</w:t>
      </w:r>
      <w:proofErr w:type="spellEnd"/>
      <w:r w:rsidRPr="00F1618B">
        <w:t xml:space="preserve"> </w:t>
      </w:r>
      <w:r w:rsidR="00AC4A85" w:rsidRPr="00F1618B">
        <w:t xml:space="preserve"> </w:t>
      </w:r>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is_infiltration_at_depth_output,infiltration_point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Arg2: last compartment of a rage of compartments,  otherwise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D35FC7">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lastRenderedPageBreak/>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r w:rsidR="00DF59CD">
        <w:t>BBT</w:t>
      </w:r>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D35FC7">
      <w:pPr>
        <w:pStyle w:val="Heading2"/>
      </w:pPr>
      <w:bookmarkStart w:id="53" w:name="_Toc138340348"/>
      <w:r w:rsidRPr="0032152D">
        <w:t xml:space="preserve">Waterbody/Watershed </w:t>
      </w:r>
      <w:r w:rsidR="0032152D">
        <w:t xml:space="preserve">Input </w:t>
      </w:r>
      <w:r w:rsidRPr="0032152D">
        <w:t>File</w:t>
      </w:r>
      <w:bookmarkEnd w:id="53"/>
    </w:p>
    <w:p w14:paraId="2B6A9522" w14:textId="5B476DC8" w:rsidR="000C295B" w:rsidRDefault="000C295B" w:rsidP="00A622E0">
      <w:pPr>
        <w:rPr>
          <w:color w:val="000000"/>
        </w:rPr>
      </w:pPr>
      <w:r>
        <w:rPr>
          <w:color w:val="000000"/>
        </w:rPr>
        <w:t>This is a comma-delimited text file.  All input variables should be separated by commas, and the line should end with a comma. Blank lines should also end with a comma.</w:t>
      </w:r>
    </w:p>
    <w:p w14:paraId="5E4B88CA" w14:textId="77777777" w:rsidR="000C295B" w:rsidRPr="000C295B" w:rsidRDefault="000C295B" w:rsidP="00A622E0">
      <w:pPr>
        <w:rPr>
          <w:color w:val="000000"/>
        </w:rPr>
      </w:pPr>
    </w:p>
    <w:p w14:paraId="02A2CB8F" w14:textId="12CBA63F" w:rsidR="00A622E0" w:rsidRDefault="00A622E0" w:rsidP="00A622E0">
      <w:pPr>
        <w:rPr>
          <w:b/>
          <w:bCs/>
          <w:color w:val="000000"/>
        </w:rPr>
      </w:pPr>
      <w:r w:rsidRPr="00A622E0">
        <w:rPr>
          <w:b/>
          <w:bCs/>
          <w:color w:val="000000"/>
        </w:rPr>
        <w:t xml:space="preserve">Line 1: </w:t>
      </w:r>
      <w:proofErr w:type="spellStart"/>
      <w:r w:rsidRPr="00A622E0">
        <w:rPr>
          <w:b/>
          <w:bCs/>
          <w:color w:val="000000"/>
        </w:rPr>
        <w:t>simtypeflag</w:t>
      </w:r>
      <w:proofErr w:type="spellEnd"/>
      <w:r w:rsidR="000C295B">
        <w:rPr>
          <w:b/>
          <w:bCs/>
          <w:color w:val="000000"/>
        </w:rPr>
        <w:t xml:space="preserve"> [integer]</w:t>
      </w:r>
      <w:r w:rsidRPr="00A622E0">
        <w:rPr>
          <w:b/>
          <w:bCs/>
          <w:color w:val="000000"/>
        </w:rPr>
        <w:t xml:space="preserve">     </w:t>
      </w:r>
    </w:p>
    <w:p w14:paraId="29B571D7" w14:textId="7404839A" w:rsidR="000C295B" w:rsidRPr="000C295B" w:rsidRDefault="000C295B" w:rsidP="00A622E0">
      <w:pPr>
        <w:rPr>
          <w:color w:val="000000"/>
        </w:rPr>
      </w:pPr>
      <w:r w:rsidRPr="000C295B">
        <w:rPr>
          <w:color w:val="000000"/>
        </w:rPr>
        <w:t xml:space="preserve">This </w:t>
      </w:r>
      <w:r>
        <w:rPr>
          <w:color w:val="000000"/>
        </w:rPr>
        <w:t>indicates the how flow and volume should be handled by entering one of the following:</w:t>
      </w:r>
    </w:p>
    <w:p w14:paraId="76D11995" w14:textId="548F635B" w:rsidR="00A622E0" w:rsidRDefault="00A622E0" w:rsidP="00A622E0">
      <w:r>
        <w:t>1 = varying volume with flowthrough</w:t>
      </w:r>
    </w:p>
    <w:p w14:paraId="02B5F0D7" w14:textId="3AE0B7E0" w:rsidR="00A622E0" w:rsidRDefault="00A622E0" w:rsidP="00A622E0">
      <w:r>
        <w:t>2 = USEPA pond with standard defaults (see Appendix A)</w:t>
      </w:r>
    </w:p>
    <w:p w14:paraId="19F689BF" w14:textId="0BEB9714" w:rsidR="00A622E0" w:rsidRDefault="00A622E0" w:rsidP="00A622E0">
      <w:r>
        <w:t>3 = USEPA reservoir with standard defaults (see Appendix A)</w:t>
      </w:r>
    </w:p>
    <w:p w14:paraId="1E41AADE" w14:textId="7202707A" w:rsidR="00A622E0" w:rsidRDefault="00A622E0" w:rsidP="00A622E0">
      <w:r>
        <w:t xml:space="preserve">4 = constant volume without flow </w:t>
      </w:r>
      <w:bookmarkStart w:id="54" w:name="_Hlk138486174"/>
      <w:r>
        <w:t xml:space="preserve">with user supplied inputs </w:t>
      </w:r>
      <w:bookmarkEnd w:id="54"/>
    </w:p>
    <w:p w14:paraId="7607AA33" w14:textId="775DFDDB" w:rsidR="00A622E0" w:rsidRDefault="00A622E0" w:rsidP="00A622E0">
      <w:pPr>
        <w:rPr>
          <w:color w:val="000000"/>
        </w:rPr>
      </w:pPr>
      <w:r>
        <w:t xml:space="preserve">5 = constant volume with flow </w:t>
      </w:r>
      <w:r w:rsidR="000C295B">
        <w:t>with user supplied inputs</w:t>
      </w:r>
      <w:r>
        <w:rPr>
          <w:color w:val="000000"/>
        </w:rPr>
        <w:t xml:space="preserve">  </w:t>
      </w:r>
    </w:p>
    <w:p w14:paraId="2A2E20C9" w14:textId="77777777" w:rsidR="00A622E0" w:rsidRDefault="00A622E0" w:rsidP="000C295B"/>
    <w:p w14:paraId="20696295" w14:textId="7C17F165" w:rsidR="000C295B" w:rsidRDefault="000C295B" w:rsidP="000C295B">
      <w:r w:rsidRPr="00DD1ED4">
        <w:rPr>
          <w:b/>
          <w:bCs/>
        </w:rPr>
        <w:t xml:space="preserve">Line 2:   </w:t>
      </w:r>
      <w:proofErr w:type="spellStart"/>
      <w:r w:rsidRPr="00DD1ED4">
        <w:rPr>
          <w:b/>
          <w:bCs/>
        </w:rPr>
        <w:t>flow_averaging</w:t>
      </w:r>
      <w:proofErr w:type="spellEnd"/>
      <w:r w:rsidRPr="00DD1ED4">
        <w:rPr>
          <w:b/>
          <w:bCs/>
        </w:rPr>
        <w:t xml:space="preserve"> [integer]</w:t>
      </w:r>
    </w:p>
    <w:p w14:paraId="654EAEA7" w14:textId="7D01BABE" w:rsidR="00A622E0" w:rsidRDefault="000C295B" w:rsidP="000C295B">
      <w:r>
        <w:t>Indicates the number of days in the past over which the entering</w:t>
      </w:r>
      <w:r w:rsidR="00DD1ED4">
        <w:t xml:space="preserve"> water</w:t>
      </w:r>
      <w:r>
        <w:t xml:space="preserve"> flow </w:t>
      </w:r>
      <w:r w:rsidR="00DD1ED4">
        <w:t xml:space="preserve">from runoff </w:t>
      </w:r>
      <w:r>
        <w:t>will be averaged to create smoother outflow from the water body. A zero “</w:t>
      </w:r>
      <w:r w:rsidRPr="000C295B">
        <w:rPr>
          <w:b/>
          <w:bCs/>
        </w:rPr>
        <w:t>0</w:t>
      </w:r>
      <w:r>
        <w:t>” indicates that the flow will be averaged over the entire simulation and thus be constant</w:t>
      </w:r>
      <w:r w:rsidR="00DD1ED4">
        <w:t>, any other positive integer will be the averaging period</w:t>
      </w:r>
      <w:r>
        <w:t>.</w:t>
      </w:r>
    </w:p>
    <w:p w14:paraId="618AA959" w14:textId="3D94A3D5" w:rsidR="00A622E0" w:rsidRDefault="00A622E0" w:rsidP="00DD1ED4"/>
    <w:p w14:paraId="66DB36CB" w14:textId="51CCB8C8" w:rsidR="00A622E0" w:rsidRPr="00DD1ED4" w:rsidRDefault="00DD1ED4" w:rsidP="00DD1ED4">
      <w:pPr>
        <w:rPr>
          <w:b/>
          <w:bCs/>
        </w:rPr>
      </w:pPr>
      <w:r w:rsidRPr="00DD1ED4">
        <w:rPr>
          <w:b/>
          <w:bCs/>
        </w:rPr>
        <w:t xml:space="preserve">Line 3: </w:t>
      </w:r>
      <w:r w:rsidR="00A622E0" w:rsidRPr="00DD1ED4">
        <w:rPr>
          <w:b/>
          <w:bCs/>
        </w:rPr>
        <w:t xml:space="preserve">afield   </w:t>
      </w:r>
      <w:r w:rsidRPr="00DD1ED4">
        <w:rPr>
          <w:b/>
          <w:bCs/>
        </w:rPr>
        <w:t>[real]</w:t>
      </w:r>
      <w:r w:rsidR="00A622E0" w:rsidRPr="00DD1ED4">
        <w:rPr>
          <w:b/>
          <w:bCs/>
        </w:rPr>
        <w:t xml:space="preserve">    </w:t>
      </w:r>
    </w:p>
    <w:p w14:paraId="76B5FA42" w14:textId="5F424C96" w:rsidR="00DD1ED4" w:rsidRDefault="00DD1ED4" w:rsidP="00DD1ED4">
      <w:r w:rsidRPr="00DD1ED4">
        <w:t>Area (</w:t>
      </w:r>
      <w:r>
        <w:t>m</w:t>
      </w:r>
      <w:r w:rsidRPr="00DD1ED4">
        <w:rPr>
          <w:vertAlign w:val="superscript"/>
        </w:rPr>
        <w:t>2</w:t>
      </w:r>
      <w:r w:rsidRPr="00DD1ED4">
        <w:t>) of the runoff-generating field</w:t>
      </w:r>
    </w:p>
    <w:p w14:paraId="736BBE71" w14:textId="0775F8DA" w:rsidR="00DD1ED4" w:rsidRDefault="00DD1ED4" w:rsidP="00DD1ED4"/>
    <w:p w14:paraId="2456E287" w14:textId="5D576B2E" w:rsidR="00DD1ED4" w:rsidRPr="00DD1ED4" w:rsidRDefault="00DD1ED4" w:rsidP="00DD1ED4">
      <w:pPr>
        <w:rPr>
          <w:b/>
          <w:bCs/>
        </w:rPr>
      </w:pPr>
      <w:r w:rsidRPr="00DD1ED4">
        <w:rPr>
          <w:b/>
          <w:bCs/>
        </w:rPr>
        <w:t xml:space="preserve">Line 4:  </w:t>
      </w:r>
      <w:proofErr w:type="spellStart"/>
      <w:r w:rsidR="00A622E0" w:rsidRPr="00DD1ED4">
        <w:rPr>
          <w:b/>
          <w:bCs/>
        </w:rPr>
        <w:t>area_waterbody</w:t>
      </w:r>
      <w:proofErr w:type="spellEnd"/>
      <w:r w:rsidR="00A622E0" w:rsidRPr="00DD1ED4">
        <w:rPr>
          <w:b/>
          <w:bCs/>
        </w:rPr>
        <w:t xml:space="preserve">  </w:t>
      </w:r>
      <w:r>
        <w:rPr>
          <w:b/>
          <w:bCs/>
        </w:rPr>
        <w:t>[real]</w:t>
      </w:r>
    </w:p>
    <w:p w14:paraId="3ABC9A20" w14:textId="76DF22BC" w:rsidR="00DD1ED4" w:rsidRDefault="00DD1ED4" w:rsidP="00DD1ED4">
      <w:r w:rsidRPr="00DD1ED4">
        <w:t>Area (</w:t>
      </w:r>
      <w:r>
        <w:t>m</w:t>
      </w:r>
      <w:r w:rsidRPr="00DD1ED4">
        <w:rPr>
          <w:vertAlign w:val="superscript"/>
        </w:rPr>
        <w:t>2</w:t>
      </w:r>
      <w:r w:rsidRPr="00DD1ED4">
        <w:t xml:space="preserve">) of the </w:t>
      </w:r>
      <w:r>
        <w:t>water body</w:t>
      </w:r>
    </w:p>
    <w:p w14:paraId="26C42DBD" w14:textId="77777777" w:rsidR="00DD1ED4" w:rsidRDefault="00DD1ED4" w:rsidP="00DD1ED4"/>
    <w:p w14:paraId="6928E75B" w14:textId="77777777" w:rsidR="00DD1ED4" w:rsidRDefault="00DD1ED4" w:rsidP="00DD1ED4"/>
    <w:p w14:paraId="02D20695" w14:textId="4F1B661B" w:rsidR="00A622E0" w:rsidRDefault="00A622E0" w:rsidP="00DD1ED4">
      <w:r>
        <w:t xml:space="preserve">   </w:t>
      </w:r>
    </w:p>
    <w:p w14:paraId="4E5326C5" w14:textId="2FD02462" w:rsidR="00A622E0" w:rsidRDefault="00A622E0" w:rsidP="00DD1ED4">
      <w:r>
        <w:t xml:space="preserve">  </w:t>
      </w:r>
      <w:proofErr w:type="spellStart"/>
      <w:r>
        <w:t>D_over_dx</w:t>
      </w:r>
      <w:proofErr w:type="spellEnd"/>
      <w:r>
        <w:t xml:space="preserve">          </w:t>
      </w:r>
    </w:p>
    <w:p w14:paraId="67032696" w14:textId="5F109BA4" w:rsidR="00A622E0" w:rsidRDefault="00A622E0" w:rsidP="00DD1ED4">
      <w:r>
        <w:t xml:space="preserve">  </w:t>
      </w:r>
      <w:proofErr w:type="spellStart"/>
      <w:r>
        <w:t>benthic_depth</w:t>
      </w:r>
      <w:proofErr w:type="spellEnd"/>
      <w:r>
        <w:t xml:space="preserve">      </w:t>
      </w:r>
    </w:p>
    <w:p w14:paraId="7EEC4339" w14:textId="1B2FCCD4" w:rsidR="00A622E0" w:rsidRDefault="00A622E0" w:rsidP="00DD1ED4">
      <w:r>
        <w:t xml:space="preserve">  porosity           </w:t>
      </w:r>
    </w:p>
    <w:p w14:paraId="48DBCFC7" w14:textId="13D1AA39" w:rsidR="00A622E0" w:rsidRDefault="00A622E0" w:rsidP="00DD1ED4">
      <w:r>
        <w:t xml:space="preserve">  </w:t>
      </w:r>
      <w:proofErr w:type="spellStart"/>
      <w:r>
        <w:t>bulk_density</w:t>
      </w:r>
      <w:proofErr w:type="spellEnd"/>
      <w:r>
        <w:t xml:space="preserve">       </w:t>
      </w:r>
    </w:p>
    <w:p w14:paraId="33BED8B0" w14:textId="6D7C11F0" w:rsidR="00A622E0" w:rsidRDefault="00A622E0" w:rsidP="00DD1ED4">
      <w:r>
        <w:t xml:space="preserve">  FROC2              </w:t>
      </w:r>
    </w:p>
    <w:p w14:paraId="3B8BB825" w14:textId="4BC91E18" w:rsidR="00A622E0" w:rsidRDefault="00A622E0" w:rsidP="00DD1ED4">
      <w:r>
        <w:t xml:space="preserve">  DOC2               </w:t>
      </w:r>
    </w:p>
    <w:p w14:paraId="7A2445F8" w14:textId="7D946CE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BNMAS              </w:t>
      </w:r>
    </w:p>
    <w:p w14:paraId="5C9D35D3" w14:textId="4224147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DFAC               </w:t>
      </w:r>
    </w:p>
    <w:p w14:paraId="1626CDE0" w14:textId="7D312A8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SUSED              </w:t>
      </w:r>
    </w:p>
    <w:p w14:paraId="69B4C544" w14:textId="623AA549"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CHL                </w:t>
      </w:r>
    </w:p>
    <w:p w14:paraId="5700B910" w14:textId="7EE3CCB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FROC1              </w:t>
      </w:r>
    </w:p>
    <w:p w14:paraId="51C88236" w14:textId="04326C18"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DOC1               </w:t>
      </w:r>
    </w:p>
    <w:p w14:paraId="143844EF" w14:textId="1D698AE5"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PLMAS              </w:t>
      </w:r>
    </w:p>
    <w:p w14:paraId="4DB94D34" w14:textId="7502332D"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depth_0            </w:t>
      </w:r>
    </w:p>
    <w:p w14:paraId="58D3AF90" w14:textId="70724A31"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depth_max</w:t>
      </w:r>
      <w:proofErr w:type="spellEnd"/>
      <w:r>
        <w:rPr>
          <w:rFonts w:ascii="Consolas" w:hAnsi="Consolas" w:cs="Consolas"/>
          <w:color w:val="000000"/>
          <w:sz w:val="19"/>
          <w:szCs w:val="19"/>
        </w:rPr>
        <w:t xml:space="preserve">          </w:t>
      </w:r>
    </w:p>
    <w:p w14:paraId="4C0301D3" w14:textId="6B953BF3"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baseflow           </w:t>
      </w:r>
    </w:p>
    <w:p w14:paraId="2A69E5AD" w14:textId="5729C6BF"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hydro_length</w:t>
      </w:r>
      <w:proofErr w:type="spellEnd"/>
    </w:p>
    <w:p w14:paraId="3B9CF883" w14:textId="78BA75C2"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is_zero_depth</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zero_depth</w:t>
      </w:r>
      <w:proofErr w:type="spellEnd"/>
    </w:p>
    <w:p w14:paraId="0FF68B31" w14:textId="77777777" w:rsidR="00A622E0" w:rsidRDefault="00A622E0" w:rsidP="00A622E0">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read</w:t>
      </w:r>
      <w:r>
        <w:rPr>
          <w:rFonts w:ascii="Consolas" w:hAnsi="Consolas" w:cs="Consolas"/>
          <w:color w:val="000000"/>
          <w:sz w:val="19"/>
          <w:szCs w:val="19"/>
        </w:rPr>
        <w:t>(</w:t>
      </w:r>
      <w:proofErr w:type="spellStart"/>
      <w:r>
        <w:rPr>
          <w:rFonts w:ascii="Consolas" w:hAnsi="Consolas" w:cs="Consolas"/>
          <w:color w:val="000000"/>
          <w:sz w:val="19"/>
          <w:szCs w:val="19"/>
        </w:rPr>
        <w:t>waterbody_file_unit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is_tpez</w:t>
      </w:r>
      <w:proofErr w:type="spellEnd"/>
    </w:p>
    <w:p w14:paraId="5A993BF8" w14:textId="004682DD" w:rsidR="00A470AD" w:rsidRDefault="00A622E0" w:rsidP="00A622E0">
      <w:r>
        <w:rPr>
          <w:rFonts w:ascii="Consolas" w:hAnsi="Consolas" w:cs="Consolas"/>
          <w:color w:val="000000"/>
          <w:sz w:val="19"/>
          <w:szCs w:val="19"/>
        </w:rPr>
        <w:t xml:space="preserve">        </w:t>
      </w:r>
    </w:p>
    <w:p w14:paraId="31167EB7" w14:textId="77777777" w:rsidR="00A470AD" w:rsidRDefault="00A470AD" w:rsidP="00D35FC7"/>
    <w:p w14:paraId="346E1375" w14:textId="0630F811" w:rsidR="00624057" w:rsidRDefault="00624057" w:rsidP="00D35FC7"/>
    <w:p w14:paraId="7F69AA4C" w14:textId="77777777" w:rsidR="00624057" w:rsidRDefault="00624057" w:rsidP="00D35FC7">
      <w:pPr>
        <w:pStyle w:val="Heading2"/>
      </w:pPr>
      <w:bookmarkStart w:id="55" w:name="_Toc138340349"/>
      <w:r w:rsidRPr="00B135A0">
        <w:t>Meteorological Data File</w:t>
      </w:r>
      <w:bookmarkEnd w:id="55"/>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77777777" w:rsidR="003B0799" w:rsidRDefault="003B0799" w:rsidP="00D35FC7">
      <w:pPr>
        <w:pStyle w:val="Heading1"/>
      </w:pPr>
      <w:bookmarkStart w:id="56" w:name="_Toc138340350"/>
      <w:r>
        <w:t>Parameter Estimation</w:t>
      </w:r>
      <w:bookmarkEnd w:id="56"/>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lastRenderedPageBreak/>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7" w:name="_Hlk49240068"/>
      <w:proofErr w:type="spellStart"/>
      <w:r w:rsidRPr="003E4634">
        <w:rPr>
          <w:b/>
        </w:rPr>
        <w:t>application_rate</w:t>
      </w:r>
      <w:bookmarkEnd w:id="57"/>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35FC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8"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8"/>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9"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9"/>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D35FC7"/>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77777777" w:rsidR="0022397E" w:rsidRDefault="00530D32" w:rsidP="00D35FC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7E7BC94C" w14:textId="77777777" w:rsidR="0022397E" w:rsidRDefault="00754F38" w:rsidP="00D35FC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lastRenderedPageBreak/>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D35FC7"/>
    <w:p w14:paraId="4D7EAAA1" w14:textId="77777777" w:rsidR="007C4F06" w:rsidRDefault="007C4F06" w:rsidP="00D35FC7"/>
    <w:p w14:paraId="23832A92" w14:textId="77777777" w:rsidR="007C4F06" w:rsidRDefault="007C4F06" w:rsidP="00D35FC7"/>
    <w:p w14:paraId="7A04E08D" w14:textId="77777777" w:rsidR="007C4F06" w:rsidRDefault="007C4F06" w:rsidP="00D35FC7"/>
    <w:p w14:paraId="2827864C" w14:textId="77777777" w:rsidR="007C4F06" w:rsidRDefault="007C4F06" w:rsidP="00D35FC7"/>
    <w:p w14:paraId="08F3627C" w14:textId="1099565A" w:rsidR="00F16C46" w:rsidRDefault="00F16C46" w:rsidP="00D35FC7"/>
    <w:p w14:paraId="52E221FB" w14:textId="55CC3254" w:rsidR="007C4F06" w:rsidRDefault="007C4F06" w:rsidP="00D35FC7">
      <w:pPr>
        <w:pStyle w:val="Caption"/>
      </w:pPr>
    </w:p>
    <w:p w14:paraId="15B39D21" w14:textId="77777777" w:rsidR="007C4F06" w:rsidRDefault="007C4F06" w:rsidP="00D35FC7"/>
    <w:p w14:paraId="296FADE7" w14:textId="77777777" w:rsidR="007C4F06" w:rsidRDefault="007C4F06" w:rsidP="00D35FC7"/>
    <w:p w14:paraId="3C6F32DC" w14:textId="77777777" w:rsidR="007C4F06" w:rsidRDefault="007C4F06" w:rsidP="00D35FC7"/>
    <w:p w14:paraId="61E9234A" w14:textId="77777777" w:rsidR="007C4F06" w:rsidRDefault="007C4F06" w:rsidP="00D35FC7"/>
    <w:p w14:paraId="52126D57" w14:textId="77777777" w:rsidR="007C4F06" w:rsidRDefault="007C4F06" w:rsidP="00D35FC7"/>
    <w:p w14:paraId="37E09A30" w14:textId="77777777" w:rsidR="000C1CC3" w:rsidRDefault="000C1CC3" w:rsidP="00D35FC7"/>
    <w:p w14:paraId="19B0F1CB" w14:textId="77777777" w:rsidR="000C1CC3" w:rsidRDefault="000C1CC3" w:rsidP="00D35FC7"/>
    <w:p w14:paraId="3369EA34" w14:textId="77777777" w:rsidR="000C1CC3" w:rsidRDefault="000C1CC3" w:rsidP="00D35FC7"/>
    <w:tbl>
      <w:tblPr>
        <w:tblStyle w:val="TableGrid"/>
        <w:tblW w:w="9625" w:type="dxa"/>
        <w:tblLook w:val="0600" w:firstRow="0" w:lastRow="0" w:firstColumn="0" w:lastColumn="0" w:noHBand="1" w:noVBand="1"/>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Soil Water Fraction  (Multicompartment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lastRenderedPageBreak/>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7E03A74E" w14:textId="0645EC65" w:rsidR="00F60077" w:rsidRPr="00F60077"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60" w:name="_Toc138340351"/>
      <w:r>
        <w:t>PRZM5 Theory</w:t>
      </w:r>
      <w:bookmarkEnd w:id="60"/>
    </w:p>
    <w:p w14:paraId="1E4764A8" w14:textId="77777777" w:rsidR="009E651C" w:rsidRDefault="009E651C" w:rsidP="00D35FC7">
      <w:pPr>
        <w:pStyle w:val="Heading2"/>
      </w:pPr>
      <w:bookmarkStart w:id="61" w:name="_Toc138340352"/>
      <w:r>
        <w:t>Overview</w:t>
      </w:r>
      <w:bookmarkEnd w:id="61"/>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35FC7">
      <w:pPr>
        <w:pStyle w:val="Heading2"/>
      </w:pPr>
      <w:bookmarkStart w:id="62" w:name="_Toc138340353"/>
      <w:r>
        <w:t>Description of the Algorithms</w:t>
      </w:r>
      <w:bookmarkEnd w:id="62"/>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5533B8BD" w14:textId="77777777" w:rsidR="00512889" w:rsidRDefault="00512889" w:rsidP="00D35FC7">
      <w:pPr>
        <w:pStyle w:val="Heading2"/>
      </w:pPr>
      <w:bookmarkStart w:id="63" w:name="_Toc138340354"/>
      <w:r>
        <w:t>Crop Growth</w:t>
      </w:r>
      <w:bookmarkEnd w:id="63"/>
    </w:p>
    <w:p w14:paraId="3C42FECE" w14:textId="7A8FEB3A"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 xml:space="preserve">pecial consideration should be given to </w:t>
      </w:r>
      <w:r w:rsidR="000C7025">
        <w:lastRenderedPageBreak/>
        <w:t>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35FC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35FC7">
      <w:pPr>
        <w:pStyle w:val="Heading2"/>
      </w:pPr>
      <w:bookmarkStart w:id="64" w:name="_Toc138340355"/>
      <w:r>
        <w:t>Irrigation</w:t>
      </w:r>
      <w:bookmarkEnd w:id="64"/>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D35FC7">
      <w:pPr>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 xml:space="preserve">There is no </w:t>
      </w:r>
      <w:r w:rsidR="00E2787A">
        <w:lastRenderedPageBreak/>
        <w:t>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35FC7">
      <w:pPr>
        <w:pStyle w:val="Heading2"/>
      </w:pPr>
      <w:bookmarkStart w:id="65" w:name="_Toc138340356"/>
      <w:r>
        <w:t>Precipitation</w:t>
      </w:r>
      <w:r w:rsidR="002A2EA0">
        <w:t xml:space="preserve"> &amp; Snowmelt</w:t>
      </w:r>
      <w:bookmarkEnd w:id="65"/>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D35FC7">
      <w:pPr>
        <w:pStyle w:val="Heading2"/>
      </w:pPr>
      <w:bookmarkStart w:id="66" w:name="_Toc138340357"/>
      <w:r>
        <w:t>Runoff</w:t>
      </w:r>
      <w:bookmarkEnd w:id="66"/>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D35FC7">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lastRenderedPageBreak/>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D35FC7">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35FC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D35FC7">
      <w:pPr>
        <w:pStyle w:val="Heading2"/>
      </w:pPr>
      <w:bookmarkStart w:id="67" w:name="_Toc365363860"/>
      <w:bookmarkStart w:id="68" w:name="_Toc365363912"/>
      <w:bookmarkStart w:id="69" w:name="_Toc365363970"/>
      <w:bookmarkStart w:id="70" w:name="_Toc365528289"/>
      <w:bookmarkStart w:id="71" w:name="_Toc138340358"/>
      <w:bookmarkEnd w:id="67"/>
      <w:bookmarkEnd w:id="68"/>
      <w:bookmarkEnd w:id="69"/>
      <w:bookmarkEnd w:id="70"/>
      <w:r>
        <w:t>Canopy Water Interception</w:t>
      </w:r>
      <w:bookmarkEnd w:id="71"/>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D35FC7">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D35FC7">
      <w:pPr>
        <w:pStyle w:val="Heading2"/>
      </w:pPr>
      <w:bookmarkStart w:id="72" w:name="_Toc138340359"/>
      <w:r>
        <w:lastRenderedPageBreak/>
        <w:t>Evaporation</w:t>
      </w:r>
      <w:bookmarkEnd w:id="72"/>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D35FC7">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D35FC7">
      <w:pPr>
        <w:rPr>
          <w:rFonts w:eastAsia="Times New Roman"/>
          <w:sz w:val="24"/>
          <w:szCs w:val="24"/>
        </w:rPr>
      </w:pPr>
      <w:r>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9270694"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Pr="00656657" w:rsidRDefault="00656657" w:rsidP="00D35FC7">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9270695"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D35FC7"/>
    <w:p w14:paraId="0B3E0CC2" w14:textId="354533CE"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lastRenderedPageBreak/>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9270696"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r w:rsidRPr="00847EF0">
        <w:t>where</w:t>
      </w:r>
    </w:p>
    <w:p w14:paraId="225515DB" w14:textId="10BA89F5" w:rsidR="00847EF0" w:rsidRPr="00847EF0" w:rsidRDefault="00847EF0" w:rsidP="00D35FC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9270697"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9270698"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9270699" r:id="rId29"/>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9270700" r:id="rId31"/>
        </w:object>
      </w:r>
      <w:r>
        <w:tab/>
      </w:r>
      <w:r w:rsidR="00193560" w:rsidRPr="000A72CC">
        <w:t>(4-1</w:t>
      </w:r>
      <w:r w:rsidR="00792D8B">
        <w:t>4</w:t>
      </w:r>
      <w:r w:rsidR="00193560" w:rsidRPr="000A72CC">
        <w:t>)</w:t>
      </w:r>
    </w:p>
    <w:p w14:paraId="2EDFBBA8" w14:textId="77777777" w:rsidR="005F3AE6" w:rsidRDefault="0098621E" w:rsidP="00D35FC7">
      <w:pPr>
        <w:pStyle w:val="Heading2"/>
      </w:pPr>
      <w:bookmarkStart w:id="73" w:name="_Toc138340360"/>
      <w:r>
        <w:t>Leaching</w:t>
      </w:r>
      <w:bookmarkEnd w:id="73"/>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4"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4"/>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D35FC7">
      <w:pPr>
        <w:pStyle w:val="Heading2"/>
      </w:pPr>
      <w:bookmarkStart w:id="75" w:name="_Toc138340361"/>
      <w:r>
        <w:t>Erosion</w:t>
      </w:r>
      <w:bookmarkEnd w:id="75"/>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6" w:name="_Toc138340362"/>
      <w:r>
        <w:t xml:space="preserve">Time of Concentration: </w:t>
      </w:r>
      <w:r w:rsidR="00202175">
        <w:t>V</w:t>
      </w:r>
      <w:r>
        <w:t>elocity Method</w:t>
      </w:r>
      <w:bookmarkEnd w:id="76"/>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7" w:name="_Toc138340363"/>
      <w:r>
        <w:t>Time of Concentration: Watershed Lag Method</w:t>
      </w:r>
      <w:bookmarkEnd w:id="77"/>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D35FC7">
      <w:pPr>
        <w:pStyle w:val="Heading2"/>
      </w:pPr>
      <w:bookmarkStart w:id="78" w:name="_Toc138340364"/>
      <w:r>
        <w:t xml:space="preserve">Soil </w:t>
      </w:r>
      <w:r w:rsidR="00715921">
        <w:t>Temperature</w:t>
      </w:r>
      <w:bookmarkEnd w:id="78"/>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9" w:name="_Toc138340365"/>
      <w:r w:rsidRPr="002D6560">
        <w:t>Thermal Diffusivity</w:t>
      </w:r>
      <w:bookmarkEnd w:id="79"/>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of  zero.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80"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DD1ED4" w:rsidP="00D35FC7">
      <w:pPr>
        <w:rPr>
          <w:del w:id="81"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2" w:author="Dirk Young" w:date="2023-04-28T13:32:00Z"/>
        </w:rPr>
      </w:pPr>
    </w:p>
    <w:p w14:paraId="51781459" w14:textId="77777777" w:rsidR="004501DC" w:rsidRDefault="004501DC" w:rsidP="00D35FC7"/>
    <w:p w14:paraId="4E18AB14" w14:textId="52CF41ED" w:rsidR="004501DC" w:rsidRPr="0094169F" w:rsidRDefault="00DD1ED4"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3"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3"/>
    </w:p>
    <w:p w14:paraId="722FEEAD" w14:textId="77777777" w:rsidR="0094169F" w:rsidRDefault="0094169F" w:rsidP="00D35FC7"/>
    <w:p w14:paraId="48E7AD60" w14:textId="77777777" w:rsidR="0094169F" w:rsidRDefault="0013053D" w:rsidP="00D35FC7">
      <w:r>
        <w:t>Where</w:t>
      </w:r>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1.30 = typical  density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4" w:author="Dirk Young" w:date="2023-04-27T11:48:00Z"/>
        </w:rPr>
      </w:pPr>
      <w:r>
        <w:tab/>
      </w:r>
      <w:del w:id="85"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6" w:author="Dirk Young" w:date="2023-04-27T11:48:00Z"/>
        </w:rPr>
        <w:pPrChange w:id="87" w:author="Dirk Young" w:date="2023-04-27T11:48:00Z">
          <w:pPr>
            <w:tabs>
              <w:tab w:val="center" w:pos="4320"/>
            </w:tabs>
          </w:pPr>
        </w:pPrChange>
      </w:pPr>
    </w:p>
    <w:p w14:paraId="6B872D25" w14:textId="3F39D689" w:rsidR="005F3AE6" w:rsidDel="0013053D" w:rsidRDefault="00CD1D49" w:rsidP="00D35FC7">
      <w:pPr>
        <w:rPr>
          <w:del w:id="88" w:author="Dirk Young" w:date="2023-04-27T11:48:00Z"/>
        </w:rPr>
      </w:pPr>
      <w:del w:id="89" w:author="Dirk Young" w:date="2023-04-27T11:48:00Z">
        <w:r w:rsidDel="0013053D">
          <w:tab/>
        </w:r>
        <w:bookmarkStart w:id="90" w:name="_Hlk133477879"/>
      </w:del>
      <m:oMath>
        <m:sSub>
          <m:sSubPr>
            <m:ctrlPr>
              <w:del w:id="91" w:author="Dirk Young" w:date="2023-04-27T11:48:00Z">
                <w:rPr>
                  <w:rFonts w:ascii="Cambria Math" w:hAnsi="Cambria Math"/>
                </w:rPr>
              </w:del>
            </m:ctrlPr>
          </m:sSubPr>
          <m:e>
            <m:r>
              <w:del w:id="92" w:author="Dirk Young" w:date="2023-04-27T11:48:00Z">
                <w:rPr>
                  <w:rFonts w:ascii="Cambria Math" w:hAnsi="Cambria Math"/>
                </w:rPr>
                <m:t>X</m:t>
              </w:del>
            </m:r>
          </m:e>
          <m:sub>
            <m:r>
              <w:del w:id="93" w:author="Dirk Young" w:date="2023-04-27T11:48:00Z">
                <w:rPr>
                  <w:rFonts w:ascii="Cambria Math" w:hAnsi="Cambria Math"/>
                </w:rPr>
                <m:t>sand</m:t>
              </w:del>
            </m:r>
          </m:sub>
        </m:sSub>
        <m:r>
          <w:del w:id="94" w:author="Dirk Young" w:date="2023-04-27T11:48:00Z">
            <m:rPr>
              <m:sty m:val="p"/>
            </m:rPr>
            <w:rPr>
              <w:rFonts w:ascii="Cambria Math" w:hAnsi="Cambria Math"/>
            </w:rPr>
            <m:t xml:space="preserve">= </m:t>
          </w:del>
        </m:r>
        <m:f>
          <m:fPr>
            <m:ctrlPr>
              <w:del w:id="95" w:author="Dirk Young" w:date="2023-04-27T11:48:00Z">
                <w:rPr>
                  <w:rFonts w:ascii="Cambria Math" w:hAnsi="Cambria Math"/>
                </w:rPr>
              </w:del>
            </m:ctrlPr>
          </m:fPr>
          <m:num>
            <m:r>
              <w:del w:id="96" w:author="Dirk Young" w:date="2023-04-27T11:48:00Z">
                <w:rPr>
                  <w:rFonts w:ascii="Cambria Math" w:hAnsi="Cambria Math"/>
                </w:rPr>
                <m:t>sand</m:t>
              </w:del>
            </m:r>
            <m:r>
              <w:del w:id="97" w:author="Dirk Young" w:date="2023-04-27T11:48:00Z">
                <m:rPr>
                  <m:sty m:val="p"/>
                </m:rPr>
                <w:rPr>
                  <w:rFonts w:ascii="Cambria Math" w:hAnsi="Cambria Math"/>
                </w:rPr>
                <m:t>*</m:t>
              </w:del>
            </m:r>
            <m:sSub>
              <m:sSubPr>
                <m:ctrlPr>
                  <w:del w:id="98" w:author="Dirk Young" w:date="2023-04-27T11:48:00Z">
                    <w:rPr>
                      <w:rFonts w:ascii="Cambria Math" w:hAnsi="Cambria Math"/>
                    </w:rPr>
                  </w:del>
                </m:ctrlPr>
              </m:sSubPr>
              <m:e>
                <m:r>
                  <w:del w:id="99" w:author="Dirk Young" w:date="2023-04-27T11:48:00Z">
                    <w:rPr>
                      <w:rFonts w:ascii="Cambria Math" w:hAnsi="Cambria Math"/>
                    </w:rPr>
                    <m:t>ρ</m:t>
                  </w:del>
                </m:r>
              </m:e>
              <m:sub>
                <m:r>
                  <w:del w:id="100" w:author="Dirk Young" w:date="2023-04-27T11:48:00Z">
                    <w:rPr>
                      <w:rFonts w:ascii="Cambria Math" w:hAnsi="Cambria Math"/>
                    </w:rPr>
                    <m:t>b</m:t>
                  </w:del>
                </m:r>
              </m:sub>
            </m:sSub>
          </m:num>
          <m:den>
            <m:r>
              <w:del w:id="101" w:author="Dirk Young" w:date="2023-04-27T11:48:00Z">
                <m:rPr>
                  <m:sty m:val="p"/>
                </m:rPr>
                <w:rPr>
                  <w:rFonts w:ascii="Cambria Math" w:hAnsi="Cambria Math"/>
                </w:rPr>
                <m:t>2.65</m:t>
              </w:del>
            </m:r>
            <m:f>
              <m:fPr>
                <m:ctrlPr>
                  <w:del w:id="102" w:author="Dirk Young" w:date="2023-04-27T11:48:00Z">
                    <w:rPr>
                      <w:rFonts w:ascii="Cambria Math" w:hAnsi="Cambria Math"/>
                    </w:rPr>
                  </w:del>
                </m:ctrlPr>
              </m:fPr>
              <m:num>
                <m:r>
                  <w:del w:id="103" w:author="Dirk Young" w:date="2023-04-27T11:48:00Z">
                    <w:rPr>
                      <w:rFonts w:ascii="Cambria Math" w:hAnsi="Cambria Math"/>
                    </w:rPr>
                    <m:t>g</m:t>
                  </w:del>
                </m:r>
              </m:num>
              <m:den>
                <m:sSup>
                  <m:sSupPr>
                    <m:ctrlPr>
                      <w:del w:id="104" w:author="Dirk Young" w:date="2023-04-27T11:48:00Z">
                        <w:rPr>
                          <w:rFonts w:ascii="Cambria Math" w:hAnsi="Cambria Math"/>
                        </w:rPr>
                      </w:del>
                    </m:ctrlPr>
                  </m:sSupPr>
                  <m:e>
                    <m:r>
                      <w:del w:id="105" w:author="Dirk Young" w:date="2023-04-27T11:48:00Z">
                        <w:rPr>
                          <w:rFonts w:ascii="Cambria Math" w:hAnsi="Cambria Math"/>
                        </w:rPr>
                        <m:t>cm</m:t>
                      </w:del>
                    </m:r>
                  </m:e>
                  <m:sup>
                    <m:r>
                      <w:del w:id="106" w:author="Dirk Young" w:date="2023-04-27T11:48:00Z">
                        <m:rPr>
                          <m:sty m:val="p"/>
                        </m:rPr>
                        <w:rPr>
                          <w:rFonts w:ascii="Cambria Math" w:hAnsi="Cambria Math"/>
                        </w:rPr>
                        <m:t>3</m:t>
                      </w:del>
                    </m:r>
                  </m:sup>
                </m:sSup>
              </m:den>
            </m:f>
          </m:den>
        </m:f>
        <m:r>
          <w:del w:id="107" w:author="Dirk Young" w:date="2023-04-27T11:48:00Z">
            <m:rPr>
              <m:sty m:val="p"/>
            </m:rPr>
            <w:rPr>
              <w:rFonts w:ascii="Cambria Math" w:hAnsi="Cambria Math"/>
            </w:rPr>
            <m:t>*</m:t>
          </w:del>
        </m:r>
        <m:sSub>
          <m:sSubPr>
            <m:ctrlPr>
              <w:del w:id="108" w:author="Dirk Young" w:date="2023-04-27T11:48:00Z">
                <w:rPr>
                  <w:rFonts w:ascii="Cambria Math" w:hAnsi="Cambria Math"/>
                </w:rPr>
              </w:del>
            </m:ctrlPr>
          </m:sSubPr>
          <m:e>
            <m:r>
              <w:del w:id="109" w:author="Dirk Young" w:date="2023-04-27T11:48:00Z">
                <w:rPr>
                  <w:rFonts w:ascii="Cambria Math" w:hAnsi="Cambria Math"/>
                </w:rPr>
                <m:t>V</m:t>
              </w:del>
            </m:r>
          </m:e>
          <m:sub>
            <m:r>
              <w:del w:id="110" w:author="Dirk Young" w:date="2023-04-27T11:48:00Z">
                <w:rPr>
                  <w:rFonts w:ascii="Cambria Math" w:hAnsi="Cambria Math"/>
                </w:rPr>
                <m:t>corrected</m:t>
              </w:del>
            </m:r>
          </m:sub>
        </m:sSub>
      </m:oMath>
      <w:del w:id="111" w:author="Dirk Young" w:date="2023-04-27T11:48:00Z">
        <w:r w:rsidR="003A0548" w:rsidDel="0013053D">
          <w:delText xml:space="preserve"> </w:delText>
        </w:r>
        <w:bookmarkEnd w:id="90"/>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2" w:author="Dirk Young" w:date="2023-04-27T11:48:00Z"/>
        </w:rPr>
        <w:pPrChange w:id="113" w:author="Dirk Young" w:date="2023-04-27T11:48:00Z">
          <w:pPr>
            <w:tabs>
              <w:tab w:val="center" w:pos="4320"/>
            </w:tabs>
          </w:pPr>
        </w:pPrChange>
      </w:pPr>
    </w:p>
    <w:p w14:paraId="7C4CF1CA" w14:textId="5132ED87" w:rsidR="005F3AE6" w:rsidDel="0013053D" w:rsidRDefault="00CD1D49" w:rsidP="00D35FC7">
      <w:pPr>
        <w:rPr>
          <w:del w:id="114" w:author="Dirk Young" w:date="2023-04-27T11:48:00Z"/>
        </w:rPr>
      </w:pPr>
      <w:del w:id="115" w:author="Dirk Young" w:date="2023-04-27T11:48:00Z">
        <w:r w:rsidDel="0013053D">
          <w:tab/>
        </w:r>
      </w:del>
      <m:oMath>
        <m:sSub>
          <m:sSubPr>
            <m:ctrlPr>
              <w:del w:id="116" w:author="Dirk Young" w:date="2023-04-27T11:48:00Z">
                <w:rPr>
                  <w:rFonts w:ascii="Cambria Math" w:hAnsi="Cambria Math"/>
                </w:rPr>
              </w:del>
            </m:ctrlPr>
          </m:sSubPr>
          <m:e>
            <m:r>
              <w:del w:id="117" w:author="Dirk Young" w:date="2023-04-27T11:48:00Z">
                <w:rPr>
                  <w:rFonts w:ascii="Cambria Math" w:hAnsi="Cambria Math"/>
                </w:rPr>
                <m:t>X</m:t>
              </w:del>
            </m:r>
          </m:e>
          <m:sub>
            <m:r>
              <w:del w:id="118" w:author="Dirk Young" w:date="2023-04-27T11:48:00Z">
                <w:rPr>
                  <w:rFonts w:ascii="Cambria Math" w:hAnsi="Cambria Math"/>
                </w:rPr>
                <m:t>oc</m:t>
              </w:del>
            </m:r>
          </m:sub>
        </m:sSub>
        <m:r>
          <w:del w:id="119" w:author="Dirk Young" w:date="2023-04-27T11:48:00Z">
            <m:rPr>
              <m:sty m:val="p"/>
            </m:rPr>
            <w:rPr>
              <w:rFonts w:ascii="Cambria Math" w:hAnsi="Cambria Math"/>
            </w:rPr>
            <m:t xml:space="preserve">= </m:t>
          </w:del>
        </m:r>
        <m:f>
          <m:fPr>
            <m:ctrlPr>
              <w:del w:id="120" w:author="Dirk Young" w:date="2023-04-27T11:48:00Z">
                <w:rPr>
                  <w:rFonts w:ascii="Cambria Math" w:hAnsi="Cambria Math"/>
                </w:rPr>
              </w:del>
            </m:ctrlPr>
          </m:fPr>
          <m:num>
            <m:r>
              <w:del w:id="121" w:author="Dirk Young" w:date="2023-04-27T11:48:00Z">
                <w:rPr>
                  <w:rFonts w:ascii="Cambria Math" w:hAnsi="Cambria Math"/>
                </w:rPr>
                <m:t>OC</m:t>
              </w:del>
            </m:r>
            <m:r>
              <w:del w:id="122" w:author="Dirk Young" w:date="2023-04-27T11:48:00Z">
                <m:rPr>
                  <m:sty m:val="p"/>
                </m:rPr>
                <w:rPr>
                  <w:rFonts w:ascii="Cambria Math" w:hAnsi="Cambria Math"/>
                </w:rPr>
                <m:t>*1.724*</m:t>
              </w:del>
            </m:r>
            <m:sSub>
              <m:sSubPr>
                <m:ctrlPr>
                  <w:del w:id="123" w:author="Dirk Young" w:date="2023-04-27T11:48:00Z">
                    <w:rPr>
                      <w:rFonts w:ascii="Cambria Math" w:hAnsi="Cambria Math"/>
                    </w:rPr>
                  </w:del>
                </m:ctrlPr>
              </m:sSubPr>
              <m:e>
                <m:r>
                  <w:del w:id="124" w:author="Dirk Young" w:date="2023-04-27T11:48:00Z">
                    <w:rPr>
                      <w:rFonts w:ascii="Cambria Math" w:hAnsi="Cambria Math"/>
                    </w:rPr>
                    <m:t>ρ</m:t>
                  </w:del>
                </m:r>
              </m:e>
              <m:sub>
                <m:r>
                  <w:del w:id="125" w:author="Dirk Young" w:date="2023-04-27T11:48:00Z">
                    <w:rPr>
                      <w:rFonts w:ascii="Cambria Math" w:hAnsi="Cambria Math"/>
                    </w:rPr>
                    <m:t>b</m:t>
                  </w:del>
                </m:r>
              </m:sub>
            </m:sSub>
          </m:num>
          <m:den>
            <m:f>
              <m:fPr>
                <m:ctrlPr>
                  <w:del w:id="126" w:author="Dirk Young" w:date="2023-04-27T11:48:00Z">
                    <w:rPr>
                      <w:rFonts w:ascii="Cambria Math" w:hAnsi="Cambria Math"/>
                    </w:rPr>
                  </w:del>
                </m:ctrlPr>
              </m:fPr>
              <m:num>
                <m:r>
                  <w:del w:id="127" w:author="Dirk Young" w:date="2023-04-27T11:48:00Z">
                    <m:rPr>
                      <m:sty m:val="p"/>
                    </m:rPr>
                    <w:rPr>
                      <w:rFonts w:ascii="Cambria Math" w:hAnsi="Cambria Math"/>
                    </w:rPr>
                    <m:t>1.30</m:t>
                  </w:del>
                </m:r>
                <m:r>
                  <w:del w:id="128" w:author="Dirk Young" w:date="2023-04-27T11:48:00Z">
                    <w:rPr>
                      <w:rFonts w:ascii="Cambria Math" w:hAnsi="Cambria Math"/>
                    </w:rPr>
                    <m:t>g</m:t>
                  </w:del>
                </m:r>
              </m:num>
              <m:den>
                <m:sSup>
                  <m:sSupPr>
                    <m:ctrlPr>
                      <w:del w:id="129" w:author="Dirk Young" w:date="2023-04-27T11:48:00Z">
                        <w:rPr>
                          <w:rFonts w:ascii="Cambria Math" w:hAnsi="Cambria Math"/>
                        </w:rPr>
                      </w:del>
                    </m:ctrlPr>
                  </m:sSupPr>
                  <m:e>
                    <m:r>
                      <w:del w:id="130" w:author="Dirk Young" w:date="2023-04-27T11:48:00Z">
                        <w:rPr>
                          <w:rFonts w:ascii="Cambria Math" w:hAnsi="Cambria Math"/>
                        </w:rPr>
                        <m:t>cm</m:t>
                      </w:del>
                    </m:r>
                  </m:e>
                  <m:sup>
                    <m:r>
                      <w:del w:id="131" w:author="Dirk Young" w:date="2023-04-27T11:48:00Z">
                        <m:rPr>
                          <m:sty m:val="p"/>
                        </m:rPr>
                        <w:rPr>
                          <w:rFonts w:ascii="Cambria Math" w:hAnsi="Cambria Math"/>
                        </w:rPr>
                        <m:t>3</m:t>
                      </w:del>
                    </m:r>
                  </m:sup>
                </m:sSup>
              </m:den>
            </m:f>
          </m:den>
        </m:f>
        <m:r>
          <w:del w:id="132" w:author="Dirk Young" w:date="2023-04-27T11:48:00Z">
            <m:rPr>
              <m:sty m:val="p"/>
            </m:rPr>
            <w:rPr>
              <w:rFonts w:ascii="Cambria Math" w:hAnsi="Cambria Math"/>
            </w:rPr>
            <m:t>*</m:t>
          </w:del>
        </m:r>
        <m:sSub>
          <m:sSubPr>
            <m:ctrlPr>
              <w:del w:id="133" w:author="Dirk Young" w:date="2023-04-27T11:48:00Z">
                <w:rPr>
                  <w:rFonts w:ascii="Cambria Math" w:hAnsi="Cambria Math"/>
                </w:rPr>
              </w:del>
            </m:ctrlPr>
          </m:sSubPr>
          <m:e>
            <m:r>
              <w:del w:id="134" w:author="Dirk Young" w:date="2023-04-27T11:48:00Z">
                <w:rPr>
                  <w:rFonts w:ascii="Cambria Math" w:hAnsi="Cambria Math"/>
                </w:rPr>
                <m:t>V</m:t>
              </w:del>
            </m:r>
          </m:e>
          <m:sub>
            <m:r>
              <w:del w:id="135" w:author="Dirk Young" w:date="2023-04-27T11:48:00Z">
                <w:rPr>
                  <w:rFonts w:ascii="Cambria Math" w:hAnsi="Cambria Math"/>
                </w:rPr>
                <m:t>corrected</m:t>
              </w:del>
            </m:r>
          </m:sub>
        </m:sSub>
      </m:oMath>
      <w:del w:id="136"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7" w:author="Dirk Young" w:date="2023-04-27T11:48:00Z"/>
        </w:rPr>
        <w:pPrChange w:id="138" w:author="Dirk Young" w:date="2023-04-27T11:48:00Z">
          <w:pPr>
            <w:tabs>
              <w:tab w:val="center" w:pos="4320"/>
            </w:tabs>
          </w:pPr>
        </w:pPrChange>
      </w:pPr>
    </w:p>
    <w:p w14:paraId="1CA3287A" w14:textId="70C22E2E" w:rsidR="005F3AE6" w:rsidDel="0013053D" w:rsidRDefault="00CD1D49" w:rsidP="00D35FC7">
      <w:pPr>
        <w:rPr>
          <w:del w:id="139" w:author="Dirk Young" w:date="2023-04-27T11:48:00Z"/>
        </w:rPr>
      </w:pPr>
      <w:del w:id="140" w:author="Dirk Young" w:date="2023-04-27T11:48:00Z">
        <w:r w:rsidDel="0013053D">
          <w:tab/>
        </w:r>
      </w:del>
      <m:oMath>
        <m:sSub>
          <m:sSubPr>
            <m:ctrlPr>
              <w:del w:id="141" w:author="Dirk Young" w:date="2023-04-27T11:48:00Z">
                <w:rPr>
                  <w:rFonts w:ascii="Cambria Math" w:hAnsi="Cambria Math"/>
                </w:rPr>
              </w:del>
            </m:ctrlPr>
          </m:sSubPr>
          <m:e>
            <m:r>
              <w:del w:id="142" w:author="Dirk Young" w:date="2023-04-27T11:48:00Z">
                <w:rPr>
                  <w:rFonts w:ascii="Cambria Math" w:hAnsi="Cambria Math"/>
                </w:rPr>
                <m:t>X</m:t>
              </w:del>
            </m:r>
          </m:e>
          <m:sub>
            <m:r>
              <w:del w:id="143" w:author="Dirk Young" w:date="2023-04-27T11:48:00Z">
                <w:rPr>
                  <w:rFonts w:ascii="Cambria Math" w:hAnsi="Cambria Math"/>
                </w:rPr>
                <m:t>other</m:t>
              </w:del>
            </m:r>
          </m:sub>
        </m:sSub>
        <m:r>
          <w:del w:id="144" w:author="Dirk Young" w:date="2023-04-27T11:48:00Z">
            <m:rPr>
              <m:sty m:val="p"/>
            </m:rPr>
            <w:rPr>
              <w:rFonts w:ascii="Cambria Math" w:hAnsi="Cambria Math"/>
            </w:rPr>
            <m:t>= 1-</m:t>
          </w:del>
        </m:r>
        <m:r>
          <w:del w:id="145" w:author="Dirk Young" w:date="2023-04-27T11:48:00Z">
            <w:rPr>
              <w:rFonts w:ascii="Cambria Math" w:hAnsi="Cambria Math"/>
            </w:rPr>
            <m:t>θ</m:t>
          </w:del>
        </m:r>
        <m:r>
          <w:del w:id="146" w:author="Dirk Young" w:date="2023-04-27T11:48:00Z">
            <m:rPr>
              <m:sty m:val="p"/>
            </m:rPr>
            <w:rPr>
              <w:rFonts w:ascii="Cambria Math" w:hAnsi="Cambria Math"/>
            </w:rPr>
            <m:t xml:space="preserve">- </m:t>
          </w:del>
        </m:r>
        <m:sSub>
          <m:sSubPr>
            <m:ctrlPr>
              <w:del w:id="147" w:author="Dirk Young" w:date="2023-04-27T11:48:00Z">
                <w:rPr>
                  <w:rFonts w:ascii="Cambria Math" w:hAnsi="Cambria Math"/>
                </w:rPr>
              </w:del>
            </m:ctrlPr>
          </m:sSubPr>
          <m:e>
            <m:r>
              <w:del w:id="148" w:author="Dirk Young" w:date="2023-04-27T11:48:00Z">
                <w:rPr>
                  <w:rFonts w:ascii="Cambria Math" w:hAnsi="Cambria Math"/>
                </w:rPr>
                <m:t>X</m:t>
              </w:del>
            </m:r>
          </m:e>
          <m:sub>
            <m:r>
              <w:del w:id="149" w:author="Dirk Young" w:date="2023-04-27T11:48:00Z">
                <w:rPr>
                  <w:rFonts w:ascii="Cambria Math" w:hAnsi="Cambria Math"/>
                </w:rPr>
                <m:t>sand</m:t>
              </w:del>
            </m:r>
          </m:sub>
        </m:sSub>
        <m:r>
          <w:del w:id="150" w:author="Dirk Young" w:date="2023-04-27T11:48:00Z">
            <m:rPr>
              <m:sty m:val="p"/>
            </m:rPr>
            <w:rPr>
              <w:rFonts w:ascii="Cambria Math" w:hAnsi="Cambria Math"/>
            </w:rPr>
            <m:t xml:space="preserve">- </m:t>
          </w:del>
        </m:r>
        <m:sSub>
          <m:sSubPr>
            <m:ctrlPr>
              <w:del w:id="151" w:author="Dirk Young" w:date="2023-04-27T11:48:00Z">
                <w:rPr>
                  <w:rFonts w:ascii="Cambria Math" w:hAnsi="Cambria Math"/>
                </w:rPr>
              </w:del>
            </m:ctrlPr>
          </m:sSubPr>
          <m:e>
            <m:r>
              <w:del w:id="152" w:author="Dirk Young" w:date="2023-04-27T11:48:00Z">
                <w:rPr>
                  <w:rFonts w:ascii="Cambria Math" w:hAnsi="Cambria Math"/>
                </w:rPr>
                <m:t>X</m:t>
              </w:del>
            </m:r>
          </m:e>
          <m:sub>
            <m:r>
              <w:del w:id="153" w:author="Dirk Young" w:date="2023-04-27T11:48:00Z">
                <w:rPr>
                  <w:rFonts w:ascii="Cambria Math" w:hAnsi="Cambria Math"/>
                </w:rPr>
                <m:t>oc</m:t>
              </w:del>
            </m:r>
          </m:sub>
        </m:sSub>
      </m:oMath>
      <w:del w:id="154"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5" w:author="Dirk Young" w:date="2023-04-27T11:48:00Z"/>
        </w:rPr>
      </w:pPr>
    </w:p>
    <w:p w14:paraId="084F7B76" w14:textId="3A4A691C" w:rsidR="00403C99" w:rsidDel="0013053D" w:rsidRDefault="00C351C1" w:rsidP="00D35FC7">
      <w:pPr>
        <w:rPr>
          <w:del w:id="156" w:author="Dirk Young" w:date="2023-04-27T11:48:00Z"/>
        </w:rPr>
      </w:pPr>
      <w:del w:id="157"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8" w:author="Dirk Young" w:date="2023-04-27T11:48:00Z"/>
        </w:rPr>
        <w:pPrChange w:id="159" w:author="Dirk Young" w:date="2023-04-27T11:48:00Z">
          <w:pPr>
            <w:tabs>
              <w:tab w:val="right" w:pos="720"/>
              <w:tab w:val="left" w:pos="900"/>
            </w:tabs>
          </w:pPr>
        </w:pPrChange>
      </w:pPr>
      <w:del w:id="160"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1" w:author="Dirk Young" w:date="2023-04-27T11:48:00Z"/>
        </w:rPr>
        <w:pPrChange w:id="162" w:author="Dirk Young" w:date="2023-04-27T11:48:00Z">
          <w:pPr>
            <w:tabs>
              <w:tab w:val="right" w:pos="720"/>
              <w:tab w:val="left" w:pos="900"/>
            </w:tabs>
          </w:pPr>
        </w:pPrChange>
      </w:pPr>
      <w:del w:id="163"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4" w:author="Dirk Young" w:date="2023-04-27T11:48:00Z"/>
        </w:rPr>
        <w:pPrChange w:id="165" w:author="Dirk Young" w:date="2023-04-27T11:48:00Z">
          <w:pPr>
            <w:tabs>
              <w:tab w:val="right" w:pos="720"/>
              <w:tab w:val="left" w:pos="900"/>
            </w:tabs>
          </w:pPr>
        </w:pPrChange>
      </w:pPr>
      <w:del w:id="166"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7" w:author="Dirk Young" w:date="2023-04-27T11:48:00Z"/>
        </w:rPr>
        <w:pPrChange w:id="168" w:author="Dirk Young" w:date="2023-04-27T11:48:00Z">
          <w:pPr>
            <w:tabs>
              <w:tab w:val="right" w:pos="720"/>
              <w:tab w:val="left" w:pos="900"/>
            </w:tabs>
          </w:pPr>
        </w:pPrChange>
      </w:pPr>
      <w:del w:id="169"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70" w:author="Dirk Young" w:date="2023-04-27T11:48:00Z"/>
        </w:rPr>
        <w:pPrChange w:id="171" w:author="Dirk Young" w:date="2023-04-27T11:48:00Z">
          <w:pPr>
            <w:tabs>
              <w:tab w:val="right" w:pos="720"/>
              <w:tab w:val="left" w:pos="900"/>
            </w:tabs>
          </w:pPr>
        </w:pPrChange>
      </w:pPr>
      <w:del w:id="172"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3" w:author="Dirk Young" w:date="2023-04-27T11:48:00Z"/>
        </w:rPr>
        <w:pPrChange w:id="174" w:author="Dirk Young" w:date="2023-04-27T11:48:00Z">
          <w:pPr>
            <w:tabs>
              <w:tab w:val="right" w:pos="720"/>
              <w:tab w:val="left" w:pos="900"/>
            </w:tabs>
          </w:pPr>
        </w:pPrChange>
      </w:pPr>
      <w:del w:id="175"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6" w:author="Dirk Young" w:date="2023-04-27T11:48:00Z"/>
        </w:rPr>
        <w:pPrChange w:id="177" w:author="Dirk Young" w:date="2023-04-27T11:48:00Z">
          <w:pPr>
            <w:tabs>
              <w:tab w:val="right" w:pos="720"/>
              <w:tab w:val="left" w:pos="900"/>
            </w:tabs>
          </w:pPr>
        </w:pPrChange>
      </w:pPr>
    </w:p>
    <w:p w14:paraId="40439035" w14:textId="171EF163" w:rsidR="005F3AE6" w:rsidDel="0013053D" w:rsidRDefault="00403C99">
      <w:pPr>
        <w:rPr>
          <w:del w:id="178" w:author="Dirk Young" w:date="2023-04-27T11:48:00Z"/>
        </w:rPr>
        <w:pPrChange w:id="179" w:author="Dirk Young" w:date="2023-04-27T11:48:00Z">
          <w:pPr>
            <w:pStyle w:val="ListParagraph"/>
            <w:tabs>
              <w:tab w:val="right" w:pos="720"/>
              <w:tab w:val="left" w:pos="900"/>
            </w:tabs>
            <w:ind w:left="0"/>
          </w:pPr>
        </w:pPrChange>
      </w:pPr>
      <w:del w:id="180"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1" w:author="Dirk Young" w:date="2023-04-27T11:48:00Z">
          <w:pPr>
            <w:tabs>
              <w:tab w:val="right" w:pos="720"/>
              <w:tab w:val="left" w:pos="900"/>
            </w:tabs>
          </w:pPr>
        </w:pPrChange>
      </w:pPr>
      <w:del w:id="182"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3" w:author="Dirk Young" w:date="2023-04-27T11:49:00Z">
        <w:r w:rsidR="00656A5D" w:rsidDel="0013053D">
          <w:delText>c</w:delText>
        </w:r>
        <w:r w:rsidR="00187446" w:rsidDel="0013053D">
          <w:delText>volume</w:delText>
        </w:r>
      </w:del>
      <w:ins w:id="184"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lastRenderedPageBreak/>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5"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5"/>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DD1ED4"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Change w:id="186" w:author="Dirk Young" w:date="2023-04-28T12:42:00Z">
              <w:rPr>
                <w:rFonts w:ascii="Cambria Math" w:hAnsi="Cambria Math"/>
              </w:rPr>
            </w:rPrChange>
          </w:rPr>
          <m:t>λ=</m:t>
        </m:r>
        <m:f>
          <m:fPr>
            <m:ctrlPr>
              <w:rPr>
                <w:rFonts w:ascii="Cambria Math" w:hAnsi="Cambria Math"/>
              </w:rPr>
            </m:ctrlPr>
          </m:fPr>
          <m:num>
            <m:sSub>
              <m:sSubPr>
                <m:ctrlPr>
                  <w:rPr>
                    <w:rFonts w:ascii="Cambria Math" w:hAnsi="Cambria Math"/>
                  </w:rPr>
                </m:ctrlPr>
              </m:sSubPr>
              <m:e>
                <m:r>
                  <w:rPr>
                    <w:rFonts w:ascii="Cambria Math" w:hAnsi="Cambria Math"/>
                    <w:rPrChange w:id="187" w:author="Dirk Young" w:date="2023-04-28T12:42:00Z">
                      <w:rPr>
                        <w:rFonts w:ascii="Cambria Math" w:hAnsi="Cambria Math"/>
                      </w:rPr>
                    </w:rPrChange>
                  </w:rPr>
                  <m:t>x</m:t>
                </m:r>
              </m:e>
              <m:sub>
                <m:r>
                  <w:rPr>
                    <w:rFonts w:ascii="Cambria Math" w:hAnsi="Cambria Math"/>
                    <w:rPrChange w:id="188" w:author="Dirk Young" w:date="2023-04-28T12:42:00Z">
                      <w:rPr>
                        <w:rFonts w:ascii="Cambria Math" w:hAnsi="Cambria Math"/>
                      </w:rPr>
                    </w:rPrChange>
                  </w:rPr>
                  <m:t>o</m:t>
                </m:r>
              </m:sub>
            </m:sSub>
            <m:sSub>
              <m:sSubPr>
                <m:ctrlPr>
                  <w:rPr>
                    <w:rFonts w:ascii="Cambria Math" w:hAnsi="Cambria Math"/>
                  </w:rPr>
                </m:ctrlPr>
              </m:sSubPr>
              <m:e>
                <m:r>
                  <w:rPr>
                    <w:rFonts w:ascii="Cambria Math" w:hAnsi="Cambria Math"/>
                    <w:rPrChange w:id="189" w:author="Dirk Young" w:date="2023-04-28T12:42:00Z">
                      <w:rPr>
                        <w:rFonts w:ascii="Cambria Math" w:hAnsi="Cambria Math"/>
                      </w:rPr>
                    </w:rPrChange>
                  </w:rPr>
                  <m:t>λ</m:t>
                </m:r>
              </m:e>
              <m:sub>
                <m:r>
                  <m:rPr>
                    <m:sty m:val="p"/>
                  </m:rPr>
                  <w:rPr>
                    <w:rFonts w:ascii="Cambria Math" w:hAnsi="Cambria Math"/>
                    <w:rPrChange w:id="190" w:author="Dirk Young" w:date="2023-04-28T12:42:00Z">
                      <w:rPr>
                        <w:rFonts w:ascii="Cambria Math" w:hAnsi="Cambria Math"/>
                      </w:rPr>
                    </w:rPrChange>
                  </w:rPr>
                  <m:t xml:space="preserve">1 </m:t>
                </m:r>
              </m:sub>
            </m:sSub>
            <m:r>
              <m:rPr>
                <m:sty m:val="p"/>
              </m:rPr>
              <w:rPr>
                <w:rFonts w:ascii="Cambria Math" w:hAnsi="Cambria Math"/>
                <w:rPrChange w:id="191"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192" w:author="Dirk Young" w:date="2023-04-28T12:42:00Z">
                      <w:rPr>
                        <w:rFonts w:ascii="Cambria Math" w:hAnsi="Cambria Math"/>
                      </w:rPr>
                    </w:rPrChange>
                  </w:rPr>
                  <m:t>k</m:t>
                </m:r>
              </m:e>
              <m:sub>
                <m:r>
                  <m:rPr>
                    <m:sty m:val="p"/>
                  </m:rPr>
                  <w:rPr>
                    <w:rFonts w:ascii="Cambria Math" w:hAnsi="Cambria Math"/>
                    <w:rPrChange w:id="193"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4" w:author="Dirk Young" w:date="2023-04-28T12:42:00Z">
                      <w:rPr>
                        <w:rFonts w:ascii="Cambria Math" w:hAnsi="Cambria Math"/>
                      </w:rPr>
                    </w:rPrChange>
                  </w:rPr>
                  <m:t>x</m:t>
                </m:r>
              </m:e>
              <m:sub>
                <m:r>
                  <m:rPr>
                    <m:sty m:val="p"/>
                  </m:rPr>
                  <w:rPr>
                    <w:rFonts w:ascii="Cambria Math" w:hAnsi="Cambria Math"/>
                    <w:rPrChange w:id="195"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6" w:author="Dirk Young" w:date="2023-04-28T12:42:00Z">
                      <w:rPr>
                        <w:rFonts w:ascii="Cambria Math" w:hAnsi="Cambria Math"/>
                      </w:rPr>
                    </w:rPrChange>
                  </w:rPr>
                  <m:t>λ</m:t>
                </m:r>
              </m:e>
              <m:sub>
                <m:r>
                  <m:rPr>
                    <m:sty m:val="p"/>
                  </m:rPr>
                  <w:rPr>
                    <w:rFonts w:ascii="Cambria Math" w:hAnsi="Cambria Math"/>
                    <w:rPrChange w:id="197" w:author="Dirk Young" w:date="2023-04-28T12:42:00Z">
                      <w:rPr>
                        <w:rFonts w:ascii="Cambria Math" w:hAnsi="Cambria Math"/>
                      </w:rPr>
                    </w:rPrChange>
                  </w:rPr>
                  <m:t>1</m:t>
                </m:r>
              </m:sub>
            </m:sSub>
          </m:num>
          <m:den>
            <m:sSub>
              <m:sSubPr>
                <m:ctrlPr>
                  <w:rPr>
                    <w:rFonts w:ascii="Cambria Math" w:hAnsi="Cambria Math"/>
                  </w:rPr>
                </m:ctrlPr>
              </m:sSubPr>
              <m:e>
                <m:r>
                  <w:rPr>
                    <w:rFonts w:ascii="Cambria Math" w:hAnsi="Cambria Math"/>
                    <w:rPrChange w:id="198" w:author="Dirk Young" w:date="2023-04-28T12:42:00Z">
                      <w:rPr>
                        <w:rFonts w:ascii="Cambria Math" w:hAnsi="Cambria Math"/>
                      </w:rPr>
                    </w:rPrChange>
                  </w:rPr>
                  <m:t>x</m:t>
                </m:r>
              </m:e>
              <m:sub>
                <m:r>
                  <w:rPr>
                    <w:rFonts w:ascii="Cambria Math" w:hAnsi="Cambria Math"/>
                    <w:rPrChange w:id="199" w:author="Dirk Young" w:date="2023-04-28T12:42:00Z">
                      <w:rPr>
                        <w:rFonts w:ascii="Cambria Math" w:hAnsi="Cambria Math"/>
                      </w:rPr>
                    </w:rPrChange>
                  </w:rPr>
                  <m:t>o</m:t>
                </m:r>
              </m:sub>
            </m:sSub>
            <m:r>
              <m:rPr>
                <m:sty m:val="p"/>
              </m:rPr>
              <w:rPr>
                <w:rFonts w:ascii="Cambria Math" w:hAnsi="Cambria Math"/>
                <w:rPrChange w:id="200"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201" w:author="Dirk Young" w:date="2023-04-28T12:42:00Z">
                      <w:rPr>
                        <w:rFonts w:ascii="Cambria Math" w:hAnsi="Cambria Math"/>
                      </w:rPr>
                    </w:rPrChange>
                  </w:rPr>
                  <m:t>k</m:t>
                </m:r>
              </m:e>
              <m:sub>
                <m:r>
                  <m:rPr>
                    <m:sty m:val="p"/>
                  </m:rPr>
                  <w:rPr>
                    <w:rFonts w:ascii="Cambria Math" w:hAnsi="Cambria Math"/>
                    <w:rPrChange w:id="202"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203" w:author="Dirk Young" w:date="2023-04-28T12:42:00Z">
                      <w:rPr>
                        <w:rFonts w:ascii="Cambria Math" w:hAnsi="Cambria Math"/>
                      </w:rPr>
                    </w:rPrChange>
                  </w:rPr>
                  <m:t>x</m:t>
                </m:r>
              </m:e>
              <m:sub>
                <m:r>
                  <m:rPr>
                    <m:sty m:val="p"/>
                  </m:rPr>
                  <w:rPr>
                    <w:rFonts w:ascii="Cambria Math" w:hAnsi="Cambria Math"/>
                    <w:rPrChange w:id="204"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Change w:id="205" w:author="Dirk Young" w:date="2023-04-28T12:42:00Z">
                  <w:rPr>
                    <w:rFonts w:ascii="Cambria Math" w:hAnsi="Cambria Math"/>
                  </w:rPr>
                </w:rPrChange>
              </w:rPr>
              <m:t>k</m:t>
            </m:r>
          </m:e>
          <m:sub>
            <m:r>
              <m:rPr>
                <m:sty m:val="p"/>
              </m:rPr>
              <w:rPr>
                <w:rFonts w:ascii="Cambria Math" w:hAnsi="Cambria Math"/>
                <w:rPrChange w:id="206" w:author="Dirk Young" w:date="2023-04-28T12:42:00Z">
                  <w:rPr>
                    <w:rFonts w:ascii="Cambria Math" w:hAnsi="Cambria Math"/>
                  </w:rPr>
                </w:rPrChange>
              </w:rPr>
              <m:t>1</m:t>
            </m:r>
          </m:sub>
        </m:sSub>
        <m:r>
          <m:rPr>
            <m:sty m:val="p"/>
          </m:rPr>
          <w:rPr>
            <w:rFonts w:ascii="Cambria Math" w:hAnsi="Cambria Math"/>
            <w:rPrChange w:id="207" w:author="Dirk Young" w:date="2023-04-28T12:42:00Z">
              <w:rPr>
                <w:rFonts w:ascii="Cambria Math" w:hAnsi="Cambria Math"/>
              </w:rPr>
            </w:rPrChange>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08" w:author="Dirk Young" w:date="2023-04-28T12:42:00Z">
                                  <w:rPr>
                                    <w:rFonts w:ascii="Cambria Math" w:hAnsi="Cambria Math"/>
                                  </w:rPr>
                                </w:rPrChange>
                              </w:rPr>
                              <m:t>dϑ</m:t>
                            </m:r>
                          </m:num>
                          <m:den>
                            <m:r>
                              <w:rPr>
                                <w:rFonts w:ascii="Cambria Math" w:hAnsi="Cambria Math"/>
                                <w:rPrChange w:id="209" w:author="Dirk Young" w:date="2023-04-28T12:42:00Z">
                                  <w:rPr>
                                    <w:rFonts w:ascii="Cambria Math" w:hAnsi="Cambria Math"/>
                                  </w:rPr>
                                </w:rPrChange>
                              </w:rPr>
                              <m:t>dz</m:t>
                            </m:r>
                          </m:den>
                        </m:f>
                      </m:e>
                    </m:d>
                  </m:e>
                </m:acc>
              </m:e>
              <m:sub>
                <m:r>
                  <m:rPr>
                    <m:sty m:val="p"/>
                  </m:rPr>
                  <w:rPr>
                    <w:rFonts w:ascii="Cambria Math" w:hAnsi="Cambria Math"/>
                    <w:rPrChange w:id="210" w:author="Dirk Young" w:date="2023-04-28T12:42:00Z">
                      <w:rPr>
                        <w:rFonts w:ascii="Cambria Math" w:hAnsi="Cambria Math"/>
                      </w:rPr>
                    </w:rPrChange>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11" w:author="Dirk Young" w:date="2023-04-28T12:42:00Z">
                                  <w:rPr>
                                    <w:rFonts w:ascii="Cambria Math" w:hAnsi="Cambria Math"/>
                                  </w:rPr>
                                </w:rPrChange>
                              </w:rPr>
                              <m:t>dϑ</m:t>
                            </m:r>
                          </m:num>
                          <m:den>
                            <m:r>
                              <w:rPr>
                                <w:rFonts w:ascii="Cambria Math" w:hAnsi="Cambria Math"/>
                                <w:rPrChange w:id="212" w:author="Dirk Young" w:date="2023-04-28T12:42:00Z">
                                  <w:rPr>
                                    <w:rFonts w:ascii="Cambria Math" w:hAnsi="Cambria Math"/>
                                  </w:rPr>
                                </w:rPrChange>
                              </w:rPr>
                              <m:t>dz</m:t>
                            </m:r>
                          </m:den>
                        </m:f>
                      </m:e>
                    </m:d>
                  </m:e>
                </m:acc>
              </m:e>
              <m:sub>
                <m:r>
                  <m:rPr>
                    <m:sty m:val="p"/>
                  </m:rPr>
                  <w:rPr>
                    <w:rFonts w:ascii="Cambria Math" w:hAnsi="Cambria Math"/>
                    <w:rPrChange w:id="213" w:author="Dirk Young" w:date="2023-04-28T12:42:00Z">
                      <w:rPr>
                        <w:rFonts w:ascii="Cambria Math" w:hAnsi="Cambria Math"/>
                      </w:rPr>
                    </w:rPrChange>
                  </w:rPr>
                  <m:t>0</m:t>
                </m:r>
              </m:sub>
            </m:sSub>
          </m:den>
        </m:f>
        <m:r>
          <m:rPr>
            <m:sty m:val="p"/>
          </m:rPr>
          <w:rPr>
            <w:rFonts w:ascii="Cambria Math" w:hAnsi="Cambria Math"/>
            <w:rPrChange w:id="214"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215" w:name="_Hlk133488630"/>
    </w:p>
    <w:p w14:paraId="7D7326BD" w14:textId="5B70E25D" w:rsidR="0013053D" w:rsidRDefault="00CD1D49" w:rsidP="00D35FC7">
      <w:pPr>
        <w:rPr>
          <w:ins w:id="216" w:author="Dirk Young" w:date="2023-04-27T11:50:00Z"/>
        </w:rPr>
      </w:pPr>
      <w:del w:id="217"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15"/>
    </w:p>
    <w:p w14:paraId="4ECFEBFE" w14:textId="77777777" w:rsidR="0013053D" w:rsidRDefault="0013053D" w:rsidP="00D35FC7">
      <w:pPr>
        <w:rPr>
          <w:ins w:id="218" w:author="Dirk Young" w:date="2023-04-27T11:50:00Z"/>
        </w:rPr>
      </w:pPr>
    </w:p>
    <w:p w14:paraId="47AB9849" w14:textId="4FAEF3BD" w:rsidR="0013053D" w:rsidRDefault="0013053D" w:rsidP="00D35FC7">
      <w:ins w:id="219" w:author="Dirk Young" w:date="2023-04-27T11:50:00Z">
        <w:r>
          <w:tab/>
          <w:t>VHTCAP = 0.46  X</w:t>
        </w:r>
        <w:r>
          <w:rPr>
            <w:vertAlign w:val="subscript"/>
          </w:rPr>
          <w:t>mineral</w:t>
        </w:r>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220" w:author="Dirk Young" w:date="2023-04-27T11:55:00Z">
        <w:r w:rsidR="00A770AA">
          <w:t xml:space="preserve">soil </w:t>
        </w:r>
      </w:ins>
      <w:r w:rsidR="00256E61">
        <w:t xml:space="preserve">organic </w:t>
      </w:r>
      <w:ins w:id="221" w:author="Dirk Young" w:date="2023-04-27T11:55:00Z">
        <w:r w:rsidR="00A770AA">
          <w:t>matter</w:t>
        </w:r>
      </w:ins>
      <w:del w:id="222"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223" w:name="_Toc138340366"/>
      <w:r w:rsidRPr="0031526B">
        <w:lastRenderedPageBreak/>
        <w:t xml:space="preserve">Upper </w:t>
      </w:r>
      <w:r w:rsidRPr="002D6560">
        <w:t>Boundary</w:t>
      </w:r>
      <w:r w:rsidRPr="0031526B">
        <w:t xml:space="preserve"> Temperature</w:t>
      </w:r>
      <w:bookmarkEnd w:id="223"/>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224" w:name="_Toc138340367"/>
      <w:r w:rsidRPr="0031526B">
        <w:t>Temperature</w:t>
      </w:r>
      <w:r>
        <w:t xml:space="preserve"> </w:t>
      </w:r>
      <w:r w:rsidR="006A2AB0">
        <w:t>D</w:t>
      </w:r>
      <w:r>
        <w:t xml:space="preserve">ependent </w:t>
      </w:r>
      <w:r w:rsidR="006A2AB0">
        <w:t>D</w:t>
      </w:r>
      <w:r>
        <w:t>egradation</w:t>
      </w:r>
      <w:bookmarkEnd w:id="224"/>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lastRenderedPageBreak/>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D35FC7">
      <w:pPr>
        <w:pStyle w:val="Heading2"/>
      </w:pPr>
      <w:bookmarkStart w:id="225" w:name="_Toc376441533"/>
      <w:bookmarkStart w:id="226" w:name="_Toc376441534"/>
      <w:bookmarkStart w:id="227" w:name="_Toc376441535"/>
      <w:bookmarkStart w:id="228" w:name="_Toc376441536"/>
      <w:bookmarkStart w:id="229" w:name="_Toc376441537"/>
      <w:bookmarkStart w:id="230" w:name="_Toc376441538"/>
      <w:bookmarkStart w:id="231" w:name="_Toc376441539"/>
      <w:bookmarkStart w:id="232" w:name="_Toc376441540"/>
      <w:bookmarkStart w:id="233" w:name="_Toc376441541"/>
      <w:bookmarkStart w:id="234" w:name="_Toc376441542"/>
      <w:bookmarkStart w:id="235" w:name="_Toc376441543"/>
      <w:bookmarkStart w:id="236" w:name="_Toc376441544"/>
      <w:bookmarkStart w:id="237" w:name="_Toc376441545"/>
      <w:bookmarkStart w:id="238" w:name="_Toc376441546"/>
      <w:bookmarkStart w:id="239" w:name="_Toc376441547"/>
      <w:bookmarkStart w:id="240" w:name="_Toc376441548"/>
      <w:bookmarkStart w:id="241" w:name="_Toc376441549"/>
      <w:bookmarkStart w:id="242" w:name="_Toc376441550"/>
      <w:bookmarkStart w:id="243" w:name="_Toc376441551"/>
      <w:bookmarkStart w:id="244" w:name="_Toc376441552"/>
      <w:bookmarkStart w:id="245" w:name="_Toc376441553"/>
      <w:bookmarkStart w:id="246" w:name="_Toc376441554"/>
      <w:bookmarkStart w:id="247" w:name="_Toc376441555"/>
      <w:bookmarkStart w:id="248" w:name="_Toc376441556"/>
      <w:bookmarkStart w:id="249" w:name="_Toc376441557"/>
      <w:bookmarkStart w:id="250" w:name="_Toc376441558"/>
      <w:bookmarkStart w:id="251" w:name="_Toc376441559"/>
      <w:bookmarkStart w:id="252" w:name="_Toc376441560"/>
      <w:bookmarkStart w:id="253" w:name="_Toc376441561"/>
      <w:bookmarkStart w:id="254" w:name="_Toc365363870"/>
      <w:bookmarkStart w:id="255" w:name="_Toc365363922"/>
      <w:bookmarkStart w:id="256" w:name="_Toc365363980"/>
      <w:bookmarkStart w:id="257" w:name="_Toc365528299"/>
      <w:bookmarkStart w:id="258" w:name="_Toc376441562"/>
      <w:bookmarkStart w:id="259" w:name="_Toc365363871"/>
      <w:bookmarkStart w:id="260" w:name="_Toc365363923"/>
      <w:bookmarkStart w:id="261" w:name="_Toc365363981"/>
      <w:bookmarkStart w:id="262" w:name="_Toc365528300"/>
      <w:bookmarkStart w:id="263" w:name="_Toc376441563"/>
      <w:bookmarkStart w:id="264" w:name="_Toc365363872"/>
      <w:bookmarkStart w:id="265" w:name="_Toc365363924"/>
      <w:bookmarkStart w:id="266" w:name="_Toc365363982"/>
      <w:bookmarkStart w:id="267" w:name="_Toc365528301"/>
      <w:bookmarkStart w:id="268" w:name="_Toc376441564"/>
      <w:bookmarkStart w:id="269" w:name="_Toc365363873"/>
      <w:bookmarkStart w:id="270" w:name="_Toc365363925"/>
      <w:bookmarkStart w:id="271" w:name="_Toc365363983"/>
      <w:bookmarkStart w:id="272" w:name="_Toc365528302"/>
      <w:bookmarkStart w:id="273" w:name="_Toc376441565"/>
      <w:bookmarkStart w:id="274" w:name="_Toc365363874"/>
      <w:bookmarkStart w:id="275" w:name="_Toc365363926"/>
      <w:bookmarkStart w:id="276" w:name="_Toc365363984"/>
      <w:bookmarkStart w:id="277" w:name="_Toc365528303"/>
      <w:bookmarkStart w:id="278" w:name="_Toc376441566"/>
      <w:bookmarkStart w:id="279" w:name="_Toc365363875"/>
      <w:bookmarkStart w:id="280" w:name="_Toc365363927"/>
      <w:bookmarkStart w:id="281" w:name="_Toc365363985"/>
      <w:bookmarkStart w:id="282" w:name="_Toc365528304"/>
      <w:bookmarkStart w:id="283" w:name="_Toc376441567"/>
      <w:bookmarkStart w:id="284" w:name="_Toc365363876"/>
      <w:bookmarkStart w:id="285" w:name="_Toc365363928"/>
      <w:bookmarkStart w:id="286" w:name="_Toc365363986"/>
      <w:bookmarkStart w:id="287" w:name="_Toc365528305"/>
      <w:bookmarkStart w:id="288" w:name="_Toc376441568"/>
      <w:bookmarkStart w:id="289" w:name="_Toc365363877"/>
      <w:bookmarkStart w:id="290" w:name="_Toc365363929"/>
      <w:bookmarkStart w:id="291" w:name="_Toc365363987"/>
      <w:bookmarkStart w:id="292" w:name="_Toc365528306"/>
      <w:bookmarkStart w:id="293" w:name="_Toc376441569"/>
      <w:bookmarkStart w:id="294" w:name="_Toc365363878"/>
      <w:bookmarkStart w:id="295" w:name="_Toc365363930"/>
      <w:bookmarkStart w:id="296" w:name="_Toc365363988"/>
      <w:bookmarkStart w:id="297" w:name="_Toc365528307"/>
      <w:bookmarkStart w:id="298" w:name="_Toc376441570"/>
      <w:bookmarkStart w:id="299" w:name="_Toc138340368"/>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t xml:space="preserve">Chemical Application </w:t>
      </w:r>
      <w:r w:rsidR="00A630A0">
        <w:t xml:space="preserve">&amp; </w:t>
      </w:r>
      <w:r>
        <w:t>Foliar Washoff</w:t>
      </w:r>
      <w:bookmarkEnd w:id="299"/>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D35FC7">
      <w:pPr>
        <w:pStyle w:val="Heading2"/>
      </w:pPr>
      <w:bookmarkStart w:id="300"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300"/>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301" w:name="_Hlk49243233"/>
      <w:r w:rsidR="00494C06" w:rsidRPr="00CD61C6">
        <w:t>(yellow shaded range)</w:t>
      </w:r>
      <w:bookmarkEnd w:id="301"/>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35FC7">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D35FC7">
      <w:pPr>
        <w:pStyle w:val="Heading2"/>
      </w:pPr>
      <w:bookmarkStart w:id="302" w:name="_Toc138340370"/>
      <w:r>
        <w:t>Chemical Processes on Canopy</w:t>
      </w:r>
      <w:bookmarkEnd w:id="302"/>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35FC7">
      <w:pPr>
        <w:pStyle w:val="Heading2"/>
      </w:pPr>
      <w:bookmarkStart w:id="303" w:name="_Toc138340371"/>
      <w:r>
        <w:t>Chemical Runoff &amp; Vertical Transport in Soil</w:t>
      </w:r>
      <w:bookmarkEnd w:id="303"/>
    </w:p>
    <w:p w14:paraId="19A7257C" w14:textId="77777777" w:rsidR="008D68F3" w:rsidRDefault="00E06673" w:rsidP="00EB6DCA">
      <w:pPr>
        <w:pStyle w:val="Heading3"/>
      </w:pPr>
      <w:bookmarkStart w:id="304" w:name="_Toc138340372"/>
      <w:r>
        <w:t>Transport Model</w:t>
      </w:r>
      <w:bookmarkEnd w:id="304"/>
    </w:p>
    <w:p w14:paraId="3C55B7A6" w14:textId="1E2C860B" w:rsidR="008D68F3" w:rsidRDefault="008D68F3" w:rsidP="00D35FC7">
      <w:r w:rsidRPr="002E1265">
        <w:t xml:space="preserve">PRZM5 simulates chemical changes </w:t>
      </w:r>
      <w:r w:rsidR="0012768F">
        <w:t xml:space="preserve">to </w:t>
      </w:r>
      <w:r w:rsidRPr="002E1265">
        <w:t>mass in the soil by runoff, erosion, volatilization, degradation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D35FC7">
      <w:r>
        <w:rPr>
          <w:rFonts w:eastAsiaTheme="minorEastAsia"/>
        </w:rPr>
        <w:lastRenderedPageBreak/>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05" w:name="_Hlk64374976"/>
        <m:r>
          <m:rPr>
            <m:sty m:val="p"/>
          </m:rPr>
          <w:rPr>
            <w:rFonts w:ascii="Cambria Math" w:hAnsi="Cambria Math"/>
          </w:rPr>
          <m:t>∆</m:t>
        </m:r>
        <m:r>
          <w:rPr>
            <w:rFonts w:ascii="Cambria Math" w:hAnsi="Cambria Math"/>
          </w:rPr>
          <m:t>z</m:t>
        </m:r>
        <w:bookmarkEnd w:id="305"/>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379A9D9" w:rsidR="00CD47FA" w:rsidRPr="00CD47FA" w:rsidRDefault="00CD47FA" w:rsidP="00D35FC7">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D35FC7"/>
    <w:p w14:paraId="418E2BF0" w14:textId="77777777" w:rsidR="00A325F2" w:rsidRDefault="008D68F3" w:rsidP="00D35FC7">
      <w:r w:rsidRPr="002E1265">
        <w:t>Where</w:t>
      </w:r>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D35FC7">
      <w:pPr>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77777777" w:rsidR="00E06673" w:rsidRDefault="00E06673" w:rsidP="00D35FC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D35FC7">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D35FC7">
      <w:pPr>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D35FC7"/>
    <w:p w14:paraId="622D6AA9" w14:textId="77777777" w:rsidR="00D26667" w:rsidRDefault="007F3027" w:rsidP="00D35FC7">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D35FC7">
      <w:pPr>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D35FC7">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lastRenderedPageBreak/>
        <w:t>Thes</w:t>
      </w:r>
      <w:r w:rsidR="00073637">
        <w:t>e</w:t>
      </w:r>
      <w:r>
        <w:t xml:space="preserve"> equations can then be rearranged into the generic form</w:t>
      </w:r>
    </w:p>
    <w:p w14:paraId="0C2D011B" w14:textId="77777777" w:rsidR="007636ED" w:rsidRPr="007636ED" w:rsidRDefault="007636ED" w:rsidP="00D35FC7">
      <w:pPr>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9270701"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77777777" w:rsidR="007636ED" w:rsidRDefault="007636ED" w:rsidP="00D35FC7">
      <w:pPr>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9270702"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77777777" w:rsidR="007636ED" w:rsidRPr="007636ED" w:rsidRDefault="007636ED" w:rsidP="00D35FC7">
      <w:pPr>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9270703"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77777777" w:rsidR="007636ED" w:rsidRDefault="007636ED" w:rsidP="00D35FC7">
      <w:pPr>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9270704"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r w:rsidRPr="007636ED">
        <w:t>where</w:t>
      </w:r>
    </w:p>
    <w:p w14:paraId="2BC61049" w14:textId="77777777" w:rsidR="007636ED" w:rsidRPr="007636ED" w:rsidRDefault="007F3027" w:rsidP="00D35FC7">
      <w:pPr>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9270705" r:id="rId42"/>
        </w:object>
      </w:r>
      <w:r w:rsidRPr="007636ED">
        <w:rPr>
          <w:sz w:val="24"/>
        </w:rPr>
        <w:tab/>
        <w:t>(</w:t>
      </w:r>
      <w:r>
        <w:rPr>
          <w:sz w:val="24"/>
        </w:rPr>
        <w:t>4-67</w:t>
      </w:r>
      <w:r w:rsidRPr="007636ED">
        <w:rPr>
          <w:sz w:val="24"/>
        </w:rPr>
        <w:t>)</w:t>
      </w:r>
    </w:p>
    <w:p w14:paraId="686B92B7" w14:textId="77777777" w:rsidR="007636ED" w:rsidRPr="007636ED" w:rsidRDefault="007F3027" w:rsidP="00D35FC7">
      <w:pPr>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9270706" r:id="rId44"/>
        </w:object>
      </w:r>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77777777" w:rsidR="007636ED" w:rsidRPr="007636ED" w:rsidRDefault="007F3027" w:rsidP="00D35FC7">
      <w:pPr>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9270707" r:id="rId46"/>
        </w:object>
      </w:r>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77777777" w:rsidR="007636ED" w:rsidRPr="007636ED" w:rsidRDefault="007F3027" w:rsidP="00D35FC7">
      <w:pPr>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9270708" r:id="rId48"/>
        </w:object>
      </w:r>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306"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306"/>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r w:rsidRPr="002E1265">
        <w:t>Where</w:t>
      </w:r>
      <w:r w:rsidRPr="002E1265">
        <w:tab/>
      </w:r>
    </w:p>
    <w:p w14:paraId="5D1CA44D" w14:textId="772F1335" w:rsidR="00894D0D" w:rsidRDefault="00DD1ED4"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(time</w:t>
      </w:r>
      <w:r w:rsidR="00894D0D" w:rsidRPr="00894D0D">
        <w:rPr>
          <w:vertAlign w:val="superscript"/>
        </w:rPr>
        <w:t>-1</w:t>
      </w:r>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DD1ED4"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lastRenderedPageBreak/>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307" w:name="_Toc138340373"/>
      <w:r>
        <w:t>Runoff Extraction of Chemical</w:t>
      </w:r>
      <w:bookmarkEnd w:id="307"/>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lastRenderedPageBreak/>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4CCA192D"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308" w:name="_Toc138340374"/>
      <w:r>
        <w:t>Erosion Extraction of Chemical</w:t>
      </w:r>
      <w:bookmarkEnd w:id="308"/>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w:t>
      </w:r>
      <w:r>
        <w:lastRenderedPageBreak/>
        <w:t>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35FC7">
      <w:pPr>
        <w:pStyle w:val="Heading2"/>
      </w:pPr>
      <w:bookmarkStart w:id="309" w:name="_Toc138340375"/>
      <w:r>
        <w:t>Chemical Vo</w:t>
      </w:r>
      <w:r w:rsidRPr="00975526">
        <w:t>l</w:t>
      </w:r>
      <w:r>
        <w:t>atilization</w:t>
      </w:r>
      <w:bookmarkEnd w:id="309"/>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310" w:name="_Toc138340376"/>
      <w:r>
        <w:lastRenderedPageBreak/>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10"/>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lastRenderedPageBreak/>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r>
        <w:t>z</w:t>
      </w:r>
      <w:r w:rsidRPr="00AA3193">
        <w:rPr>
          <w:vertAlign w:val="subscript"/>
        </w:rPr>
        <w:t>o,ch</w:t>
      </w:r>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r>
        <w:t xml:space="preserve">Where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w:t>
      </w:r>
      <w:r w:rsidRPr="00261792">
        <w:lastRenderedPageBreak/>
        <w:t xml:space="preserve">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r>
        <w:t>W</w:t>
      </w:r>
      <w:r w:rsidR="007928E9">
        <w:t>here</w:t>
      </w:r>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D35FC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D35FC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M = foliar pesticide mass (g cm</w:t>
      </w:r>
      <w:r w:rsidRPr="002103F7">
        <w:rPr>
          <w:vertAlign w:val="superscript"/>
        </w:rPr>
        <w:t>-2</w:t>
      </w:r>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311" w:name="_Toc365363883"/>
      <w:bookmarkStart w:id="312" w:name="_Toc365363935"/>
      <w:bookmarkStart w:id="313" w:name="_Toc365363993"/>
      <w:bookmarkStart w:id="314" w:name="_Toc365363884"/>
      <w:bookmarkStart w:id="315" w:name="_Toc365363936"/>
      <w:bookmarkStart w:id="316" w:name="_Toc365363994"/>
      <w:bookmarkEnd w:id="311"/>
      <w:bookmarkEnd w:id="312"/>
      <w:bookmarkEnd w:id="313"/>
      <w:bookmarkEnd w:id="314"/>
      <w:bookmarkEnd w:id="315"/>
      <w:bookmarkEnd w:id="316"/>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2D169492" w:rsidR="00B92006" w:rsidRDefault="00167E51" w:rsidP="00D35FC7">
      <w:r>
        <w:t xml:space="preserve">Adjustment for implicit temporal scheme.  Use of analytical correction to give exact amount of degradation when soil degradation alone is in place. Soil degradation happens all the time regardless of </w:t>
      </w:r>
      <w:r>
        <w:lastRenderedPageBreak/>
        <w:t>rain, so it dominates usually so correction only done here.  Other dissipation mechanisms are still numeric.</w:t>
      </w:r>
    </w:p>
    <w:p w14:paraId="3CBA5888" w14:textId="77777777" w:rsidR="00B92006" w:rsidRDefault="00B92006" w:rsidP="00D35FC7"/>
    <w:p w14:paraId="67D53A79" w14:textId="77777777" w:rsidR="00B92006" w:rsidRDefault="00B92006" w:rsidP="00D35FC7"/>
    <w:p w14:paraId="73960F14" w14:textId="7E4A71D9" w:rsidR="008B363D" w:rsidRPr="008B363D" w:rsidRDefault="00B92006" w:rsidP="00D35FC7">
      <w:pPr>
        <w:pStyle w:val="Heading1"/>
      </w:pPr>
      <w:bookmarkStart w:id="317" w:name="_Toc138340377"/>
      <w:r>
        <w:t>Waterbody Calculations (VVWM)</w:t>
      </w:r>
      <w:bookmarkEnd w:id="317"/>
    </w:p>
    <w:p w14:paraId="0A17BE12" w14:textId="296EB26E" w:rsidR="008B363D" w:rsidRPr="008B363D" w:rsidRDefault="008B363D" w:rsidP="00D35FC7">
      <w:pPr>
        <w:pStyle w:val="Heading2"/>
      </w:pPr>
      <w:bookmarkStart w:id="318" w:name="_Toc451238549"/>
      <w:bookmarkStart w:id="319" w:name="_Toc138340378"/>
      <w:r w:rsidRPr="008B363D">
        <w:t>Introduction</w:t>
      </w:r>
      <w:bookmarkEnd w:id="318"/>
      <w:bookmarkEnd w:id="319"/>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D35FC7">
      <w:pPr>
        <w:pStyle w:val="Heading2"/>
      </w:pPr>
      <w:bookmarkStart w:id="320" w:name="_Toc451238550"/>
      <w:r w:rsidRPr="008B363D">
        <w:tab/>
      </w:r>
      <w:bookmarkStart w:id="321" w:name="_Toc138340379"/>
      <w:r w:rsidRPr="008B363D">
        <w:t>The Varying Volume Water Body Model</w:t>
      </w:r>
      <w:bookmarkEnd w:id="320"/>
      <w:bookmarkEnd w:id="321"/>
    </w:p>
    <w:p w14:paraId="190A4E56" w14:textId="50C39CF3" w:rsidR="008B363D" w:rsidRPr="008B363D" w:rsidRDefault="008B363D" w:rsidP="00EB6DCA">
      <w:pPr>
        <w:pStyle w:val="Heading3"/>
      </w:pPr>
      <w:r w:rsidRPr="008B363D">
        <w:t xml:space="preserve"> </w:t>
      </w:r>
      <w:bookmarkStart w:id="322" w:name="_Toc451238551"/>
      <w:bookmarkStart w:id="323" w:name="_Toc138340380"/>
      <w:r w:rsidRPr="008B363D">
        <w:t>Conceptualization and Mathematics</w:t>
      </w:r>
      <w:bookmarkEnd w:id="322"/>
      <w:bookmarkEnd w:id="323"/>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D35FC7"/>
    <w:p w14:paraId="6EEB1B90" w14:textId="77777777" w:rsidR="008B363D" w:rsidRPr="008B363D" w:rsidRDefault="008B363D" w:rsidP="00D35FC7">
      <w:r w:rsidRPr="008B363D">
        <w:object w:dxaOrig="8700" w:dyaOrig="2560" w14:anchorId="01482E7D">
          <v:shape id="_x0000_i1040" type="#_x0000_t75" style="width:408pt;height:132pt" o:ole="">
            <v:imagedata r:id="rId52" o:title=""/>
          </v:shape>
          <o:OLEObject Type="Embed" ProgID="Equation.3" ShapeID="_x0000_i1040" DrawAspect="Content" ObjectID="_1749270709" r:id="rId53"/>
        </w:object>
      </w:r>
      <w:r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D35FC7">
      <w:r w:rsidRPr="008B363D">
        <w:object w:dxaOrig="8760" w:dyaOrig="1380" w14:anchorId="492C2ACE">
          <v:shape id="_x0000_i1041" type="#_x0000_t75" style="width:420pt;height:66pt" o:ole="">
            <v:imagedata r:id="rId54" o:title=""/>
          </v:shape>
          <o:OLEObject Type="Embed" ProgID="Equation.3" ShapeID="_x0000_i1041" DrawAspect="Content" ObjectID="_1749270710" r:id="rId55"/>
        </w:object>
      </w:r>
      <w:r w:rsidRPr="008B363D">
        <w:tab/>
        <w:t>(2)</w:t>
      </w:r>
    </w:p>
    <w:p w14:paraId="5E7E3B4F" w14:textId="77777777" w:rsidR="008B363D" w:rsidRPr="008B363D" w:rsidRDefault="008B363D" w:rsidP="00D35FC7"/>
    <w:p w14:paraId="2BB63BDD" w14:textId="77777777" w:rsidR="008B363D" w:rsidRPr="008B363D" w:rsidRDefault="008B363D" w:rsidP="00D35FC7">
      <w:r w:rsidRPr="008B363D">
        <w:t>Where</w:t>
      </w:r>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7777777" w:rsidR="008B363D" w:rsidRPr="008B363D" w:rsidRDefault="008B363D" w:rsidP="00D35FC7">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9270711" r:id="rId57"/>
        </w:object>
      </w:r>
      <w:r w:rsidRPr="008B363D">
        <w:tab/>
        <w:t>(3)</w:t>
      </w:r>
    </w:p>
    <w:p w14:paraId="5E71988B" w14:textId="77777777" w:rsidR="008B363D" w:rsidRPr="008B363D" w:rsidRDefault="008B363D" w:rsidP="00D35FC7"/>
    <w:p w14:paraId="46F5FCAA" w14:textId="77777777" w:rsidR="008B363D" w:rsidRPr="008B363D" w:rsidRDefault="008B363D" w:rsidP="00D35FC7">
      <w:r w:rsidRPr="008B363D">
        <w:lastRenderedPageBreak/>
        <w:tab/>
      </w:r>
      <w:r w:rsidRPr="008B363D">
        <w:object w:dxaOrig="2420" w:dyaOrig="620" w14:anchorId="5CD0D2EE">
          <v:shape id="_x0000_i1043" type="#_x0000_t75" style="width:114pt;height:30pt" o:ole="">
            <v:imagedata r:id="rId58" o:title=""/>
          </v:shape>
          <o:OLEObject Type="Embed" ProgID="Equation.3" ShapeID="_x0000_i1043" DrawAspect="Content" ObjectID="_1749270712" r:id="rId59"/>
        </w:object>
      </w:r>
      <w:r w:rsidRPr="008B363D">
        <w:tab/>
        <w:t>(4)</w:t>
      </w:r>
    </w:p>
    <w:p w14:paraId="65EADC5F" w14:textId="77777777" w:rsidR="008B363D" w:rsidRPr="008B363D" w:rsidRDefault="008B363D" w:rsidP="00D35FC7"/>
    <w:p w14:paraId="7E1527D0" w14:textId="77777777" w:rsidR="008B363D" w:rsidRPr="008B363D" w:rsidRDefault="008B363D" w:rsidP="00D35FC7">
      <w:r w:rsidRPr="008B363D">
        <w:t>where</w:t>
      </w:r>
    </w:p>
    <w:p w14:paraId="0CA547B5" w14:textId="77777777" w:rsidR="008B363D" w:rsidRPr="008B363D" w:rsidRDefault="008B363D" w:rsidP="00D35FC7">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9270713" r:id="rId61"/>
        </w:object>
      </w:r>
      <w:r w:rsidRPr="008B363D">
        <w:tab/>
        <w:t>(5)</w:t>
      </w:r>
    </w:p>
    <w:p w14:paraId="3BBCA905" w14:textId="77777777" w:rsidR="008B363D" w:rsidRPr="008B363D" w:rsidRDefault="008B363D" w:rsidP="00D35FC7"/>
    <w:p w14:paraId="4FACFC7B" w14:textId="77777777" w:rsidR="008B363D" w:rsidRPr="008B363D" w:rsidRDefault="008B363D" w:rsidP="00D35FC7">
      <w:r w:rsidRPr="008B363D">
        <w:tab/>
      </w:r>
      <w:bookmarkStart w:id="324"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9270714" r:id="rId63"/>
        </w:object>
      </w:r>
      <w:bookmarkEnd w:id="324"/>
      <w:r w:rsidRPr="008B363D">
        <w:tab/>
        <w:t>(6)</w:t>
      </w:r>
    </w:p>
    <w:p w14:paraId="3A5EE874" w14:textId="77777777" w:rsidR="008B363D" w:rsidRPr="008B363D" w:rsidRDefault="008B363D" w:rsidP="00D35FC7"/>
    <w:p w14:paraId="660887F3" w14:textId="77777777" w:rsidR="008B363D" w:rsidRPr="008B363D" w:rsidRDefault="008B363D" w:rsidP="00D35FC7">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9270715" r:id="rId65"/>
        </w:object>
      </w:r>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77777777" w:rsidR="008B363D" w:rsidRPr="008B363D" w:rsidRDefault="008B363D" w:rsidP="00D35FC7">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9270716" r:id="rId67"/>
        </w:object>
      </w:r>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77777777" w:rsidR="008B363D" w:rsidRPr="008B363D" w:rsidRDefault="008B363D" w:rsidP="00D35FC7">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9270717" r:id="rId69"/>
        </w:object>
      </w:r>
      <w:r w:rsidRPr="008B363D">
        <w:tab/>
        <w:t>(9)</w:t>
      </w:r>
    </w:p>
    <w:p w14:paraId="44BDE6A6" w14:textId="77777777" w:rsidR="008B363D" w:rsidRPr="008B363D" w:rsidRDefault="008B363D" w:rsidP="00D35FC7"/>
    <w:p w14:paraId="4446351D" w14:textId="77777777" w:rsidR="008B363D" w:rsidRPr="008B363D" w:rsidRDefault="008B363D" w:rsidP="00D35FC7">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49270718" r:id="rId71"/>
        </w:object>
      </w:r>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w:t>
      </w:r>
      <w:r w:rsidRPr="008B363D">
        <w:lastRenderedPageBreak/>
        <w:t>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325" w:name="_Toc451238552"/>
      <w:bookmarkStart w:id="326" w:name="_Toc138340381"/>
      <w:r w:rsidRPr="008B363D">
        <w:t>2.2</w:t>
      </w:r>
      <w:r w:rsidRPr="008B363D">
        <w:tab/>
        <w:t>Solute Holding Capacity Ratio (</w:t>
      </w:r>
      <w:r w:rsidRPr="008B363D">
        <w:sym w:font="Symbol" w:char="F051"/>
      </w:r>
      <w:r w:rsidRPr="008B363D">
        <w:t>)</w:t>
      </w:r>
      <w:bookmarkEnd w:id="325"/>
      <w:bookmarkEnd w:id="326"/>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D35FC7">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9270719" r:id="rId73"/>
        </w:object>
      </w:r>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2A6E19FD" w:rsidR="008B363D" w:rsidRPr="008B363D" w:rsidRDefault="000873B0" w:rsidP="00D35FC7">
      <w:r>
        <w:tab/>
      </w:r>
      <w:r w:rsidR="008B363D" w:rsidRPr="008B363D">
        <w:object w:dxaOrig="3080" w:dyaOrig="440" w14:anchorId="1AE7B37F">
          <v:shape id="_x0000_i1051" type="#_x0000_t75" style="width:150pt;height:24pt" o:ole="">
            <v:imagedata r:id="rId74" o:title=""/>
          </v:shape>
          <o:OLEObject Type="Embed" ProgID="Equation.3" ShapeID="_x0000_i1051" DrawAspect="Content" ObjectID="_1749270720" r:id="rId75"/>
        </w:object>
      </w:r>
      <w:r w:rsidR="008B363D" w:rsidRPr="008B363D">
        <w:tab/>
        <w:t>(12)</w:t>
      </w:r>
    </w:p>
    <w:p w14:paraId="64541C94" w14:textId="1478DD2C" w:rsidR="008B363D" w:rsidRPr="008B363D" w:rsidRDefault="000873B0" w:rsidP="00D35FC7">
      <w:r>
        <w:tab/>
      </w:r>
      <w:r w:rsidR="008B363D" w:rsidRPr="008B363D">
        <w:object w:dxaOrig="2460" w:dyaOrig="440" w14:anchorId="45DDDDF6">
          <v:shape id="_x0000_i1052" type="#_x0000_t75" style="width:120pt;height:24pt" o:ole="">
            <v:imagedata r:id="rId76" o:title=""/>
          </v:shape>
          <o:OLEObject Type="Embed" ProgID="Equation.3" ShapeID="_x0000_i1052" DrawAspect="Content" ObjectID="_1749270721" r:id="rId77"/>
        </w:object>
      </w:r>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77777777" w:rsidR="008B363D" w:rsidRPr="008B363D" w:rsidRDefault="008B363D" w:rsidP="00D35FC7">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9270722" r:id="rId79"/>
        </w:object>
      </w:r>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27" w:name="_Toc451238553"/>
      <w:bookmarkStart w:id="328" w:name="_Toc138340382"/>
      <w:r w:rsidRPr="008B363D">
        <w:lastRenderedPageBreak/>
        <w:t>Effective Water Column Dissipation (</w:t>
      </w:r>
      <w:r w:rsidRPr="008B363D">
        <w:sym w:font="Symbol" w:char="F047"/>
      </w:r>
      <w:r w:rsidRPr="008B363D">
        <w:rPr>
          <w:vertAlign w:val="subscript"/>
        </w:rPr>
        <w:t>1</w:t>
      </w:r>
      <w:r w:rsidRPr="008B363D">
        <w:t>)</w:t>
      </w:r>
      <w:bookmarkEnd w:id="327"/>
      <w:bookmarkEnd w:id="328"/>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29" w:name="_Toc451238554"/>
      <w:bookmarkStart w:id="330" w:name="_Toc138340383"/>
      <w:r w:rsidRPr="000873B0">
        <w:rPr>
          <w:rStyle w:val="Heading3Char"/>
        </w:rPr>
        <w:t xml:space="preserve">Hydrologic Washout </w:t>
      </w:r>
      <w:bookmarkEnd w:id="329"/>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30"/>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31" w:name="_Toc451238555"/>
      <w:bookmarkStart w:id="332" w:name="_Toc138340384"/>
      <w:r w:rsidRPr="008B363D">
        <w:t>Metabolism (</w:t>
      </w:r>
      <w:r w:rsidRPr="008B363D">
        <w:sym w:font="Symbol" w:char="F06D"/>
      </w:r>
      <w:r w:rsidRPr="008B363D">
        <w:rPr>
          <w:vertAlign w:val="subscript"/>
        </w:rPr>
        <w:t>bio_1</w:t>
      </w:r>
      <w:r w:rsidRPr="008B363D">
        <w:t>)</w:t>
      </w:r>
      <w:bookmarkEnd w:id="331"/>
      <w:bookmarkEnd w:id="332"/>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54" type="#_x0000_t75" style="width:102pt;height:36pt" o:ole="">
            <v:imagedata r:id="rId80" o:title=""/>
          </v:shape>
          <o:OLEObject Type="Embed" ProgID="Equation.3" ShapeID="_x0000_i1054" DrawAspect="Content" ObjectID="_1749270723" r:id="rId81"/>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33" w:name="_Toc451238556"/>
      <w:bookmarkStart w:id="334" w:name="_Toc138340385"/>
      <w:r w:rsidRPr="008B363D">
        <w:lastRenderedPageBreak/>
        <w:t>Hydrolysis (</w:t>
      </w:r>
      <w:r w:rsidRPr="008B363D">
        <w:sym w:font="Symbol" w:char="F06D"/>
      </w:r>
      <w:r w:rsidRPr="008B363D">
        <w:rPr>
          <w:vertAlign w:val="subscript"/>
        </w:rPr>
        <w:t>hydr_1</w:t>
      </w:r>
      <w:r w:rsidRPr="008B363D">
        <w:t>)</w:t>
      </w:r>
      <w:bookmarkEnd w:id="333"/>
      <w:bookmarkEnd w:id="334"/>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35" w:name="_Toc451238557"/>
      <w:bookmarkStart w:id="336" w:name="_Toc138340386"/>
      <w:r w:rsidRPr="008B363D">
        <w:t>Photolysis (</w:t>
      </w:r>
      <w:r w:rsidRPr="008B363D">
        <w:sym w:font="Symbol" w:char="F06D"/>
      </w:r>
      <w:r w:rsidRPr="008B363D">
        <w:rPr>
          <w:vertAlign w:val="subscript"/>
        </w:rPr>
        <w:t>photo</w:t>
      </w:r>
      <w:r w:rsidRPr="008B363D">
        <w:t>)</w:t>
      </w:r>
      <w:bookmarkEnd w:id="335"/>
      <w:bookmarkEnd w:id="336"/>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[sec</w:t>
      </w:r>
      <w:r w:rsidRPr="008B363D">
        <w:rPr>
          <w:vertAlign w:val="superscript"/>
        </w:rPr>
        <w:t>-1</w:t>
      </w:r>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55" type="#_x0000_t75" style="width:180pt;height:30pt" o:ole="">
            <v:imagedata r:id="rId82" o:title=""/>
          </v:shape>
          <o:OLEObject Type="Embed" ProgID="Equation.3" ShapeID="_x0000_i1055" DrawAspect="Content" ObjectID="_1749270724" r:id="rId83"/>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56" type="#_x0000_t75" style="width:132pt;height:36pt" o:ole="">
            <v:imagedata r:id="rId84" o:title=""/>
          </v:shape>
          <o:OLEObject Type="Embed" ProgID="Equation.3" ShapeID="_x0000_i1056" DrawAspect="Content" ObjectID="_1749270725" r:id="rId85"/>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37" w:name="_Toc451238558"/>
      <w:bookmarkStart w:id="338" w:name="_Toc138340387"/>
      <w:r w:rsidRPr="008B363D">
        <w:t>Volatilization (</w:t>
      </w:r>
      <w:r w:rsidRPr="008B363D">
        <w:sym w:font="Symbol" w:char="F06D"/>
      </w:r>
      <w:r w:rsidRPr="008B363D">
        <w:rPr>
          <w:vertAlign w:val="subscript"/>
        </w:rPr>
        <w:t>volatilization</w:t>
      </w:r>
      <w:r w:rsidRPr="008B363D">
        <w:t>)</w:t>
      </w:r>
      <w:bookmarkEnd w:id="337"/>
      <w:bookmarkEnd w:id="338"/>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57" type="#_x0000_t75" style="width:60pt;height:36pt" o:ole="">
            <v:imagedata r:id="rId86" o:title=""/>
          </v:shape>
          <o:OLEObject Type="Embed" ProgID="Equation.3" ShapeID="_x0000_i1057" DrawAspect="Content" ObjectID="_1749270726" r:id="rId87"/>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58" type="#_x0000_t75" style="width:96pt;height:36pt" o:ole="">
            <v:imagedata r:id="rId88" o:title=""/>
          </v:shape>
          <o:OLEObject Type="Embed" ProgID="Equation.3" ShapeID="_x0000_i1058" DrawAspect="Content" ObjectID="_1749270727" r:id="rId89"/>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59" type="#_x0000_t75" style="width:78pt;height:36pt" o:ole="">
            <v:imagedata r:id="rId90" o:title=""/>
          </v:shape>
          <o:OLEObject Type="Embed" ProgID="Equation.3" ShapeID="_x0000_i1059" DrawAspect="Content" ObjectID="_1749270728" r:id="rId91"/>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60" type="#_x0000_t75" style="width:168pt;height:24pt" o:ole="">
            <v:imagedata r:id="rId92" o:title=""/>
          </v:shape>
          <o:OLEObject Type="Embed" ProgID="Equation.3" ShapeID="_x0000_i1060" DrawAspect="Content" ObjectID="_1749270729" r:id="rId93"/>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61" type="#_x0000_t75" style="width:156pt;height:24pt" o:ole="">
            <v:imagedata r:id="rId94" o:title=""/>
          </v:shape>
          <o:OLEObject Type="Embed" ProgID="Equation.3" ShapeID="_x0000_i1061" DrawAspect="Content" ObjectID="_1749270730" r:id="rId95"/>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62" type="#_x0000_t75" style="width:78pt;height:36pt" o:ole="">
            <v:imagedata r:id="rId96" o:title=""/>
          </v:shape>
          <o:OLEObject Type="Embed" ProgID="Equation.3" ShapeID="_x0000_i1062" DrawAspect="Content" ObjectID="_1749270731" r:id="rId97"/>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63" type="#_x0000_t75" style="width:156pt;height:36pt" o:ole="">
            <v:imagedata r:id="rId98" o:title=""/>
          </v:shape>
          <o:OLEObject Type="Embed" ProgID="Equation.3" ShapeID="_x0000_i1063" DrawAspect="Content" ObjectID="_1749270732" r:id="rId99"/>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lastRenderedPageBreak/>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64" type="#_x0000_t75" style="width:102pt;height:42pt" o:ole="">
            <v:imagedata r:id="rId100" o:title=""/>
          </v:shape>
          <o:OLEObject Type="Embed" ProgID="Equation.3" ShapeID="_x0000_i1064" DrawAspect="Content" ObjectID="_1749270733" r:id="rId101"/>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65" type="#_x0000_t75" style="width:96pt;height:42pt" o:ole="">
            <v:imagedata r:id="rId102" o:title=""/>
          </v:shape>
          <o:OLEObject Type="Embed" ProgID="Equation.3" ShapeID="_x0000_i1065" DrawAspect="Content" ObjectID="_1749270734" r:id="rId103"/>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66" type="#_x0000_t75" style="width:102pt;height:36pt" o:ole="">
            <v:imagedata r:id="rId104" o:title=""/>
          </v:shape>
          <o:OLEObject Type="Embed" ProgID="Equation.3" ShapeID="_x0000_i1066" DrawAspect="Content" ObjectID="_1749270735" r:id="rId105"/>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67" type="#_x0000_t75" style="width:168pt;height:36pt" o:ole="">
            <v:imagedata r:id="rId106" o:title=""/>
          </v:shape>
          <o:OLEObject Type="Embed" ProgID="Equation.3" ShapeID="_x0000_i1067" DrawAspect="Content" ObjectID="_1749270736" r:id="rId107"/>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lastRenderedPageBreak/>
        <w:tab/>
      </w:r>
      <w:r w:rsidRPr="008B363D">
        <w:object w:dxaOrig="1500" w:dyaOrig="660" w14:anchorId="509237EF">
          <v:shape id="_x0000_i1068" type="#_x0000_t75" style="width:1in;height:36pt" o:ole="">
            <v:imagedata r:id="rId108" o:title=""/>
          </v:shape>
          <o:OLEObject Type="Embed" ProgID="Equation.3" ShapeID="_x0000_i1068" DrawAspect="Content" ObjectID="_1749270737" r:id="rId109"/>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39" w:name="_Toc451238559"/>
      <w:bookmarkStart w:id="340" w:name="_Toc138340388"/>
      <w:r w:rsidRPr="008B363D">
        <w:t>2.4</w:t>
      </w:r>
      <w:r w:rsidRPr="008B363D">
        <w:tab/>
        <w:t>Effective Benthic Region Dissipation (</w:t>
      </w:r>
      <w:r w:rsidRPr="008B363D">
        <w:sym w:font="Symbol" w:char="F047"/>
      </w:r>
      <w:r w:rsidRPr="008B363D">
        <w:rPr>
          <w:vertAlign w:val="subscript"/>
        </w:rPr>
        <w:t>2</w:t>
      </w:r>
      <w:r w:rsidRPr="008B363D">
        <w:t>)</w:t>
      </w:r>
      <w:bookmarkEnd w:id="339"/>
      <w:bookmarkEnd w:id="340"/>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41" w:name="_Toc451238560"/>
      <w:bookmarkStart w:id="342" w:name="_Toc138340389"/>
      <w:r w:rsidRPr="008B363D">
        <w:t>Benthic Hydrolysis (</w:t>
      </w:r>
      <w:r w:rsidRPr="008B363D">
        <w:sym w:font="Symbol" w:char="F06D"/>
      </w:r>
      <w:r w:rsidRPr="008B363D">
        <w:t>hydr_2)</w:t>
      </w:r>
      <w:bookmarkEnd w:id="341"/>
      <w:bookmarkEnd w:id="342"/>
    </w:p>
    <w:p w14:paraId="2769F59A" w14:textId="77777777" w:rsidR="008B363D" w:rsidRPr="008B363D" w:rsidRDefault="008B363D" w:rsidP="00D35FC7">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69" type="#_x0000_t75" style="width:1in;height:24pt" o:ole="">
            <v:imagedata r:id="rId110" o:title=""/>
          </v:shape>
          <o:OLEObject Type="Embed" ProgID="Equation.3" ShapeID="_x0000_i1069" DrawAspect="Content" ObjectID="_1749270738" r:id="rId111"/>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43" w:name="_Toc451238561"/>
      <w:bookmarkStart w:id="344" w:name="_Toc138340390"/>
      <w:r w:rsidRPr="008B363D">
        <w:t>Benthic Metabolism (</w:t>
      </w:r>
      <w:r w:rsidRPr="008B363D">
        <w:sym w:font="Symbol" w:char="F06D"/>
      </w:r>
      <w:r w:rsidRPr="008B363D">
        <w:rPr>
          <w:vertAlign w:val="subscript"/>
        </w:rPr>
        <w:t>bio_2</w:t>
      </w:r>
      <w:r w:rsidRPr="008B363D">
        <w:t>)</w:t>
      </w:r>
      <w:bookmarkEnd w:id="343"/>
      <w:bookmarkEnd w:id="344"/>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70" type="#_x0000_t75" style="width:114pt;height:24pt" o:ole="">
            <v:imagedata r:id="rId112" o:title=""/>
          </v:shape>
          <o:OLEObject Type="Embed" ProgID="Equation.3" ShapeID="_x0000_i1070" DrawAspect="Content" ObjectID="_1749270739" r:id="rId113"/>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45" w:name="_Toc138340391"/>
      <w:r w:rsidRPr="008B363D">
        <w:lastRenderedPageBreak/>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45"/>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46" w:name="_Toc451238562"/>
    </w:p>
    <w:p w14:paraId="1617C4A8" w14:textId="2C7BA89C" w:rsidR="008B363D" w:rsidRPr="008B363D" w:rsidRDefault="008B363D" w:rsidP="00EB6DCA">
      <w:pPr>
        <w:pStyle w:val="Heading3"/>
      </w:pPr>
      <w:bookmarkStart w:id="347" w:name="_Toc138340392"/>
      <w:r w:rsidRPr="008B363D">
        <w:t>2.5</w:t>
      </w:r>
      <w:r w:rsidRPr="008B363D">
        <w:tab/>
        <w:t>Mass Transfer Coefficient (</w:t>
      </w:r>
      <w:r w:rsidRPr="008B363D">
        <w:sym w:font="Symbol" w:char="F057"/>
      </w:r>
      <w:r w:rsidRPr="008B363D">
        <w:t>)</w:t>
      </w:r>
      <w:bookmarkEnd w:id="346"/>
      <w:bookmarkEnd w:id="347"/>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hAnsi="Cambria Math"/>
                <w:i/>
              </w:rPr>
            </m:ctrlPr>
          </m:fPr>
          <m:num>
            <m:r>
              <w:rPr>
                <w:rFonts w:ascii="Cambria Math"/>
              </w:rPr>
              <m:t>d</m:t>
            </m:r>
            <m:sSub>
              <m:sSubPr>
                <m:ctrlPr>
                  <w:rPr>
                    <w:rFonts w:ascii="Cambria Math" w:hAns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hAnsi="Cambria Math"/>
                <w:i/>
              </w:rPr>
            </m:ctrlPr>
          </m:fPr>
          <m:num>
            <m:r>
              <w:rPr>
                <w:rFonts w:ascii="Cambria Math"/>
              </w:rPr>
              <m:t>D</m:t>
            </m:r>
          </m:num>
          <m:den>
            <m:r>
              <w:rPr>
                <w:rFonts w:ascii="Cambria Math"/>
              </w:rPr>
              <m:t>Δx</m:t>
            </m:r>
          </m:den>
        </m:f>
        <m:d>
          <m:dPr>
            <m:ctrlPr>
              <w:rPr>
                <w:rFonts w:ascii="Cambria Math" w:hAnsi="Cambria Math"/>
                <w:i/>
              </w:rPr>
            </m:ctrlPr>
          </m:dPr>
          <m:e>
            <m:r>
              <m:rPr>
                <m:scr m:val="fraktur"/>
              </m:rPr>
              <w:rPr>
                <w:rFonts w:ascii="Cambria Math" w:hAnsi="Cambria Math" w:cs="Cambria Math"/>
              </w:rPr>
              <m:t>R</m:t>
            </m:r>
            <m:sSub>
              <m:sSubPr>
                <m:ctrlPr>
                  <w:rPr>
                    <w:rFonts w:ascii="Cambria Math" w:hAnsi="Cambria Math"/>
                    <w:i/>
                  </w:rPr>
                </m:ctrlPr>
              </m:sSubPr>
              <m:e>
                <m:r>
                  <w:rPr>
                    <w:rFonts w:ascii="Cambria Math"/>
                  </w:rPr>
                  <m:t>C</m:t>
                </m:r>
              </m:e>
              <m:sub>
                <m:r>
                  <w:rPr>
                    <w:rFonts w:ascii="Cambria Math"/>
                  </w:rPr>
                  <m:t>T1</m:t>
                </m:r>
              </m:sub>
            </m:sSub>
            <m:r>
              <w:rPr>
                <w:rFonts w:ascii="Cambria Math"/>
              </w:rPr>
              <m:t>-</m:t>
            </m:r>
            <m:sSub>
              <m:sSubPr>
                <m:ctrlPr>
                  <w:rPr>
                    <w:rFonts w:ascii="Cambria Math" w:hAns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71" type="#_x0000_t75" style="width:12pt;height:12pt" o:ole="" o:bullet="t">
            <v:imagedata r:id="rId114" o:title=""/>
          </v:shape>
          <o:OLEObject Type="Embed" ProgID="Equation.3" ShapeID="_x0000_i1071" DrawAspect="Content" ObjectID="_1749270740" r:id="rId115"/>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72" type="#_x0000_t75" style="width:120pt;height:36pt" o:ole="">
            <v:imagedata r:id="rId116" o:title=""/>
          </v:shape>
          <o:OLEObject Type="Embed" ProgID="Equation.3" ShapeID="_x0000_i1072" DrawAspect="Content" ObjectID="_1749270741" r:id="rId117"/>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73" type="#_x0000_t75" style="width:132pt;height:36pt" o:ole="">
            <v:imagedata r:id="rId118" o:title=""/>
          </v:shape>
          <o:OLEObject Type="Embed" ProgID="Equation.3" ShapeID="_x0000_i1073" DrawAspect="Content" ObjectID="_1749270742" r:id="rId119"/>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74" type="#_x0000_t75" style="width:42pt;height:36pt" o:ole="">
            <v:imagedata r:id="rId120" o:title=""/>
          </v:shape>
          <o:OLEObject Type="Embed" ProgID="Equation.3" ShapeID="_x0000_i1074" DrawAspect="Content" ObjectID="_1749270743" r:id="rId121"/>
        </w:object>
      </w:r>
      <w:r w:rsidRPr="008B363D">
        <w:t xml:space="preserve"> (when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75" type="#_x0000_t75" style="width:120pt;height:36pt" o:ole="">
            <v:imagedata r:id="rId122" o:title=""/>
          </v:shape>
          <o:OLEObject Type="Embed" ProgID="Equation.3" ShapeID="_x0000_i1075" DrawAspect="Content" ObjectID="_1749270744" r:id="rId123"/>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76" type="#_x0000_t75" style="width:180pt;height:36pt" o:ole="">
            <v:imagedata r:id="rId124" o:title=""/>
          </v:shape>
          <o:OLEObject Type="Embed" ProgID="Equation.3" ShapeID="_x0000_i1076" DrawAspect="Content" ObjectID="_1749270745" r:id="rId125"/>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hAnsi="Cambria Math"/>
                <w:i/>
              </w:rPr>
            </m:ctrlPr>
          </m:fPr>
          <m:num>
            <m:r>
              <w:rPr>
                <w:rFonts w:ascii="Cambria Math"/>
              </w:rPr>
              <m:t>AD</m:t>
            </m:r>
          </m:num>
          <m:den>
            <m:r>
              <w:rPr>
                <w:rFonts w:ascii="Cambria Math"/>
              </w:rPr>
              <m:t>Δx</m:t>
            </m:r>
          </m:den>
        </m:f>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num>
          <m:den>
            <m:sSub>
              <m:sSubPr>
                <m:ctrlPr>
                  <w:rPr>
                    <w:rFonts w:ascii="Cambria Math" w:hAnsi="Cambria Math"/>
                    <w:i/>
                  </w:rPr>
                </m:ctrlPr>
              </m:sSubPr>
              <m:e>
                <m:r>
                  <w:rPr>
                    <w:rFonts w:ascii="Cambria Math"/>
                  </w:rPr>
                  <m:t>V</m:t>
                </m:r>
              </m:e>
              <m:sub>
                <m:r>
                  <w:rPr>
                    <w:rFonts w:ascii="Cambria Math"/>
                  </w:rPr>
                  <m:t>T2</m:t>
                </m:r>
              </m:sub>
            </m:sSub>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77" type="#_x0000_t75" style="width:60pt;height:36pt" o:ole="">
            <v:imagedata r:id="rId126" o:title=""/>
          </v:shape>
          <o:OLEObject Type="Embed" ProgID="Equation.3" ShapeID="_x0000_i1077" DrawAspect="Content" ObjectID="_1749270746" r:id="rId127"/>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48" w:name="_Toc451238563"/>
      <w:bookmarkStart w:id="349" w:name="_Toc138340393"/>
      <w:r w:rsidRPr="008B363D">
        <w:t>Daily Piecewise Calculations</w:t>
      </w:r>
      <w:bookmarkEnd w:id="348"/>
      <w:bookmarkEnd w:id="349"/>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50" w:name="_Toc451238564"/>
      <w:bookmarkStart w:id="351" w:name="_Toc138340394"/>
      <w:r w:rsidRPr="008B363D">
        <w:t>Volume Calculations</w:t>
      </w:r>
      <w:bookmarkEnd w:id="350"/>
      <w:bookmarkEnd w:id="351"/>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 xml:space="preserve">S        </m:t>
        </m:r>
      </m:oMath>
      <w:r w:rsidR="00EB6DCA" w:rsidRPr="00EB6DCA">
        <w:rPr>
          <w:rFonts w:eastAsiaTheme="minorEastAsia"/>
        </w:rPr>
        <w:t>for</w:t>
      </w:r>
      <m:oMath>
        <m:r>
          <w:rPr>
            <w:rFonts w:ascii="Cambria Math"/>
          </w:rPr>
          <m:t xml:space="preserve"> 0&lt;</m:t>
        </m:r>
        <m:sSub>
          <m:sSubPr>
            <m:ctrlPr>
              <w:rPr>
                <w:rFonts w:ascii="Cambria Math" w:hAnsi="Cambria Math"/>
                <w:i/>
              </w:rPr>
            </m:ctrlPr>
          </m:sSubPr>
          <m:e>
            <m:r>
              <w:rPr>
                <w:rFonts w:ascii="Cambria Math"/>
              </w:rPr>
              <m:t>v</m:t>
            </m:r>
          </m:e>
          <m:sub>
            <m:r>
              <w:rPr>
                <w:rFonts w:ascii="Cambria Math"/>
              </w:rPr>
              <m:t>1</m:t>
            </m:r>
          </m:sub>
        </m:sSub>
        <m:r>
          <w:rPr>
            <w:rFonts w:ascii="Cambria Math"/>
          </w:rPr>
          <m:t>&lt;</m:t>
        </m:r>
        <m:sSub>
          <m:sSubPr>
            <m:ctrlPr>
              <w:rPr>
                <w:rFonts w:ascii="Cambria Math" w:hAns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r w:rsidRPr="008B363D">
        <w:t xml:space="preserve">where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52" w:name="_Toc451238565"/>
      <w:bookmarkStart w:id="353" w:name="_Toc138340395"/>
      <w:r w:rsidRPr="008B363D">
        <w:t>Initial Conditions</w:t>
      </w:r>
      <w:bookmarkEnd w:id="352"/>
      <w:bookmarkEnd w:id="353"/>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54" w:name="_Toc138340396"/>
      <w:r w:rsidRPr="008B363D">
        <w:t>Fixed Fraction of Eroded Pesticide</w:t>
      </w:r>
      <w:bookmarkEnd w:id="354"/>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78" type="#_x0000_t75" style="width:318pt;height:42pt" o:ole="">
            <v:imagedata r:id="rId128" o:title=""/>
          </v:shape>
          <o:OLEObject Type="Embed" ProgID="Equation.3" ShapeID="_x0000_i1078" DrawAspect="Content" ObjectID="_1749270747" r:id="rId129"/>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79" type="#_x0000_t75" style="width:168pt;height:36pt" o:ole="">
            <v:imagedata r:id="rId130" o:title=""/>
          </v:shape>
          <o:OLEObject Type="Embed" ProgID="Equation.3" ShapeID="_x0000_i1079" DrawAspect="Content" ObjectID="_1749270748" r:id="rId131"/>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55" w:name="_Toc138340397"/>
      <w:r w:rsidRPr="008B363D">
        <w:t>Initial Distribution of Eroded Pesticide</w:t>
      </w:r>
      <w:bookmarkEnd w:id="355"/>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80" type="#_x0000_t75" style="width:324pt;height:42pt" o:ole="">
            <v:imagedata r:id="rId132" o:title=""/>
          </v:shape>
          <o:OLEObject Type="Embed" ProgID="Equation.3" ShapeID="_x0000_i1080" DrawAspect="Content" ObjectID="_1749270749" r:id="rId133"/>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81" type="#_x0000_t75" style="width:258pt;height:36pt" o:ole="">
            <v:imagedata r:id="rId134" o:title=""/>
          </v:shape>
          <o:OLEObject Type="Embed" ProgID="Equation.3" ShapeID="_x0000_i1081" DrawAspect="Content" ObjectID="_1749270750" r:id="rId135"/>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82" type="#_x0000_t75" style="width:336pt;height:36pt" o:ole="">
            <v:imagedata r:id="rId136" o:title=""/>
          </v:shape>
          <o:OLEObject Type="Embed" ProgID="Equation.3" ShapeID="_x0000_i1082" DrawAspect="Content" ObjectID="_1749270751" r:id="rId137"/>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56" w:name="_Toc451238566"/>
      <w:bookmarkStart w:id="357" w:name="_Toc138340398"/>
      <w:r w:rsidRPr="008B363D">
        <w:t>Analytical Solution</w:t>
      </w:r>
      <w:bookmarkEnd w:id="356"/>
      <w:bookmarkEnd w:id="357"/>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83" type="#_x0000_t75" style="width:1in;height:30pt" o:ole="">
            <v:imagedata r:id="rId33" o:title=""/>
          </v:shape>
          <o:OLEObject Type="Embed" ProgID="Equation.3" ShapeID="_x0000_i1083" DrawAspect="Content" ObjectID="_1749270752" r:id="rId138"/>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84" type="#_x0000_t75" style="width:1in;height:30pt" o:ole="">
            <v:imagedata r:id="rId35" o:title=""/>
          </v:shape>
          <o:OLEObject Type="Embed" ProgID="Equation.3" ShapeID="_x0000_i1084" DrawAspect="Content" ObjectID="_1749270753" r:id="rId139"/>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where</w:t>
      </w:r>
    </w:p>
    <w:p w14:paraId="15A9DE7D" w14:textId="77777777" w:rsidR="008B363D" w:rsidRPr="008B363D" w:rsidRDefault="008B363D" w:rsidP="00D35FC7">
      <w:r w:rsidRPr="008B363D">
        <w:object w:dxaOrig="1420" w:dyaOrig="340" w14:anchorId="2DF7F857">
          <v:shape id="_x0000_i1085" type="#_x0000_t75" style="width:66pt;height:12pt" o:ole="">
            <v:imagedata r:id="rId140" o:title=""/>
          </v:shape>
          <o:OLEObject Type="Embed" ProgID="Equation.3" ShapeID="_x0000_i1085" DrawAspect="Content" ObjectID="_1749270754" r:id="rId141"/>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86" type="#_x0000_t75" style="width:42pt;height:12pt" o:ole="">
            <v:imagedata r:id="rId142" o:title=""/>
          </v:shape>
          <o:OLEObject Type="Embed" ProgID="Equation.3" ShapeID="_x0000_i1086" DrawAspect="Content" ObjectID="_1749270755" r:id="rId143"/>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87" type="#_x0000_t75" style="width:36pt;height:12pt" o:ole="">
            <v:imagedata r:id="rId144" o:title=""/>
          </v:shape>
          <o:OLEObject Type="Embed" ProgID="Equation.3" ShapeID="_x0000_i1087" DrawAspect="Content" ObjectID="_1749270756" r:id="rId145"/>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88" type="#_x0000_t75" style="width:60pt;height:12pt" o:ole="">
            <v:imagedata r:id="rId146" o:title=""/>
          </v:shape>
          <o:OLEObject Type="Embed" ProgID="Equation.3" ShapeID="_x0000_i1088" DrawAspect="Content" ObjectID="_1749270757" r:id="rId147"/>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89" type="#_x0000_t75" style="width:96pt;height:24pt" o:ole="">
            <v:imagedata r:id="rId37" o:title=""/>
          </v:shape>
          <o:OLEObject Type="Embed" ProgID="Equation.3" ShapeID="_x0000_i1089" DrawAspect="Content" ObjectID="_1749270758" r:id="rId148"/>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90" type="#_x0000_t75" style="width:180pt;height:30pt" o:ole="">
            <v:imagedata r:id="rId39" o:title=""/>
          </v:shape>
          <o:OLEObject Type="Embed" ProgID="Equation.3" ShapeID="_x0000_i1090" DrawAspect="Content" ObjectID="_1749270759" r:id="rId149"/>
        </w:object>
      </w:r>
      <w:r w:rsidRPr="008B363D">
        <w:tab/>
        <w:t>(53)</w:t>
      </w:r>
    </w:p>
    <w:p w14:paraId="52C4CE3E" w14:textId="77777777" w:rsidR="00F93560" w:rsidRPr="008B363D" w:rsidRDefault="00F93560" w:rsidP="00D35FC7"/>
    <w:p w14:paraId="52F8FCD2" w14:textId="77777777" w:rsidR="008B363D" w:rsidRPr="008B363D" w:rsidRDefault="008B363D" w:rsidP="00D35FC7">
      <w:r w:rsidRPr="008B363D">
        <w:t>where</w:t>
      </w:r>
    </w:p>
    <w:p w14:paraId="3507D4D7" w14:textId="77777777" w:rsidR="008B363D" w:rsidRPr="008B363D" w:rsidRDefault="008B363D" w:rsidP="00D35FC7">
      <w:r w:rsidRPr="008B363D">
        <w:object w:dxaOrig="3600" w:dyaOrig="720" w14:anchorId="4EA1653F">
          <v:shape id="_x0000_i1091" type="#_x0000_t75" style="width:180pt;height:36pt" o:ole="">
            <v:imagedata r:id="rId41" o:title=""/>
          </v:shape>
          <o:OLEObject Type="Embed" ProgID="Equation.3" ShapeID="_x0000_i1091" DrawAspect="Content" ObjectID="_1749270760" r:id="rId150"/>
        </w:object>
      </w:r>
      <w:r w:rsidRPr="008B363D">
        <w:tab/>
        <w:t>(54)</w:t>
      </w:r>
    </w:p>
    <w:p w14:paraId="087CF9B3" w14:textId="77777777" w:rsidR="008B363D" w:rsidRPr="008B363D" w:rsidRDefault="008B363D" w:rsidP="00D35FC7">
      <w:r w:rsidRPr="008B363D">
        <w:object w:dxaOrig="3620" w:dyaOrig="720" w14:anchorId="20B606E4">
          <v:shape id="_x0000_i1092" type="#_x0000_t75" style="width:180pt;height:36pt" o:ole="">
            <v:imagedata r:id="rId43" o:title=""/>
          </v:shape>
          <o:OLEObject Type="Embed" ProgID="Equation.3" ShapeID="_x0000_i1092" DrawAspect="Content" ObjectID="_1749270761" r:id="rId151"/>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93" type="#_x0000_t75" style="width:168pt;height:36pt" o:ole="">
            <v:imagedata r:id="rId45" o:title=""/>
          </v:shape>
          <o:OLEObject Type="Embed" ProgID="Equation.3" ShapeID="_x0000_i1093" DrawAspect="Content" ObjectID="_1749270762" r:id="rId152"/>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94" type="#_x0000_t75" style="width:168pt;height:36pt" o:ole="">
            <v:imagedata r:id="rId47" o:title=""/>
          </v:shape>
          <o:OLEObject Type="Embed" ProgID="Equation.3" ShapeID="_x0000_i1094" DrawAspect="Content" ObjectID="_1749270763" r:id="rId153"/>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95" type="#_x0000_t75" style="width:336pt;height:36pt" o:ole="">
            <v:imagedata r:id="rId154" o:title=""/>
          </v:shape>
          <o:OLEObject Type="Embed" ProgID="Equation.3" ShapeID="_x0000_i1095" DrawAspect="Content" ObjectID="_1749270764" r:id="rId155"/>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D35FC7">
      <w:pPr>
        <w:pStyle w:val="Heading2"/>
      </w:pPr>
      <w:bookmarkStart w:id="358" w:name="_Toc451238567"/>
      <w:bookmarkStart w:id="359" w:name="_Toc138340399"/>
      <w:r w:rsidRPr="008B363D">
        <w:t>The USEPA Standard Water Bodies</w:t>
      </w:r>
      <w:bookmarkEnd w:id="358"/>
      <w:bookmarkEnd w:id="359"/>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95"/>
        <w:gridCol w:w="994"/>
        <w:gridCol w:w="1399"/>
        <w:gridCol w:w="1440"/>
        <w:gridCol w:w="4248"/>
      </w:tblGrid>
      <w:tr w:rsidR="008B363D" w:rsidRPr="008B363D" w14:paraId="1E8B06BC" w14:textId="77777777" w:rsidTr="00DD1ED4">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DD1ED4">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DD1ED4">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DD1ED4">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DD1ED4">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DD1ED4">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DD1ED4">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DD1ED4">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DD1ED4">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DD1ED4">
        <w:tc>
          <w:tcPr>
            <w:tcW w:w="1495" w:type="dxa"/>
          </w:tcPr>
          <w:p w14:paraId="48EB8545" w14:textId="77777777" w:rsidR="008B363D" w:rsidRPr="008B363D" w:rsidRDefault="008B363D" w:rsidP="00D35FC7">
            <w:r w:rsidRPr="008B363D">
              <w:lastRenderedPageBreak/>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DD1ED4">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DD1ED4">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DD1ED4">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DD1ED4">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DD1ED4">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DD1ED4">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DD1ED4">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DD1ED4">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DD1ED4">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DD1ED4">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DD1ED4">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DD1ED4">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VOL2*BULKD*(1.-100./PCTWA)</w:t>
      </w:r>
    </w:p>
    <w:p w14:paraId="1150E9C1" w14:textId="77777777" w:rsidR="008B363D" w:rsidRPr="008B363D" w:rsidRDefault="008B363D" w:rsidP="00D35FC7">
      <w:r w:rsidRPr="008B363D">
        <w:rPr>
          <w:vertAlign w:val="superscript"/>
        </w:rPr>
        <w:t>(b)</w:t>
      </w:r>
      <w:r w:rsidRPr="008B363D">
        <w:t xml:space="preserve"> calculated from: (BULKD)(VOL2)(100000)/PCTWA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DD1ED4">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DD1ED4">
        <w:trPr>
          <w:cantSplit/>
          <w:trHeight w:val="329"/>
        </w:trPr>
        <w:tc>
          <w:tcPr>
            <w:tcW w:w="1646" w:type="dxa"/>
          </w:tcPr>
          <w:p w14:paraId="52004B7B" w14:textId="77777777" w:rsidR="008B363D" w:rsidRPr="008B363D" w:rsidRDefault="008B363D" w:rsidP="00D35FC7">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DD1ED4">
        <w:trPr>
          <w:cantSplit/>
          <w:trHeight w:val="878"/>
        </w:trPr>
        <w:tc>
          <w:tcPr>
            <w:tcW w:w="1646" w:type="dxa"/>
          </w:tcPr>
          <w:p w14:paraId="1AED52E0" w14:textId="77777777" w:rsidR="008B363D" w:rsidRPr="008B363D" w:rsidRDefault="008B363D" w:rsidP="00D35FC7">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D35FC7">
            <w:r w:rsidRPr="008B363D">
              <w:object w:dxaOrig="4320" w:dyaOrig="720" w14:anchorId="2D0C1887">
                <v:shape id="_x0000_i1096" type="#_x0000_t75" style="width:3in;height:36pt" o:ole="">
                  <v:imagedata r:id="rId156" o:title=""/>
                </v:shape>
                <o:OLEObject Type="Embed" ProgID="Equation.3" ShapeID="_x0000_i1096" DrawAspect="Content" ObjectID="_1749270765" r:id="rId157"/>
              </w:object>
            </w:r>
          </w:p>
        </w:tc>
      </w:tr>
      <w:tr w:rsidR="008B363D" w:rsidRPr="008B363D" w14:paraId="33461C73" w14:textId="77777777" w:rsidTr="00DD1ED4">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DD1ED4">
        <w:trPr>
          <w:cantSplit/>
          <w:trHeight w:val="878"/>
        </w:trPr>
        <w:tc>
          <w:tcPr>
            <w:tcW w:w="1646" w:type="dxa"/>
          </w:tcPr>
          <w:p w14:paraId="23BE442A" w14:textId="77777777" w:rsidR="008B363D" w:rsidRPr="008B363D" w:rsidRDefault="008B363D" w:rsidP="00D35FC7">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97" type="#_x0000_t75" style="width:156pt;height:36pt" o:ole="">
                  <v:imagedata r:id="rId158" o:title=""/>
                </v:shape>
                <o:OLEObject Type="Embed" ProgID="Equation.3" ShapeID="_x0000_i1097" DrawAspect="Content" ObjectID="_1749270766" r:id="rId159"/>
              </w:object>
            </w:r>
            <w:r w:rsidRPr="008B363D">
              <w:t xml:space="preserve">  </w:t>
            </w:r>
            <w:r w:rsidRPr="008B363D">
              <w:rPr>
                <w:vertAlign w:val="superscript"/>
              </w:rPr>
              <w:t>*</w:t>
            </w:r>
          </w:p>
        </w:tc>
      </w:tr>
      <w:tr w:rsidR="008B363D" w:rsidRPr="008B363D" w14:paraId="01A79F1A" w14:textId="77777777" w:rsidTr="00DD1ED4">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DD1ED4">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r w:rsidRPr="008B363D">
              <w:rPr>
                <w:vertAlign w:val="subscript"/>
              </w:rPr>
              <w:t>1</w:t>
            </w:r>
            <w:r w:rsidRPr="008B363D">
              <w:t>)(BACPL)/(3600s/hr)</w:t>
            </w:r>
          </w:p>
        </w:tc>
      </w:tr>
      <w:tr w:rsidR="008B363D" w:rsidRPr="008B363D" w14:paraId="084A8D1A" w14:textId="77777777" w:rsidTr="00DD1ED4">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r w:rsidRPr="008B363D">
              <w:rPr>
                <w:vertAlign w:val="subscript"/>
              </w:rPr>
              <w:t>2</w:t>
            </w:r>
            <w:r w:rsidRPr="008B363D">
              <w:t>)(BACPL)/(3600s/hr)</w:t>
            </w:r>
          </w:p>
        </w:tc>
      </w:tr>
      <w:tr w:rsidR="008B363D" w:rsidRPr="008B363D" w14:paraId="1594E6C9" w14:textId="77777777" w:rsidTr="00DD1ED4">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098" type="#_x0000_t75" style="width:222pt;height:48pt" o:ole="">
                  <v:imagedata r:id="rId160" o:title=""/>
                </v:shape>
                <o:OLEObject Type="Embed" ProgID="Equation.3" ShapeID="_x0000_i1098" DrawAspect="Content" ObjectID="_1749270767" r:id="rId161"/>
              </w:object>
            </w:r>
          </w:p>
        </w:tc>
      </w:tr>
      <w:tr w:rsidR="008B363D" w:rsidRPr="008B363D" w14:paraId="79397099" w14:textId="77777777" w:rsidTr="00DD1ED4">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099" type="#_x0000_t75" style="width:222pt;height:48pt" o:ole="">
                  <v:imagedata r:id="rId162" o:title=""/>
                </v:shape>
                <o:OLEObject Type="Embed" ProgID="Equation.3" ShapeID="_x0000_i1099" DrawAspect="Content" ObjectID="_1749270768" r:id="rId163"/>
              </w:object>
            </w:r>
          </w:p>
        </w:tc>
      </w:tr>
      <w:tr w:rsidR="008B363D" w:rsidRPr="008B363D" w14:paraId="5C2630A3" w14:textId="77777777" w:rsidTr="00DD1ED4">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100" type="#_x0000_t75" style="width:96pt;height:36pt" o:ole="">
                  <v:imagedata r:id="rId164" o:title=""/>
                </v:shape>
                <o:OLEObject Type="Embed" ProgID="Equation.3" ShapeID="_x0000_i1100" DrawAspect="Content" ObjectID="_1749270769" r:id="rId165"/>
              </w:object>
            </w:r>
          </w:p>
        </w:tc>
      </w:tr>
      <w:tr w:rsidR="008B363D" w:rsidRPr="008B363D" w14:paraId="59ABAF61" w14:textId="77777777" w:rsidTr="00DD1ED4">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DD1ED4">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DD1ED4">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DD1ED4">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DD1ED4">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DD1ED4">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DD1ED4">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DD1ED4">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DD1ED4">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DD1ED4">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DD1ED4">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DD1ED4">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DD1ED4">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DD1ED4">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DD1ED4">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DD1ED4">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DD1ED4">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DD1ED4">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DD1ED4">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DD1ED4">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DD1ED4">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DD1ED4">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DD1ED4">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DD1ED4">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DD1ED4">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DD1ED4">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DD1ED4">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60"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61" w:name="_Toc138340400"/>
      <w:r w:rsidRPr="008B363D">
        <w:t>3.1</w:t>
      </w:r>
      <w:r w:rsidRPr="008B363D">
        <w:tab/>
        <w:t>Farm Pond</w:t>
      </w:r>
      <w:bookmarkEnd w:id="360"/>
      <w:bookmarkEnd w:id="361"/>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62" w:name="_Toc451238569"/>
      <w:bookmarkStart w:id="363" w:name="_Toc138340401"/>
      <w:r w:rsidRPr="008B363D">
        <w:lastRenderedPageBreak/>
        <w:t>3.2</w:t>
      </w:r>
      <w:r w:rsidRPr="008B363D">
        <w:tab/>
        <w:t>Index Reservoir</w:t>
      </w:r>
      <w:bookmarkEnd w:id="362"/>
      <w:bookmarkEnd w:id="363"/>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64" w:name="_Toc451238570"/>
      <w:bookmarkStart w:id="365" w:name="_Toc138340402"/>
      <w:r w:rsidRPr="008B363D">
        <w:t>Custom Water Body</w:t>
      </w:r>
      <w:bookmarkEnd w:id="364"/>
      <w:bookmarkEnd w:id="365"/>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D35FC7">
      <w:pPr>
        <w:pStyle w:val="Heading2"/>
      </w:pPr>
      <w:bookmarkStart w:id="366" w:name="_Toc451238571"/>
      <w:bookmarkStart w:id="367" w:name="_Toc138340403"/>
      <w:r w:rsidRPr="008B363D">
        <w:t>VVWM Evaluations</w:t>
      </w:r>
      <w:bookmarkEnd w:id="366"/>
      <w:bookmarkEnd w:id="367"/>
    </w:p>
    <w:p w14:paraId="68F130B7" w14:textId="7E7EA8B6" w:rsidR="008B363D" w:rsidRPr="008B363D" w:rsidRDefault="008B363D" w:rsidP="00EB6DCA">
      <w:pPr>
        <w:pStyle w:val="Heading3"/>
      </w:pPr>
      <w:bookmarkStart w:id="368" w:name="_Toc451238572"/>
      <w:bookmarkStart w:id="369" w:name="_Toc138340404"/>
      <w:r w:rsidRPr="008B363D">
        <w:t>Solute Holding Capacity Ratio Sensitivity</w:t>
      </w:r>
      <w:bookmarkEnd w:id="368"/>
      <w:bookmarkEnd w:id="369"/>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70" w:name="_Toc451238573"/>
      <w:bookmarkStart w:id="371" w:name="_Toc138340405"/>
      <w:r w:rsidRPr="008B363D">
        <w:t>Washout and Overflow Sensitivity</w:t>
      </w:r>
      <w:bookmarkEnd w:id="370"/>
      <w:bookmarkEnd w:id="371"/>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9"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0"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72" w:name="_Toc451238574"/>
      <w:bookmarkStart w:id="373" w:name="_Toc138340406"/>
      <w:r w:rsidRPr="008B363D">
        <w:t>4.3</w:t>
      </w:r>
      <w:r w:rsidRPr="008B363D">
        <w:tab/>
        <w:t>Photolysis Sensitivity</w:t>
      </w:r>
      <w:bookmarkEnd w:id="372"/>
      <w:bookmarkEnd w:id="373"/>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hAnsi="Cambria Math"/>
                <w:i/>
              </w:rPr>
            </m:ctrlPr>
          </m:sSubPr>
          <m:e>
            <m:r>
              <w:rPr>
                <w:rFonts w:ascii="Cambria Math"/>
              </w:rPr>
              <m:t>f</m:t>
            </m:r>
          </m:e>
          <m:sub>
            <m:r>
              <w:rPr>
                <w:rFonts w:ascii="Cambria Math"/>
              </w:rPr>
              <m:t>lat</m:t>
            </m:r>
          </m:sub>
        </m:sSub>
        <m:sSub>
          <m:sSubPr>
            <m:ctrlPr>
              <w:rPr>
                <w:rFonts w:ascii="Cambria Math" w:hAns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hAnsi="Cambria Math"/>
                <w:i/>
              </w:rPr>
            </m:ctrlPr>
          </m:dPr>
          <m:e>
            <m:f>
              <m:fPr>
                <m:ctrlPr>
                  <w:rPr>
                    <w:rFonts w:ascii="Cambria Math" w:hAnsi="Cambria Math"/>
                    <w:i/>
                  </w:rPr>
                </m:ctrlPr>
              </m:fPr>
              <m:num>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hAns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hAnsi="Cambria Math"/>
                      </w:rPr>
                    </m:ctrlPr>
                  </m:sSubPr>
                  <m:e>
                    <m:r>
                      <m:rPr>
                        <m:nor/>
                      </m:rPr>
                      <w:rPr>
                        <w:rFonts w:ascii="Cambria Math"/>
                      </w:rPr>
                      <m:t>L</m:t>
                    </m:r>
                  </m:e>
                  <m:sub>
                    <m:r>
                      <m:rPr>
                        <m:nor/>
                      </m:rPr>
                      <w:rPr>
                        <w:rFonts w:ascii="Cambria Math"/>
                      </w:rPr>
                      <m:t>ref</m:t>
                    </m:r>
                  </m:sub>
                </m:sSub>
                <m:r>
                  <w:rPr>
                    <w:rFonts w:ascii="Cambria Math"/>
                  </w:rPr>
                  <m:t>)</m:t>
                </m:r>
              </m:den>
            </m:f>
          </m:e>
        </m:d>
        <m:d>
          <m:dPr>
            <m:begChr m:val="["/>
            <m:endChr m:val="]"/>
            <m:ctrlPr>
              <w:rPr>
                <w:rFonts w:ascii="Cambria Math" w:hAnsi="Cambria Math"/>
                <w:i/>
              </w:rPr>
            </m:ctrlPr>
          </m:dPr>
          <m:e>
            <m:f>
              <m:fPr>
                <m:ctrlPr>
                  <w:rPr>
                    <w:rFonts w:ascii="Cambria Math" w:hAns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e>
                </m:d>
              </m:num>
              <m:den>
                <m:d>
                  <m:dPr>
                    <m:ctrlPr>
                      <w:rPr>
                        <w:rFonts w:ascii="Cambria Math" w:hAnsi="Cambria Math"/>
                        <w:i/>
                      </w:rPr>
                    </m:ctrlPr>
                  </m:dPr>
                  <m:e>
                    <m:sSub>
                      <m:sSubPr>
                        <m:ctrlPr>
                          <w:rPr>
                            <w:rFonts w:ascii="Cambria Math" w:hAnsi="Cambria Math"/>
                            <w:i/>
                          </w:rPr>
                        </m:ctrlPr>
                      </m:sSubPr>
                      <m:e>
                        <m:r>
                          <w:rPr>
                            <w:rFonts w:ascii="Cambria Math"/>
                          </w:rPr>
                          <m:t>D</m:t>
                        </m:r>
                      </m:e>
                      <m:sub>
                        <m:r>
                          <m:rPr>
                            <m:nor/>
                          </m:rPr>
                          <w:rPr>
                            <w:rFonts w:ascii="Cambria Math"/>
                          </w:rPr>
                          <m:t>fac</m:t>
                        </m:r>
                        <m:ctrlPr>
                          <w:rPr>
                            <w:rFonts w:ascii="Cambria Math" w:hAnsi="Cambria Math"/>
                          </w:rPr>
                        </m:ctrlPr>
                      </m:sub>
                    </m:sSub>
                  </m:e>
                </m:d>
                <m:d>
                  <m:dPr>
                    <m:ctrlPr>
                      <w:rPr>
                        <w:rFonts w:ascii="Cambria Math" w:hAnsi="Cambria Math"/>
                        <w:i/>
                      </w:rPr>
                    </m:ctrlPr>
                  </m:dPr>
                  <m:e>
                    <m:sSub>
                      <m:sSubPr>
                        <m:ctrlPr>
                          <w:rPr>
                            <w:rFonts w:ascii="Cambria Math" w:hAnsi="Cambria Math"/>
                            <w:i/>
                          </w:rPr>
                        </m:ctrlPr>
                      </m:sSubPr>
                      <m:e>
                        <m:r>
                          <w:rPr>
                            <w:rFonts w:ascii="Cambria Math"/>
                          </w:rPr>
                          <m:t>d</m:t>
                        </m:r>
                      </m:e>
                      <m:sub>
                        <m:r>
                          <w:rPr>
                            <w:rFonts w:ascii="Cambria Math"/>
                          </w:rPr>
                          <m:t>1</m:t>
                        </m:r>
                      </m:sub>
                    </m:sSub>
                  </m:e>
                </m:d>
                <m:r>
                  <w:rPr>
                    <w:rFonts w:ascii="Cambria Math"/>
                  </w:rPr>
                  <m:t>a</m:t>
                </m:r>
              </m:den>
            </m:f>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1"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2"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74" w:name="_Toc451238575"/>
      <w:bookmarkStart w:id="375" w:name="_Toc138340407"/>
      <w:r w:rsidRPr="008B363D">
        <w:t>Volatilization</w:t>
      </w:r>
      <w:bookmarkEnd w:id="374"/>
      <w:bookmarkEnd w:id="375"/>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5"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mL/g,  wind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76" w:name="_Toc451238584"/>
      <w:r w:rsidRPr="00EB6DCA">
        <w:t xml:space="preserve"> </w:t>
      </w:r>
      <w:bookmarkStart w:id="377" w:name="_Toc138340408"/>
      <w:r w:rsidR="008B363D" w:rsidRPr="00EB6DCA">
        <w:t>Regulatory Summary Output File</w:t>
      </w:r>
      <w:bookmarkEnd w:id="376"/>
      <w:bookmarkEnd w:id="377"/>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r w:rsidRPr="008B363D">
        <w:t>where</w:t>
      </w:r>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78" w:name="_Toc451238585"/>
      <w:bookmarkStart w:id="379" w:name="_Toc138340409"/>
      <w:r w:rsidRPr="008B363D">
        <w:t>Daily Values Output File</w:t>
      </w:r>
      <w:bookmarkEnd w:id="378"/>
      <w:bookmarkEnd w:id="379"/>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016C9ED6" w14:textId="77777777" w:rsidR="008B363D" w:rsidRPr="008B363D" w:rsidRDefault="008B363D" w:rsidP="00D35FC7"/>
    <w:p w14:paraId="1BC77A0D" w14:textId="4EA207A2" w:rsidR="00173927" w:rsidRDefault="00173927" w:rsidP="00D35FC7"/>
    <w:p w14:paraId="73EE6CBF" w14:textId="1CCECEDB" w:rsidR="00173927" w:rsidRDefault="00173927" w:rsidP="00D35FC7"/>
    <w:p w14:paraId="7B3B42CD" w14:textId="77777777" w:rsidR="001A1867" w:rsidRDefault="001A1867" w:rsidP="00D35FC7"/>
    <w:p w14:paraId="356E760C" w14:textId="560A504F" w:rsidR="001A1867" w:rsidRDefault="00CB645F" w:rsidP="00D35FC7">
      <w:pPr>
        <w:pStyle w:val="Heading1"/>
      </w:pPr>
      <w:bookmarkStart w:id="380" w:name="_Toc138340410"/>
      <w:r>
        <w:t>Single Mixing Cell (</w:t>
      </w:r>
      <w:r w:rsidR="001A1867">
        <w:t>TPEZ</w:t>
      </w:r>
      <w:r>
        <w:t>)</w:t>
      </w:r>
      <w:r w:rsidR="001A1867">
        <w:t xml:space="preserve"> Calculations</w:t>
      </w:r>
      <w:bookmarkEnd w:id="380"/>
    </w:p>
    <w:p w14:paraId="69B46D47" w14:textId="720AFBE4"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 xml:space="preserve">This TPEZ represents a zone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66303A46"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e way that VVWM is, albeit with fewer degradation mechanisms and a single comaprtmemt instead of two.</w:t>
      </w:r>
    </w:p>
    <w:p w14:paraId="7AFE35BA" w14:textId="32FF3EDD" w:rsidR="00BA7F15" w:rsidRDefault="00BA7F15" w:rsidP="00D35FC7">
      <w:pPr>
        <w:pStyle w:val="Heading2"/>
      </w:pPr>
      <w:bookmarkStart w:id="381" w:name="_Toc138340411"/>
      <w:r>
        <w:t>Water Balance</w:t>
      </w:r>
      <w:bookmarkEnd w:id="381"/>
    </w:p>
    <w:p w14:paraId="4D2BDB4E" w14:textId="382E36B6"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4E2CBE87" w:rsidR="00B917EA" w:rsidRDefault="00975B90" w:rsidP="00D35FC7">
      <w:pPr>
        <w:tabs>
          <w:tab w:val="center" w:pos="4320"/>
          <w:tab w:val="right" w:pos="9360"/>
        </w:tabs>
      </w:pPr>
      <w:bookmarkStart w:id="382" w:name="_Hlk138244979"/>
      <w:r>
        <w:rPr>
          <w:rFonts w:eastAsiaTheme="minorEastAsia"/>
        </w:rPr>
        <w:tab/>
      </w:r>
      <m:oMath>
        <m:sSub>
          <m:sSubPr>
            <m:ctrlPr>
              <w:rPr>
                <w:rFonts w:ascii="Cambria Math" w:hAnsi="Cambria Math" w:hint="cs"/>
              </w:rPr>
            </m:ctrlPr>
          </m:sSubPr>
          <m:e>
            <m:r>
              <w:rPr>
                <w:rFonts w:ascii="Cambria Math" w:hAnsi="Cambria Math" w:hint="cs"/>
              </w:rPr>
              <m:t>v</m:t>
            </m:r>
          </m:e>
          <m:sub>
            <m:r>
              <w:rPr>
                <w:rFonts w:ascii="Cambria Math" w:hAnsi="Cambria Math" w:hint="cs"/>
              </w:rPr>
              <m:t>a</m:t>
            </m:r>
          </m:sub>
        </m:sSub>
        <w:bookmarkEnd w:id="382"/>
        <m:r>
          <m:rPr>
            <m:sty m:val="p"/>
          </m:rPr>
          <w:rPr>
            <w:rFonts w:ascii="Cambria Math" w:hAnsi="Cambria Math" w:hint="cs"/>
          </w:rPr>
          <m:t>=</m:t>
        </m:r>
        <w:bookmarkStart w:id="383" w:name="_Hlk138322181"/>
        <m:sSub>
          <m:sSubPr>
            <m:ctrlPr>
              <w:rPr>
                <w:rFonts w:ascii="Cambria Math" w:hAnsi="Cambria Math" w:hint="cs"/>
              </w:rPr>
            </m:ctrlPr>
          </m:sSubPr>
          <m:e>
            <m:r>
              <w:rPr>
                <w:rFonts w:ascii="Cambria Math" w:hAnsi="Cambria Math" w:hint="cs"/>
              </w:rPr>
              <m:t>v</m:t>
            </m:r>
          </m:e>
          <m:sub>
            <m:r>
              <m:rPr>
                <m:sty m:val="p"/>
              </m:rPr>
              <w:rPr>
                <w:rFonts w:ascii="Cambria Math" w:hAnsi="Cambria Math" w:hint="cs"/>
              </w:rPr>
              <m:t>0</m:t>
            </m:r>
          </m:sub>
        </m:sSub>
        <w:bookmarkEnd w:id="383"/>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r>
        <w:t>where</w:t>
      </w:r>
    </w:p>
    <w:p w14:paraId="398A54FE" w14:textId="46485435" w:rsidR="004414EF" w:rsidRDefault="00DD1ED4"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151CAE01" w:rsidR="004414EF" w:rsidRPr="00CC6F41" w:rsidRDefault="00DD1ED4"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151A6B40"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p>
    <w:p w14:paraId="3014DA16" w14:textId="77777777" w:rsidR="00975B90" w:rsidRDefault="00975B90" w:rsidP="00D35FC7"/>
    <w:p w14:paraId="763AE237" w14:textId="65DE8F05"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7D0B9F86"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84"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84"/>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r>
        <w:t xml:space="preserve">where </w:t>
      </w:r>
    </w:p>
    <w:p w14:paraId="1037631E" w14:textId="77777777" w:rsidR="0024370A" w:rsidRDefault="0024370A" w:rsidP="0024370A">
      <w:pPr>
        <w:ind w:firstLine="720"/>
        <w:rPr>
          <w:rFonts w:eastAsiaTheme="minorEastAsia"/>
        </w:rPr>
      </w:pPr>
      <m:oMath>
        <m:r>
          <w:rPr>
            <w:rFonts w:ascii="Cambria Math" w:hAnsi="Cambria Math"/>
          </w:rPr>
          <m:t>v</m:t>
        </m:r>
      </m:oMath>
      <w:r>
        <w:t xml:space="preserve"> = the water volume for the day</w:t>
      </w:r>
    </w:p>
    <w:p w14:paraId="37E2246E" w14:textId="77777777"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77777777"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6BBA81F3" w:rsidR="0024370A" w:rsidRDefault="0024370A" w:rsidP="0024370A">
      <w:pPr>
        <w:tabs>
          <w:tab w:val="center" w:pos="4320"/>
          <w:tab w:val="right" w:pos="9360"/>
        </w:tabs>
        <w:rPr>
          <w:rFonts w:eastAsiaTheme="minorEastAsia"/>
        </w:rPr>
      </w:pPr>
      <w:r>
        <w:rPr>
          <w:rFonts w:eastAsiaTheme="minorEastAsia"/>
        </w:rPr>
        <w:lastRenderedPageBreak/>
        <w:t xml:space="preserve">Because this model operates on a 1-day time intervals, and all events (runoff, precipitation, evaporation) are reported as daily values. Flow volumes can be converted to flowrates by simply dividing the volumes by 1 day.  So, the flow out of the TPEZ is </w:t>
      </w:r>
    </w:p>
    <w:p w14:paraId="3241E228" w14:textId="77777777" w:rsidR="0024370A" w:rsidRDefault="0024370A" w:rsidP="0024370A">
      <w:pPr>
        <w:tabs>
          <w:tab w:val="center" w:pos="4320"/>
          <w:tab w:val="right" w:pos="9360"/>
        </w:tabs>
        <w:rPr>
          <w:rFonts w:eastAsiaTheme="minorEastAsia"/>
        </w:rPr>
      </w:pPr>
    </w:p>
    <w:p w14:paraId="7C44A68F" w14:textId="07C60651"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r>
        <w:rPr>
          <w:rFonts w:eastAsiaTheme="minorEastAsia"/>
        </w:rPr>
        <w:t xml:space="preserve">where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2B492DEB" w14:textId="77777777" w:rsidR="0024370A" w:rsidRDefault="0024370A" w:rsidP="0024370A">
      <w:pPr>
        <w:tabs>
          <w:tab w:val="center" w:pos="4320"/>
          <w:tab w:val="right" w:pos="9360"/>
        </w:tabs>
        <w:rPr>
          <w:rFonts w:eastAsiaTheme="minorEastAsia"/>
        </w:rPr>
      </w:pPr>
    </w:p>
    <w:p w14:paraId="19A425B0" w14:textId="77777777" w:rsidR="00975B90" w:rsidRDefault="00975B90" w:rsidP="00D35FC7"/>
    <w:p w14:paraId="521B526F" w14:textId="5B8AA62A"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556F1AE5"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4C0EE86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26E4C8E7" w14:textId="34FC8603" w:rsidR="00B917EA" w:rsidRDefault="00B917EA" w:rsidP="00D35FC7"/>
    <w:p w14:paraId="56AE03FE" w14:textId="12993EFB" w:rsidR="00BA7F15" w:rsidRDefault="00BA7F15" w:rsidP="00D35FC7">
      <w:pPr>
        <w:pStyle w:val="Heading2"/>
      </w:pPr>
      <w:bookmarkStart w:id="385" w:name="_Toc138340412"/>
      <w:r>
        <w:t>Sediment Balance</w:t>
      </w:r>
      <w:bookmarkEnd w:id="385"/>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t>B</w:t>
      </w:r>
      <w:r w:rsidRPr="008B0C4F">
        <w:rPr>
          <w:vertAlign w:val="subscript"/>
        </w:rPr>
        <w:t>TPEZ</w:t>
      </w:r>
      <w:r>
        <w:rPr>
          <w:vertAlign w:val="subscript"/>
        </w:rPr>
        <w:t xml:space="preserve"> </w:t>
      </w:r>
      <w:r w:rsidRPr="008B0C4F">
        <w:t xml:space="preserve"> =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r>
        <w:t xml:space="preserve">Where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5357D597" w14:textId="77777777" w:rsidR="00BA7F15" w:rsidRDefault="00BA7F15" w:rsidP="00D35FC7"/>
    <w:p w14:paraId="4817D6E3" w14:textId="77777777" w:rsidR="00B917EA" w:rsidRDefault="00B917EA" w:rsidP="00D35FC7"/>
    <w:p w14:paraId="4D7D715F" w14:textId="29F0A91D" w:rsidR="00B917EA" w:rsidRDefault="00BA7F15" w:rsidP="00D35FC7">
      <w:pPr>
        <w:pStyle w:val="Heading2"/>
      </w:pPr>
      <w:bookmarkStart w:id="386" w:name="_Toc138340413"/>
      <w:r>
        <w:t>Solute Mass Balance</w:t>
      </w:r>
      <w:bookmarkEnd w:id="386"/>
    </w:p>
    <w:p w14:paraId="3ADE13DA" w14:textId="77777777" w:rsidR="00B917EA" w:rsidRDefault="00B917EA" w:rsidP="00D35FC7"/>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0853183D"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r>
        <w:t>w</w:t>
      </w:r>
      <w:r w:rsidR="0079544B">
        <w:t xml:space="preserve">here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5A4FBA6E" w:rsidR="00854E86" w:rsidRDefault="00854E86" w:rsidP="00D35FC7">
      <w:r>
        <w:t>B = the sediment outflow rate [kg/day]</w:t>
      </w:r>
    </w:p>
    <w:p w14:paraId="3FB00433" w14:textId="6AD2F7BD" w:rsidR="00854E86" w:rsidRDefault="00854E86" w:rsidP="00D35FC7">
      <m:oMath>
        <m:r>
          <w:rPr>
            <w:rFonts w:ascii="Cambria Math" w:hAnsi="Cambria Math"/>
          </w:rPr>
          <m:t>v</m:t>
        </m:r>
      </m:oMath>
      <w:r>
        <w:t xml:space="preserve"> = volume of water in TPEZ</w:t>
      </w:r>
    </w:p>
    <w:p w14:paraId="3A770D1D" w14:textId="49AC6983" w:rsidR="00854E86" w:rsidRDefault="00854E86" w:rsidP="00D35FC7">
      <w:r>
        <w:lastRenderedPageBreak/>
        <w:t>m = mass of soil in TPEZ</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DD1ED4"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[day</w:t>
      </w:r>
      <w:r w:rsidR="00854E86" w:rsidRPr="00854E86">
        <w:rPr>
          <w:vertAlign w:val="superscript"/>
        </w:rPr>
        <w:t>-1</w:t>
      </w:r>
      <w:r w:rsidR="00854E86">
        <w:t>]</w:t>
      </w:r>
    </w:p>
    <w:p w14:paraId="2F84713B" w14:textId="77777777" w:rsidR="00854E86" w:rsidRDefault="00854E86" w:rsidP="00D35FC7"/>
    <w:p w14:paraId="2FC2CA63" w14:textId="650E18F1" w:rsidR="00854E86" w:rsidRDefault="00846C8E" w:rsidP="00D35FC7">
      <w:r>
        <w:t>As with other parts of PRZM5-VVWM, linear sorption is assumed where</w:t>
      </w:r>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77777777" w:rsidR="0079544B" w:rsidRDefault="0079544B" w:rsidP="00D35FC7"/>
    <w:p w14:paraId="0CAEB8C1" w14:textId="77777777" w:rsidR="001A1867" w:rsidRDefault="001A1867" w:rsidP="00D35FC7"/>
    <w:p w14:paraId="60531F81" w14:textId="7BAA77F2" w:rsidR="001A1867" w:rsidRDefault="00DD1ED4"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637C360D" w:rsidR="00BA7F15" w:rsidRPr="00E614F1" w:rsidRDefault="003D1E0B" w:rsidP="00CB54DB">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w:t>
      </w:r>
      <w:proofErr w:type="spellStart"/>
      <w:r>
        <w:rPr>
          <w:rFonts w:eastAsiaTheme="minorEastAsia"/>
          <w:iCs/>
        </w:rPr>
        <w:t>uu</w:t>
      </w:r>
      <w:proofErr w:type="spellEnd"/>
      <w:r>
        <w:rPr>
          <w:rFonts w:eastAsiaTheme="minorEastAsia"/>
          <w:iCs/>
        </w:rPr>
        <w:t>)</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77777777" w:rsidR="003D1E0B" w:rsidRPr="0079544B" w:rsidRDefault="00DD1ED4" w:rsidP="003D1E0B">
      <w:pPr>
        <w:tabs>
          <w:tab w:val="center" w:pos="4320"/>
        </w:tabs>
        <w:rPr>
          <w:rFonts w:eastAsiaTheme="minorEastAsia"/>
        </w:rPr>
      </w:pPr>
      <m:oMathPara>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m:oMathPara>
    </w:p>
    <w:p w14:paraId="30B63785" w14:textId="437FBA65" w:rsidR="003D1E0B" w:rsidRDefault="003D1E0B" w:rsidP="00CB54DB">
      <w:pPr>
        <w:tabs>
          <w:tab w:val="center" w:pos="4320"/>
          <w:tab w:val="right" w:pos="9360"/>
        </w:tabs>
      </w:pPr>
    </w:p>
    <w:p w14:paraId="161E9919" w14:textId="05D6292A" w:rsidR="003D1E0B" w:rsidRDefault="003D1E0B" w:rsidP="00CB54DB">
      <w:pPr>
        <w:tabs>
          <w:tab w:val="center" w:pos="4320"/>
          <w:tab w:val="right" w:pos="9360"/>
        </w:tabs>
      </w:pPr>
      <w:r>
        <w:t>For a given initial concentration, equation UU has thew following 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proofErr w:type="spellStart"/>
      <w:r w:rsidR="003D1E0B">
        <w:rPr>
          <w:rFonts w:eastAsiaTheme="minorEastAsia"/>
        </w:rPr>
        <w:t>qq</w:t>
      </w:r>
      <w:proofErr w:type="spellEnd"/>
      <w:r w:rsidR="003D1E0B">
        <w:rPr>
          <w:rFonts w:eastAsiaTheme="minorEastAsia"/>
        </w:rPr>
        <w:t>)</w:t>
      </w:r>
    </w:p>
    <w:p w14:paraId="6615F11A" w14:textId="72CF60A9" w:rsidR="003D1E0B" w:rsidRDefault="003D1E0B" w:rsidP="00D35FC7"/>
    <w:p w14:paraId="5EE6DF79" w14:textId="77777777" w:rsidR="003D1E0B" w:rsidRDefault="003D1E0B" w:rsidP="003D1E0B">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and  c0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01A21C6B" w:rsidR="00585374" w:rsidRDefault="00DD1ED4"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r>
        <w:t>Where</w:t>
      </w:r>
    </w:p>
    <w:p w14:paraId="76B21C9C" w14:textId="790CBB8F" w:rsidR="00C2348E" w:rsidRPr="00C2348E" w:rsidRDefault="00DD1ED4"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sidR="00C2348E">
        <w:rPr>
          <w:rFonts w:eastAsiaTheme="minorEastAsia"/>
        </w:rPr>
        <w:t xml:space="preserve"> = solute mass from runoff [kg]</w:t>
      </w:r>
    </w:p>
    <w:p w14:paraId="5E2CC798" w14:textId="10ABAA30" w:rsidR="00C2348E" w:rsidRPr="00C2348E" w:rsidRDefault="00DD1ED4"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sidR="00C2348E">
        <w:rPr>
          <w:rFonts w:eastAsiaTheme="minorEastAsia"/>
        </w:rPr>
        <w:t>= solute mass from erosion [kg]</w:t>
      </w:r>
    </w:p>
    <w:p w14:paraId="17DAE307" w14:textId="74CDA7CF" w:rsidR="00C2348E" w:rsidRPr="00C2348E" w:rsidRDefault="00DD1ED4"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sidR="00C2348E">
        <w:rPr>
          <w:rFonts w:eastAsiaTheme="minorEastAsia"/>
        </w:rPr>
        <w:t>= solute mass from drift [kg]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D35FC7">
      <w:pPr>
        <w:pStyle w:val="Heading2"/>
      </w:pPr>
      <w:bookmarkStart w:id="387" w:name="_Toc138340414"/>
      <w:r>
        <w:t xml:space="preserve">Time </w:t>
      </w:r>
      <w:bookmarkEnd w:id="387"/>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77777777" w:rsidR="001A1867" w:rsidRDefault="001A1867" w:rsidP="00D35FC7"/>
    <w:p w14:paraId="52FF3F7E" w14:textId="77777777" w:rsidR="001A1867" w:rsidRDefault="001A1867" w:rsidP="00D35FC7"/>
    <w:p w14:paraId="4ACE4262" w14:textId="77777777" w:rsidR="001A1867" w:rsidRDefault="001A1867" w:rsidP="00D35FC7"/>
    <w:p w14:paraId="4DC99912" w14:textId="77777777" w:rsidR="001A1867" w:rsidRDefault="001A1867" w:rsidP="00D35FC7"/>
    <w:p w14:paraId="200EBB4F" w14:textId="77777777" w:rsidR="001A1867" w:rsidRDefault="001A1867" w:rsidP="00D35FC7"/>
    <w:p w14:paraId="28D45C9D" w14:textId="77777777" w:rsidR="001A1867" w:rsidRDefault="001A1867" w:rsidP="00D35FC7"/>
    <w:p w14:paraId="5858FE87" w14:textId="77777777" w:rsidR="001A1867" w:rsidRDefault="001A1867" w:rsidP="00D35FC7"/>
    <w:p w14:paraId="75CC3C86" w14:textId="77777777" w:rsidR="001A1867" w:rsidRDefault="001A1867" w:rsidP="00D35FC7"/>
    <w:p w14:paraId="691CCC7C" w14:textId="77777777" w:rsidR="001A1867" w:rsidRDefault="001A1867" w:rsidP="00D35FC7"/>
    <w:p w14:paraId="2050BF2E" w14:textId="77777777" w:rsidR="001A1867" w:rsidRDefault="001A1867"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88" w:name="_Toc138340415"/>
      <w:r>
        <w:t>Computer Implementation</w:t>
      </w:r>
      <w:bookmarkEnd w:id="388"/>
    </w:p>
    <w:p w14:paraId="4595505E" w14:textId="77777777" w:rsidR="00173927" w:rsidRPr="00480DFC" w:rsidRDefault="00173927" w:rsidP="00D35FC7">
      <w:r>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89" w:name="_Toc451238578"/>
      <w:r w:rsidRPr="008B363D">
        <w:t>6.1</w:t>
      </w:r>
      <w:r w:rsidRPr="008B363D">
        <w:tab/>
        <w:t>Executable and the Command Line</w:t>
      </w:r>
      <w:bookmarkEnd w:id="389"/>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r w:rsidRPr="008B363D">
        <w:t>fortranvvwm.exe  “</w:t>
      </w:r>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C:\&gt; fortranvvwm.exe  “C:\My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90" w:name="_Toc138340416"/>
      <w:r>
        <w:t>References</w:t>
      </w:r>
      <w:bookmarkEnd w:id="390"/>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place">
        <w:smartTag w:uri="urn:schemas-microsoft-com:office:smarttags" w:element="country-region">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77777777" w:rsidR="008B363D" w:rsidRPr="008B363D" w:rsidRDefault="008B363D" w:rsidP="00D35FC7">
      <w:pPr>
        <w:pStyle w:val="Heading1"/>
      </w:pPr>
      <w:bookmarkStart w:id="391" w:name="_Toc451238587"/>
      <w:bookmarkStart w:id="392" w:name="_Toc138340417"/>
      <w:r w:rsidRPr="008B363D">
        <w:t>8</w:t>
      </w:r>
      <w:r w:rsidRPr="008B363D">
        <w:tab/>
        <w:t>References</w:t>
      </w:r>
      <w:bookmarkEnd w:id="391"/>
      <w:bookmarkEnd w:id="392"/>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93"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93"/>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r>
        <w:t>Appendix A</w:t>
      </w: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example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 (sparse) Default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 (vineyard)"</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Directly applied to 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76"/>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7DB76" w14:textId="77777777" w:rsidR="00BE2A3B" w:rsidRDefault="00BE2A3B" w:rsidP="00D35FC7">
      <w:r>
        <w:separator/>
      </w:r>
    </w:p>
  </w:endnote>
  <w:endnote w:type="continuationSeparator" w:id="0">
    <w:p w14:paraId="200BDB6E" w14:textId="77777777" w:rsidR="00BE2A3B" w:rsidRDefault="00BE2A3B" w:rsidP="00D35FC7">
      <w:r>
        <w:continuationSeparator/>
      </w:r>
    </w:p>
  </w:endnote>
  <w:endnote w:type="continuationNotice" w:id="1">
    <w:p w14:paraId="1B44C29E" w14:textId="77777777" w:rsidR="00BE2A3B" w:rsidRDefault="00BE2A3B"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10FD4" w14:textId="77777777" w:rsidR="00BE2A3B" w:rsidRDefault="00BE2A3B" w:rsidP="00D35FC7">
      <w:r>
        <w:separator/>
      </w:r>
    </w:p>
  </w:footnote>
  <w:footnote w:type="continuationSeparator" w:id="0">
    <w:p w14:paraId="3F00094E" w14:textId="77777777" w:rsidR="00BE2A3B" w:rsidRDefault="00BE2A3B" w:rsidP="00D35FC7">
      <w:r>
        <w:continuationSeparator/>
      </w:r>
    </w:p>
  </w:footnote>
  <w:footnote w:type="continuationNotice" w:id="1">
    <w:p w14:paraId="4A28F9E9" w14:textId="77777777" w:rsidR="00BE2A3B" w:rsidRDefault="00BE2A3B"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F69205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95B"/>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2E0"/>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96A"/>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3B"/>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1ED4"/>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6A54E94E"/>
  <w15:docId w15:val="{57CDF010-9535-4380-BBD3-B0FFA97F47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42946278">
              <w:marLeft w:val="0"/>
              <w:marRight w:val="0"/>
              <w:marTop w:val="0"/>
              <w:marBottom w:val="0"/>
              <w:divBdr>
                <w:top w:val="none" w:sz="0" w:space="0" w:color="auto"/>
                <w:left w:val="none" w:sz="0" w:space="0" w:color="auto"/>
                <w:bottom w:val="none" w:sz="0" w:space="0" w:color="auto"/>
                <w:right w:val="none" w:sz="0" w:space="0" w:color="auto"/>
              </w:divBdr>
            </w:div>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oleObject" Target="embeddings/oleObject59.bin"/><Relationship Id="rId159" Type="http://schemas.openxmlformats.org/officeDocument/2006/relationships/oleObject" Target="embeddings/oleObject73.bin"/><Relationship Id="rId170" Type="http://schemas.openxmlformats.org/officeDocument/2006/relationships/image" Target="media/image8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76.wmf"/><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0.bin"/><Relationship Id="rId85" Type="http://schemas.openxmlformats.org/officeDocument/2006/relationships/oleObject" Target="embeddings/oleObject32.bin"/><Relationship Id="rId150" Type="http://schemas.openxmlformats.org/officeDocument/2006/relationships/oleObject" Target="embeddings/oleObject67.bin"/><Relationship Id="rId171" Type="http://schemas.openxmlformats.org/officeDocument/2006/relationships/image" Target="media/image84.emf"/><Relationship Id="rId12" Type="http://schemas.openxmlformats.org/officeDocument/2006/relationships/hyperlink" Target="http://www.epa.gov/athens/learn2model/part-two/onsite/tempmap.html" TargetMode="External"/><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oleObject" Target="embeddings/oleObject54.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image" Target="media/image48.wmf"/><Relationship Id="rId140" Type="http://schemas.openxmlformats.org/officeDocument/2006/relationships/image" Target="media/image69.wmf"/><Relationship Id="rId161" Type="http://schemas.openxmlformats.org/officeDocument/2006/relationships/oleObject" Target="embeddings/oleObject74.bin"/><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8.bin"/><Relationship Id="rId156" Type="http://schemas.openxmlformats.org/officeDocument/2006/relationships/image" Target="media/image74.wmf"/><Relationship Id="rId177" Type="http://schemas.openxmlformats.org/officeDocument/2006/relationships/fontTable" Target="fontTable.xml"/><Relationship Id="rId172" Type="http://schemas.openxmlformats.org/officeDocument/2006/relationships/image" Target="media/image85.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1.bin"/><Relationship Id="rId146" Type="http://schemas.openxmlformats.org/officeDocument/2006/relationships/image" Target="media/image72.wmf"/><Relationship Id="rId167"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7.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72.bin"/><Relationship Id="rId178" Type="http://schemas.openxmlformats.org/officeDocument/2006/relationships/theme" Target="theme/theme1.xml"/><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oleObject" Target="embeddings/oleObject69.bin"/><Relationship Id="rId173" Type="http://schemas.openxmlformats.org/officeDocument/2006/relationships/image" Target="media/image86.emf"/><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1.e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0.wmf"/><Relationship Id="rId163" Type="http://schemas.openxmlformats.org/officeDocument/2006/relationships/oleObject" Target="embeddings/oleObject75.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5.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2.bin"/><Relationship Id="rId148" Type="http://schemas.openxmlformats.org/officeDocument/2006/relationships/oleObject" Target="embeddings/oleObject65.bin"/><Relationship Id="rId164" Type="http://schemas.openxmlformats.org/officeDocument/2006/relationships/image" Target="media/image78.wmf"/><Relationship Id="rId169" Type="http://schemas.openxmlformats.org/officeDocument/2006/relationships/image" Target="media/image82.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54" Type="http://schemas.openxmlformats.org/officeDocument/2006/relationships/image" Target="media/image73.wmf"/><Relationship Id="rId175" Type="http://schemas.openxmlformats.org/officeDocument/2006/relationships/image" Target="media/image88.wmf"/><Relationship Id="rId16" Type="http://schemas.openxmlformats.org/officeDocument/2006/relationships/image" Target="media/image5.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44" Type="http://schemas.openxmlformats.org/officeDocument/2006/relationships/image" Target="media/image71.wmf"/><Relationship Id="rId90" Type="http://schemas.openxmlformats.org/officeDocument/2006/relationships/image" Target="media/image45.wmf"/><Relationship Id="rId165" Type="http://schemas.openxmlformats.org/officeDocument/2006/relationships/oleObject" Target="embeddings/oleObject76.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71.bin"/><Relationship Id="rId176" Type="http://schemas.openxmlformats.org/officeDocument/2006/relationships/footer" Target="footer2.xml"/><Relationship Id="rId17" Type="http://schemas.openxmlformats.org/officeDocument/2006/relationships/image" Target="media/image6.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5.bin"/><Relationship Id="rId145" Type="http://schemas.openxmlformats.org/officeDocument/2006/relationships/oleObject" Target="embeddings/oleObject63.bin"/><Relationship Id="rId166" Type="http://schemas.openxmlformats.org/officeDocument/2006/relationships/image" Target="media/image79.emf"/><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8742</TotalTime>
  <Pages>90</Pages>
  <Words>26549</Words>
  <Characters>151334</Characters>
  <Application>Microsoft Office Word</Application>
  <DocSecurity>0</DocSecurity>
  <Lines>1261</Lines>
  <Paragraphs>355</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177528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subject/>
  <dc:creator>dyoung03</dc:creator>
  <cp:keywords/>
  <dc:description/>
  <cp:lastModifiedBy>Young, Dirk</cp:lastModifiedBy>
  <cp:revision>1</cp:revision>
  <cp:lastPrinted>2013-05-14T18:29:00Z</cp:lastPrinted>
  <dcterms:created xsi:type="dcterms:W3CDTF">2022-05-13T12:50:00Z</dcterms:created>
  <dcterms:modified xsi:type="dcterms:W3CDTF">2023-06-26T11:45:00Z</dcterms:modified>
</cp:coreProperties>
</file>